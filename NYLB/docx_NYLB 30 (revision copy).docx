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7DD5" w14:textId="77777777" w:rsidR="00FB29D8" w:rsidRPr="00A25529" w:rsidRDefault="00FB29D8">
      <w:pPr>
        <w:pStyle w:val="pxpub"/>
      </w:pPr>
      <w:r w:rsidRPr="00A25529">
        <w:rPr>
          <w:color w:val="FF0000"/>
          <w:vertAlign w:val="superscript"/>
        </w:rPr>
        <w:t>►</w:t>
      </w:r>
      <w:r w:rsidRPr="00A25529">
        <w:fldChar w:fldCharType="begin"/>
      </w:r>
      <w:r w:rsidRPr="00A25529">
        <w:instrText>pub.n="incomplete"</w:instrText>
      </w:r>
      <w:r w:rsidRPr="00A25529">
        <w:fldChar w:fldCharType="end"/>
      </w:r>
      <w:r w:rsidRPr="00A25529">
        <w:t>&lt;?phoenix upid="f2fd26a0b92511efa75bc0a5c2da1858"?&gt;</w:t>
      </w:r>
    </w:p>
    <w:p w14:paraId="1D812D9F" w14:textId="77777777" w:rsidR="00FB29D8" w:rsidRPr="00A25529" w:rsidRDefault="00FB29D8">
      <w:pPr>
        <w:pStyle w:val="pxch"/>
        <w:spacing w:before="180"/>
        <w:jc w:val="center"/>
        <w:rPr>
          <w:rPrChange w:id="0" w:author="Cara Cardinale" w:date="2025-03-04T10:36:00Z">
            <w:rPr>
              <w:sz w:val="40"/>
            </w:rPr>
          </w:rPrChange>
        </w:rPr>
      </w:pPr>
      <w:r w:rsidRPr="00A25529">
        <w:rPr>
          <w:color w:val="FF0000"/>
          <w:vertAlign w:val="superscript"/>
        </w:rPr>
        <w:t>►</w:t>
      </w:r>
      <w:r w:rsidRPr="00BD0DFB">
        <w:fldChar w:fldCharType="begin"/>
      </w:r>
      <w:r w:rsidRPr="00A25529">
        <w:rPr>
          <w:rPrChange w:id="1" w:author="Cara Cardinale" w:date="2025-03-04T10:36:00Z">
            <w:rPr>
              <w:sz w:val="40"/>
            </w:rPr>
          </w:rPrChange>
        </w:rPr>
        <w:instrText>ch.rh="Social and Recreation"</w:instrText>
      </w:r>
      <w:r w:rsidRPr="00BD0DFB">
        <w:fldChar w:fldCharType="end"/>
      </w:r>
      <w:r w:rsidRPr="00A25529">
        <w:rPr>
          <w:rPrChange w:id="2" w:author="Cara Cardinale" w:date="2025-03-04T10:36:00Z">
            <w:rPr>
              <w:sz w:val="40"/>
            </w:rPr>
          </w:rPrChange>
        </w:rPr>
        <w:t>Chapter 30. Social and Recreation</w:t>
      </w:r>
    </w:p>
    <w:p w14:paraId="7FBFED0C" w14:textId="77777777" w:rsidR="00FB29D8" w:rsidRPr="00A25529" w:rsidRDefault="00FB29D8">
      <w:pPr>
        <w:pStyle w:val="pxss"/>
        <w:spacing w:before="180"/>
        <w:jc w:val="center"/>
        <w:rPr>
          <w:sz w:val="24"/>
          <w:szCs w:val="24"/>
        </w:rPr>
      </w:pPr>
      <w:r w:rsidRPr="00A25529">
        <w:rPr>
          <w:rStyle w:val="pxvis"/>
          <w:rFonts w:cs="Arial"/>
          <w:bCs/>
          <w:sz w:val="50"/>
          <w:rPrChange w:id="3" w:author="Cara Cardinale" w:date="2025-03-04T10:36:00Z">
            <w:rPr>
              <w:rStyle w:val="pxvis"/>
              <w:rFonts w:cs="Arial"/>
              <w:bCs/>
            </w:rPr>
          </w:rPrChange>
        </w:rPr>
        <w:t>Scope Statement</w:t>
      </w:r>
    </w:p>
    <w:p w14:paraId="00F5DFB9" w14:textId="77777777" w:rsidR="00FB29D8" w:rsidRPr="00A25529" w:rsidRDefault="00FB29D8">
      <w:pPr>
        <w:pStyle w:val="pxssp"/>
      </w:pPr>
      <w:r w:rsidRPr="00A25529">
        <w:t xml:space="preserve"> </w:t>
      </w:r>
      <w:r w:rsidRPr="00A25529">
        <w:rPr>
          <w:rStyle w:val="pxvis"/>
          <w:rFonts w:ascii="Times NewRoman" w:hAnsi="Times NewRoman"/>
          <w:b w:val="0"/>
          <w:sz w:val="24"/>
        </w:rPr>
        <w:tab/>
      </w:r>
      <w:r w:rsidRPr="00A25529">
        <w:t>This chapter contains forms for use in the formation, management, and dissolution or winding up of social and recreational associations and not-for-profit corporations established for social and/or recreational purposes. Also included is a discussion of legal principles, including tax aspects, that should be considered when drafting such documents.</w:t>
      </w:r>
    </w:p>
    <w:p w14:paraId="73946125" w14:textId="77777777" w:rsidR="00FB29D8" w:rsidRPr="00A25529" w:rsidRDefault="00FB29D8">
      <w:pPr>
        <w:pStyle w:val="pxte"/>
        <w:spacing w:before="180"/>
        <w:jc w:val="center"/>
        <w:rPr>
          <w:sz w:val="24"/>
          <w:szCs w:val="24"/>
        </w:rPr>
      </w:pPr>
      <w:r w:rsidRPr="00BD0DFB">
        <w:rPr>
          <w:rStyle w:val="pxvis"/>
          <w:rFonts w:cs="Arial"/>
          <w:bCs/>
          <w:sz w:val="50"/>
        </w:rPr>
        <w:tab/>
      </w:r>
      <w:r w:rsidRPr="00A25529">
        <w:rPr>
          <w:rStyle w:val="pxvis"/>
          <w:rFonts w:cs="Arial"/>
          <w:bCs/>
          <w:sz w:val="24"/>
          <w:szCs w:val="24"/>
          <w:rPrChange w:id="4" w:author="Cara Cardinale" w:date="2025-03-04T10:36:00Z">
            <w:rPr>
              <w:rStyle w:val="pxvis"/>
              <w:rFonts w:cs="Arial"/>
              <w:bCs/>
              <w:szCs w:val="24"/>
            </w:rPr>
          </w:rPrChange>
        </w:rPr>
        <w:t>Treated Elsewhere</w:t>
      </w:r>
    </w:p>
    <w:p w14:paraId="1E5FB757"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Charities and foundations, see </w:t>
      </w:r>
      <w:r w:rsidRPr="00A25529">
        <w:rPr>
          <w:rStyle w:val="pxx"/>
          <w:color w:val="FF0000"/>
          <w:vertAlign w:val="superscript"/>
        </w:rPr>
        <w:t>►</w:t>
      </w:r>
      <w:r w:rsidRPr="00A25529">
        <w:rPr>
          <w:rStyle w:val="pxx"/>
        </w:rPr>
        <w:fldChar w:fldCharType="begin"/>
      </w:r>
      <w:r w:rsidRPr="00A25529">
        <w:rPr>
          <w:rStyle w:val="pxx"/>
        </w:rPr>
        <w:instrText>x.ref.id="I002Z3M"</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31:1 et seq.</w:t>
      </w:r>
    </w:p>
    <w:p w14:paraId="59093D06"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Cooperatives, see </w:t>
      </w:r>
      <w:r w:rsidRPr="00A25529">
        <w:rPr>
          <w:rStyle w:val="pxx"/>
          <w:color w:val="FF0000"/>
          <w:vertAlign w:val="superscript"/>
        </w:rPr>
        <w:t>►</w:t>
      </w:r>
      <w:r w:rsidRPr="00A25529">
        <w:rPr>
          <w:rStyle w:val="pxx"/>
        </w:rPr>
        <w:fldChar w:fldCharType="begin"/>
      </w:r>
      <w:r w:rsidRPr="00A25529">
        <w:rPr>
          <w:rStyle w:val="pxx"/>
        </w:rPr>
        <w:instrText>x.ref.id="I002Z3J"</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32:1 et seq.</w:t>
      </w:r>
    </w:p>
    <w:p w14:paraId="527706C4"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Corporations, see </w:t>
      </w:r>
      <w:r w:rsidRPr="00A25529">
        <w:rPr>
          <w:rStyle w:val="pxx"/>
          <w:color w:val="FF0000"/>
          <w:vertAlign w:val="superscript"/>
        </w:rPr>
        <w:t>►</w:t>
      </w:r>
      <w:r w:rsidRPr="00A25529">
        <w:rPr>
          <w:rStyle w:val="pxx"/>
        </w:rPr>
        <w:fldChar w:fldCharType="begin"/>
      </w:r>
      <w:r w:rsidRPr="00A25529">
        <w:rPr>
          <w:rStyle w:val="pxx"/>
        </w:rPr>
        <w:instrText>x.ref.id="I0005YN"</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17:1 et seq.</w:t>
      </w:r>
    </w:p>
    <w:p w14:paraId="3B4B6326"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Joint ventures, see </w:t>
      </w:r>
      <w:r w:rsidRPr="00A25529">
        <w:rPr>
          <w:rStyle w:val="pxx"/>
          <w:color w:val="FF0000"/>
          <w:vertAlign w:val="superscript"/>
        </w:rPr>
        <w:t>►</w:t>
      </w:r>
      <w:r w:rsidRPr="00A25529">
        <w:rPr>
          <w:rStyle w:val="pxx"/>
        </w:rPr>
        <w:fldChar w:fldCharType="begin"/>
      </w:r>
      <w:r w:rsidRPr="00A25529">
        <w:rPr>
          <w:rStyle w:val="pxx"/>
        </w:rPr>
        <w:instrText>x.ref.id="I002Z3H"</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19:1 et seq.</w:t>
      </w:r>
    </w:p>
    <w:p w14:paraId="56276964"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Professional service corporations, see </w:t>
      </w:r>
      <w:r w:rsidRPr="00A25529">
        <w:rPr>
          <w:rStyle w:val="pxx"/>
          <w:color w:val="FF0000"/>
          <w:vertAlign w:val="superscript"/>
        </w:rPr>
        <w:t>►</w:t>
      </w:r>
      <w:r w:rsidRPr="00A25529">
        <w:rPr>
          <w:rStyle w:val="pxx"/>
        </w:rPr>
        <w:fldChar w:fldCharType="begin"/>
      </w:r>
      <w:r w:rsidRPr="00A25529">
        <w:rPr>
          <w:rStyle w:val="pxx"/>
        </w:rPr>
        <w:instrText>x.ref.id="I0005YL"</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17A:1 et seq.</w:t>
      </w:r>
    </w:p>
    <w:p w14:paraId="41031132" w14:textId="77777777" w:rsidR="00FB29D8" w:rsidRPr="00A25529" w:rsidRDefault="00FB29D8">
      <w:pPr>
        <w:pStyle w:val="pxrr"/>
        <w:spacing w:before="180"/>
        <w:rPr>
          <w:sz w:val="24"/>
          <w:szCs w:val="24"/>
        </w:rPr>
      </w:pPr>
      <w:r w:rsidRPr="00A25529">
        <w:rPr>
          <w:rStyle w:val="pxvis"/>
          <w:rFonts w:cs="Arial"/>
          <w:bCs/>
          <w:sz w:val="50"/>
          <w:rPrChange w:id="5" w:author="Cara Cardinale" w:date="2025-03-04T10:36:00Z">
            <w:rPr>
              <w:rStyle w:val="pxvis"/>
              <w:rFonts w:cs="Arial"/>
              <w:bCs/>
            </w:rPr>
          </w:rPrChange>
        </w:rPr>
        <w:t>Research References</w:t>
      </w:r>
    </w:p>
    <w:p w14:paraId="2DB78C4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tk.ref.id="I002Z3E"</w:instrText>
      </w:r>
      <w:r w:rsidRPr="00A25529">
        <w:rPr>
          <w:rStyle w:val="pxtk"/>
        </w:rPr>
        <w:fldChar w:fldCharType="end"/>
      </w:r>
      <w:r w:rsidRPr="00A25529">
        <w:rPr>
          <w:rStyle w:val="pxtk"/>
        </w:rPr>
        <w:t>West's Key Number Digest, Associations &amp;key;1</w:t>
      </w:r>
      <w:ins w:id="6" w:author="Cara Cardinale" w:date="2025-01-08T16:16:00Z">
        <w:r w:rsidR="00934E95" w:rsidRPr="008E28DB">
          <w:rPr>
            <w:rStyle w:val="pxtk"/>
          </w:rPr>
          <w:t>01</w:t>
        </w:r>
      </w:ins>
      <w:r w:rsidRPr="00A25529">
        <w:rPr>
          <w:rStyle w:val="pxtk"/>
        </w:rPr>
        <w:t xml:space="preserve"> et seq.</w:t>
      </w:r>
    </w:p>
    <w:p w14:paraId="758D1C7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tk.ref.id="I0005YI"</w:instrText>
      </w:r>
      <w:r w:rsidRPr="00A25529">
        <w:rPr>
          <w:rStyle w:val="pxtk"/>
        </w:rPr>
        <w:fldChar w:fldCharType="end"/>
      </w:r>
      <w:del w:id="7" w:author="Cara Cardinale" w:date="2025-01-12T13:00:00Z">
        <w:r w:rsidRPr="00A25529" w:rsidDel="00B173DA">
          <w:rPr>
            <w:rStyle w:val="pxtk"/>
          </w:rPr>
          <w:delText>West's Key Number Digest, Beneficial Associations &amp;key;1 et seq.</w:delText>
        </w:r>
      </w:del>
    </w:p>
    <w:p w14:paraId="418AD70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tk.ref.id="I002N6E"</w:instrText>
      </w:r>
      <w:r w:rsidRPr="00A25529">
        <w:rPr>
          <w:rStyle w:val="pxtk"/>
        </w:rPr>
        <w:fldChar w:fldCharType="end"/>
      </w:r>
      <w:del w:id="8" w:author="Cara Cardinale" w:date="2025-01-12T13:00:00Z">
        <w:r w:rsidRPr="00A25529" w:rsidDel="00B173DA">
          <w:rPr>
            <w:rStyle w:val="pxtk"/>
          </w:rPr>
          <w:delText>West's Key Number Digest, Clubs &amp;key;1 et seq.</w:delText>
        </w:r>
      </w:del>
    </w:p>
    <w:p w14:paraId="0669007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tk.ref.id="I002Z29"</w:instrText>
      </w:r>
      <w:r w:rsidRPr="00A25529">
        <w:rPr>
          <w:rStyle w:val="pxtk"/>
        </w:rPr>
        <w:fldChar w:fldCharType="end"/>
      </w:r>
      <w:r w:rsidRPr="00A25529">
        <w:rPr>
          <w:rStyle w:val="pxtk"/>
        </w:rPr>
        <w:t>West's Key Number Digest, Corporations and Business Organizations &amp;key;3350 to 3499</w:t>
      </w:r>
    </w:p>
    <w:p w14:paraId="0542A60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tk.ref.id="I0005XD"</w:instrText>
      </w:r>
      <w:r w:rsidRPr="00A25529">
        <w:rPr>
          <w:rStyle w:val="pxtk"/>
        </w:rPr>
        <w:fldChar w:fldCharType="end"/>
      </w:r>
      <w:r w:rsidRPr="00A25529">
        <w:rPr>
          <w:rStyle w:val="pxtk"/>
        </w:rPr>
        <w:t>West's Key Number Digest, Internal Revenue &amp;key;4045 to 4079</w:t>
      </w:r>
    </w:p>
    <w:p w14:paraId="68E900A2"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wd.ref.id="I002Z27"</w:instrText>
      </w:r>
      <w:r w:rsidRPr="00A25529">
        <w:rPr>
          <w:rStyle w:val="pxwd"/>
        </w:rPr>
        <w:fldChar w:fldCharType="end"/>
      </w:r>
      <w:r w:rsidRPr="00A25529">
        <w:rPr>
          <w:rStyle w:val="pxwd"/>
        </w:rPr>
        <w:t>West's McKinney's Forms--</w:t>
      </w:r>
      <w:del w:id="9" w:author="Cara Cardinale" w:date="2025-01-08T16:56:00Z">
        <w:r w:rsidRPr="00A25529" w:rsidDel="00C95D36">
          <w:rPr>
            <w:rStyle w:val="pxwd"/>
          </w:rPr>
          <w:delText xml:space="preserve">N.Y. </w:delText>
        </w:r>
      </w:del>
      <w:r w:rsidRPr="00A25529">
        <w:rPr>
          <w:rStyle w:val="pxwd"/>
        </w:rPr>
        <w:t>Not-for-Profit Corp. Law (MCF)</w:t>
      </w:r>
    </w:p>
    <w:p w14:paraId="4DCA44B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wd.ref.id="I0005XB"</w:instrText>
      </w:r>
      <w:r w:rsidRPr="00A25529">
        <w:rPr>
          <w:rStyle w:val="pxwd"/>
        </w:rPr>
        <w:fldChar w:fldCharType="end"/>
      </w:r>
      <w:r w:rsidRPr="00A25529">
        <w:rPr>
          <w:rStyle w:val="pxwd"/>
        </w:rPr>
        <w:t>West's McKinney's Forms--Tax Practice and Procedure (MCF)</w:t>
      </w:r>
    </w:p>
    <w:p w14:paraId="63BB99C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wd.ref.id="I002N7L"</w:instrText>
      </w:r>
      <w:r w:rsidRPr="00A25529">
        <w:rPr>
          <w:rStyle w:val="pxwd"/>
        </w:rPr>
        <w:fldChar w:fldCharType="end"/>
      </w:r>
      <w:r w:rsidRPr="00A25529">
        <w:rPr>
          <w:rStyle w:val="pxwd"/>
        </w:rPr>
        <w:t>Mertens Law of Federal Income Taxation (MERTENS)</w:t>
      </w:r>
    </w:p>
    <w:p w14:paraId="2F06DA42"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wd.ref.id="I002YWJ"</w:instrText>
      </w:r>
      <w:r w:rsidRPr="00A25529">
        <w:rPr>
          <w:rStyle w:val="pxwd"/>
        </w:rPr>
        <w:fldChar w:fldCharType="end"/>
      </w:r>
      <w:r w:rsidRPr="00A25529">
        <w:rPr>
          <w:rStyle w:val="pxwd"/>
        </w:rPr>
        <w:t>Nichols Cyclopedia of Legal Forms (NICHOLS)</w:t>
      </w:r>
    </w:p>
    <w:p w14:paraId="34EFD89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wd.ref.id="I0005RN"</w:instrText>
      </w:r>
      <w:r w:rsidRPr="00A25529">
        <w:rPr>
          <w:rStyle w:val="pxwd"/>
        </w:rPr>
        <w:fldChar w:fldCharType="end"/>
      </w:r>
      <w:r w:rsidRPr="00A25529">
        <w:rPr>
          <w:rStyle w:val="pxwd"/>
        </w:rPr>
        <w:fldChar w:fldCharType="begin"/>
      </w:r>
      <w:r w:rsidRPr="00A25529">
        <w:rPr>
          <w:rStyle w:val="pxwd"/>
        </w:rPr>
        <w:instrText>wd.wlid="AMJUR"</w:instrText>
      </w:r>
      <w:r w:rsidRPr="00A25529">
        <w:rPr>
          <w:rStyle w:val="pxwd"/>
        </w:rPr>
        <w:fldChar w:fldCharType="end"/>
      </w:r>
      <w:r w:rsidRPr="00A25529">
        <w:rPr>
          <w:rStyle w:val="pxwd"/>
        </w:rPr>
        <w:t>American Jurisprudence 2d (AMJUR)</w:t>
      </w:r>
    </w:p>
    <w:p w14:paraId="7054DEB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wd.ref.id="I002ND9"</w:instrText>
      </w:r>
      <w:r w:rsidRPr="00A25529">
        <w:rPr>
          <w:rStyle w:val="pxwd"/>
        </w:rPr>
        <w:fldChar w:fldCharType="end"/>
      </w:r>
      <w:r w:rsidRPr="00A25529">
        <w:rPr>
          <w:rStyle w:val="pxwd"/>
        </w:rPr>
        <w:fldChar w:fldCharType="begin"/>
      </w:r>
      <w:r w:rsidRPr="00A25529">
        <w:rPr>
          <w:rStyle w:val="pxwd"/>
        </w:rPr>
        <w:instrText>wd.wlid="FLTR-CYC"</w:instrText>
      </w:r>
      <w:r w:rsidRPr="00A25529">
        <w:rPr>
          <w:rStyle w:val="pxwd"/>
        </w:rPr>
        <w:fldChar w:fldCharType="end"/>
      </w:r>
      <w:r w:rsidRPr="00A25529">
        <w:rPr>
          <w:rStyle w:val="pxwd"/>
        </w:rPr>
        <w:t>Fletcher Cyclopedia of the Law of Corporations (FLTR-CYC)</w:t>
      </w:r>
    </w:p>
    <w:p w14:paraId="02EFEAD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wd.ref.id="I002YWH"</w:instrText>
      </w:r>
      <w:r w:rsidRPr="00A25529">
        <w:rPr>
          <w:rStyle w:val="pxwd"/>
        </w:rPr>
        <w:fldChar w:fldCharType="end"/>
      </w:r>
      <w:r w:rsidRPr="00A25529">
        <w:rPr>
          <w:rStyle w:val="pxwd"/>
        </w:rPr>
        <w:fldChar w:fldCharType="begin"/>
      </w:r>
      <w:r w:rsidRPr="00A25529">
        <w:rPr>
          <w:rStyle w:val="pxwd"/>
        </w:rPr>
        <w:instrText>wd.wlid="IRS-REPNPO"</w:instrText>
      </w:r>
      <w:r w:rsidRPr="00A25529">
        <w:rPr>
          <w:rStyle w:val="pxwd"/>
        </w:rPr>
        <w:fldChar w:fldCharType="end"/>
      </w:r>
      <w:r w:rsidRPr="00A25529">
        <w:rPr>
          <w:rStyle w:val="pxwd"/>
        </w:rPr>
        <w:t>Representing Nonprofit Organizations (IRS-REPNPO)</w:t>
      </w:r>
    </w:p>
    <w:p w14:paraId="491213E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wd.ref.id="I0005RL"</w:instrText>
      </w:r>
      <w:r w:rsidRPr="00A25529">
        <w:rPr>
          <w:rStyle w:val="pxwd"/>
        </w:rPr>
        <w:fldChar w:fldCharType="end"/>
      </w:r>
      <w:r w:rsidRPr="00A25529">
        <w:rPr>
          <w:rStyle w:val="pxwd"/>
        </w:rPr>
        <w:fldChar w:fldCharType="begin"/>
      </w:r>
      <w:r w:rsidRPr="00A25529">
        <w:rPr>
          <w:rStyle w:val="pxwd"/>
        </w:rPr>
        <w:instrText>wd.wlid="NPECTA"</w:instrText>
      </w:r>
      <w:r w:rsidRPr="00A25529">
        <w:rPr>
          <w:rStyle w:val="pxwd"/>
        </w:rPr>
        <w:fldChar w:fldCharType="end"/>
      </w:r>
      <w:r w:rsidRPr="00A25529">
        <w:rPr>
          <w:rStyle w:val="pxwd"/>
        </w:rPr>
        <w:t>Nonprofit Organizations: Law &amp; Taxation (NPECTA)</w:t>
      </w:r>
    </w:p>
    <w:p w14:paraId="559242C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wd.ref.id="I002YWE"</w:instrText>
      </w:r>
      <w:r w:rsidRPr="00A25529">
        <w:rPr>
          <w:rStyle w:val="pxwd"/>
        </w:rPr>
        <w:fldChar w:fldCharType="end"/>
      </w:r>
      <w:r w:rsidRPr="00A25529">
        <w:rPr>
          <w:rStyle w:val="pxwd"/>
        </w:rPr>
        <w:fldChar w:fldCharType="begin"/>
      </w:r>
      <w:r w:rsidRPr="00A25529">
        <w:rPr>
          <w:rStyle w:val="pxwd"/>
        </w:rPr>
        <w:instrText>wd.wlid="NYJUR"</w:instrText>
      </w:r>
      <w:r w:rsidRPr="00A25529">
        <w:rPr>
          <w:rStyle w:val="pxwd"/>
        </w:rPr>
        <w:fldChar w:fldCharType="end"/>
      </w:r>
      <w:r w:rsidRPr="00A25529">
        <w:rPr>
          <w:rStyle w:val="pxwd"/>
        </w:rPr>
        <w:t>New York Jurisprudence 2d (NYJUR)</w:t>
      </w:r>
    </w:p>
    <w:p w14:paraId="6719F16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wd.ref.id="I0005RI"</w:instrText>
      </w:r>
      <w:r w:rsidRPr="00A25529">
        <w:rPr>
          <w:rStyle w:val="pxwd"/>
        </w:rPr>
        <w:fldChar w:fldCharType="end"/>
      </w:r>
      <w:r w:rsidRPr="00A25529">
        <w:rPr>
          <w:rStyle w:val="pxwd"/>
        </w:rPr>
        <w:fldChar w:fldCharType="begin"/>
      </w:r>
      <w:r w:rsidRPr="00A25529">
        <w:rPr>
          <w:rStyle w:val="pxwd"/>
        </w:rPr>
        <w:instrText>wd.wlid="RIA-FTC"</w:instrText>
      </w:r>
      <w:r w:rsidRPr="00A25529">
        <w:rPr>
          <w:rStyle w:val="pxwd"/>
        </w:rPr>
        <w:fldChar w:fldCharType="end"/>
      </w:r>
      <w:r w:rsidRPr="00A25529">
        <w:rPr>
          <w:rStyle w:val="pxwd"/>
        </w:rPr>
        <w:t>RIA--Federal Tax Coordinator 2d (FTC) (RIA-FTC)</w:t>
      </w:r>
    </w:p>
    <w:p w14:paraId="694E5C4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wd.ref.id="I002NDE"</w:instrText>
      </w:r>
      <w:r w:rsidRPr="00A25529">
        <w:rPr>
          <w:rStyle w:val="pxwd"/>
        </w:rPr>
        <w:fldChar w:fldCharType="end"/>
      </w:r>
      <w:r w:rsidRPr="00A25529">
        <w:rPr>
          <w:rStyle w:val="pxwd"/>
        </w:rPr>
        <w:fldChar w:fldCharType="begin"/>
      </w:r>
      <w:r w:rsidRPr="00A25529">
        <w:rPr>
          <w:rStyle w:val="pxwd"/>
        </w:rPr>
        <w:instrText>wd.wlid="WGL-NPREP"</w:instrText>
      </w:r>
      <w:r w:rsidRPr="00A25529">
        <w:rPr>
          <w:rStyle w:val="pxwd"/>
        </w:rPr>
        <w:fldChar w:fldCharType="end"/>
      </w:r>
      <w:del w:id="10" w:author="Cara Cardinale" w:date="2025-01-08T17:03:00Z">
        <w:r w:rsidRPr="00A25529" w:rsidDel="00C95D36">
          <w:rPr>
            <w:rStyle w:val="pxwd"/>
          </w:rPr>
          <w:delText>WG&amp;L</w:delText>
        </w:r>
      </w:del>
      <w:r w:rsidRPr="00A25529">
        <w:rPr>
          <w:rStyle w:val="pxwd"/>
        </w:rPr>
        <w:t xml:space="preserve"> Nonprofit Report</w:t>
      </w:r>
      <w:ins w:id="11" w:author="Cara Cardinale" w:date="2025-01-08T17:03:00Z">
        <w:r w:rsidR="00C95D36" w:rsidRPr="00A25529">
          <w:rPr>
            <w:rStyle w:val="pxwd"/>
          </w:rPr>
          <w:t xml:space="preserve"> (WG&amp;L)</w:t>
        </w:r>
      </w:ins>
      <w:r w:rsidRPr="00A25529">
        <w:rPr>
          <w:rStyle w:val="pxwd"/>
        </w:rPr>
        <w:t xml:space="preserve"> (WGL-NPREP)</w:t>
      </w:r>
    </w:p>
    <w:p w14:paraId="7E36C63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wd.ref.id="I002YV6"</w:instrText>
      </w:r>
      <w:r w:rsidRPr="00A25529">
        <w:rPr>
          <w:rStyle w:val="pxwd"/>
        </w:rPr>
        <w:fldChar w:fldCharType="end"/>
      </w:r>
      <w:r w:rsidRPr="00A25529">
        <w:rPr>
          <w:rStyle w:val="pxwd"/>
        </w:rPr>
        <w:fldChar w:fldCharType="begin"/>
      </w:r>
      <w:r w:rsidRPr="00A25529">
        <w:rPr>
          <w:rStyle w:val="pxwd"/>
        </w:rPr>
        <w:instrText>wd.wlid="WGL-TEO"</w:instrText>
      </w:r>
      <w:r w:rsidRPr="00A25529">
        <w:rPr>
          <w:rStyle w:val="pxwd"/>
        </w:rPr>
        <w:fldChar w:fldCharType="end"/>
      </w:r>
      <w:r w:rsidRPr="00A25529">
        <w:rPr>
          <w:rStyle w:val="pxwd"/>
        </w:rPr>
        <w:t>Hill &amp; Mancino: Taxation of Exempt Organizations</w:t>
      </w:r>
      <w:ins w:id="12" w:author="Cara Cardinale" w:date="2025-01-08T17:03:00Z">
        <w:r w:rsidR="00022353" w:rsidRPr="00A25529">
          <w:rPr>
            <w:rStyle w:val="pxwd"/>
          </w:rPr>
          <w:t xml:space="preserve"> </w:t>
        </w:r>
      </w:ins>
      <w:ins w:id="13" w:author="Cara Cardinale" w:date="2025-01-08T17:04:00Z">
        <w:r w:rsidR="00022353" w:rsidRPr="00A25529">
          <w:rPr>
            <w:rStyle w:val="pxwd"/>
          </w:rPr>
          <w:t>(</w:t>
        </w:r>
      </w:ins>
      <w:ins w:id="14" w:author="Cara Cardinale" w:date="2025-01-08T17:03:00Z">
        <w:r w:rsidR="00022353" w:rsidRPr="00A25529">
          <w:rPr>
            <w:rStyle w:val="pxwd"/>
          </w:rPr>
          <w:t>WG&amp;L)</w:t>
        </w:r>
      </w:ins>
      <w:r w:rsidRPr="00A25529">
        <w:rPr>
          <w:rStyle w:val="pxwd"/>
        </w:rPr>
        <w:t xml:space="preserve"> (WGL-TEO)</w:t>
      </w:r>
    </w:p>
    <w:p w14:paraId="165E1AB3" w14:textId="77777777" w:rsidR="00F46CE5" w:rsidRPr="00A25529" w:rsidRDefault="00FB29D8" w:rsidP="00F46CE5">
      <w:pPr>
        <w:pStyle w:val="pxrrp"/>
        <w:rPr>
          <w:ins w:id="15" w:author="Cara Cardinale" w:date="2025-02-08T13:57:00Z"/>
          <w:bCs/>
        </w:rPr>
      </w:pPr>
      <w:r w:rsidRPr="00A25529">
        <w:t xml:space="preserve"> </w:t>
      </w:r>
      <w:r w:rsidRPr="00A25529">
        <w:rPr>
          <w:rStyle w:val="pxvis"/>
          <w:rFonts w:ascii="Times NewRoman" w:hAnsi="Times NewRoman"/>
          <w:bCs/>
          <w:sz w:val="24"/>
        </w:rPr>
        <w:tab/>
      </w:r>
      <w:ins w:id="16" w:author="Cara Cardinale" w:date="2025-02-08T13:57:00Z">
        <w:r w:rsidR="00F46CE5" w:rsidRPr="00A25529">
          <w:rPr>
            <w:bCs/>
            <w:rPrChange w:id="17" w:author="Cara Cardinale" w:date="2025-03-04T10:36:00Z">
              <w:rPr>
                <w:b/>
                <w:bCs/>
              </w:rPr>
            </w:rPrChange>
          </w:rPr>
          <w:t xml:space="preserve">Involuntary Dissolution and Distribution of Assets of Not-For-Profit Corporation for </w:t>
        </w:r>
        <w:r w:rsidR="00F46CE5" w:rsidRPr="00A25529">
          <w:rPr>
            <w:bCs/>
            <w:rPrChange w:id="18" w:author="Cara Cardinale" w:date="2025-03-04T10:36:00Z">
              <w:rPr>
                <w:b/>
                <w:bCs/>
              </w:rPr>
            </w:rPrChange>
          </w:rPr>
          <w:lastRenderedPageBreak/>
          <w:t xml:space="preserve">Noncompliance with Regulations Governing Charitable Organizations, </w:t>
        </w:r>
        <w:r w:rsidR="00F46CE5" w:rsidRPr="00A25529">
          <w:rPr>
            <w:bCs/>
          </w:rPr>
          <w:t xml:space="preserve">37 A.L.R.7th Art. 4 </w:t>
        </w:r>
      </w:ins>
    </w:p>
    <w:p w14:paraId="3332F0DD" w14:textId="77777777" w:rsidR="00FB29D8" w:rsidRPr="00A25529" w:rsidRDefault="00FB29D8" w:rsidP="00F46CE5">
      <w:pPr>
        <w:pStyle w:val="pxrrp"/>
        <w:ind w:firstLine="720"/>
      </w:pPr>
      <w:r w:rsidRPr="00A25529">
        <w:rPr>
          <w:rStyle w:val="pxrc"/>
          <w:color w:val="FF0000"/>
          <w:vertAlign w:val="superscript"/>
        </w:rPr>
        <w:t>►</w:t>
      </w:r>
      <w:r w:rsidRPr="00A25529">
        <w:rPr>
          <w:rStyle w:val="pxrc"/>
        </w:rPr>
        <w:fldChar w:fldCharType="begin"/>
      </w:r>
      <w:r w:rsidRPr="00A25529">
        <w:rPr>
          <w:rStyle w:val="pxrc"/>
        </w:rPr>
        <w:instrText>rc.ref.id="I002YV4"</w:instrText>
      </w:r>
      <w:r w:rsidRPr="00A25529">
        <w:rPr>
          <w:rStyle w:val="pxrc"/>
        </w:rPr>
        <w:fldChar w:fldCharType="end"/>
      </w:r>
      <w:r w:rsidRPr="00A25529">
        <w:rPr>
          <w:rStyle w:val="pxrc"/>
        </w:rPr>
        <w:t>Tort Liability for Hazing or Initiation Rituals Associated with Schools, Colleges, or Universities, 100 A.L.R.6th 365</w:t>
      </w:r>
    </w:p>
    <w:p w14:paraId="444F0BB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rc.ref.id="I002YPE"</w:instrText>
      </w:r>
      <w:r w:rsidRPr="00A25529">
        <w:rPr>
          <w:rStyle w:val="pxrc"/>
        </w:rPr>
        <w:fldChar w:fldCharType="end"/>
      </w:r>
      <w:r w:rsidRPr="00A25529">
        <w:rPr>
          <w:rStyle w:val="pxrc"/>
        </w:rPr>
        <w:t>What Constitutes Private Club or Association Not Otherwise Open to Public that is Exempt from State Civil Rights Statute, 83 A.L.R.5th 467</w:t>
      </w:r>
    </w:p>
    <w:p w14:paraId="2781B65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rc.ref.id="I002YPC"</w:instrText>
      </w:r>
      <w:r w:rsidRPr="00A25529">
        <w:rPr>
          <w:rStyle w:val="pxrc"/>
        </w:rPr>
        <w:fldChar w:fldCharType="end"/>
      </w:r>
      <w:r w:rsidRPr="00A25529">
        <w:rPr>
          <w:rStyle w:val="pxrc"/>
        </w:rPr>
        <w:t>Exemption of charitable or educational organization from sales or use tax, 69 A.L.R.5th 477</w:t>
      </w:r>
    </w:p>
    <w:p w14:paraId="363BE97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rc.ref.id="I002YP9"</w:instrText>
      </w:r>
      <w:r w:rsidRPr="00A25529">
        <w:rPr>
          <w:rStyle w:val="pxrc"/>
        </w:rPr>
        <w:fldChar w:fldCharType="end"/>
      </w:r>
      <w:r w:rsidRPr="00A25529">
        <w:rPr>
          <w:rStyle w:val="pxrc"/>
        </w:rPr>
        <w:t>Liability of hotel, motel, resort, or private membership club or association operating swimming pool, for injury or death of guest or member, 55 A.L.R.5th 463</w:t>
      </w:r>
    </w:p>
    <w:p w14:paraId="3377476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rc.ref.id="I002YP7"</w:instrText>
      </w:r>
      <w:r w:rsidRPr="00A25529">
        <w:rPr>
          <w:rStyle w:val="pxrc"/>
        </w:rPr>
        <w:fldChar w:fldCharType="end"/>
      </w:r>
      <w:r w:rsidRPr="00A25529">
        <w:rPr>
          <w:rStyle w:val="pxrc"/>
        </w:rPr>
        <w:t>Validity of state or local gross receipts tax on gambling, 21 A.L.R.5th 812</w:t>
      </w:r>
    </w:p>
    <w:p w14:paraId="01FA17F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rc.ref.id="I002YO1"</w:instrText>
      </w:r>
      <w:r w:rsidRPr="00A25529">
        <w:rPr>
          <w:rStyle w:val="pxrc"/>
        </w:rPr>
        <w:fldChar w:fldCharType="end"/>
      </w:r>
      <w:r w:rsidRPr="00A25529">
        <w:rPr>
          <w:rStyle w:val="pxrc"/>
        </w:rPr>
        <w:t>Products liability:  general recreational equipment, 77 A.L.R.4th 1121 (secs. 3(a), 3(b) superseded in part by Products Liability and Warranties: Bows and Crossbows, 79 A.L.R.7th Art. 7).</w:t>
      </w:r>
    </w:p>
    <w:p w14:paraId="72768D1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rc.ref.id="I002YIB"</w:instrText>
      </w:r>
      <w:r w:rsidRPr="00A25529">
        <w:rPr>
          <w:rStyle w:val="pxrc"/>
        </w:rPr>
        <w:fldChar w:fldCharType="end"/>
      </w:r>
      <w:r w:rsidRPr="00A25529">
        <w:rPr>
          <w:rStyle w:val="pxrc"/>
        </w:rPr>
        <w:t>Right to assets of voluntarily dissolved lodge or club, 70 A.L.R.4th 897</w:t>
      </w:r>
    </w:p>
    <w:p w14:paraId="490F78D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rc.ref.id="I002YI9"</w:instrText>
      </w:r>
      <w:r w:rsidRPr="00A25529">
        <w:rPr>
          <w:rStyle w:val="pxrc"/>
        </w:rPr>
        <w:fldChar w:fldCharType="end"/>
      </w:r>
      <w:r w:rsidRPr="00A25529">
        <w:rPr>
          <w:rStyle w:val="pxrc"/>
        </w:rPr>
        <w:t>Tennis club's liability for tennis player's injuries, 52 A.L.R.4th 1253</w:t>
      </w:r>
    </w:p>
    <w:p w14:paraId="719B6D4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rc.ref.id="I002YI7"</w:instrText>
      </w:r>
      <w:r w:rsidRPr="00A25529">
        <w:rPr>
          <w:rStyle w:val="pxrc"/>
        </w:rPr>
        <w:fldChar w:fldCharType="end"/>
      </w:r>
      <w:r w:rsidRPr="00A25529">
        <w:rPr>
          <w:rStyle w:val="pxrc"/>
        </w:rPr>
        <w:t>Exemption of nonprofit theater or concert hall from local property taxation, 42 A.L.R.4th 614</w:t>
      </w:r>
    </w:p>
    <w:p w14:paraId="72BB235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rc.ref.id="I002YI4"</w:instrText>
      </w:r>
      <w:r w:rsidRPr="00A25529">
        <w:rPr>
          <w:rStyle w:val="pxrc"/>
        </w:rPr>
        <w:fldChar w:fldCharType="end"/>
      </w:r>
      <w:r w:rsidRPr="00A25529">
        <w:rPr>
          <w:rStyle w:val="pxrc"/>
        </w:rPr>
        <w:t>Liability of religious association for damages for intentionally tortious conduct in recruitment, indoctrination, or related activity, 40 A.L.R.4th 1062</w:t>
      </w:r>
    </w:p>
    <w:p w14:paraId="10479A7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rc.ref.id="I002YI2"</w:instrText>
      </w:r>
      <w:r w:rsidRPr="00A25529">
        <w:rPr>
          <w:rStyle w:val="pxrc"/>
        </w:rPr>
        <w:fldChar w:fldCharType="end"/>
      </w:r>
      <w:r w:rsidRPr="00A25529">
        <w:rPr>
          <w:rStyle w:val="pxrc"/>
        </w:rPr>
        <w:t>Right of member of nonprofit association or corporation to possession, inspection, or use of membership list, 37 A.L.R.4th 1206</w:t>
      </w:r>
    </w:p>
    <w:p w14:paraId="25FCD92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rc.ref.id="I002YGW"</w:instrText>
      </w:r>
      <w:r w:rsidRPr="00A25529">
        <w:rPr>
          <w:rStyle w:val="pxrc"/>
        </w:rPr>
        <w:fldChar w:fldCharType="end"/>
      </w:r>
      <w:r w:rsidRPr="00A25529">
        <w:rPr>
          <w:rStyle w:val="pxrc"/>
        </w:rPr>
        <w:t>Criminal liability of member or agent of private club or association, or of owner or lessor of its premises, for violation of state or local liquor or gambling laws thereon, 98 A.L.R.3d 694</w:t>
      </w:r>
    </w:p>
    <w:p w14:paraId="7023DA4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rc.ref.id="I002YGU"</w:instrText>
      </w:r>
      <w:r w:rsidRPr="00A25529">
        <w:rPr>
          <w:rStyle w:val="pxrc"/>
        </w:rPr>
        <w:fldChar w:fldCharType="end"/>
      </w:r>
      <w:r w:rsidRPr="00A25529">
        <w:rPr>
          <w:rStyle w:val="pxrc"/>
        </w:rPr>
        <w:t>Application of state antitrust laws to athletic leagues or associations, 85 A.L.R.3d 970</w:t>
      </w:r>
    </w:p>
    <w:p w14:paraId="2A78B9B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rc.ref.id="I002YB4"</w:instrText>
      </w:r>
      <w:r w:rsidRPr="00A25529">
        <w:rPr>
          <w:rStyle w:val="pxrc"/>
        </w:rPr>
        <w:fldChar w:fldCharType="end"/>
      </w:r>
      <w:r w:rsidRPr="00A25529">
        <w:rPr>
          <w:rStyle w:val="pxrc"/>
        </w:rPr>
        <w:t>Propriety of suspension or expulsion from trade association, 72 A.L.R.3d 422</w:t>
      </w:r>
    </w:p>
    <w:p w14:paraId="7479940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rc.ref.id="I002YB1"</w:instrText>
      </w:r>
      <w:r w:rsidRPr="00A25529">
        <w:rPr>
          <w:rStyle w:val="pxrc"/>
        </w:rPr>
        <w:fldChar w:fldCharType="end"/>
      </w:r>
      <w:r w:rsidRPr="00A25529">
        <w:rPr>
          <w:rStyle w:val="pxrc"/>
        </w:rPr>
        <w:t>Liability of member of unincorporated association for tortious acts of association's nonmember agent or employee, 62 A.L.R.3d 1165</w:t>
      </w:r>
    </w:p>
    <w:p w14:paraId="77315FC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rc.ref.id="I002YAZ"</w:instrText>
      </w:r>
      <w:r w:rsidRPr="00A25529">
        <w:rPr>
          <w:rStyle w:val="pxrc"/>
        </w:rPr>
        <w:fldChar w:fldCharType="end"/>
      </w:r>
      <w:r w:rsidRPr="00A25529">
        <w:rPr>
          <w:rStyle w:val="pxrc"/>
        </w:rPr>
        <w:t>Co-operative associations: validity and enforceability of by-law amendment reducing benefits available to members, 61 A.L.R.3d 976</w:t>
      </w:r>
    </w:p>
    <w:p w14:paraId="3C346A2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rc.ref.id="I002Y9U"</w:instrText>
      </w:r>
      <w:r w:rsidRPr="00A25529">
        <w:rPr>
          <w:rStyle w:val="pxrc"/>
        </w:rPr>
        <w:fldChar w:fldCharType="end"/>
      </w:r>
      <w:r w:rsidRPr="00A25529">
        <w:rPr>
          <w:rStyle w:val="pxrc"/>
        </w:rPr>
        <w:t>Distribution of funds by nonprofit corporation absent dissolution, 51 A.L.R.3d 1318</w:t>
      </w:r>
    </w:p>
    <w:p w14:paraId="41DA173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rc.ref.id="I002Y9R"</w:instrText>
      </w:r>
      <w:r w:rsidRPr="00A25529">
        <w:rPr>
          <w:rStyle w:val="pxrc"/>
        </w:rPr>
        <w:fldChar w:fldCharType="end"/>
      </w:r>
      <w:r w:rsidRPr="00A25529">
        <w:rPr>
          <w:rStyle w:val="pxrc"/>
        </w:rPr>
        <w:t>Validity and construction of statute exempting gambling operations carried on by religious, charitable, or other nonprofit organizations from general prohibitions against gambling, 42 A.L.R.3d 663</w:t>
      </w:r>
    </w:p>
    <w:p w14:paraId="66B87A4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rc.ref.id="I002Y9P"</w:instrText>
      </w:r>
      <w:r w:rsidRPr="00A25529">
        <w:rPr>
          <w:rStyle w:val="pxrc"/>
        </w:rPr>
        <w:fldChar w:fldCharType="end"/>
      </w:r>
      <w:r w:rsidRPr="00A25529">
        <w:rPr>
          <w:rStyle w:val="pxrc"/>
        </w:rPr>
        <w:t>Tax exemption of property used by fraternal or benevolent association for clubhouse or similar purposes, 39 A.L.R.3d 640</w:t>
      </w:r>
    </w:p>
    <w:p w14:paraId="4E3800E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rc.ref.id="I001UEP"</w:instrText>
      </w:r>
      <w:r w:rsidRPr="00A25529">
        <w:rPr>
          <w:rStyle w:val="pxrc"/>
        </w:rPr>
        <w:fldChar w:fldCharType="end"/>
      </w:r>
      <w:r w:rsidRPr="00A25529">
        <w:rPr>
          <w:rStyle w:val="pxrc"/>
        </w:rPr>
        <w:t>Liability of social club for injury to or death of nonmember, 15 A.L.R.3d 1013</w:t>
      </w:r>
    </w:p>
    <w:p w14:paraId="5588B66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rc.ref.id="I000YQ7"</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78CB591F" w14:textId="77777777" w:rsidR="00FB29D8" w:rsidRPr="00A25529" w:rsidRDefault="00FB29D8">
      <w:pPr>
        <w:pStyle w:val="px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rc.ref.id="I003RV3"</w:instrText>
      </w:r>
      <w:r w:rsidRPr="00A25529">
        <w:rPr>
          <w:rStyle w:val="pxrc"/>
        </w:rPr>
        <w:fldChar w:fldCharType="end"/>
      </w:r>
      <w:r w:rsidRPr="00A25529">
        <w:rPr>
          <w:rStyle w:val="pxrc"/>
        </w:rPr>
        <w:t>Construction and effect of corporate bylaws or articles relating to change in number of directors, 3 A.L.R.3d 623</w:t>
      </w:r>
    </w:p>
    <w:p w14:paraId="2C26FF3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rc.ref.id="I001UEN"</w:instrText>
      </w:r>
      <w:r w:rsidRPr="00A25529">
        <w:rPr>
          <w:rStyle w:val="pxrc"/>
        </w:rPr>
        <w:fldChar w:fldCharType="end"/>
      </w:r>
      <w:r w:rsidRPr="00A25529">
        <w:rPr>
          <w:rStyle w:val="pxrc"/>
        </w:rPr>
        <w:t>When Will Income of Tax-Exempt Organization Be Deemed Income from Unrelated Trade or Business Taxable Under secs. 511 to 513 of Internal Revenue Code (26 U.S.C.A. secs. 511 to 513), 199 A.L.R. Fed. 591</w:t>
      </w:r>
    </w:p>
    <w:p w14:paraId="6F1890E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rc.ref.id="I000YQ9"</w:instrText>
      </w:r>
      <w:r w:rsidRPr="00A25529">
        <w:rPr>
          <w:rStyle w:val="pxrc"/>
        </w:rPr>
        <w:fldChar w:fldCharType="end"/>
      </w:r>
      <w:r w:rsidRPr="00A25529">
        <w:rPr>
          <w:rStyle w:val="pxrc"/>
        </w:rPr>
        <w:t>Qualification of health care entities for federal tax exemption as charitable organization under 26 U.S.C.A. sec. 501(c)(3), 134 A.L.R. Fed. 395</w:t>
      </w:r>
    </w:p>
    <w:p w14:paraId="1C7BDE2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rc.ref.id="I003RV5"</w:instrText>
      </w:r>
      <w:r w:rsidRPr="00A25529">
        <w:rPr>
          <w:rStyle w:val="pxrc"/>
        </w:rPr>
        <w:fldChar w:fldCharType="end"/>
      </w:r>
      <w:r w:rsidRPr="00A25529">
        <w:rPr>
          <w:rStyle w:val="pxrc"/>
        </w:rPr>
        <w:t>Standing of housing organization or association to sue in its own right under Fair Housing Act of 1968, as amended (42 U.S.C.A. sec. 3604), 102 A.L.R. Fed. 718</w:t>
      </w:r>
    </w:p>
    <w:p w14:paraId="5706A8A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rc.ref.id="I001UEK"</w:instrText>
      </w:r>
      <w:r w:rsidRPr="00A25529">
        <w:rPr>
          <w:rStyle w:val="pxrc"/>
        </w:rPr>
        <w:fldChar w:fldCharType="end"/>
      </w:r>
      <w:r w:rsidRPr="00A25529">
        <w:rPr>
          <w:rStyle w:val="pxrc"/>
        </w:rPr>
        <w:t xml:space="preserve">What constitutes </w:t>
      </w:r>
      <w:r w:rsidRPr="00A25529">
        <w:rPr>
          <w:rStyle w:val="pxrc"/>
          <w:vanish/>
        </w:rPr>
        <w:t>&amp;ldquo;</w:t>
      </w:r>
      <w:r w:rsidRPr="00A25529">
        <w:rPr>
          <w:rStyle w:val="pxvis"/>
          <w:rFonts w:ascii="Times NewRoman" w:hAnsi="Times NewRoman"/>
          <w:b w:val="0"/>
          <w:sz w:val="24"/>
        </w:rPr>
        <w:t>“</w:t>
      </w:r>
      <w:r w:rsidRPr="00A25529">
        <w:rPr>
          <w:rStyle w:val="pxrc"/>
        </w:rPr>
        <w:t>amusement or recreational establishment</w:t>
      </w:r>
      <w:r w:rsidRPr="00A25529">
        <w:rPr>
          <w:rStyle w:val="pxrc"/>
          <w:vanish/>
        </w:rPr>
        <w:t>&amp;rdquo;</w:t>
      </w:r>
      <w:r w:rsidRPr="00A25529">
        <w:rPr>
          <w:rStyle w:val="pxvis"/>
          <w:rFonts w:ascii="Times NewRoman" w:hAnsi="Times NewRoman"/>
          <w:b w:val="0"/>
          <w:sz w:val="24"/>
        </w:rPr>
        <w:t>”</w:t>
      </w:r>
      <w:r w:rsidRPr="00A25529">
        <w:rPr>
          <w:rStyle w:val="pxrc"/>
        </w:rPr>
        <w:t xml:space="preserve"> within meaning of seasonal amusement exemption from Fair Labor Standards Act (29 U.S.C.A. sec. 213(a)(3)), 88 A.L.R. Fed. 880</w:t>
      </w:r>
    </w:p>
    <w:p w14:paraId="35800B3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rc.ref.id="I000YQC"</w:instrText>
      </w:r>
      <w:r w:rsidRPr="00A25529">
        <w:rPr>
          <w:rStyle w:val="pxrc"/>
        </w:rPr>
        <w:fldChar w:fldCharType="end"/>
      </w:r>
      <w:r w:rsidRPr="00A25529">
        <w:rPr>
          <w:rStyle w:val="pxrc"/>
        </w:rPr>
        <w:t xml:space="preserve">Federal tax-exempt status as nonprofit </w:t>
      </w:r>
      <w:r w:rsidRPr="00A25529">
        <w:rPr>
          <w:rStyle w:val="pxrc"/>
          <w:vanish/>
        </w:rPr>
        <w:t>&amp;ldquo;</w:t>
      </w:r>
      <w:r w:rsidRPr="00A25529">
        <w:rPr>
          <w:rStyle w:val="pxvis"/>
          <w:rFonts w:ascii="Times NewRoman" w:hAnsi="Times NewRoman"/>
          <w:b w:val="0"/>
          <w:sz w:val="24"/>
        </w:rPr>
        <w:t>“</w:t>
      </w:r>
      <w:r w:rsidRPr="00A25529">
        <w:rPr>
          <w:rStyle w:val="pxrc"/>
        </w:rPr>
        <w:t>social welfare</w:t>
      </w:r>
      <w:r w:rsidRPr="00A25529">
        <w:rPr>
          <w:rStyle w:val="pxrc"/>
          <w:vanish/>
        </w:rPr>
        <w:t>&amp;rdquo;</w:t>
      </w:r>
      <w:r w:rsidRPr="00A25529">
        <w:rPr>
          <w:rStyle w:val="pxvis"/>
          <w:rFonts w:ascii="Times NewRoman" w:hAnsi="Times NewRoman"/>
          <w:b w:val="0"/>
          <w:sz w:val="24"/>
        </w:rPr>
        <w:t>”</w:t>
      </w:r>
      <w:r w:rsidRPr="00A25529">
        <w:rPr>
          <w:rStyle w:val="pxrc"/>
        </w:rPr>
        <w:t xml:space="preserve"> organization under 26 U.S.C.A. sec. 501(c)(4), 87 A.L.R. Fed. 708</w:t>
      </w:r>
    </w:p>
    <w:p w14:paraId="0C3C32C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rc.ref.id="I003RV8"</w:instrText>
      </w:r>
      <w:r w:rsidRPr="00A25529">
        <w:rPr>
          <w:rStyle w:val="pxrc"/>
        </w:rPr>
        <w:fldChar w:fldCharType="end"/>
      </w:r>
      <w:r w:rsidRPr="00A25529">
        <w:rPr>
          <w:rStyle w:val="pxrc"/>
        </w:rPr>
        <w:t>Association of persons as proper representative of class under Rule 23 of Federal Rules of Civil Procedure governing maintenance of class actions, 63 A.L.R. Fed. 361</w:t>
      </w:r>
    </w:p>
    <w:p w14:paraId="7C759DD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rc.ref.id="I001UEI"</w:instrText>
      </w:r>
      <w:r w:rsidRPr="00A25529">
        <w:rPr>
          <w:rStyle w:val="pxrc"/>
        </w:rPr>
        <w:fldChar w:fldCharType="end"/>
      </w:r>
      <w:r w:rsidRPr="00A25529">
        <w:rPr>
          <w:rStyle w:val="pxrc"/>
        </w:rPr>
        <w:t>Validity, under First Amendment and 42 U.S.C.A. sec. 1983, of public college or university's refusal to grant formal recognition to, or permit meetings of, student homosexual organizations on campus, 50 A.L.R. Fed. 516</w:t>
      </w:r>
    </w:p>
    <w:p w14:paraId="47342F5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rc.ref.id="I000YQE"</w:instrText>
      </w:r>
      <w:r w:rsidRPr="00A25529">
        <w:rPr>
          <w:rStyle w:val="pxrc"/>
        </w:rPr>
        <w:fldChar w:fldCharType="end"/>
      </w:r>
      <w:r w:rsidRPr="00A25529">
        <w:rPr>
          <w:rStyle w:val="pxrc"/>
        </w:rPr>
        <w:t>Action of private organization providing legal aid with public funds as state action within 42 U.S.C.A. sec. 1983, 49 A.L.R. Fed. 955</w:t>
      </w:r>
    </w:p>
    <w:p w14:paraId="380A1E4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rc.ref.id="I001UDC"</w:instrText>
      </w:r>
      <w:r w:rsidRPr="00A25529">
        <w:rPr>
          <w:rStyle w:val="pxrc"/>
        </w:rPr>
        <w:fldChar w:fldCharType="end"/>
      </w:r>
      <w:r w:rsidRPr="00A25529">
        <w:rPr>
          <w:rStyle w:val="pxrc"/>
        </w:rPr>
        <w:t>Private club coverage under 42 U.S.C.A. sec. 1983, 49 A.L.R. Fed. 590</w:t>
      </w:r>
    </w:p>
    <w:p w14:paraId="7737C68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rc.ref.id="I000YRK"</w:instrText>
      </w:r>
      <w:r w:rsidRPr="00A25529">
        <w:rPr>
          <w:rStyle w:val="pxrc"/>
        </w:rPr>
        <w:fldChar w:fldCharType="end"/>
      </w:r>
      <w:r w:rsidRPr="00A25529">
        <w:rPr>
          <w:rStyle w:val="pxrc"/>
        </w:rPr>
        <w:t xml:space="preserve">What is </w:t>
      </w:r>
      <w:r w:rsidRPr="00A25529">
        <w:rPr>
          <w:rStyle w:val="pxrc"/>
          <w:vanish/>
        </w:rPr>
        <w:t>&amp;ldquo;</w:t>
      </w:r>
      <w:r w:rsidRPr="00A25529">
        <w:rPr>
          <w:rStyle w:val="pxvis"/>
          <w:rFonts w:ascii="Times NewRoman" w:hAnsi="Times NewRoman"/>
          <w:b w:val="0"/>
          <w:sz w:val="24"/>
        </w:rPr>
        <w:t>“</w:t>
      </w:r>
      <w:r w:rsidRPr="00A25529">
        <w:rPr>
          <w:rStyle w:val="pxrc"/>
        </w:rPr>
        <w:t>business league</w:t>
      </w:r>
      <w:r w:rsidRPr="00A25529">
        <w:rPr>
          <w:rStyle w:val="pxrc"/>
          <w:vanish/>
        </w:rPr>
        <w:t>&amp;rdquo;</w:t>
      </w:r>
      <w:r w:rsidRPr="00A25529">
        <w:rPr>
          <w:rStyle w:val="pxvis"/>
          <w:rFonts w:ascii="Times NewRoman" w:hAnsi="Times NewRoman"/>
          <w:b w:val="0"/>
          <w:sz w:val="24"/>
        </w:rPr>
        <w:t>”</w:t>
      </w:r>
      <w:r w:rsidRPr="00A25529">
        <w:rPr>
          <w:rStyle w:val="pxrc"/>
        </w:rPr>
        <w:t xml:space="preserve"> entitled to federal tax exemption under sec. 501(c)(6) of Internal Revenue Code of 1954 (26 U.S.C.A. sec. 501(c)(6)), 48 A.L.R. Fed. 187</w:t>
      </w:r>
    </w:p>
    <w:p w14:paraId="31C73EB9"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rc.ref.id="I003RWG"</w:instrText>
      </w:r>
      <w:r w:rsidRPr="00A25529">
        <w:rPr>
          <w:rStyle w:val="pxrc"/>
        </w:rPr>
        <w:fldChar w:fldCharType="end"/>
      </w:r>
      <w:r w:rsidRPr="00A25529">
        <w:rPr>
          <w:rStyle w:val="pxrc"/>
        </w:rPr>
        <w:t>Regulation of air travel clubs, charter flights, and the like, by the Civil Aeronautics Board, 27 A.L.R. Fed. 154</w:t>
      </w:r>
    </w:p>
    <w:p w14:paraId="43BDFC6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rc.ref.id="I006L1C"</w:instrText>
      </w:r>
      <w:r w:rsidRPr="00A25529">
        <w:rPr>
          <w:rStyle w:val="pxrc"/>
        </w:rPr>
        <w:fldChar w:fldCharType="end"/>
      </w:r>
      <w:r w:rsidRPr="00A25529">
        <w:rPr>
          <w:rStyle w:val="pxrc"/>
        </w:rPr>
        <w:t>Determination of citizenship of unincorporated associations, for federal diversity of citizenship purposes, in actions by or against such associations, 14 A.L.R. Fed. 849</w:t>
      </w:r>
    </w:p>
    <w:p w14:paraId="6A89A46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rc.ref.id="I001U7N"</w:instrText>
      </w:r>
      <w:r w:rsidRPr="00A25529">
        <w:rPr>
          <w:rStyle w:val="pxrc"/>
        </w:rPr>
        <w:fldChar w:fldCharType="end"/>
      </w:r>
      <w:r w:rsidRPr="00A25529">
        <w:rPr>
          <w:rStyle w:val="pxrc"/>
        </w:rPr>
        <w:t>Construction and application of sec. 201(e) of the Civil Rights Act of 1964 (42 USC sec. 2000a(e)), excluding from the Act's coverage private clubs and other establishments not in fact open to the public, 8 A.L.R. Fed. 634</w:t>
      </w:r>
    </w:p>
    <w:p w14:paraId="3D76111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rc.ref.id="I000YX9"</w:instrText>
      </w:r>
      <w:r w:rsidRPr="00A25529">
        <w:rPr>
          <w:rStyle w:val="pxrc"/>
        </w:rPr>
        <w:fldChar w:fldCharType="end"/>
      </w:r>
      <w:r w:rsidRPr="00A25529">
        <w:rPr>
          <w:rStyle w:val="pxrc"/>
        </w:rPr>
        <w:t>Construction and application of provision in Robinson-Patman Act (15 USC sec. 13c) exempting nonprofit institutions from price discrimination provision of the Act, 3 A.L.R. Fed. 996</w:t>
      </w:r>
    </w:p>
    <w:p w14:paraId="75796B6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rc.ref.id="I003S25"</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4E19368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384E1EE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rc.ref.id="I000YXC"</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28055F4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rc.ref.id="I003S28"</w:instrText>
      </w:r>
      <w:r w:rsidRPr="00A25529">
        <w:rPr>
          <w:rStyle w:val="pxrc"/>
        </w:rPr>
        <w:fldChar w:fldCharType="end"/>
      </w:r>
      <w:r w:rsidRPr="00A25529">
        <w:rPr>
          <w:rStyle w:val="pxrc"/>
        </w:rPr>
        <w:t xml:space="preserve">Am. Jur. 2d, Corporations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712550A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rc.ref.id="I001U7I"</w:instrText>
      </w:r>
      <w:r w:rsidRPr="00A25529">
        <w:rPr>
          <w:rStyle w:val="pxrc"/>
        </w:rPr>
        <w:fldChar w:fldCharType="end"/>
      </w:r>
      <w:r w:rsidRPr="00A25529">
        <w:rPr>
          <w:rStyle w:val="pxrc"/>
        </w:rPr>
        <w:t xml:space="preserve">Am. Jur. 2d, Fraternal Orders and Benefit Societies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3F940E6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rc.ref.id="I000YXE"</w:instrText>
      </w:r>
      <w:r w:rsidRPr="00A25529">
        <w:rPr>
          <w:rStyle w:val="pxrc"/>
        </w:rPr>
        <w:fldChar w:fldCharType="end"/>
      </w:r>
      <w:r w:rsidRPr="00A25529">
        <w:rPr>
          <w:rStyle w:val="pxrc"/>
        </w:rPr>
        <w:t xml:space="preserve">Am. Jur. 2d, Religious Societies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2DF9697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rc.ref.id="I003S2A"</w:instrText>
      </w:r>
      <w:r w:rsidRPr="00A25529">
        <w:rPr>
          <w:rStyle w:val="pxrc"/>
        </w:rPr>
        <w:fldChar w:fldCharType="end"/>
      </w:r>
      <w:r w:rsidRPr="00A25529">
        <w:rPr>
          <w:rStyle w:val="pxrc"/>
        </w:rPr>
        <w:t>Liability of Nonprofit Corporation for Engaging in For-Profit Business Activities, 46 Am. Jur. Proof of Facts 3d 431</w:t>
      </w:r>
    </w:p>
    <w:p w14:paraId="544F270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rc.ref.id="I001U7F"</w:instrText>
      </w:r>
      <w:r w:rsidRPr="00A25529">
        <w:rPr>
          <w:rStyle w:val="pxrc"/>
        </w:rPr>
        <w:fldChar w:fldCharType="end"/>
      </w:r>
      <w:ins w:id="19" w:author="Cara Cardinale" w:date="2025-01-08T20:25:00Z">
        <w:r w:rsidR="009F44E1" w:rsidRPr="00A25529">
          <w:fldChar w:fldCharType="begin"/>
        </w:r>
        <w:r w:rsidR="009F44E1" w:rsidRPr="00A25529">
          <w:instrText>HYPERLINK "https://1.next.westlaw.com/Link/Document/FullText?findType=Y&amp;serNum=0445541434&amp;pubNum=0119405&amp;originatingDoc=If21c8a2daddb11d9880d0000837214a9&amp;refType=TS&amp;originationContext=document&amp;transitionType=DocumentItem&amp;ppcid=f5077ea0ceb245148b486e8f4a67b24e&amp;contextData=(sc.UserEnteredCitation)"</w:instrText>
        </w:r>
        <w:r w:rsidR="009F44E1" w:rsidRPr="00A25529">
          <w:fldChar w:fldCharType="separate"/>
        </w:r>
        <w:r w:rsidR="009F44E1" w:rsidRPr="00A25529">
          <w:rPr>
            <w:rStyle w:val="Hyperlink"/>
          </w:rPr>
          <w:t>Avoiding Effect of Recreational Activity Liability Release, 154 Am. Jur. Proof of Facts 3d 89</w:t>
        </w:r>
        <w:r w:rsidR="009F44E1" w:rsidRPr="00A25529">
          <w:fldChar w:fldCharType="end"/>
        </w:r>
      </w:ins>
      <w:del w:id="20" w:author="Cara Cardinale" w:date="2025-01-08T20:25:00Z">
        <w:r w:rsidRPr="00A25529" w:rsidDel="009F44E1">
          <w:rPr>
            <w:rStyle w:val="pxrc"/>
          </w:rPr>
          <w:delText>Avoiding the Effect of a Recreational Activity Liability Release, 33 Am. Jur. Proof of Facts 3d 421</w:delText>
        </w:r>
      </w:del>
    </w:p>
    <w:p w14:paraId="7B9A52D2"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rc.ref.id="I000YXH"</w:instrText>
      </w:r>
      <w:r w:rsidRPr="00A25529">
        <w:rPr>
          <w:rStyle w:val="pxrc"/>
        </w:rPr>
        <w:fldChar w:fldCharType="end"/>
      </w:r>
      <w:r w:rsidRPr="00A25529">
        <w:rPr>
          <w:rStyle w:val="pxrc"/>
        </w:rPr>
        <w:t>Civil Liability of Member or Officer of Unincorporated Association, 6 Am. Jur. Proof of Facts 3d 679</w:t>
      </w:r>
    </w:p>
    <w:p w14:paraId="6A68437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rc.ref.id="I003S2D"</w:instrText>
      </w:r>
      <w:r w:rsidRPr="00A25529">
        <w:rPr>
          <w:rStyle w:val="pxrc"/>
        </w:rPr>
        <w:fldChar w:fldCharType="end"/>
      </w:r>
      <w:r w:rsidRPr="00A25529">
        <w:rPr>
          <w:rStyle w:val="pxrc"/>
        </w:rPr>
        <w:t>Wrongful Expulsion from Voluntary Social Organization, 44 Am. Jur. Proof of Facts 2d 455</w:t>
      </w:r>
    </w:p>
    <w:p w14:paraId="3CF10BC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rc.ref.id="I001U6A"</w:instrText>
      </w:r>
      <w:r w:rsidRPr="00A25529">
        <w:rPr>
          <w:rStyle w:val="pxrc"/>
        </w:rPr>
        <w:fldChar w:fldCharType="end"/>
      </w:r>
      <w:r w:rsidRPr="00A25529">
        <w:rPr>
          <w:rStyle w:val="pxrc"/>
        </w:rPr>
        <w:t>Deductibility of Entertainment Expense, 42 Am. Jur. Proof of Facts 2d 569</w:t>
      </w:r>
    </w:p>
    <w:p w14:paraId="065D286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rc.ref.id="I000YYM"</w:instrText>
      </w:r>
      <w:r w:rsidRPr="00A25529">
        <w:rPr>
          <w:rStyle w:val="pxrc"/>
        </w:rPr>
        <w:fldChar w:fldCharType="end"/>
      </w:r>
      <w:r w:rsidRPr="00A25529">
        <w:rPr>
          <w:rStyle w:val="pxrc"/>
        </w:rPr>
        <w:t>Fitness Club and Health Spa Injuries, 89 Am. Jur. Trials 405</w:t>
      </w:r>
    </w:p>
    <w:p w14:paraId="3EE30AB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rc.ref.id="I001U67"</w:instrText>
      </w:r>
      <w:r w:rsidRPr="00A25529">
        <w:rPr>
          <w:rStyle w:val="pxrc"/>
        </w:rPr>
        <w:fldChar w:fldCharType="end"/>
      </w:r>
      <w:r w:rsidRPr="00A25529">
        <w:rPr>
          <w:rStyle w:val="pxrc"/>
        </w:rPr>
        <w:t xml:space="preserve">Am. Jur. Pleading and Practice Forms, Associations and Clubs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271E395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rc.ref.id="I000YYP"</w:instrText>
      </w:r>
      <w:r w:rsidRPr="00A25529">
        <w:rPr>
          <w:rStyle w:val="pxrc"/>
        </w:rPr>
        <w:fldChar w:fldCharType="end"/>
      </w:r>
      <w:r w:rsidRPr="00A25529">
        <w:rPr>
          <w:rStyle w:val="pxrc"/>
        </w:rPr>
        <w:t xml:space="preserve">Am. Jur. Pleading and Practice Forms, Fraternal </w:t>
      </w:r>
      <w:ins w:id="21" w:author="Cara Cardinale" w:date="2025-01-08T20:14:00Z">
        <w:r w:rsidR="006F28AE" w:rsidRPr="00A25529">
          <w:rPr>
            <w:rStyle w:val="pxrc"/>
          </w:rPr>
          <w:t xml:space="preserve">Associations, </w:t>
        </w:r>
      </w:ins>
      <w:r w:rsidRPr="00A25529">
        <w:rPr>
          <w:rStyle w:val="pxrc"/>
        </w:rPr>
        <w:t xml:space="preserve">Orders and Benefit Societies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4D8B7170" w14:textId="77777777" w:rsidR="00FB29D8" w:rsidRPr="00A25529" w:rsidDel="006F28AE" w:rsidRDefault="00FB29D8">
      <w:pPr>
        <w:pStyle w:val="pxrrp"/>
        <w:rPr>
          <w:del w:id="22" w:author="Cara Cardinale" w:date="2025-01-08T20:14:00Z"/>
        </w:rPr>
      </w:pPr>
      <w:del w:id="23" w:author="Cara Cardinale" w:date="2025-01-08T20:14:00Z">
        <w:r w:rsidRPr="00A25529" w:rsidDel="006F28AE">
          <w:delText xml:space="preserve"> </w:delText>
        </w:r>
        <w:r w:rsidRPr="00A25529" w:rsidDel="006F28AE">
          <w:rPr>
            <w:rStyle w:val="pxvis"/>
            <w:rFonts w:ascii="Times NewRoman" w:hAnsi="Times NewRoman"/>
            <w:b w:val="0"/>
            <w:sz w:val="24"/>
          </w:rPr>
          <w:tab/>
        </w:r>
        <w:r w:rsidRPr="00A25529" w:rsidDel="006F28AE">
          <w:rPr>
            <w:rStyle w:val="pxrc"/>
            <w:color w:val="FF0000"/>
            <w:vertAlign w:val="superscript"/>
          </w:rPr>
          <w:delText>►</w:delText>
        </w:r>
        <w:r w:rsidRPr="00A25529" w:rsidDel="006F28AE">
          <w:rPr>
            <w:rStyle w:val="pxrc"/>
          </w:rPr>
          <w:fldChar w:fldCharType="begin"/>
        </w:r>
        <w:r w:rsidRPr="00A25529" w:rsidDel="006F28AE">
          <w:rPr>
            <w:rStyle w:val="pxrc"/>
          </w:rPr>
          <w:delInstrText>rc.ref.id="I003S3L"</w:delInstrText>
        </w:r>
        <w:r w:rsidRPr="00A25529" w:rsidDel="006F28AE">
          <w:rPr>
            <w:rStyle w:val="pxrc"/>
          </w:rPr>
          <w:fldChar w:fldCharType="end"/>
        </w:r>
        <w:r w:rsidRPr="00A25529" w:rsidDel="006F28AE">
          <w:rPr>
            <w:rStyle w:val="pxrc"/>
          </w:rPr>
          <w:delText xml:space="preserve">Federal Tax Guide to Legal Forms </w:delText>
        </w:r>
        <w:r w:rsidRPr="00A25529" w:rsidDel="006F28AE">
          <w:rPr>
            <w:rStyle w:val="pxrc"/>
            <w:vanish/>
          </w:rPr>
          <w:delText>&amp;ss;</w:delText>
        </w:r>
        <w:r w:rsidRPr="00A25529" w:rsidDel="006F28AE">
          <w:rPr>
            <w:rStyle w:val="pxvis"/>
            <w:rFonts w:ascii="Times NewRoman" w:hAnsi="Times NewRoman"/>
            <w:b w:val="0"/>
            <w:sz w:val="24"/>
          </w:rPr>
          <w:delText>§§</w:delText>
        </w:r>
        <w:r w:rsidRPr="00A25529" w:rsidDel="006F28AE">
          <w:rPr>
            <w:rStyle w:val="pxrc"/>
          </w:rPr>
          <w:delText>10:1 et seq., 10:53 et seq.</w:delText>
        </w:r>
      </w:del>
    </w:p>
    <w:p w14:paraId="798BA88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rc.ref.id="I006L8H"</w:instrText>
      </w:r>
      <w:r w:rsidRPr="00A25529">
        <w:rPr>
          <w:rStyle w:val="pxrc"/>
        </w:rPr>
        <w:fldChar w:fldCharType="end"/>
      </w:r>
      <w:r w:rsidRPr="00A25529">
        <w:rPr>
          <w:rStyle w:val="pxrc"/>
        </w:rPr>
        <w:t>Nonprofit Corporation Forms Handbook</w:t>
      </w:r>
      <w:ins w:id="24" w:author="Cara Cardinale" w:date="2025-01-08T20:16:00Z">
        <w:r w:rsidR="006F28AE" w:rsidRPr="00A25529">
          <w:rPr>
            <w:rStyle w:val="pxrc"/>
          </w:rPr>
          <w:t xml:space="preserve"> </w:t>
        </w:r>
        <w:r w:rsidR="006F28AE" w:rsidRPr="00A25529">
          <w:rPr>
            <w:rStyle w:val="pxvis"/>
            <w:rFonts w:ascii="Times NewRoman" w:hAnsi="Times NewRoman"/>
            <w:b w:val="0"/>
            <w:sz w:val="24"/>
          </w:rPr>
          <w:t>§§</w:t>
        </w:r>
        <w:r w:rsidR="006F28AE" w:rsidRPr="00A25529">
          <w:rPr>
            <w:rStyle w:val="pxrc"/>
          </w:rPr>
          <w:t>1:1 et seq.</w:t>
        </w:r>
      </w:ins>
    </w:p>
    <w:p w14:paraId="7DCE4BBD" w14:textId="77777777" w:rsidR="00FB29D8" w:rsidRPr="00A25529" w:rsidDel="006F28AE" w:rsidRDefault="00FB29D8" w:rsidP="006F28AE">
      <w:pPr>
        <w:pStyle w:val="pxrrp"/>
        <w:rPr>
          <w:del w:id="25" w:author="Cara Cardinale" w:date="2025-01-08T20:12:00Z"/>
        </w:rPr>
      </w:pPr>
      <w:r w:rsidRPr="00A25529">
        <w:t xml:space="preserve"> </w:t>
      </w:r>
      <w:r w:rsidRPr="00A25529">
        <w:rPr>
          <w:rStyle w:val="pxvis"/>
          <w:rFonts w:ascii="Times NewRoman" w:hAnsi="Times NewRoman"/>
          <w:b w:val="0"/>
          <w:sz w:val="24"/>
        </w:rPr>
        <w:tab/>
      </w:r>
      <w:del w:id="26" w:author="Cara Cardinale" w:date="2025-01-08T20:12:00Z">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pl.ref.id="I001U65"</w:delInstrText>
        </w:r>
        <w:r w:rsidRPr="00A25529" w:rsidDel="006F28AE">
          <w:rPr>
            <w:rStyle w:val="pxpl"/>
          </w:rPr>
          <w:fldChar w:fldCharType="end"/>
        </w:r>
        <w:r w:rsidRPr="00A25529" w:rsidDel="006F28AE">
          <w:rPr>
            <w:rStyle w:val="pxpl"/>
          </w:rPr>
          <w:delText>Bradley, Empowering Employees to Prevent Fraud in Nonprofit Organizations, 13 Cardozo Pub. L. Pol'y &amp; Ethics J. 711 (Summer 2015)</w:delText>
        </w:r>
      </w:del>
    </w:p>
    <w:p w14:paraId="6E3C911C" w14:textId="77777777" w:rsidR="00FB29D8" w:rsidRPr="00A25529" w:rsidDel="006F28AE" w:rsidRDefault="00FB29D8" w:rsidP="006F28AE">
      <w:pPr>
        <w:pStyle w:val="pxrrp"/>
        <w:rPr>
          <w:del w:id="27" w:author="Cara Cardinale" w:date="2025-01-08T20:12:00Z"/>
        </w:rPr>
      </w:pPr>
      <w:del w:id="28" w:author="Cara Cardinale" w:date="2025-01-08T20:12:00Z">
        <w:r w:rsidRPr="00A25529" w:rsidDel="006F28AE">
          <w:delText xml:space="preserve"> </w:delText>
        </w:r>
        <w:r w:rsidRPr="00A25529" w:rsidDel="006F28AE">
          <w:rPr>
            <w:rStyle w:val="pxvis"/>
            <w:rFonts w:ascii="Times NewRoman" w:hAnsi="Times NewRoman"/>
            <w:b w:val="0"/>
            <w:sz w:val="24"/>
          </w:rPr>
          <w:tab/>
        </w:r>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pl.ref.id="I000YYR"</w:delInstrText>
        </w:r>
        <w:r w:rsidRPr="00A25529" w:rsidDel="006F28AE">
          <w:rPr>
            <w:rStyle w:val="pxpl"/>
          </w:rPr>
          <w:fldChar w:fldCharType="end"/>
        </w:r>
        <w:r w:rsidRPr="00A25529" w:rsidDel="006F28AE">
          <w:rPr>
            <w:rStyle w:val="pxpl"/>
          </w:rPr>
          <w:fldChar w:fldCharType="begin"/>
        </w:r>
        <w:r w:rsidRPr="00A25529" w:rsidDel="006F28AE">
          <w:rPr>
            <w:rStyle w:val="pxpl"/>
          </w:rPr>
          <w:delInstrText>pl.reftext="Attea &amp; Marks, The New York Non-Profit Revitalization Act: A Summary and Analysis"</w:delInstrText>
        </w:r>
        <w:r w:rsidRPr="00A25529" w:rsidDel="006F28AE">
          <w:rPr>
            <w:rStyle w:val="pxpl"/>
          </w:rPr>
          <w:fldChar w:fldCharType="end"/>
        </w:r>
        <w:r w:rsidRPr="00A25529" w:rsidDel="006F28AE">
          <w:rPr>
            <w:rStyle w:val="pxpl"/>
          </w:rPr>
          <w:delText>Attea &amp; Marks, The New York Non-Profit Revitalization Act: A Summary and Analysis, 86-MAY N.Y. St. B.J. 28 (May 2014)</w:delText>
        </w:r>
      </w:del>
    </w:p>
    <w:p w14:paraId="2497DE54" w14:textId="77777777" w:rsidR="00FB29D8" w:rsidRPr="00A25529" w:rsidDel="006F28AE" w:rsidRDefault="00FB29D8" w:rsidP="006F28AE">
      <w:pPr>
        <w:pStyle w:val="pxrrp"/>
        <w:rPr>
          <w:del w:id="29" w:author="Cara Cardinale" w:date="2025-01-08T20:12:00Z"/>
        </w:rPr>
      </w:pPr>
      <w:del w:id="30" w:author="Cara Cardinale" w:date="2025-01-08T20:12:00Z">
        <w:r w:rsidRPr="00A25529" w:rsidDel="006F28AE">
          <w:delText xml:space="preserve"> </w:delText>
        </w:r>
        <w:r w:rsidRPr="00A25529" w:rsidDel="006F28AE">
          <w:rPr>
            <w:rStyle w:val="pxvis"/>
            <w:rFonts w:ascii="Times NewRoman" w:hAnsi="Times NewRoman"/>
            <w:b w:val="0"/>
            <w:sz w:val="24"/>
          </w:rPr>
          <w:tab/>
        </w:r>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pl.ref.id="I001U0H"</w:delInstrText>
        </w:r>
        <w:r w:rsidRPr="00A25529" w:rsidDel="006F28AE">
          <w:rPr>
            <w:rStyle w:val="pxpl"/>
          </w:rPr>
          <w:fldChar w:fldCharType="end"/>
        </w:r>
        <w:r w:rsidRPr="00A25529" w:rsidDel="006F28AE">
          <w:rPr>
            <w:rStyle w:val="pxpl"/>
          </w:rPr>
          <w:fldChar w:fldCharType="begin"/>
        </w:r>
        <w:r w:rsidRPr="00A25529" w:rsidDel="006F28AE">
          <w:rPr>
            <w:rStyle w:val="pxpl"/>
          </w:rPr>
          <w:delInstrText>pl.reftext="Blodgett et. al., State Oversight of Nonprofit Governance: Confronting the Challenge of Mission Adherence Within a Multi-Dimensional Standard"</w:delInstrText>
        </w:r>
        <w:r w:rsidRPr="00A25529" w:rsidDel="006F28AE">
          <w:rPr>
            <w:rStyle w:val="pxpl"/>
          </w:rPr>
          <w:fldChar w:fldCharType="end"/>
        </w:r>
        <w:r w:rsidRPr="00A25529" w:rsidDel="006F28AE">
          <w:rPr>
            <w:rStyle w:val="pxpl"/>
          </w:rPr>
          <w:delText>Blodgett et. al., State Oversight of Nonprofit Governance: Confronting the Challenge of Mission Adherence Within a Multi-Dimensional Standard, 32 J.L. &amp; Com. 81 (Fall 2013)</w:delText>
        </w:r>
      </w:del>
    </w:p>
    <w:p w14:paraId="7138F96E" w14:textId="77777777" w:rsidR="00FB29D8" w:rsidRPr="00A25529" w:rsidDel="006F28AE" w:rsidRDefault="00FB29D8" w:rsidP="006F28AE">
      <w:pPr>
        <w:pStyle w:val="pxrrp"/>
        <w:rPr>
          <w:del w:id="31" w:author="Cara Cardinale" w:date="2025-01-08T20:12:00Z"/>
        </w:rPr>
      </w:pPr>
      <w:del w:id="32" w:author="Cara Cardinale" w:date="2025-01-08T20:12:00Z">
        <w:r w:rsidRPr="00A25529" w:rsidDel="006F28AE">
          <w:delText xml:space="preserve"> </w:delText>
        </w:r>
        <w:r w:rsidRPr="00A25529" w:rsidDel="006F28AE">
          <w:rPr>
            <w:rStyle w:val="pxvis"/>
            <w:rFonts w:ascii="Times NewRoman" w:hAnsi="Times NewRoman"/>
            <w:b w:val="0"/>
            <w:sz w:val="24"/>
          </w:rPr>
          <w:tab/>
        </w:r>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pl.ref.id="I000Z4F"</w:delInstrText>
        </w:r>
        <w:r w:rsidRPr="00A25529" w:rsidDel="006F28AE">
          <w:rPr>
            <w:rStyle w:val="pxpl"/>
          </w:rPr>
          <w:fldChar w:fldCharType="end"/>
        </w:r>
        <w:r w:rsidRPr="00A25529" w:rsidDel="006F28AE">
          <w:rPr>
            <w:rStyle w:val="pxpl"/>
          </w:rPr>
          <w:fldChar w:fldCharType="begin"/>
        </w:r>
        <w:r w:rsidRPr="00A25529" w:rsidDel="006F28AE">
          <w:rPr>
            <w:rStyle w:val="pxpl"/>
          </w:rPr>
          <w:delInstrText>pl.reftext="Drennan, Promoting Health with Sports: When Should Nonprofits Qualify for Tax Benefits?"</w:delInstrText>
        </w:r>
        <w:r w:rsidRPr="00A25529" w:rsidDel="006F28AE">
          <w:rPr>
            <w:rStyle w:val="pxpl"/>
          </w:rPr>
          <w:fldChar w:fldCharType="end"/>
        </w:r>
        <w:r w:rsidRPr="00A25529" w:rsidDel="006F28AE">
          <w:rPr>
            <w:rStyle w:val="pxpl"/>
          </w:rPr>
          <w:delText>Drennan, Promoting Health with Sports: When Should Nonprofits Qualify for Tax Benefits?, 68 SMU L. Rev. 469 (Spring 2015)</w:delText>
        </w:r>
      </w:del>
    </w:p>
    <w:p w14:paraId="31C5E4A7" w14:textId="77777777" w:rsidR="00FB29D8" w:rsidRPr="00A25529" w:rsidDel="006F28AE" w:rsidRDefault="00FB29D8" w:rsidP="006F28AE">
      <w:pPr>
        <w:pStyle w:val="pxrrp"/>
        <w:rPr>
          <w:del w:id="33" w:author="Cara Cardinale" w:date="2025-01-08T20:12:00Z"/>
        </w:rPr>
      </w:pPr>
      <w:del w:id="34" w:author="Cara Cardinale" w:date="2025-01-08T20:12:00Z">
        <w:r w:rsidRPr="00A25529" w:rsidDel="006F28AE">
          <w:delText xml:space="preserve"> </w:delText>
        </w:r>
        <w:r w:rsidRPr="00A25529" w:rsidDel="006F28AE">
          <w:rPr>
            <w:rStyle w:val="pxvis"/>
            <w:rFonts w:ascii="Times NewRoman" w:hAnsi="Times NewRoman"/>
            <w:b w:val="0"/>
            <w:sz w:val="24"/>
          </w:rPr>
          <w:tab/>
        </w:r>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pl.ref.id="I001U0F"</w:delInstrText>
        </w:r>
        <w:r w:rsidRPr="00A25529" w:rsidDel="006F28AE">
          <w:rPr>
            <w:rStyle w:val="pxpl"/>
          </w:rPr>
          <w:fldChar w:fldCharType="end"/>
        </w:r>
        <w:r w:rsidRPr="00A25529" w:rsidDel="006F28AE">
          <w:rPr>
            <w:rStyle w:val="pxpl"/>
          </w:rPr>
          <w:fldChar w:fldCharType="begin"/>
        </w:r>
        <w:r w:rsidRPr="00A25529" w:rsidDel="006F28AE">
          <w:rPr>
            <w:rStyle w:val="pxpl"/>
          </w:rPr>
          <w:delInstrText>pl.reftext="Nelson, The Freedom of Business Association"</w:delInstrText>
        </w:r>
        <w:r w:rsidRPr="00A25529" w:rsidDel="006F28AE">
          <w:rPr>
            <w:rStyle w:val="pxpl"/>
          </w:rPr>
          <w:fldChar w:fldCharType="end"/>
        </w:r>
        <w:r w:rsidRPr="00A25529" w:rsidDel="006F28AE">
          <w:rPr>
            <w:rStyle w:val="pxpl"/>
          </w:rPr>
          <w:delText>Nelson, The Freedom of Business Association, 115 Colum L. Rev. 461 (Mar. 2015)</w:delText>
        </w:r>
      </w:del>
    </w:p>
    <w:p w14:paraId="0FE19F88" w14:textId="77777777" w:rsidR="00FB29D8" w:rsidRPr="00A25529" w:rsidDel="006F28AE" w:rsidRDefault="00FB29D8" w:rsidP="006F28AE">
      <w:pPr>
        <w:pStyle w:val="pxrrp"/>
        <w:rPr>
          <w:del w:id="35" w:author="Cara Cardinale" w:date="2025-01-08T20:12:00Z"/>
        </w:rPr>
      </w:pPr>
      <w:del w:id="36" w:author="Cara Cardinale" w:date="2025-01-08T20:12:00Z">
        <w:r w:rsidRPr="00A25529" w:rsidDel="006F28AE">
          <w:delText xml:space="preserve"> </w:delText>
        </w:r>
        <w:r w:rsidRPr="00A25529" w:rsidDel="006F28AE">
          <w:rPr>
            <w:rStyle w:val="pxvis"/>
            <w:rFonts w:ascii="Times NewRoman" w:hAnsi="Times NewRoman"/>
            <w:b w:val="0"/>
            <w:sz w:val="24"/>
          </w:rPr>
          <w:tab/>
        </w:r>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pl.ref.id="I000Z4H"</w:delInstrText>
        </w:r>
        <w:r w:rsidRPr="00A25529" w:rsidDel="006F28AE">
          <w:rPr>
            <w:rStyle w:val="pxpl"/>
          </w:rPr>
          <w:fldChar w:fldCharType="end"/>
        </w:r>
        <w:r w:rsidRPr="00A25529" w:rsidDel="006F28AE">
          <w:rPr>
            <w:rStyle w:val="pxpl"/>
          </w:rPr>
          <w:fldChar w:fldCharType="begin"/>
        </w:r>
        <w:r w:rsidRPr="00A25529" w:rsidDel="006F28AE">
          <w:rPr>
            <w:rStyle w:val="pxpl"/>
          </w:rPr>
          <w:delInstrText>pl.reftext="Peppiatt, Searching for Optimal Governance on the Nonprofit Board: Dynamic Resource Constraints and a Rejection of Board Bifurcation"</w:delInstrText>
        </w:r>
        <w:r w:rsidRPr="00A25529" w:rsidDel="006F28AE">
          <w:rPr>
            <w:rStyle w:val="pxpl"/>
          </w:rPr>
          <w:fldChar w:fldCharType="end"/>
        </w:r>
        <w:r w:rsidRPr="00A25529" w:rsidDel="006F28AE">
          <w:rPr>
            <w:rStyle w:val="pxpl"/>
          </w:rPr>
          <w:delText>Peppiatt, Searching for Optimal Governance on the Nonprofit Board: Dynamic Resource Constraints and a Rejection of Board Bifurcation, 39 N.Y.U. Rev. L. &amp; Soc. Change 567 (2015)</w:delText>
        </w:r>
      </w:del>
    </w:p>
    <w:p w14:paraId="5DB1D51C" w14:textId="77777777" w:rsidR="00FB29D8" w:rsidRPr="00A25529" w:rsidRDefault="00FB29D8" w:rsidP="006F28AE">
      <w:pPr>
        <w:pStyle w:val="pxrrp"/>
      </w:pPr>
      <w:del w:id="37" w:author="Cara Cardinale" w:date="2025-01-08T20:12:00Z">
        <w:r w:rsidRPr="00A25529" w:rsidDel="006F28AE">
          <w:delText xml:space="preserve"> </w:delText>
        </w:r>
        <w:r w:rsidRPr="00A25529" w:rsidDel="006F28AE">
          <w:rPr>
            <w:rStyle w:val="pxvis"/>
            <w:rFonts w:ascii="Times NewRoman" w:hAnsi="Times NewRoman"/>
            <w:b w:val="0"/>
            <w:sz w:val="24"/>
          </w:rPr>
          <w:tab/>
        </w:r>
        <w:r w:rsidRPr="00A25529" w:rsidDel="006F28AE">
          <w:rPr>
            <w:rStyle w:val="pxpl"/>
            <w:color w:val="FF0000"/>
            <w:vertAlign w:val="superscript"/>
          </w:rPr>
          <w:delText>►</w:delText>
        </w:r>
        <w:r w:rsidRPr="00A25529" w:rsidDel="006F28AE">
          <w:rPr>
            <w:rStyle w:val="pxpl"/>
          </w:rPr>
          <w:fldChar w:fldCharType="begin"/>
        </w:r>
        <w:r w:rsidRPr="00A25529" w:rsidDel="006F28AE">
          <w:rPr>
            <w:rStyle w:val="pxpl"/>
          </w:rPr>
          <w:delInstrText>pl.ref.id="I003S9D"</w:delInstrText>
        </w:r>
        <w:r w:rsidRPr="00A25529" w:rsidDel="006F28AE">
          <w:rPr>
            <w:rStyle w:val="pxpl"/>
          </w:rPr>
          <w:fldChar w:fldCharType="end"/>
        </w:r>
        <w:r w:rsidRPr="00A25529" w:rsidDel="006F28AE">
          <w:rPr>
            <w:rStyle w:val="pxpl"/>
          </w:rPr>
          <w:fldChar w:fldCharType="begin"/>
        </w:r>
        <w:r w:rsidRPr="00A25529" w:rsidDel="006F28AE">
          <w:rPr>
            <w:rStyle w:val="pxpl"/>
          </w:rPr>
          <w:delInstrText>pl.reftext="Vachon, Playing in the Sandbox: Moral Development and the Duty of Care in Collaborations Between for-Profit and Nonprofit Corporate Persons"</w:delInstrText>
        </w:r>
        <w:r w:rsidRPr="00A25529" w:rsidDel="006F28AE">
          <w:rPr>
            <w:rStyle w:val="pxpl"/>
          </w:rPr>
          <w:fldChar w:fldCharType="end"/>
        </w:r>
        <w:r w:rsidRPr="00A25529" w:rsidDel="006F28AE">
          <w:rPr>
            <w:rStyle w:val="pxpl"/>
          </w:rPr>
          <w:delText>Vachon, Playing in the Sandbox: Moral Development and the Duty of Care in Collaborations Between for-Profit and Nonprofit Corporate Persons, 33 Pace L. Rev. 1045 (Summer 2013)</w:delText>
        </w:r>
      </w:del>
    </w:p>
    <w:p w14:paraId="0A496F90" w14:textId="77777777" w:rsidR="00FB29D8" w:rsidRPr="00A25529" w:rsidRDefault="00FB29D8">
      <w:pPr>
        <w:pStyle w:val="pxd"/>
        <w:spacing w:before="180"/>
      </w:pPr>
      <w:r w:rsidRPr="00A25529">
        <w:t>I. General Considerations</w:t>
      </w:r>
    </w:p>
    <w:p w14:paraId="3E49995D" w14:textId="77777777" w:rsidR="00FB29D8" w:rsidRPr="00A25529" w:rsidRDefault="00FB29D8">
      <w:pPr>
        <w:pStyle w:val="pxd"/>
        <w:spacing w:before="180"/>
      </w:pPr>
      <w:r w:rsidRPr="00A25529">
        <w:t>A. Introduction</w:t>
      </w:r>
    </w:p>
    <w:p w14:paraId="288D6B83" w14:textId="77777777" w:rsidR="00FB29D8" w:rsidRPr="00A25529" w:rsidRDefault="00FB29D8">
      <w:pPr>
        <w:pStyle w:val="pxs"/>
        <w:spacing w:before="180"/>
        <w:rPr>
          <w:rPrChange w:id="38" w:author="Cara Cardinale" w:date="2025-03-04T10:36:00Z">
            <w:rPr>
              <w:sz w:val="27"/>
            </w:rPr>
          </w:rPrChange>
        </w:rPr>
      </w:pPr>
      <w:r w:rsidRPr="00A25529">
        <w:rPr>
          <w:rPrChange w:id="39" w:author="Cara Cardinale" w:date="2025-03-04T10:36:00Z">
            <w:rPr>
              <w:sz w:val="27"/>
            </w:rPr>
          </w:rPrChange>
        </w:rPr>
        <w:t>30:1. In general</w:t>
      </w:r>
    </w:p>
    <w:p w14:paraId="54625B8D" w14:textId="77777777" w:rsidR="00FB29D8" w:rsidRPr="00A25529" w:rsidRDefault="00FB29D8">
      <w:pPr>
        <w:pStyle w:val="pxrr"/>
        <w:spacing w:before="180"/>
        <w:rPr>
          <w:sz w:val="24"/>
          <w:szCs w:val="24"/>
        </w:rPr>
      </w:pPr>
      <w:r w:rsidRPr="00A25529">
        <w:rPr>
          <w:rStyle w:val="pxvis"/>
          <w:rFonts w:cs="Arial"/>
          <w:bCs/>
          <w:sz w:val="50"/>
          <w:rPrChange w:id="40" w:author="Cara Cardinale" w:date="2025-03-04T10:36:00Z">
            <w:rPr>
              <w:rStyle w:val="pxvis"/>
              <w:rFonts w:cs="Arial"/>
              <w:bCs/>
            </w:rPr>
          </w:rPrChange>
        </w:rPr>
        <w:t>Research References</w:t>
      </w:r>
    </w:p>
    <w:p w14:paraId="5C5F1DB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tk.ref.id="I001U0D"</w:instrText>
      </w:r>
      <w:r w:rsidRPr="00A25529">
        <w:rPr>
          <w:rStyle w:val="pxtk"/>
        </w:rPr>
        <w:fldChar w:fldCharType="end"/>
      </w:r>
      <w:del w:id="41" w:author="Cara Cardinale" w:date="2025-01-12T13:01:00Z">
        <w:r w:rsidRPr="00A25529" w:rsidDel="00B173DA">
          <w:rPr>
            <w:rStyle w:val="pxtk"/>
          </w:rPr>
          <w:delText>West's Key Number Digest, Associations &amp;key;1 et seq.</w:delText>
        </w:r>
      </w:del>
      <w:ins w:id="42" w:author="Cara Cardinale" w:date="2025-01-12T13:01:00Z">
        <w:r w:rsidR="00B173DA" w:rsidRPr="00A25529">
          <w:rPr>
            <w:rStyle w:val="pxtk"/>
          </w:rPr>
          <w:t>West’s Key Number Digest, Associations &amp;key;101 et seq.</w:t>
        </w:r>
      </w:ins>
    </w:p>
    <w:p w14:paraId="4802F79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tk.ref.id="I001U0A"</w:instrText>
      </w:r>
      <w:r w:rsidRPr="00A25529">
        <w:rPr>
          <w:rStyle w:val="pxtk"/>
        </w:rPr>
        <w:fldChar w:fldCharType="end"/>
      </w:r>
      <w:del w:id="43" w:author="Cara Cardinale" w:date="2025-01-12T13:00:00Z">
        <w:r w:rsidRPr="00A25529" w:rsidDel="00B173DA">
          <w:rPr>
            <w:rStyle w:val="pxtk"/>
          </w:rPr>
          <w:delText>West's Key Number Digest, Beneficial Associations &amp;key;1 et seq.</w:delText>
        </w:r>
      </w:del>
    </w:p>
    <w:p w14:paraId="34E1A2C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tk.ref.id="I000Z4M"</w:instrText>
      </w:r>
      <w:r w:rsidRPr="00A25529">
        <w:rPr>
          <w:rStyle w:val="pxtk"/>
        </w:rPr>
        <w:fldChar w:fldCharType="end"/>
      </w:r>
      <w:del w:id="44" w:author="Cara Cardinale" w:date="2025-01-12T13:00:00Z">
        <w:r w:rsidRPr="00A25529" w:rsidDel="00B173DA">
          <w:rPr>
            <w:rStyle w:val="pxtk"/>
          </w:rPr>
          <w:delText>West's Key Number Digest, Clubs &amp;key;1 et seq.</w:delText>
        </w:r>
      </w:del>
    </w:p>
    <w:p w14:paraId="4F2F030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Social and recreational organizations may be formed either as unincorporated associations or clubs or as not-for-profit corporations. Both types of organizations serve primarily the same purpose and function. A not-for-profit corporation, however, is subject to greater statutory regulation.</w:t>
      </w:r>
      <w:r w:rsidRPr="00A25529">
        <w:rPr>
          <w:rStyle w:val="FootnoteReference"/>
        </w:rPr>
        <w:footnoteReference w:customMarkFollows="1" w:id="1"/>
        <w:t>1</w:t>
      </w:r>
    </w:p>
    <w:p w14:paraId="5994607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Members' rights will be much the same whether a social or recreational organization takes the form of a corporation or an association. Membership in the club may be accorded or withheld on such terms and conditions as the organization sees fit to impose. The bylaws and regulations may provide for the requirements of eligibility as a member as well as the admission, rights, interests, and privileges of members. The power to regulate membership will exist regardless of whether the organization is formed as an unincorporated association</w:t>
      </w:r>
      <w:r w:rsidRPr="00A25529">
        <w:rPr>
          <w:rStyle w:val="FootnoteReference"/>
        </w:rPr>
        <w:footnoteReference w:customMarkFollows="1" w:id="2"/>
        <w:t>2</w:t>
      </w:r>
      <w:r w:rsidRPr="00A25529">
        <w:t xml:space="preserve"> or as a not-for-profit corporation.</w:t>
      </w:r>
      <w:r w:rsidRPr="00A25529">
        <w:rPr>
          <w:rStyle w:val="FootnoteReference"/>
        </w:rPr>
        <w:footnoteReference w:customMarkFollows="1" w:id="3"/>
        <w:t>3</w:t>
      </w:r>
    </w:p>
    <w:p w14:paraId="2C447F4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Fees, dues, and assessments may be enforced and collected from the members of either type of organization in accordance with the provisions of the governing instruments.</w:t>
      </w:r>
      <w:r w:rsidRPr="00A25529">
        <w:rPr>
          <w:rStyle w:val="FootnoteReference"/>
        </w:rPr>
        <w:footnoteReference w:customMarkFollows="1" w:id="4"/>
        <w:t>4</w:t>
      </w:r>
    </w:p>
    <w:p w14:paraId="5AD4AC4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On a member's acceptance of membership in a social or recreational organization, the basic laws and regulations of the organization become a binding contract between the member and the organization.</w:t>
      </w:r>
      <w:r w:rsidRPr="00A25529">
        <w:rPr>
          <w:rStyle w:val="FootnoteReference"/>
        </w:rPr>
        <w:footnoteReference w:customMarkFollows="1" w:id="5"/>
        <w:t>5</w:t>
      </w:r>
    </w:p>
    <w:p w14:paraId="2BE1EA9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This chapter deals primarily with not-for-profit associations that are organized for social and recreational purposes. However, much of the discussion applies to associations organized for other not-for-profit purposes.</w:t>
      </w:r>
    </w:p>
    <w:p w14:paraId="14F0C785" w14:textId="77777777" w:rsidR="00FB29D8" w:rsidRPr="00A25529" w:rsidRDefault="00FB29D8">
      <w:pPr>
        <w:pStyle w:val="pxd"/>
        <w:spacing w:before="180"/>
      </w:pPr>
      <w:r w:rsidRPr="00A25529">
        <w:t>B. Tax Aspects</w:t>
      </w:r>
    </w:p>
    <w:p w14:paraId="7423030B" w14:textId="77777777" w:rsidR="00FB29D8" w:rsidRPr="00A25529" w:rsidRDefault="00FB29D8">
      <w:pPr>
        <w:pStyle w:val="pxd"/>
        <w:spacing w:before="180"/>
      </w:pPr>
      <w:r w:rsidRPr="00A25529">
        <w:t>1. General Considerations</w:t>
      </w:r>
    </w:p>
    <w:p w14:paraId="7E38B301" w14:textId="77777777" w:rsidR="00FB29D8" w:rsidRPr="00A25529" w:rsidRDefault="00FB29D8">
      <w:pPr>
        <w:pStyle w:val="pxs"/>
        <w:spacing w:before="180"/>
        <w:rPr>
          <w:rPrChange w:id="61" w:author="Cara Cardinale" w:date="2025-03-04T10:36:00Z">
            <w:rPr>
              <w:sz w:val="27"/>
            </w:rPr>
          </w:rPrChange>
        </w:rPr>
      </w:pPr>
      <w:r w:rsidRPr="00A25529">
        <w:rPr>
          <w:rPrChange w:id="62" w:author="Cara Cardinale" w:date="2025-03-04T10:36:00Z">
            <w:rPr>
              <w:sz w:val="27"/>
            </w:rPr>
          </w:rPrChange>
        </w:rPr>
        <w:t>30:2. Qualifying for tax-exempt status</w:t>
      </w:r>
    </w:p>
    <w:p w14:paraId="603830DC" w14:textId="77777777" w:rsidR="00FB29D8" w:rsidRPr="00A25529" w:rsidRDefault="00FB29D8">
      <w:pPr>
        <w:pStyle w:val="pxrr"/>
        <w:spacing w:before="180"/>
        <w:rPr>
          <w:sz w:val="24"/>
          <w:szCs w:val="24"/>
        </w:rPr>
      </w:pPr>
      <w:r w:rsidRPr="00A25529">
        <w:rPr>
          <w:rStyle w:val="pxvis"/>
          <w:rFonts w:cs="Arial"/>
          <w:bCs/>
          <w:sz w:val="50"/>
          <w:rPrChange w:id="63" w:author="Cara Cardinale" w:date="2025-03-04T10:36:00Z">
            <w:rPr>
              <w:rStyle w:val="pxvis"/>
              <w:rFonts w:cs="Arial"/>
              <w:bCs/>
            </w:rPr>
          </w:rPrChange>
        </w:rPr>
        <w:t>Research References</w:t>
      </w:r>
    </w:p>
    <w:p w14:paraId="66B75FB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tk.ref.id="I000ZBO"</w:instrText>
      </w:r>
      <w:r w:rsidRPr="00A25529">
        <w:rPr>
          <w:rStyle w:val="pxtk"/>
        </w:rPr>
        <w:fldChar w:fldCharType="end"/>
      </w:r>
      <w:r w:rsidRPr="00A25529">
        <w:rPr>
          <w:rStyle w:val="pxtk"/>
        </w:rPr>
        <w:t>West's Key Number Digest, Internal Revenue &amp;key;4045 et seq.</w:t>
      </w:r>
    </w:p>
    <w:p w14:paraId="23E073C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Nonprofit organizations are often exempt from federal and state income taxation. However, exemption is not granted merely because an organization is nonprofit. The organization must be of a type that can qualify for exemptions under federal and state law, and it must take the necessary procedural steps to establish these exemptions.</w:t>
      </w:r>
      <w:r w:rsidRPr="00A25529">
        <w:rPr>
          <w:rStyle w:val="FootnoteReference"/>
        </w:rPr>
        <w:footnoteReference w:customMarkFollows="1" w:id="6"/>
        <w:t>1</w:t>
      </w:r>
    </w:p>
    <w:p w14:paraId="74C69A3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st.ref.id="I000ZCW"</w:instrText>
      </w:r>
      <w:r w:rsidRPr="00A25529">
        <w:rPr>
          <w:rStyle w:val="pxst"/>
        </w:rPr>
        <w:fldChar w:fldCharType="end"/>
      </w:r>
      <w:r w:rsidRPr="00A25529">
        <w:rPr>
          <w:rStyle w:val="pxst"/>
        </w:rPr>
        <w:t>Section 501 of the Internal Revenue Code</w:t>
      </w:r>
      <w:r w:rsidRPr="00A25529">
        <w:t xml:space="preserve"> lists the types of organizations that can qualify for exemption. The more common organizations granted exempt status include those considered altruistic in nature.</w:t>
      </w:r>
      <w:r w:rsidRPr="00A25529">
        <w:rPr>
          <w:rStyle w:val="FootnoteReference"/>
        </w:rPr>
        <w:footnoteReference w:customMarkFollows="1" w:id="7"/>
        <w:t>2</w:t>
      </w:r>
      <w:r w:rsidRPr="00A25529">
        <w:t xml:space="preserve"> These include religious, educational, scientific, and literary organizations. Less altruistic, but nevertheless community-minded, are such associations as civic leagues, labor unions, chambers of commerce, business associations, credit unions, cemetery companies, veterans' associations, and social clubs.</w:t>
      </w:r>
      <w:r w:rsidRPr="00A25529">
        <w:rPr>
          <w:rStyle w:val="FootnoteReference"/>
        </w:rPr>
        <w:footnoteReference w:customMarkFollows="1" w:id="8"/>
        <w:t>3</w:t>
      </w:r>
    </w:p>
    <w:p w14:paraId="02182D8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Each type of organization must meet its own requirements for exemption. A church, for example, cannot participate in a political campaign and no substantial part of its activities can be expended to influence legislation.</w:t>
      </w:r>
      <w:r w:rsidRPr="00A25529">
        <w:rPr>
          <w:rStyle w:val="FootnoteReference"/>
        </w:rPr>
        <w:footnoteReference w:customMarkFollows="1" w:id="9"/>
        <w:t>4</w:t>
      </w:r>
      <w:r w:rsidRPr="00A25529">
        <w:t xml:space="preserve"> A social club cannot discriminate in membership because of race, color, or religion and must limit membership and public access.</w:t>
      </w:r>
      <w:r w:rsidRPr="00A25529">
        <w:rPr>
          <w:rStyle w:val="FootnoteReference"/>
        </w:rPr>
        <w:footnoteReference w:customMarkFollows="1" w:id="10"/>
        <w:t>5</w:t>
      </w:r>
      <w:r w:rsidRPr="00A25529">
        <w:t xml:space="preserve"> Other exempt organizations must comply with their own requirements.</w:t>
      </w:r>
    </w:p>
    <w:p w14:paraId="7496F77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 xml:space="preserve">In general, exempt organizations must meet two sets of tests: organizational and operational. The organizations under </w:t>
      </w:r>
      <w:r w:rsidRPr="00A25529">
        <w:rPr>
          <w:rStyle w:val="pxst"/>
          <w:color w:val="FF0000"/>
          <w:vertAlign w:val="superscript"/>
        </w:rPr>
        <w:t>►</w:t>
      </w:r>
      <w:r w:rsidRPr="00A25529">
        <w:rPr>
          <w:rStyle w:val="pxst"/>
        </w:rPr>
        <w:fldChar w:fldCharType="begin"/>
      </w:r>
      <w:r w:rsidRPr="00A25529">
        <w:rPr>
          <w:rStyle w:val="pxst"/>
        </w:rPr>
        <w:instrText>st.ref.id="I000ZIR"</w:instrText>
      </w:r>
      <w:r w:rsidRPr="00A25529">
        <w:rPr>
          <w:rStyle w:val="pxst"/>
        </w:rPr>
        <w:fldChar w:fldCharType="end"/>
      </w:r>
      <w:r w:rsidRPr="00A25529">
        <w:rPr>
          <w:rStyle w:val="pxst"/>
        </w:rPr>
        <w:t>Section 501(c)(3)</w:t>
      </w:r>
      <w:r w:rsidRPr="00A25529">
        <w:t xml:space="preserve"> may be used as an example. </w:t>
      </w:r>
      <w:r w:rsidRPr="00A25529">
        <w:rPr>
          <w:rStyle w:val="pxst"/>
          <w:color w:val="FF0000"/>
          <w:vertAlign w:val="superscript"/>
        </w:rPr>
        <w:t>►</w:t>
      </w:r>
      <w:r w:rsidRPr="00A25529">
        <w:rPr>
          <w:rStyle w:val="pxst"/>
        </w:rPr>
        <w:fldChar w:fldCharType="begin"/>
      </w:r>
      <w:r w:rsidRPr="00A25529">
        <w:rPr>
          <w:rStyle w:val="pxst"/>
        </w:rPr>
        <w:instrText>st.ref.id="I003SNN"</w:instrText>
      </w:r>
      <w:r w:rsidRPr="00A25529">
        <w:rPr>
          <w:rStyle w:val="pxst"/>
        </w:rPr>
        <w:fldChar w:fldCharType="end"/>
      </w:r>
      <w:r w:rsidRPr="00A25529">
        <w:rPr>
          <w:rStyle w:val="pxst"/>
        </w:rPr>
        <w:t>Section 501(c)(3)</w:t>
      </w:r>
      <w:r w:rsidRPr="00A25529">
        <w:t xml:space="preserve"> includes religious, charitable, scientific, testing for public safety, literary, or educational organizations.</w:t>
      </w:r>
      <w:r w:rsidRPr="00A25529">
        <w:rPr>
          <w:rStyle w:val="FootnoteReference"/>
        </w:rPr>
        <w:footnoteReference w:customMarkFollows="1" w:id="11"/>
        <w:t>6</w:t>
      </w:r>
      <w:r w:rsidRPr="00A25529">
        <w:t xml:space="preserve"> The charter documents of these organizations must limit the organization's purpose to one or more of the purposes listed in the Code. The powers cannot extend to other activities. The charter cannot empower the organization to devote more than an insubstantial part of its activities to influencing legislation or otherwise intervening in any political campaign for a candidate to public office.</w:t>
      </w:r>
      <w:r w:rsidRPr="00A25529">
        <w:rPr>
          <w:rStyle w:val="FootnoteReference"/>
        </w:rPr>
        <w:footnoteReference w:customMarkFollows="1" w:id="12"/>
        <w:t>7</w:t>
      </w:r>
      <w:r w:rsidRPr="00A25529">
        <w:t xml:space="preserve"> The charter must provide that the earnings shall not inure to the benefit of any private person. It must also provide that on dissolution the assets be distributed for exempt or public purposes.</w:t>
      </w:r>
      <w:r w:rsidRPr="00A25529">
        <w:rPr>
          <w:rStyle w:val="FootnoteReference"/>
        </w:rPr>
        <w:footnoteReference w:customMarkFollows="1" w:id="13"/>
        <w:t>8</w:t>
      </w:r>
      <w:r w:rsidRPr="00A25529">
        <w:t xml:space="preserve"> If an entity is organized to carry on a trade or business, it cannot be exempt, even if all profits are payable to an exempt organization.</w:t>
      </w:r>
      <w:r w:rsidRPr="00A25529">
        <w:rPr>
          <w:rStyle w:val="FootnoteReference"/>
        </w:rPr>
        <w:footnoteReference w:customMarkFollows="1" w:id="14"/>
        <w:t>9</w:t>
      </w:r>
      <w:r w:rsidRPr="00A25529">
        <w:t xml:space="preserve"> To satisfy the operational test, the organization must engage primarily in activities that further its exempt purpose. Only an insubstantial portion of its activities can be devoted to activities not in furtherance of that purpose.</w:t>
      </w:r>
      <w:r w:rsidRPr="00A25529">
        <w:rPr>
          <w:rStyle w:val="FootnoteReference"/>
        </w:rPr>
        <w:t>1</w:t>
      </w:r>
      <w:r w:rsidRPr="00A25529">
        <w:rPr>
          <w:rStyle w:val="FootnoteReference"/>
        </w:rPr>
        <w:footnoteReference w:customMarkFollows="1" w:id="15"/>
        <w:t>0</w:t>
      </w:r>
      <w:r w:rsidRPr="00A25529">
        <w:t xml:space="preserve"> No part of its net earnings may inure to the benefit of private individuals, and it cannot engage in propaganda or other political activities.</w:t>
      </w:r>
      <w:r w:rsidRPr="00A25529">
        <w:rPr>
          <w:rStyle w:val="FootnoteReference"/>
        </w:rPr>
        <w:t>1</w:t>
      </w:r>
      <w:r w:rsidRPr="00A25529">
        <w:rPr>
          <w:rStyle w:val="FootnoteReference"/>
        </w:rPr>
        <w:footnoteReference w:customMarkFollows="1" w:id="16"/>
        <w:t>1</w:t>
      </w:r>
    </w:p>
    <w:p w14:paraId="5EA1951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Incorporation is not required for most exempt organizations. For example, exemptions may be obtained by civic leagues or organizations not organized for profit</w:t>
      </w:r>
      <w:r w:rsidRPr="00A25529">
        <w:rPr>
          <w:rStyle w:val="FootnoteReference"/>
        </w:rPr>
        <w:t>1</w:t>
      </w:r>
      <w:r w:rsidRPr="00A25529">
        <w:rPr>
          <w:rStyle w:val="FootnoteReference"/>
        </w:rPr>
        <w:footnoteReference w:customMarkFollows="1" w:id="17"/>
        <w:t>2</w:t>
      </w:r>
      <w:r w:rsidRPr="00A25529">
        <w:t xml:space="preserve"> and by insurance companies or associations.</w:t>
      </w:r>
      <w:r w:rsidRPr="00A25529">
        <w:rPr>
          <w:rStyle w:val="FootnoteReference"/>
        </w:rPr>
        <w:t>1</w:t>
      </w:r>
      <w:r w:rsidRPr="00A25529">
        <w:rPr>
          <w:rStyle w:val="FootnoteReference"/>
        </w:rPr>
        <w:footnoteReference w:customMarkFollows="1" w:id="18"/>
        <w:t>3</w:t>
      </w:r>
      <w:r w:rsidRPr="00A25529">
        <w:t xml:space="preserve"> A credit union must be without capital stock.</w:t>
      </w:r>
      <w:r w:rsidRPr="00A25529">
        <w:rPr>
          <w:rStyle w:val="FootnoteReference"/>
        </w:rPr>
        <w:t>1</w:t>
      </w:r>
      <w:r w:rsidRPr="00A25529">
        <w:rPr>
          <w:rStyle w:val="FootnoteReference"/>
        </w:rPr>
        <w:footnoteReference w:customMarkFollows="1" w:id="19"/>
        <w:t>4</w:t>
      </w:r>
      <w:r w:rsidRPr="00A25529">
        <w:t xml:space="preserve"> On the other hand, exempt title holding companies must be corporations,</w:t>
      </w:r>
      <w:r w:rsidRPr="00A25529">
        <w:rPr>
          <w:rStyle w:val="FootnoteReference"/>
        </w:rPr>
        <w:t>1</w:t>
      </w:r>
      <w:r w:rsidRPr="00A25529">
        <w:rPr>
          <w:rStyle w:val="FootnoteReference"/>
        </w:rPr>
        <w:footnoteReference w:customMarkFollows="1" w:id="20"/>
        <w:t>5</w:t>
      </w:r>
      <w:r w:rsidRPr="00A25529">
        <w:t xml:space="preserve"> as must be farmers' crop financing cooperatives.</w:t>
      </w:r>
      <w:r w:rsidRPr="00A25529">
        <w:rPr>
          <w:rStyle w:val="FootnoteReference"/>
        </w:rPr>
        <w:t>1</w:t>
      </w:r>
      <w:r w:rsidRPr="00A25529">
        <w:rPr>
          <w:rStyle w:val="FootnoteReference"/>
        </w:rPr>
        <w:footnoteReference w:customMarkFollows="1" w:id="21"/>
        <w:t>6</w:t>
      </w:r>
      <w:r w:rsidRPr="00A25529">
        <w:t xml:space="preserve"> Here again, the exact requirements for an organization must be met.</w:t>
      </w:r>
    </w:p>
    <w:p w14:paraId="77E2392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In general, the exemption extends to social and recreational clubs that are supported solely by membership fees, dues, and assessments.</w:t>
      </w:r>
      <w:r w:rsidRPr="00A25529">
        <w:rPr>
          <w:rStyle w:val="FootnoteReference"/>
        </w:rPr>
        <w:t>1</w:t>
      </w:r>
      <w:r w:rsidRPr="00A25529">
        <w:rPr>
          <w:rStyle w:val="FootnoteReference"/>
        </w:rPr>
        <w:footnoteReference w:customMarkFollows="1" w:id="22"/>
        <w:t>7</w:t>
      </w:r>
      <w:r w:rsidRPr="00A25529">
        <w:t xml:space="preserve"> However, a club that engages in business, such as making its social and recreational facilities available to the general public or by selling real estate, timber, or other products, is not organized and operated exclusively for pleasure, recreation, and other nonprofitable purposes and is not exempt under the Code.</w:t>
      </w:r>
      <w:r w:rsidRPr="00A25529">
        <w:rPr>
          <w:rStyle w:val="FootnoteReference"/>
        </w:rPr>
        <w:t>1</w:t>
      </w:r>
      <w:r w:rsidRPr="00A25529">
        <w:rPr>
          <w:rStyle w:val="FootnoteReference"/>
        </w:rPr>
        <w:footnoteReference w:customMarkFollows="1" w:id="23"/>
        <w:t>8</w:t>
      </w:r>
    </w:p>
    <w:p w14:paraId="3CB748D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The articles of association or incorporation and bylaws are of importance in determining the exempt status of an organization. They must provide the purposes and powers necessary to qualify the organization as exempt, and they may not contain any additional power or purpose that would render the organization nonexempt.</w:t>
      </w:r>
      <w:r w:rsidRPr="00A25529">
        <w:rPr>
          <w:rStyle w:val="FootnoteReference"/>
        </w:rPr>
        <w:t>1</w:t>
      </w:r>
      <w:r w:rsidRPr="00A25529">
        <w:rPr>
          <w:rStyle w:val="FootnoteReference"/>
        </w:rPr>
        <w:footnoteReference w:customMarkFollows="1" w:id="24"/>
        <w:t>9</w:t>
      </w:r>
    </w:p>
    <w:p w14:paraId="5E711D8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 club organized for pleasure, recreation, and other nonprofitable purposes is not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w:t>
      </w:r>
      <w:r w:rsidRPr="00A25529">
        <w:rPr>
          <w:rStyle w:val="FootnoteReference"/>
        </w:rPr>
        <w:t>2</w:t>
      </w:r>
      <w:r w:rsidRPr="00A25529">
        <w:rPr>
          <w:rStyle w:val="FootnoteReference"/>
        </w:rPr>
        <w:footnoteReference w:customMarkFollows="1" w:id="25"/>
        <w:t>0</w:t>
      </w:r>
      <w:r w:rsidRPr="00A25529">
        <w:t xml:space="preserve"> This federal prohibition of discrimination by certain social clubs does not apply to an auxiliary of a fraternal benefit society meeting certain requirements, which limits its membership to the members of a particular religion,</w:t>
      </w:r>
      <w:r w:rsidRPr="00A25529">
        <w:rPr>
          <w:rStyle w:val="FootnoteReference"/>
        </w:rPr>
        <w:t>2</w:t>
      </w:r>
      <w:r w:rsidRPr="00A25529">
        <w:rPr>
          <w:rStyle w:val="FootnoteReference"/>
        </w:rPr>
        <w:footnoteReference w:customMarkFollows="1" w:id="26"/>
        <w:t>1</w:t>
      </w:r>
      <w:r w:rsidRPr="00A25529">
        <w:t xml:space="preserve"> or to a club that in good faith limits its membership to the members of a particular religion in order to further the teachings or principles of that religion and not to exclude individuals of a particular race or color.</w:t>
      </w:r>
      <w:r w:rsidRPr="00A25529">
        <w:rPr>
          <w:rStyle w:val="FootnoteReference"/>
        </w:rPr>
        <w:t>2</w:t>
      </w:r>
      <w:r w:rsidRPr="00A25529">
        <w:rPr>
          <w:rStyle w:val="FootnoteReference"/>
        </w:rPr>
        <w:footnoteReference w:customMarkFollows="1" w:id="27"/>
        <w:t>2</w:t>
      </w:r>
    </w:p>
    <w:p w14:paraId="3486358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Although the organization must be organized and operated exclusively for nonprofitable purposes, a club otherwise entitled to exemption will not be disqualified because it raises revenue from members through the use of club facilities or in connection with club activities</w:t>
      </w:r>
      <w:r w:rsidRPr="00A25529">
        <w:rPr>
          <w:rStyle w:val="FootnoteReference"/>
        </w:rPr>
        <w:t>2</w:t>
      </w:r>
      <w:r w:rsidRPr="00A25529">
        <w:rPr>
          <w:rStyle w:val="FootnoteReference"/>
        </w:rPr>
        <w:footnoteReference w:customMarkFollows="1" w:id="28"/>
        <w:t>3</w:t>
      </w:r>
      <w:r w:rsidRPr="00A25529">
        <w:t xml:space="preserve"> or by an incidental sale of property.</w:t>
      </w:r>
      <w:r w:rsidRPr="00A25529">
        <w:rPr>
          <w:rStyle w:val="FootnoteReference"/>
        </w:rPr>
        <w:t>2</w:t>
      </w:r>
      <w:r w:rsidRPr="00A25529">
        <w:rPr>
          <w:rStyle w:val="FootnoteReference"/>
        </w:rPr>
        <w:footnoteReference w:customMarkFollows="1" w:id="29"/>
        <w:t>4</w:t>
      </w:r>
    </w:p>
    <w:p w14:paraId="1BBF8CE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On the other hand, a club that opens its social and recreational facilities to the general public on a large enough scale or that solicits public use by advertising may lose its exemption. Where there is no solicitation, the principal factor in determining exempt status is the extent of outside use. If the club earns more than the amount permitted under federal guidelines, a decision as to whether substantially all of its activities are related to its exempt purposes is based on all the facts and circumstances. In such a case, the organization is taxed as a business enterprise and entitled to all the deductions and tax benefits of such enterprise.</w:t>
      </w:r>
      <w:r w:rsidRPr="00A25529">
        <w:rPr>
          <w:rStyle w:val="FootnoteReference"/>
        </w:rPr>
        <w:t>2</w:t>
      </w:r>
      <w:r w:rsidRPr="00A25529">
        <w:rPr>
          <w:rStyle w:val="FootnoteReference"/>
        </w:rPr>
        <w:footnoteReference w:customMarkFollows="1" w:id="30"/>
        <w:t>5</w:t>
      </w:r>
    </w:p>
    <w:p w14:paraId="1E8E2BA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Solicitation by advertisement or otherwise for public patronage of the club's facilities is prima facie evidence that the club is engaging in business and is not being operated exclusively for pleasure, recreation, or social purposes.</w:t>
      </w:r>
      <w:r w:rsidRPr="00A25529">
        <w:rPr>
          <w:rStyle w:val="FootnoteReference"/>
        </w:rPr>
        <w:t>2</w:t>
      </w:r>
      <w:r w:rsidRPr="00A25529">
        <w:rPr>
          <w:rStyle w:val="FootnoteReference"/>
        </w:rPr>
        <w:footnoteReference w:customMarkFollows="1" w:id="31"/>
        <w:t>6</w:t>
      </w:r>
    </w:p>
    <w:p w14:paraId="4F2C768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Investment income of exempt organizations not derived from controlled corporations, including all dividends, interest, payments with respect to securities loans, and annuities, royalties, and certain rents, is generally exempt from taxation.</w:t>
      </w:r>
      <w:r w:rsidRPr="00A25529">
        <w:rPr>
          <w:rStyle w:val="FootnoteReference"/>
        </w:rPr>
        <w:t>2</w:t>
      </w:r>
      <w:r w:rsidRPr="00A25529">
        <w:rPr>
          <w:rStyle w:val="FootnoteReference"/>
        </w:rPr>
        <w:footnoteReference w:customMarkFollows="1" w:id="32"/>
        <w:t>7</w:t>
      </w:r>
      <w:r w:rsidRPr="00A25529">
        <w:t xml:space="preserve"> However, certain income received by exempt organizations from or on account of debt-financed property is subject to tax on unrelated business income. Tax is imposed on the amount of such income which is the same percentage (but not in excess of 100</w:t>
      </w:r>
      <w:r w:rsidRPr="00A25529">
        <w:rPr>
          <w:vanish/>
        </w:rPr>
        <w:t>&amp;percnt;</w:t>
      </w:r>
      <w:r w:rsidRPr="00A25529">
        <w:rPr>
          <w:rStyle w:val="pxvis"/>
          <w:rFonts w:ascii="Times NewRoman" w:hAnsi="Times NewRoman"/>
          <w:b w:val="0"/>
          <w:sz w:val="24"/>
        </w:rPr>
        <w:t>%</w:t>
      </w:r>
      <w:r w:rsidRPr="00A25529">
        <w:t>) of total gross income derived during the taxable year from the property as the average acquisition indebtedness is of the average amount of the adjusted basis.</w:t>
      </w:r>
      <w:r w:rsidRPr="00A25529">
        <w:rPr>
          <w:rStyle w:val="FootnoteReference"/>
        </w:rPr>
        <w:t>2</w:t>
      </w:r>
      <w:r w:rsidRPr="00A25529">
        <w:rPr>
          <w:rStyle w:val="FootnoteReference"/>
        </w:rPr>
        <w:footnoteReference w:customMarkFollows="1" w:id="33"/>
        <w:t>8</w:t>
      </w:r>
      <w:r w:rsidRPr="00A25529">
        <w:t xml:space="preserve"> Also excluded are all gains on the lapse or termination of options written by the organization in connection with its investment activities to buy or sell securities, except with respect to the cutting of timber.</w:t>
      </w:r>
      <w:r w:rsidRPr="00A25529">
        <w:rPr>
          <w:rStyle w:val="FootnoteReference"/>
        </w:rPr>
        <w:t>2</w:t>
      </w:r>
      <w:r w:rsidRPr="00A25529">
        <w:rPr>
          <w:rStyle w:val="FootnoteReference"/>
        </w:rPr>
        <w:footnoteReference w:customMarkFollows="1" w:id="34"/>
        <w:t>9</w:t>
      </w:r>
    </w:p>
    <w:p w14:paraId="77CD393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While investment by the exempt organization of its principal and income in realty, personal property, or securities will not ordinarily deprive the organization of its exemption, the exemption may be lost if the investment activities constitute a trade or business.</w:t>
      </w:r>
      <w:r w:rsidRPr="00A25529">
        <w:rPr>
          <w:rStyle w:val="FootnoteReference"/>
        </w:rPr>
        <w:t>3</w:t>
      </w:r>
      <w:r w:rsidRPr="00A25529">
        <w:rPr>
          <w:rStyle w:val="FootnoteReference"/>
        </w:rPr>
        <w:footnoteReference w:customMarkFollows="1" w:id="35"/>
        <w:t>0</w:t>
      </w:r>
    </w:p>
    <w:p w14:paraId="1718069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Certain tax-exempt organizations may pool investment funds through a tax-exempt corporation or trust to invest in real estate. The corporation or trust must, among other requirements, have no more than 35 shareholders or beneficiaries, have one class of stock or beneficial interest, and be organized for the exclusive purpose of acquiring property and holding title to, and collecting income from, such property, and remitting the entire amount of income from such property (less expenses) to shareholders or beneficiaries.</w:t>
      </w:r>
      <w:r w:rsidRPr="00A25529">
        <w:rPr>
          <w:rStyle w:val="FootnoteReference"/>
        </w:rPr>
        <w:t>3</w:t>
      </w:r>
      <w:r w:rsidRPr="00A25529">
        <w:rPr>
          <w:rStyle w:val="FootnoteReference"/>
        </w:rPr>
        <w:footnoteReference w:customMarkFollows="1" w:id="36"/>
        <w:t>1</w:t>
      </w:r>
      <w:r w:rsidRPr="00A25529">
        <w:t xml:space="preserve"> An organization applies for an exemption by submitting a cover letter, indicating that it is applying for an exemption under </w:t>
      </w:r>
      <w:r w:rsidRPr="00A25529">
        <w:rPr>
          <w:rStyle w:val="pxst"/>
          <w:color w:val="FF0000"/>
          <w:vertAlign w:val="superscript"/>
        </w:rPr>
        <w:t>►</w:t>
      </w:r>
      <w:r w:rsidRPr="00A25529">
        <w:rPr>
          <w:rStyle w:val="pxst"/>
        </w:rPr>
        <w:fldChar w:fldCharType="begin"/>
      </w:r>
      <w:r w:rsidRPr="00A25529">
        <w:rPr>
          <w:rStyle w:val="pxst"/>
        </w:rPr>
        <w:instrText>st.ref.id="I001046"</w:instrText>
      </w:r>
      <w:r w:rsidRPr="00A25529">
        <w:rPr>
          <w:rStyle w:val="pxst"/>
        </w:rPr>
        <w:fldChar w:fldCharType="end"/>
      </w:r>
      <w:r w:rsidRPr="00A25529">
        <w:rPr>
          <w:rStyle w:val="pxst"/>
        </w:rPr>
        <w:t>Internal Revenue Code Section 501(c)(25)</w:t>
      </w:r>
      <w:r w:rsidRPr="00A25529">
        <w:t xml:space="preserve">, and submitting </w:t>
      </w:r>
      <w:r w:rsidRPr="00A25529">
        <w:rPr>
          <w:rStyle w:val="pxsst"/>
          <w:color w:val="FF0000"/>
          <w:vertAlign w:val="superscript"/>
        </w:rPr>
        <w:t>►</w:t>
      </w:r>
      <w:r w:rsidRPr="00A25529">
        <w:rPr>
          <w:rStyle w:val="pxsst"/>
        </w:rPr>
        <w:fldChar w:fldCharType="begin"/>
      </w:r>
      <w:r w:rsidRPr="00A25529">
        <w:rPr>
          <w:rStyle w:val="pxsst"/>
        </w:rPr>
        <w:instrText>sst.ref.id="I001SZK"</w:instrText>
      </w:r>
      <w:r w:rsidRPr="00A25529">
        <w:rPr>
          <w:rStyle w:val="pxsst"/>
        </w:rPr>
        <w:fldChar w:fldCharType="end"/>
      </w:r>
      <w:r w:rsidRPr="00A25529">
        <w:rPr>
          <w:rStyle w:val="pxsst"/>
        </w:rPr>
        <w:t>Form 1024</w:t>
      </w:r>
      <w:r w:rsidRPr="00A25529">
        <w:t>, providing all information on Schedule A (including the basis for shareholders' or beneficiaries' eligibility).</w:t>
      </w:r>
    </w:p>
    <w:p w14:paraId="0FC07C3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 not-for-profit corporation is exempt from state corporation franchise taxes, except as to any unrelated business tax income of the organization,</w:t>
      </w:r>
      <w:r w:rsidRPr="00A25529">
        <w:rPr>
          <w:rStyle w:val="FootnoteReference"/>
        </w:rPr>
        <w:t>3</w:t>
      </w:r>
      <w:r w:rsidRPr="00A25529">
        <w:rPr>
          <w:rStyle w:val="FootnoteReference"/>
        </w:rPr>
        <w:footnoteReference w:customMarkFollows="1" w:id="37"/>
        <w:t>2</w:t>
      </w:r>
      <w:r w:rsidRPr="00A25529">
        <w:t xml:space="preserve"> if the corporation does not have any stock or shares or other certificates of ownership interests, the corporation is operated on a not-for-profit basis, and no part of the corporation's net earnings inure to the benefit of any officer, director, or member.</w:t>
      </w:r>
      <w:r w:rsidRPr="00A25529">
        <w:rPr>
          <w:rStyle w:val="FootnoteReference"/>
        </w:rPr>
        <w:t>3</w:t>
      </w:r>
      <w:r w:rsidRPr="00A25529">
        <w:rPr>
          <w:rStyle w:val="FootnoteReference"/>
        </w:rPr>
        <w:footnoteReference w:customMarkFollows="1" w:id="38"/>
        <w:t>3</w:t>
      </w:r>
      <w:r w:rsidRPr="00A25529">
        <w:t xml:space="preserve"> Not-for-profit corporations are also exempt from the New York City franchise tax to the extent their activities do not generate a profit.</w:t>
      </w:r>
      <w:r w:rsidRPr="00A25529">
        <w:rPr>
          <w:rStyle w:val="FootnoteReference"/>
        </w:rPr>
        <w:t>3</w:t>
      </w:r>
      <w:r w:rsidRPr="00A25529">
        <w:rPr>
          <w:rStyle w:val="FootnoteReference"/>
        </w:rPr>
        <w:footnoteReference w:customMarkFollows="1" w:id="39"/>
        <w:t>4</w:t>
      </w:r>
    </w:p>
    <w:p w14:paraId="666ACCE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Not-for-profit corporations that meet statutory or regulatory requirements also are specifically exempted from having to pay New York State and city sales or use taxes.</w:t>
      </w:r>
      <w:r w:rsidRPr="00A25529">
        <w:rPr>
          <w:rStyle w:val="FootnoteReference"/>
        </w:rPr>
        <w:t>3</w:t>
      </w:r>
      <w:r w:rsidRPr="00A25529">
        <w:rPr>
          <w:rStyle w:val="FootnoteReference"/>
        </w:rPr>
        <w:footnoteReference w:customMarkFollows="1" w:id="40"/>
        <w:t>5</w:t>
      </w:r>
      <w:r w:rsidRPr="00A25529">
        <w:t xml:space="preserve"> The corporation is also exempt from the New York City vault tax,</w:t>
      </w:r>
      <w:r w:rsidRPr="00A25529">
        <w:rPr>
          <w:rStyle w:val="FootnoteReference"/>
        </w:rPr>
        <w:t>3</w:t>
      </w:r>
      <w:r w:rsidRPr="00A25529">
        <w:rPr>
          <w:rStyle w:val="FootnoteReference"/>
        </w:rPr>
        <w:footnoteReference w:customMarkFollows="1" w:id="41"/>
        <w:t>6</w:t>
      </w:r>
      <w:r w:rsidRPr="00A25529">
        <w:t xml:space="preserve"> commercial rent tax,</w:t>
      </w:r>
      <w:r w:rsidRPr="00A25529">
        <w:rPr>
          <w:rStyle w:val="FootnoteReference"/>
        </w:rPr>
        <w:t>3</w:t>
      </w:r>
      <w:r w:rsidRPr="00A25529">
        <w:rPr>
          <w:rStyle w:val="FootnoteReference"/>
        </w:rPr>
        <w:footnoteReference w:customMarkFollows="1" w:id="42"/>
        <w:t>7</w:t>
      </w:r>
      <w:r w:rsidRPr="00A25529">
        <w:t xml:space="preserve"> vehicle owner's tax,</w:t>
      </w:r>
      <w:r w:rsidRPr="00A25529">
        <w:rPr>
          <w:rStyle w:val="FootnoteReference"/>
        </w:rPr>
        <w:t>3</w:t>
      </w:r>
      <w:r w:rsidRPr="00A25529">
        <w:rPr>
          <w:rStyle w:val="FootnoteReference"/>
        </w:rPr>
        <w:footnoteReference w:customMarkFollows="1" w:id="43"/>
        <w:t>8</w:t>
      </w:r>
      <w:r w:rsidRPr="00A25529">
        <w:t xml:space="preserve"> hotel room occupancy tax,</w:t>
      </w:r>
      <w:r w:rsidRPr="00A25529">
        <w:rPr>
          <w:rStyle w:val="FootnoteReference"/>
        </w:rPr>
        <w:t>3</w:t>
      </w:r>
      <w:r w:rsidRPr="00A25529">
        <w:rPr>
          <w:rStyle w:val="FootnoteReference"/>
        </w:rPr>
        <w:footnoteReference w:customMarkFollows="1" w:id="44"/>
        <w:t>9</w:t>
      </w:r>
      <w:r w:rsidRPr="00A25529">
        <w:t xml:space="preserve"> retail liquor licensee tax,</w:t>
      </w:r>
      <w:r w:rsidRPr="00A25529">
        <w:rPr>
          <w:rStyle w:val="FootnoteReference"/>
        </w:rPr>
        <w:t>4</w:t>
      </w:r>
      <w:r w:rsidRPr="00A25529">
        <w:rPr>
          <w:rStyle w:val="FootnoteReference"/>
        </w:rPr>
        <w:footnoteReference w:customMarkFollows="1" w:id="45"/>
        <w:t>0</w:t>
      </w:r>
      <w:r w:rsidRPr="00A25529">
        <w:t xml:space="preserve"> taxicab license transfer tax,</w:t>
      </w:r>
      <w:r w:rsidRPr="00A25529">
        <w:rPr>
          <w:rStyle w:val="FootnoteReference"/>
        </w:rPr>
        <w:t>4</w:t>
      </w:r>
      <w:r w:rsidRPr="00A25529">
        <w:rPr>
          <w:rStyle w:val="FootnoteReference"/>
        </w:rPr>
        <w:footnoteReference w:customMarkFollows="1" w:id="46"/>
        <w:t>1</w:t>
      </w:r>
      <w:r w:rsidRPr="00A25529">
        <w:t xml:space="preserve"> and utility tax.</w:t>
      </w:r>
      <w:r w:rsidRPr="00A25529">
        <w:rPr>
          <w:rStyle w:val="FootnoteReference"/>
        </w:rPr>
        <w:t>4</w:t>
      </w:r>
      <w:r w:rsidRPr="00A25529">
        <w:rPr>
          <w:rStyle w:val="FootnoteReference"/>
        </w:rPr>
        <w:footnoteReference w:customMarkFollows="1" w:id="47"/>
        <w:t>2</w:t>
      </w:r>
    </w:p>
    <w:p w14:paraId="2A44BD1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Although tax-exempt, most organizations must file an annual information return and are subject to a penalty tax for failure to file.</w:t>
      </w:r>
      <w:r w:rsidRPr="00A25529">
        <w:rPr>
          <w:rStyle w:val="FootnoteReference"/>
        </w:rPr>
        <w:t>4</w:t>
      </w:r>
      <w:r w:rsidRPr="00A25529">
        <w:rPr>
          <w:rStyle w:val="FootnoteReference"/>
        </w:rPr>
        <w:footnoteReference w:customMarkFollows="1" w:id="48"/>
        <w:t>3</w:t>
      </w:r>
      <w:r w:rsidRPr="00A25529">
        <w:t xml:space="preserve"> Churches and certain other exempt entities are exempt from this requirement. All exempt organizations must file information returns on business payments of $600 or more, on tax withheld, on cash receipts of $10,000 or more, and on payments of dividends and interest.</w:t>
      </w:r>
      <w:r w:rsidRPr="00A25529">
        <w:rPr>
          <w:rStyle w:val="FootnoteReference"/>
        </w:rPr>
        <w:t>4</w:t>
      </w:r>
      <w:r w:rsidRPr="00A25529">
        <w:rPr>
          <w:rStyle w:val="FootnoteReference"/>
        </w:rPr>
        <w:footnoteReference w:customMarkFollows="1" w:id="49"/>
        <w:t>4</w:t>
      </w:r>
      <w:r w:rsidRPr="00A25529">
        <w:t xml:space="preserve"> They must also report dispositions of donated property that occur within two years after receipt of the property.</w:t>
      </w:r>
      <w:r w:rsidRPr="00A25529">
        <w:rPr>
          <w:rStyle w:val="FootnoteReference"/>
        </w:rPr>
        <w:t>4</w:t>
      </w:r>
      <w:r w:rsidRPr="00A25529">
        <w:rPr>
          <w:rStyle w:val="FootnoteReference"/>
        </w:rPr>
        <w:footnoteReference w:customMarkFollows="1" w:id="50"/>
        <w:t>5</w:t>
      </w:r>
    </w:p>
    <w:p w14:paraId="2A1649FC" w14:textId="77777777" w:rsidR="00FB29D8" w:rsidRPr="00A25529" w:rsidRDefault="00FB29D8">
      <w:pPr>
        <w:pStyle w:val="pxs"/>
        <w:spacing w:before="180"/>
        <w:rPr>
          <w:rPrChange w:id="98" w:author="Cara Cardinale" w:date="2025-03-04T10:36:00Z">
            <w:rPr>
              <w:sz w:val="27"/>
            </w:rPr>
          </w:rPrChange>
        </w:rPr>
      </w:pPr>
      <w:r w:rsidRPr="00A25529">
        <w:rPr>
          <w:rPrChange w:id="99" w:author="Cara Cardinale" w:date="2025-03-04T10:36:00Z">
            <w:rPr>
              <w:sz w:val="27"/>
            </w:rPr>
          </w:rPrChange>
        </w:rPr>
        <w:t>30:3. Qualifying for tax-exempt status</w:t>
      </w:r>
      <w:r w:rsidRPr="00A25529">
        <w:rPr>
          <w:rStyle w:val="pxsep"/>
        </w:rPr>
        <w:t xml:space="preserve">-- </w:t>
      </w:r>
      <w:r w:rsidRPr="00A25529">
        <w:rPr>
          <w:rPrChange w:id="100" w:author="Cara Cardinale" w:date="2025-03-04T10:36:00Z">
            <w:rPr>
              <w:sz w:val="27"/>
            </w:rPr>
          </w:rPrChange>
        </w:rPr>
        <w:t>Obtaining exempt status; federal and state</w:t>
      </w:r>
    </w:p>
    <w:p w14:paraId="34211859" w14:textId="77777777" w:rsidR="00FB29D8" w:rsidRPr="00A25529" w:rsidRDefault="00FB29D8">
      <w:pPr>
        <w:pStyle w:val="pxrr"/>
        <w:spacing w:before="180"/>
        <w:rPr>
          <w:sz w:val="24"/>
          <w:szCs w:val="24"/>
        </w:rPr>
      </w:pPr>
      <w:r w:rsidRPr="00A25529">
        <w:rPr>
          <w:rStyle w:val="pxvis"/>
          <w:rFonts w:cs="Arial"/>
          <w:bCs/>
          <w:sz w:val="50"/>
          <w:rPrChange w:id="101" w:author="Cara Cardinale" w:date="2025-03-04T10:36:00Z">
            <w:rPr>
              <w:rStyle w:val="pxvis"/>
              <w:rFonts w:cs="Arial"/>
              <w:bCs/>
            </w:rPr>
          </w:rPrChange>
        </w:rPr>
        <w:t>Research References</w:t>
      </w:r>
    </w:p>
    <w:p w14:paraId="74AFD2F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tk.ref.id="I0010I7"</w:instrText>
      </w:r>
      <w:r w:rsidRPr="00A25529">
        <w:rPr>
          <w:rStyle w:val="pxtk"/>
        </w:rPr>
        <w:fldChar w:fldCharType="end"/>
      </w:r>
      <w:r w:rsidRPr="00A25529">
        <w:rPr>
          <w:rStyle w:val="pxtk"/>
        </w:rPr>
        <w:t>West's Key Number Digest, Internal Revenue &amp;key;4045 et seq.</w:t>
      </w:r>
    </w:p>
    <w:p w14:paraId="183D364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As stated earlier, an organization does not generally enjoy an exemption from federal income tax merely because it is not organized and operated for profit. In order to establish its exempt status, every such organization claiming an exemption must file an application form with the </w:t>
      </w:r>
      <w:del w:id="102" w:author="Cara Cardinale" w:date="2025-01-14T11:48:00Z">
        <w:r w:rsidRPr="00A25529" w:rsidDel="0001576E">
          <w:delText xml:space="preserve">director </w:delText>
        </w:r>
      </w:del>
      <w:ins w:id="103" w:author="Cara Cardinale" w:date="2025-01-14T11:48:00Z">
        <w:r w:rsidR="0001576E" w:rsidRPr="00A25529">
          <w:t>appropriate</w:t>
        </w:r>
      </w:ins>
      <w:del w:id="104" w:author="Cara Cardinale" w:date="2025-01-14T11:49:00Z">
        <w:r w:rsidRPr="00A25529" w:rsidDel="0001576E">
          <w:delText>for the internal revenue district in which is located the organization's principal place of business or principal</w:delText>
        </w:r>
      </w:del>
      <w:r w:rsidRPr="00A25529">
        <w:t xml:space="preserve"> office</w:t>
      </w:r>
      <w:ins w:id="105" w:author="Cara Cardinale" w:date="2025-01-14T11:49:00Z">
        <w:r w:rsidR="0001576E" w:rsidRPr="00A25529">
          <w:t xml:space="preserve"> as designated by the Commissioner in guidance published in the Internal Revenue Bulletin, forms, or instructions to the applicable forms</w:t>
        </w:r>
      </w:ins>
      <w:r w:rsidRPr="00A25529">
        <w:t>.</w:t>
      </w:r>
      <w:r w:rsidRPr="00A25529">
        <w:rPr>
          <w:rStyle w:val="FootnoteReference"/>
        </w:rPr>
        <w:footnoteReference w:customMarkFollows="1" w:id="51"/>
        <w:t>1</w:t>
      </w:r>
      <w:r w:rsidRPr="00A25529">
        <w:t xml:space="preserve"> When an exempt and unincorporated association is incorporated, a new legal entity is created and a new application for exemption is necessary, even though the new corporation merely continues its previous activities. An organization seeking exemption under </w:t>
      </w:r>
      <w:r w:rsidRPr="00A25529">
        <w:rPr>
          <w:rStyle w:val="pxst"/>
          <w:color w:val="FF0000"/>
          <w:vertAlign w:val="superscript"/>
        </w:rPr>
        <w:t>►</w:t>
      </w:r>
      <w:r w:rsidRPr="00A25529">
        <w:rPr>
          <w:rStyle w:val="pxst"/>
        </w:rPr>
        <w:fldChar w:fldCharType="begin"/>
      </w:r>
      <w:r w:rsidRPr="00A25529">
        <w:rPr>
          <w:rStyle w:val="pxst"/>
        </w:rPr>
        <w:instrText>st.ref.id="I001SMK"</w:instrText>
      </w:r>
      <w:r w:rsidRPr="00A25529">
        <w:rPr>
          <w:rStyle w:val="pxst"/>
        </w:rPr>
        <w:fldChar w:fldCharType="end"/>
      </w:r>
      <w:r w:rsidRPr="00A25529">
        <w:rPr>
          <w:rStyle w:val="pxst"/>
        </w:rPr>
        <w:t>Section 501(c)(3) of the Code</w:t>
      </w:r>
      <w:r w:rsidRPr="00A25529">
        <w:t>, which covers most exempt organizations, must apply for exemption within 15 months after organization.</w:t>
      </w:r>
      <w:r w:rsidRPr="00A25529">
        <w:rPr>
          <w:rStyle w:val="FootnoteReference"/>
        </w:rPr>
        <w:footnoteReference w:customMarkFollows="1" w:id="52"/>
        <w:t>2</w:t>
      </w:r>
    </w:p>
    <w:p w14:paraId="7F57446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To obtain exemption, a written application must be filed, even where no official forms are provided; oral requests for exemption will not be considered. Official application forms are provided as follows:</w:t>
      </w:r>
      <w:r w:rsidRPr="00A25529">
        <w:rPr>
          <w:rStyle w:val="FootnoteReference"/>
        </w:rPr>
        <w:footnoteReference w:customMarkFollows="1" w:id="53"/>
        <w:t>3</w:t>
      </w:r>
    </w:p>
    <w:p w14:paraId="51E95AF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rPr>
          <w:rStyle w:val="pxi"/>
          <w:i/>
          <w:iCs/>
        </w:rPr>
        <w:t>Form 1023:</w:t>
      </w:r>
      <w:r w:rsidRPr="00A25529">
        <w:t xml:space="preserve"> Religious, charitable, scientific, literary, educational, etc., organizations described in </w:t>
      </w:r>
      <w:r w:rsidRPr="00A25529">
        <w:rPr>
          <w:rStyle w:val="pxst"/>
          <w:color w:val="FF0000"/>
          <w:vertAlign w:val="superscript"/>
        </w:rPr>
        <w:t>►</w:t>
      </w:r>
      <w:r w:rsidRPr="00A25529">
        <w:rPr>
          <w:rStyle w:val="pxst"/>
        </w:rPr>
        <w:fldChar w:fldCharType="begin"/>
      </w:r>
      <w:r w:rsidRPr="00A25529">
        <w:rPr>
          <w:rStyle w:val="pxst"/>
        </w:rPr>
        <w:instrText>st.ref.id="I0010JK"</w:instrText>
      </w:r>
      <w:r w:rsidRPr="00A25529">
        <w:rPr>
          <w:rStyle w:val="pxst"/>
        </w:rPr>
        <w:fldChar w:fldCharType="end"/>
      </w:r>
      <w:r w:rsidRPr="00A25529">
        <w:rPr>
          <w:rStyle w:val="pxst"/>
        </w:rPr>
        <w:t>Section 501(c)(3) of the Code</w:t>
      </w:r>
      <w:r w:rsidRPr="00A25529">
        <w:t>;</w:t>
      </w:r>
      <w:r w:rsidRPr="00A25529">
        <w:rPr>
          <w:rStyle w:val="FootnoteReference"/>
        </w:rPr>
        <w:footnoteReference w:customMarkFollows="1" w:id="54"/>
        <w:t>4</w:t>
      </w:r>
      <w:r w:rsidRPr="00A25529">
        <w:t xml:space="preserve"> public safety testing; fostering certain amateur sports competition; prevention of cruelty to children or animals; educational organizations' cooperative service organizations; and cooperative hospital service organizations.</w:t>
      </w:r>
    </w:p>
    <w:p w14:paraId="0052E33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rPr>
          <w:rStyle w:val="pxi"/>
          <w:i/>
          <w:iCs/>
        </w:rPr>
        <w:t>Form 1024:</w:t>
      </w:r>
      <w:r w:rsidRPr="00A25529">
        <w:t xml:space="preserve"> Used by title holding companies,</w:t>
      </w:r>
      <w:r w:rsidRPr="00A25529">
        <w:rPr>
          <w:rStyle w:val="FootnoteReference"/>
        </w:rPr>
        <w:footnoteReference w:customMarkFollows="1" w:id="55"/>
        <w:t>5</w:t>
      </w:r>
      <w:r w:rsidRPr="00A25529">
        <w:t xml:space="preserve"> civic leagues, social welfare organizations, and local associations of employees;</w:t>
      </w:r>
      <w:r w:rsidRPr="00A25529">
        <w:rPr>
          <w:rStyle w:val="FootnoteReference"/>
        </w:rPr>
        <w:footnoteReference w:customMarkFollows="1" w:id="56"/>
        <w:t>6</w:t>
      </w:r>
      <w:r w:rsidRPr="00A25529">
        <w:t xml:space="preserve"> labor, agricultural or horticultural organizations;</w:t>
      </w:r>
      <w:r w:rsidRPr="00A25529">
        <w:rPr>
          <w:rStyle w:val="FootnoteReference"/>
        </w:rPr>
        <w:footnoteReference w:customMarkFollows="1" w:id="57"/>
        <w:t>7</w:t>
      </w:r>
      <w:r w:rsidRPr="00A25529">
        <w:t xml:space="preserve"> business leagues or chambers of commerce;</w:t>
      </w:r>
      <w:r w:rsidRPr="00A25529">
        <w:rPr>
          <w:rStyle w:val="FootnoteReference"/>
        </w:rPr>
        <w:footnoteReference w:customMarkFollows="1" w:id="58"/>
        <w:t>8</w:t>
      </w:r>
      <w:r w:rsidRPr="00A25529">
        <w:t xml:space="preserve"> social clubs;</w:t>
      </w:r>
      <w:r w:rsidRPr="00A25529">
        <w:rPr>
          <w:rStyle w:val="FootnoteReference"/>
        </w:rPr>
        <w:footnoteReference w:customMarkFollows="1" w:id="59"/>
        <w:t>9</w:t>
      </w:r>
      <w:r w:rsidRPr="00A25529">
        <w:t xml:space="preserve"> fraternal societies, orders, or associations;</w:t>
      </w:r>
      <w:r w:rsidRPr="00A25529">
        <w:rPr>
          <w:rStyle w:val="FootnoteReference"/>
        </w:rPr>
        <w:t>1</w:t>
      </w:r>
      <w:r w:rsidRPr="00A25529">
        <w:rPr>
          <w:rStyle w:val="FootnoteReference"/>
        </w:rPr>
        <w:footnoteReference w:customMarkFollows="1" w:id="60"/>
        <w:t>0</w:t>
      </w:r>
      <w:r w:rsidRPr="00A25529">
        <w:t xml:space="preserve"> voluntary employees' beneficiaries associations;</w:t>
      </w:r>
      <w:r w:rsidRPr="00A25529">
        <w:rPr>
          <w:rStyle w:val="FootnoteReference"/>
        </w:rPr>
        <w:t>1</w:t>
      </w:r>
      <w:r w:rsidRPr="00A25529">
        <w:rPr>
          <w:rStyle w:val="FootnoteReference"/>
        </w:rPr>
        <w:footnoteReference w:customMarkFollows="1" w:id="61"/>
        <w:t>1</w:t>
      </w:r>
      <w:r w:rsidRPr="00A25529">
        <w:t xml:space="preserve"> benevolent life insurance associations; mutual ditch or irrigation companies; mutual or cooperative telephone companies or like organizations;</w:t>
      </w:r>
      <w:r w:rsidRPr="00A25529">
        <w:rPr>
          <w:rStyle w:val="FootnoteReference"/>
        </w:rPr>
        <w:t>1</w:t>
      </w:r>
      <w:r w:rsidRPr="00A25529">
        <w:rPr>
          <w:rStyle w:val="FootnoteReference"/>
        </w:rPr>
        <w:footnoteReference w:customMarkFollows="1" w:id="62"/>
        <w:t>2</w:t>
      </w:r>
      <w:r w:rsidRPr="00A25529">
        <w:t xml:space="preserve"> cemetery companies;</w:t>
      </w:r>
      <w:r w:rsidRPr="00A25529">
        <w:rPr>
          <w:rStyle w:val="FootnoteReference"/>
        </w:rPr>
        <w:t>1</w:t>
      </w:r>
      <w:r w:rsidRPr="00A25529">
        <w:rPr>
          <w:rStyle w:val="FootnoteReference"/>
        </w:rPr>
        <w:footnoteReference w:customMarkFollows="1" w:id="63"/>
        <w:t>3</w:t>
      </w:r>
      <w:r w:rsidRPr="00A25529">
        <w:t xml:space="preserve"> mutual insurance companies or associations other than life;</w:t>
      </w:r>
      <w:r w:rsidRPr="00A25529">
        <w:rPr>
          <w:rStyle w:val="FootnoteReference"/>
        </w:rPr>
        <w:t>1</w:t>
      </w:r>
      <w:r w:rsidRPr="00A25529">
        <w:rPr>
          <w:rStyle w:val="FootnoteReference"/>
        </w:rPr>
        <w:footnoteReference w:customMarkFollows="1" w:id="64"/>
        <w:t>4</w:t>
      </w:r>
      <w:r w:rsidRPr="00A25529">
        <w:t xml:space="preserve"> supplemental unemployment benefit trusts;</w:t>
      </w:r>
      <w:r w:rsidRPr="00A25529">
        <w:rPr>
          <w:rStyle w:val="FootnoteReference"/>
        </w:rPr>
        <w:t>1</w:t>
      </w:r>
      <w:r w:rsidRPr="00A25529">
        <w:rPr>
          <w:rStyle w:val="FootnoteReference"/>
        </w:rPr>
        <w:footnoteReference w:customMarkFollows="1" w:id="65"/>
        <w:t>5</w:t>
      </w:r>
      <w:r w:rsidRPr="00A25529">
        <w:t xml:space="preserve"> and by veterans' organizations.</w:t>
      </w:r>
      <w:r w:rsidRPr="00A25529">
        <w:rPr>
          <w:rStyle w:val="FootnoteReference"/>
        </w:rPr>
        <w:t>1</w:t>
      </w:r>
      <w:r w:rsidRPr="00A25529">
        <w:rPr>
          <w:rStyle w:val="FootnoteReference"/>
        </w:rPr>
        <w:footnoteReference w:customMarkFollows="1" w:id="66"/>
        <w:t>6</w:t>
      </w:r>
    </w:p>
    <w:p w14:paraId="06E44F2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The official forms require detailed information peculiar to the type of organization seeking exemption. Where no official application form is provided, consult the local district director for the information to be submitted and the procedure to be followed in establishing the exemption.</w:t>
      </w:r>
    </w:p>
    <w:p w14:paraId="7FBDB3FB" w14:textId="77777777" w:rsidR="00FB29D8" w:rsidRPr="00A25529" w:rsidRDefault="00FB29D8">
      <w:pPr>
        <w:pStyle w:val="pxtipn"/>
        <w:spacing w:before="180"/>
        <w:ind w:left="720" w:right="720"/>
      </w:pPr>
      <w:r w:rsidRPr="00A25529">
        <w:t>Practice Tip:</w:t>
      </w:r>
    </w:p>
    <w:p w14:paraId="2BAE9578"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Before preparing the application, obtain </w:t>
      </w:r>
      <w:r w:rsidRPr="00A25529">
        <w:rPr>
          <w:rStyle w:val="pxst"/>
          <w:color w:val="FF0000"/>
          <w:vertAlign w:val="superscript"/>
        </w:rPr>
        <w:t>►</w:t>
      </w:r>
      <w:r w:rsidRPr="00A25529">
        <w:rPr>
          <w:rStyle w:val="pxst"/>
        </w:rPr>
        <w:fldChar w:fldCharType="begin"/>
      </w:r>
      <w:r w:rsidRPr="00A25529">
        <w:rPr>
          <w:rStyle w:val="pxst"/>
        </w:rPr>
        <w:instrText>st.ref.id="I001KJ5"</w:instrText>
      </w:r>
      <w:r w:rsidRPr="00A25529">
        <w:rPr>
          <w:rStyle w:val="pxst"/>
        </w:rPr>
        <w:fldChar w:fldCharType="end"/>
      </w:r>
      <w:r w:rsidRPr="00A25529">
        <w:rPr>
          <w:rStyle w:val="pxst"/>
        </w:rPr>
        <w:t>I.R.S. Pub. 557</w:t>
      </w:r>
      <w:r w:rsidRPr="00A25529">
        <w:t xml:space="preserve">, </w:t>
      </w:r>
      <w:r w:rsidRPr="00A25529">
        <w:rPr>
          <w:vanish/>
        </w:rPr>
        <w:t>&amp;ldquo;</w:t>
      </w:r>
      <w:r w:rsidRPr="00A25529">
        <w:rPr>
          <w:rStyle w:val="pxvis"/>
          <w:rFonts w:ascii="Times NewRoman" w:hAnsi="Times NewRoman"/>
          <w:b w:val="0"/>
          <w:sz w:val="24"/>
        </w:rPr>
        <w:t>“</w:t>
      </w:r>
      <w:r w:rsidRPr="00A25529">
        <w:t>Tax-Exempt Status for Your Organization.</w:t>
      </w:r>
      <w:r w:rsidRPr="00A25529">
        <w:rPr>
          <w:vanish/>
        </w:rPr>
        <w:t>&amp;rdquo;</w:t>
      </w:r>
      <w:r w:rsidRPr="00A25529">
        <w:rPr>
          <w:rStyle w:val="pxvis"/>
          <w:rFonts w:ascii="Times NewRoman" w:hAnsi="Times NewRoman"/>
          <w:b w:val="0"/>
          <w:sz w:val="24"/>
        </w:rPr>
        <w:t>”</w:t>
      </w:r>
      <w:r w:rsidRPr="00A25529">
        <w:t xml:space="preserve"> The publication sets out the requirements for organizing and operating exempt organizations. The detailed qualifications for each type of exempt organization are discussed, as are the filing requirements.</w:t>
      </w:r>
    </w:p>
    <w:p w14:paraId="63A8D982"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A power of attorney must be filed if the organization applying for the exemption expects to be represented in person or by correspondence by an agent or attorney. It is now possible to file the form electronically. The power must specifically authorize the agent or attorney to represent the organization before the Internal Revenue Service. </w:t>
      </w:r>
      <w:r w:rsidRPr="00A25529">
        <w:rPr>
          <w:rStyle w:val="pxst"/>
          <w:color w:val="FF0000"/>
          <w:vertAlign w:val="superscript"/>
        </w:rPr>
        <w:t>►</w:t>
      </w:r>
      <w:r w:rsidRPr="00A25529">
        <w:rPr>
          <w:rStyle w:val="pxst"/>
        </w:rPr>
        <w:fldChar w:fldCharType="begin"/>
      </w:r>
      <w:r w:rsidRPr="00A25529">
        <w:rPr>
          <w:rStyle w:val="pxst"/>
        </w:rPr>
        <w:instrText>st.ref.id="I0018LR"</w:instrText>
      </w:r>
      <w:r w:rsidRPr="00A25529">
        <w:rPr>
          <w:rStyle w:val="pxst"/>
        </w:rPr>
        <w:fldChar w:fldCharType="end"/>
      </w:r>
      <w:r w:rsidRPr="00A25529">
        <w:rPr>
          <w:rStyle w:val="pxst"/>
        </w:rPr>
        <w:t>IRS Form 2848</w:t>
      </w:r>
      <w:r w:rsidRPr="00A25529">
        <w:t xml:space="preserve">, </w:t>
      </w:r>
      <w:r w:rsidRPr="00A25529">
        <w:rPr>
          <w:vanish/>
        </w:rPr>
        <w:t>&amp;ldquo;</w:t>
      </w:r>
      <w:r w:rsidRPr="00A25529">
        <w:rPr>
          <w:rStyle w:val="pxvis"/>
          <w:rFonts w:ascii="Times NewRoman" w:hAnsi="Times NewRoman"/>
          <w:b w:val="0"/>
          <w:sz w:val="24"/>
        </w:rPr>
        <w:t>“</w:t>
      </w:r>
      <w:r w:rsidRPr="00A25529">
        <w:t>Power of Attorney and Declaration of Representative,</w:t>
      </w:r>
      <w:r w:rsidRPr="00A25529">
        <w:rPr>
          <w:vanish/>
        </w:rPr>
        <w:t>&amp;rdquo;</w:t>
      </w:r>
      <w:r w:rsidRPr="00A25529">
        <w:rPr>
          <w:rStyle w:val="pxvis"/>
          <w:rFonts w:ascii="Times NewRoman" w:hAnsi="Times NewRoman"/>
          <w:b w:val="0"/>
          <w:sz w:val="24"/>
        </w:rPr>
        <w:t>”</w:t>
      </w:r>
      <w:r w:rsidRPr="00A25529">
        <w:t xml:space="preserve"> may be used for this purpose.</w:t>
      </w:r>
      <w:r w:rsidRPr="00A25529">
        <w:rPr>
          <w:rStyle w:val="FootnoteReference"/>
        </w:rPr>
        <w:t>1</w:t>
      </w:r>
      <w:r w:rsidRPr="00A25529">
        <w:rPr>
          <w:rStyle w:val="FootnoteReference"/>
        </w:rPr>
        <w:footnoteReference w:customMarkFollows="1" w:id="67"/>
        <w:t>7</w:t>
      </w:r>
    </w:p>
    <w:p w14:paraId="5FAD43E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Conformed copies of each of the following must accompany the application:</w:t>
      </w:r>
      <w:r w:rsidRPr="00A25529">
        <w:rPr>
          <w:rStyle w:val="FootnoteReference"/>
        </w:rPr>
        <w:t>1</w:t>
      </w:r>
      <w:r w:rsidRPr="00A25529">
        <w:rPr>
          <w:rStyle w:val="FootnoteReference"/>
        </w:rPr>
        <w:footnoteReference w:customMarkFollows="1" w:id="68"/>
        <w:t>8</w:t>
      </w:r>
    </w:p>
    <w:p w14:paraId="1513533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a. Articles or Certificate of Incorporation or trust instrument or other document setting forth the organization's authorized powers and purposes and any amendment of such document changing the name of the organization;</w:t>
      </w:r>
    </w:p>
    <w:p w14:paraId="216CD58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b. Bylaws or other similar code of regulations;</w:t>
      </w:r>
    </w:p>
    <w:p w14:paraId="67476BE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c. Financial statements showing receipts and expenditures for the current year and the three immediate prior years (or the years the organization was in existence, if less than four years). If the current year is less than a full year or if operations have not yet begun, a proposed budget for two full accounting periods and a current statement of assets and liabilities will be acceptable. Bank statements, ledger sheets, and profit and loss or similar operating statements that do not show all receipts and expenditures classified are not acceptable for this purpose;</w:t>
      </w:r>
    </w:p>
    <w:p w14:paraId="3A02BBE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d. A statement of the proposed activities of the organization, if required by the application form; and</w:t>
      </w:r>
    </w:p>
    <w:p w14:paraId="15EE8D7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e. Any additional information necessary to clarify the nature of the organization. This may consist of copies of advertising by the organization, magazines published by it, and written material used for the purpose of expressing views on proposed legislation.</w:t>
      </w:r>
    </w:p>
    <w:p w14:paraId="7BB5E93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All attachments to the application should show the organization's name, address, and Employer Identification Number (EIN); the date; and a heading identifying the document and that it is an attachment to the exemption application.</w:t>
      </w:r>
      <w:r w:rsidRPr="00A25529">
        <w:rPr>
          <w:rStyle w:val="FootnoteReference"/>
        </w:rPr>
        <w:t>1</w:t>
      </w:r>
      <w:r w:rsidRPr="00A25529">
        <w:rPr>
          <w:rStyle w:val="FootnoteReference"/>
        </w:rPr>
        <w:footnoteReference w:customMarkFollows="1" w:id="69"/>
        <w:t>9</w:t>
      </w:r>
    </w:p>
    <w:p w14:paraId="0CBFEA4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In most cases, determination letters or rulings will be issued in advance of operation, provided the organization can describe its proposed operations in sufficient detail to convince the IRS that they will be clearly exempt under the law. A user fee must be paid for an exempt organization determination letter request. In this connection, </w:t>
      </w:r>
      <w:r w:rsidRPr="00A25529">
        <w:rPr>
          <w:rStyle w:val="pxst"/>
          <w:color w:val="FF0000"/>
          <w:vertAlign w:val="superscript"/>
        </w:rPr>
        <w:t>►</w:t>
      </w:r>
      <w:r w:rsidRPr="00A25529">
        <w:rPr>
          <w:rStyle w:val="pxst"/>
        </w:rPr>
        <w:fldChar w:fldCharType="begin"/>
      </w:r>
      <w:r w:rsidRPr="00A25529">
        <w:rPr>
          <w:rStyle w:val="pxst"/>
        </w:rPr>
        <w:instrText>st.ref.id="I0018LY"</w:instrText>
      </w:r>
      <w:r w:rsidRPr="00A25529">
        <w:rPr>
          <w:rStyle w:val="pxst"/>
        </w:rPr>
        <w:fldChar w:fldCharType="end"/>
      </w:r>
      <w:r w:rsidRPr="00A25529">
        <w:rPr>
          <w:rStyle w:val="pxst"/>
        </w:rPr>
        <w:t>IRS Form 8718</w:t>
      </w:r>
      <w:r w:rsidRPr="00A25529">
        <w:t xml:space="preserve"> must be attached to the determination letter application.</w:t>
      </w:r>
    </w:p>
    <w:p w14:paraId="398B417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A ruling of tax exemption may be retroactively revoked where a social club misrepresents or omits material facts from its exemption application, especially where they concern the financial status of the club.</w:t>
      </w:r>
      <w:r w:rsidRPr="00A25529">
        <w:rPr>
          <w:rStyle w:val="FootnoteReference"/>
        </w:rPr>
        <w:t>2</w:t>
      </w:r>
      <w:r w:rsidRPr="00A25529">
        <w:rPr>
          <w:rStyle w:val="FootnoteReference"/>
        </w:rPr>
        <w:footnoteReference w:customMarkFollows="1" w:id="70"/>
        <w:t>0</w:t>
      </w:r>
    </w:p>
    <w:p w14:paraId="2E5A66D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Once an organization has obtained its tax-exempt status at the federal level, it must also make application for such status in New York. To obtain an exemption, the corporation must file Form CT-247 and all IRS documents granting or denying an exemption with the Department of Taxation and Finance. The IRS determination is generally followed.</w:t>
      </w:r>
      <w:r w:rsidRPr="00A25529">
        <w:rPr>
          <w:rStyle w:val="FootnoteReference"/>
        </w:rPr>
        <w:t>2</w:t>
      </w:r>
      <w:r w:rsidRPr="00A25529">
        <w:rPr>
          <w:rStyle w:val="FootnoteReference"/>
        </w:rPr>
        <w:footnoteReference w:customMarkFollows="1" w:id="71"/>
        <w:t>1</w:t>
      </w:r>
    </w:p>
    <w:p w14:paraId="5D290BD1" w14:textId="77777777" w:rsidR="00FB29D8" w:rsidRPr="00A25529" w:rsidRDefault="00FB29D8">
      <w:pPr>
        <w:pStyle w:val="pxs"/>
        <w:spacing w:before="180"/>
        <w:rPr>
          <w:rPrChange w:id="114" w:author="Cara Cardinale" w:date="2025-03-04T10:36:00Z">
            <w:rPr>
              <w:sz w:val="27"/>
            </w:rPr>
          </w:rPrChange>
        </w:rPr>
      </w:pPr>
      <w:r w:rsidRPr="00A25529">
        <w:rPr>
          <w:rPrChange w:id="115" w:author="Cara Cardinale" w:date="2025-03-04T10:36:00Z">
            <w:rPr>
              <w:sz w:val="27"/>
            </w:rPr>
          </w:rPrChange>
        </w:rPr>
        <w:t>30:4. Qualifying for tax-exempt status</w:t>
      </w:r>
      <w:r w:rsidRPr="00A25529">
        <w:rPr>
          <w:rStyle w:val="pxsep"/>
        </w:rPr>
        <w:t xml:space="preserve">-- </w:t>
      </w:r>
      <w:r w:rsidRPr="00A25529">
        <w:rPr>
          <w:rPrChange w:id="116" w:author="Cara Cardinale" w:date="2025-03-04T10:36:00Z">
            <w:rPr>
              <w:sz w:val="27"/>
            </w:rPr>
          </w:rPrChange>
        </w:rPr>
        <w:t>Revocation or modification of exempt status; related procedures</w:t>
      </w:r>
    </w:p>
    <w:p w14:paraId="0AB74179" w14:textId="77777777" w:rsidR="00FB29D8" w:rsidRPr="00A25529" w:rsidRDefault="00FB29D8">
      <w:pPr>
        <w:pStyle w:val="pxrr"/>
        <w:spacing w:before="180"/>
        <w:rPr>
          <w:sz w:val="24"/>
          <w:szCs w:val="24"/>
        </w:rPr>
      </w:pPr>
      <w:r w:rsidRPr="00A25529">
        <w:rPr>
          <w:rStyle w:val="pxvis"/>
          <w:rFonts w:cs="Arial"/>
          <w:bCs/>
          <w:sz w:val="50"/>
          <w:rPrChange w:id="117" w:author="Cara Cardinale" w:date="2025-03-04T10:36:00Z">
            <w:rPr>
              <w:rStyle w:val="pxvis"/>
              <w:rFonts w:cs="Arial"/>
              <w:bCs/>
            </w:rPr>
          </w:rPrChange>
        </w:rPr>
        <w:t>Research References</w:t>
      </w:r>
    </w:p>
    <w:p w14:paraId="33576BB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tk.ref.id="I0018N6"</w:instrText>
      </w:r>
      <w:r w:rsidRPr="00A25529">
        <w:rPr>
          <w:rStyle w:val="pxtk"/>
        </w:rPr>
        <w:fldChar w:fldCharType="end"/>
      </w:r>
      <w:r w:rsidRPr="00A25529">
        <w:rPr>
          <w:rStyle w:val="pxtk"/>
        </w:rPr>
        <w:t>West's Key Number Digest, Internal Revenue &amp;key;4045 et seq.</w:t>
      </w:r>
    </w:p>
    <w:p w14:paraId="3BCB29A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Federal rulings and determination letters granting exemption may be revoked or modified for such causes as a change in the law or regulations; substantial changes in the organization's character, purposes, or methods of operation;</w:t>
      </w:r>
      <w:r w:rsidRPr="00A25529">
        <w:rPr>
          <w:rStyle w:val="FootnoteReference"/>
        </w:rPr>
        <w:footnoteReference w:customMarkFollows="1" w:id="72"/>
        <w:t>1</w:t>
      </w:r>
      <w:r w:rsidRPr="00A25529">
        <w:t xml:space="preserve"> the omission or misstatement by the organization of a material fact; engaging in a prohibited transaction entered into for the purpose of diverting the organization's corpus or income from its exempt purpose; and failure to file an annual information return. Rulings and determination letters granting exemption may be revoked retroactively and deficiencies and penalties may be claimed for open years. However, the Internal Revenue Service has generally limited retroactive revocation to cases where a material fact was omitted or misstated, the organization operated in a manner materially different from that represented, or the organization engaged in a prohibited transaction.</w:t>
      </w:r>
      <w:r w:rsidRPr="00A25529">
        <w:rPr>
          <w:rStyle w:val="FootnoteReference"/>
        </w:rPr>
        <w:footnoteReference w:customMarkFollows="1" w:id="73"/>
        <w:t>2</w:t>
      </w:r>
    </w:p>
    <w:p w14:paraId="7C091ED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An organization may obtain an administrative review of the denial of its exemption application or of a proposed revocation or modification of its exemption by filing a timely protest. If the organization is unsuccessful and a deficiency is proposed, the organization may seek administrative and judicial review. An organization cannot enjoin an IRS revocation of its exemption while its status is being litigated; its proper remedy is to sue for refund of taxes.</w:t>
      </w:r>
    </w:p>
    <w:p w14:paraId="04F1FD8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The revocation will ordinarily take effect no later than the time at which the organization received written notice that its exemption ruling or determination letter might be revoked.</w:t>
      </w:r>
      <w:r w:rsidRPr="00A25529">
        <w:rPr>
          <w:rStyle w:val="FootnoteReference"/>
        </w:rPr>
        <w:footnoteReference w:customMarkFollows="1" w:id="74"/>
        <w:t>3</w:t>
      </w:r>
    </w:p>
    <w:p w14:paraId="5297AD4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 xml:space="preserve">Formerly, if an exempt organization violated the rules prohibiting private benefit from its operations, the Service's only option as a sanction was to revoke the entity's exempt status. However, the Service now is allowed the imposition of so-called </w:t>
      </w:r>
      <w:r w:rsidRPr="00A25529">
        <w:rPr>
          <w:vanish/>
        </w:rPr>
        <w:t>&amp;ldquo;</w:t>
      </w:r>
      <w:r w:rsidRPr="00A25529">
        <w:rPr>
          <w:rStyle w:val="pxvis"/>
          <w:rFonts w:ascii="Times NewRoman" w:hAnsi="Times NewRoman"/>
          <w:b w:val="0"/>
          <w:sz w:val="24"/>
        </w:rPr>
        <w:t>“</w:t>
      </w:r>
      <w:r w:rsidRPr="00A25529">
        <w:t>intermediate</w:t>
      </w:r>
      <w:r w:rsidRPr="00A25529">
        <w:rPr>
          <w:vanish/>
        </w:rPr>
        <w:t>&amp;rdquo;</w:t>
      </w:r>
      <w:r w:rsidRPr="00A25529">
        <w:rPr>
          <w:rStyle w:val="pxvis"/>
          <w:rFonts w:ascii="Times NewRoman" w:hAnsi="Times NewRoman"/>
          <w:b w:val="0"/>
          <w:sz w:val="24"/>
        </w:rPr>
        <w:t>”</w:t>
      </w:r>
      <w:r w:rsidRPr="00A25529">
        <w:t xml:space="preserve"> sanctions, pursuant to which the Service can, under Section 4958, impose monetary penalties in the form of excise taxes.</w:t>
      </w:r>
      <w:r w:rsidRPr="00A25529">
        <w:rPr>
          <w:rStyle w:val="FootnoteReference"/>
        </w:rPr>
        <w:footnoteReference w:customMarkFollows="1" w:id="75"/>
        <w:t>4</w:t>
      </w:r>
    </w:p>
    <w:p w14:paraId="1FDEA3EE" w14:textId="77777777" w:rsidR="00FB29D8" w:rsidRPr="00A25529" w:rsidRDefault="00FB29D8">
      <w:pPr>
        <w:pStyle w:val="pxs"/>
        <w:spacing w:before="180"/>
        <w:rPr>
          <w:rPrChange w:id="119" w:author="Cara Cardinale" w:date="2025-03-04T10:36:00Z">
            <w:rPr>
              <w:sz w:val="27"/>
            </w:rPr>
          </w:rPrChange>
        </w:rPr>
      </w:pPr>
      <w:r w:rsidRPr="00A25529">
        <w:rPr>
          <w:rPrChange w:id="120" w:author="Cara Cardinale" w:date="2025-03-04T10:36:00Z">
            <w:rPr>
              <w:sz w:val="27"/>
            </w:rPr>
          </w:rPrChange>
        </w:rPr>
        <w:t>30:5. Taxation of unrelated business income</w:t>
      </w:r>
    </w:p>
    <w:p w14:paraId="3B43AAF7" w14:textId="77777777" w:rsidR="00FB29D8" w:rsidRPr="00A25529" w:rsidRDefault="00FB29D8">
      <w:pPr>
        <w:pStyle w:val="pxrr"/>
        <w:spacing w:before="180"/>
        <w:rPr>
          <w:sz w:val="24"/>
          <w:szCs w:val="24"/>
        </w:rPr>
      </w:pPr>
      <w:r w:rsidRPr="00A25529">
        <w:rPr>
          <w:rStyle w:val="pxvis"/>
          <w:rFonts w:cs="Arial"/>
          <w:bCs/>
          <w:sz w:val="50"/>
          <w:rPrChange w:id="121" w:author="Cara Cardinale" w:date="2025-03-04T10:36:00Z">
            <w:rPr>
              <w:rStyle w:val="pxvis"/>
              <w:rFonts w:cs="Arial"/>
              <w:bCs/>
            </w:rPr>
          </w:rPrChange>
        </w:rPr>
        <w:t>Research References</w:t>
      </w:r>
    </w:p>
    <w:p w14:paraId="2E02A6D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tk.ref.id="I0018T1"</w:instrText>
      </w:r>
      <w:r w:rsidRPr="00A25529">
        <w:rPr>
          <w:rStyle w:val="pxtk"/>
        </w:rPr>
        <w:fldChar w:fldCharType="end"/>
      </w:r>
      <w:r w:rsidRPr="00A25529">
        <w:rPr>
          <w:rStyle w:val="pxtk"/>
        </w:rPr>
        <w:t>West's Key Number Digest, Internal Revenue &amp;key;4045 et seq.</w:t>
      </w:r>
    </w:p>
    <w:p w14:paraId="36C7492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A tax-exempt corporation is taxed on it</w:t>
      </w:r>
      <w:ins w:id="122" w:author="Cara Cardinale" w:date="2025-01-14T12:30:00Z">
        <w:r w:rsidR="00C27B7D" w:rsidRPr="00A25529">
          <w:t>s</w:t>
        </w:r>
      </w:ins>
      <w:r w:rsidRPr="00A25529">
        <w:t xml:space="preserve"> unrelated business income; only income from its exempt function is nontaxable.</w:t>
      </w:r>
      <w:r w:rsidRPr="00A25529">
        <w:rPr>
          <w:rStyle w:val="FootnoteReference"/>
        </w:rPr>
        <w:footnoteReference w:customMarkFollows="1" w:id="76"/>
        <w:t>1</w:t>
      </w:r>
      <w:r w:rsidRPr="00A25529">
        <w:t xml:space="preserve"> Exempt income is of two kinds. First is investment income: interest, dividends, royalties, real estate rentals.</w:t>
      </w:r>
      <w:r w:rsidRPr="00A25529">
        <w:rPr>
          <w:rStyle w:val="FootnoteReference"/>
        </w:rPr>
        <w:footnoteReference w:customMarkFollows="1" w:id="77"/>
        <w:t>2</w:t>
      </w:r>
      <w:r w:rsidRPr="00A25529">
        <w:t xml:space="preserve"> Second are fees and other income from the operation of the exempt function of the organization. Taxable business income is therefore made up of income from any operations that are not the exempt business of the organization. Any business in which goods are sold or services are rendered is an unrelated business.</w:t>
      </w:r>
      <w:r w:rsidRPr="00A25529">
        <w:rPr>
          <w:rStyle w:val="FootnoteReference"/>
        </w:rPr>
        <w:footnoteReference w:customMarkFollows="1" w:id="78"/>
        <w:t>3</w:t>
      </w:r>
      <w:r w:rsidRPr="00A25529">
        <w:t xml:space="preserve"> However, unrelated business income is significantly different for clubs than for other exempt organizations.</w:t>
      </w:r>
      <w:r w:rsidRPr="00A25529">
        <w:rPr>
          <w:rStyle w:val="FootnoteReference"/>
        </w:rPr>
        <w:footnoteReference w:customMarkFollows="1" w:id="79"/>
        <w:t>4</w:t>
      </w:r>
      <w:r w:rsidRPr="00A25529">
        <w:t xml:space="preserve"> For a club, taxable income includes all income other than income from members. Other exempt organizations are taxed on gross income from an unrelated trade or business. After making certain adjustments in the way deductions are taken, the club's income is taxed at corporate rates.</w:t>
      </w:r>
      <w:r w:rsidRPr="00A25529">
        <w:rPr>
          <w:rStyle w:val="FootnoteReference"/>
        </w:rPr>
        <w:footnoteReference w:customMarkFollows="1" w:id="80"/>
        <w:t>5</w:t>
      </w:r>
    </w:p>
    <w:p w14:paraId="164EBFE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Three kinds of businesses are exempt from taxation as unrelated business income:</w:t>
      </w:r>
      <w:r w:rsidRPr="00A25529">
        <w:rPr>
          <w:rStyle w:val="FootnoteReference"/>
        </w:rPr>
        <w:footnoteReference w:customMarkFollows="1" w:id="81"/>
        <w:t>6</w:t>
      </w:r>
    </w:p>
    <w:p w14:paraId="6624CD1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1. Businesses where all the work is done by volunteers without pay;</w:t>
      </w:r>
    </w:p>
    <w:p w14:paraId="2CDDEDB0"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2. Businesses carried on primarily for the convenience of patients or employees; and</w:t>
      </w:r>
    </w:p>
    <w:p w14:paraId="58F4411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3. Businesses that sell merchandise received as a donation.</w:t>
      </w:r>
    </w:p>
    <w:p w14:paraId="2D720C7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In addition, certain public entertainment activities and certain convention and trade show activities do not result in taxable income.</w:t>
      </w:r>
      <w:r w:rsidRPr="00A25529">
        <w:rPr>
          <w:rStyle w:val="FootnoteReference"/>
        </w:rPr>
        <w:footnoteReference w:customMarkFollows="1" w:id="82"/>
        <w:t>7</w:t>
      </w:r>
    </w:p>
    <w:p w14:paraId="0B55D7E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Income earned from debt-financed property owned by an exempt organization is also unrelated business income.</w:t>
      </w:r>
      <w:r w:rsidRPr="00A25529">
        <w:rPr>
          <w:rStyle w:val="FootnoteReference"/>
        </w:rPr>
        <w:footnoteReference w:customMarkFollows="1" w:id="83"/>
        <w:t>8</w:t>
      </w:r>
      <w:r w:rsidRPr="00A25529">
        <w:t xml:space="preserve"> This rule applies no matter what form the income may take. The amount taxed is based on the ratio of the average acquisition debt on the property to the adjusted basis of the property.</w:t>
      </w:r>
      <w:r w:rsidRPr="00A25529">
        <w:rPr>
          <w:rStyle w:val="FootnoteReference"/>
        </w:rPr>
        <w:footnoteReference w:customMarkFollows="1" w:id="84"/>
        <w:t>9</w:t>
      </w:r>
      <w:r w:rsidRPr="00A25529">
        <w:t xml:space="preserve"> This ratio is applied to the gross income from the property to calculate the amount of taxable income. The same percentage of expenses of the property is then deducted to determine net income.</w:t>
      </w:r>
      <w:r w:rsidRPr="00A25529">
        <w:rPr>
          <w:rStyle w:val="FootnoteReference"/>
        </w:rPr>
        <w:t>1</w:t>
      </w:r>
      <w:r w:rsidRPr="00A25529">
        <w:rPr>
          <w:rStyle w:val="FootnoteReference"/>
        </w:rPr>
        <w:footnoteReference w:customMarkFollows="1" w:id="85"/>
        <w:t>0</w:t>
      </w:r>
      <w:r w:rsidRPr="00A25529">
        <w:t xml:space="preserve"> The most obvious examples of debt-financed property are the acquisition of property subject to a mortgage and property purchased on an installment basis.</w:t>
      </w:r>
      <w:r w:rsidRPr="00A25529">
        <w:rPr>
          <w:rStyle w:val="FootnoteReference"/>
        </w:rPr>
        <w:t>1</w:t>
      </w:r>
      <w:r w:rsidRPr="00A25529">
        <w:rPr>
          <w:rStyle w:val="FootnoteReference"/>
        </w:rPr>
        <w:footnoteReference w:customMarkFollows="1" w:id="86"/>
        <w:t>1</w:t>
      </w:r>
    </w:p>
    <w:p w14:paraId="774961A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Several kinds of acquisitions are exempt from the debt-financed property rule.</w:t>
      </w:r>
      <w:r w:rsidRPr="00A25529">
        <w:rPr>
          <w:rStyle w:val="FootnoteReference"/>
        </w:rPr>
        <w:t>1</w:t>
      </w:r>
      <w:r w:rsidRPr="00A25529">
        <w:rPr>
          <w:rStyle w:val="FootnoteReference"/>
        </w:rPr>
        <w:footnoteReference w:customMarkFollows="1" w:id="87"/>
        <w:t>2</w:t>
      </w:r>
      <w:r w:rsidRPr="00A25529">
        <w:t xml:space="preserve"> It does not apply to property donated to the organization as a gift.</w:t>
      </w:r>
      <w:r w:rsidRPr="00A25529">
        <w:rPr>
          <w:rStyle w:val="FootnoteReference"/>
        </w:rPr>
        <w:t>1</w:t>
      </w:r>
      <w:r w:rsidRPr="00A25529">
        <w:rPr>
          <w:rStyle w:val="FootnoteReference"/>
        </w:rPr>
        <w:footnoteReference w:customMarkFollows="1" w:id="88"/>
        <w:t>3</w:t>
      </w:r>
      <w:r w:rsidRPr="00A25529">
        <w:t xml:space="preserve"> It also does not apply to property acquired for use in the exempt function of the organization, land acquired near the organization's other property, and certain property used for research. Furthermore, acquisition indebtedness does not include liabilities incurred by an employees' pension plan or by an educational institution to acquire or improve real property.</w:t>
      </w:r>
      <w:r w:rsidRPr="00A25529">
        <w:rPr>
          <w:rStyle w:val="FootnoteReference"/>
        </w:rPr>
        <w:t>1</w:t>
      </w:r>
      <w:r w:rsidRPr="00A25529">
        <w:rPr>
          <w:rStyle w:val="FootnoteReference"/>
        </w:rPr>
        <w:footnoteReference w:customMarkFollows="1" w:id="89"/>
        <w:t>4</w:t>
      </w:r>
      <w:r w:rsidRPr="00A25529">
        <w:t xml:space="preserve"> Various requirements attach in order for these exemptions to apply.</w:t>
      </w:r>
    </w:p>
    <w:p w14:paraId="55336914" w14:textId="77777777" w:rsidR="00FB29D8" w:rsidRPr="00A25529" w:rsidRDefault="00FB29D8">
      <w:pPr>
        <w:pStyle w:val="pxs"/>
        <w:spacing w:before="180"/>
        <w:rPr>
          <w:rPrChange w:id="123" w:author="Cara Cardinale" w:date="2025-03-04T10:36:00Z">
            <w:rPr>
              <w:sz w:val="27"/>
            </w:rPr>
          </w:rPrChange>
        </w:rPr>
      </w:pPr>
      <w:r w:rsidRPr="00A25529">
        <w:rPr>
          <w:rPrChange w:id="124" w:author="Cara Cardinale" w:date="2025-03-04T10:36:00Z">
            <w:rPr>
              <w:sz w:val="27"/>
            </w:rPr>
          </w:rPrChange>
        </w:rPr>
        <w:t>30:6. Internet activities taxable as unrelated business income</w:t>
      </w:r>
    </w:p>
    <w:p w14:paraId="30530D64" w14:textId="77777777" w:rsidR="00FB29D8" w:rsidRPr="00A25529" w:rsidRDefault="00FB29D8">
      <w:pPr>
        <w:pStyle w:val="pxrr"/>
        <w:spacing w:before="180"/>
        <w:rPr>
          <w:sz w:val="24"/>
          <w:szCs w:val="24"/>
        </w:rPr>
      </w:pPr>
      <w:r w:rsidRPr="00A25529">
        <w:rPr>
          <w:rStyle w:val="pxvis"/>
          <w:rFonts w:cs="Arial"/>
          <w:bCs/>
          <w:sz w:val="50"/>
          <w:rPrChange w:id="125" w:author="Cara Cardinale" w:date="2025-03-04T10:36:00Z">
            <w:rPr>
              <w:rStyle w:val="pxvis"/>
              <w:rFonts w:cs="Arial"/>
              <w:bCs/>
            </w:rPr>
          </w:rPrChange>
        </w:rPr>
        <w:t>Research References</w:t>
      </w:r>
    </w:p>
    <w:p w14:paraId="7D35891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tk.ref.id="I0042C2"</w:instrText>
      </w:r>
      <w:r w:rsidRPr="00A25529">
        <w:rPr>
          <w:rStyle w:val="pxtk"/>
        </w:rPr>
        <w:fldChar w:fldCharType="end"/>
      </w:r>
      <w:r w:rsidRPr="00A25529">
        <w:rPr>
          <w:rStyle w:val="pxtk"/>
        </w:rPr>
        <w:t>West's Key Number Digest, Internal Revenue &amp;key;4045 et seq.</w:t>
      </w:r>
    </w:p>
    <w:p w14:paraId="09D960C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Activities that promote demand for industry products and services, like other advertising activities, generally would constitute a </w:t>
      </w:r>
      <w:r w:rsidRPr="00A25529">
        <w:rPr>
          <w:vanish/>
        </w:rPr>
        <w:t>&amp;ldquo;</w:t>
      </w:r>
      <w:r w:rsidRPr="00A25529">
        <w:rPr>
          <w:rStyle w:val="pxvis"/>
          <w:rFonts w:ascii="Times NewRoman" w:hAnsi="Times NewRoman"/>
          <w:b w:val="0"/>
          <w:sz w:val="24"/>
        </w:rPr>
        <w:t>“</w:t>
      </w:r>
      <w:r w:rsidRPr="00A25529">
        <w:t>trade or business</w:t>
      </w:r>
      <w:r w:rsidRPr="00A25529">
        <w:rPr>
          <w:vanish/>
        </w:rPr>
        <w:t>&amp;rdquo;</w:t>
      </w:r>
      <w:r w:rsidRPr="00A25529">
        <w:rPr>
          <w:rStyle w:val="pxvis"/>
          <w:rFonts w:ascii="Times NewRoman" w:hAnsi="Times NewRoman"/>
          <w:b w:val="0"/>
          <w:sz w:val="24"/>
        </w:rPr>
        <w:t>”</w:t>
      </w:r>
      <w:r w:rsidRPr="00A25529">
        <w:t xml:space="preserve"> if carried on for the production of income. A narrow exception is provide as to what constitutes an </w:t>
      </w:r>
      <w:r w:rsidRPr="00A25529">
        <w:rPr>
          <w:vanish/>
        </w:rPr>
        <w:t>&amp;ldquo;</w:t>
      </w:r>
      <w:r w:rsidRPr="00A25529">
        <w:rPr>
          <w:rStyle w:val="pxvis"/>
          <w:rFonts w:ascii="Times NewRoman" w:hAnsi="Times NewRoman"/>
          <w:b w:val="0"/>
          <w:sz w:val="24"/>
        </w:rPr>
        <w:t>“</w:t>
      </w:r>
      <w:r w:rsidRPr="00A25529">
        <w:t>unrelated trade or business.</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90"/>
        <w:t>1</w:t>
      </w:r>
      <w:r w:rsidRPr="00A25529">
        <w:t xml:space="preserve"> For income received by a trade association or other nonprofit organization at its convention or trade show from renting display space may constitute unrelated business taxable income if selling by exhibitors is permitted or tolerated at the show.</w:t>
      </w:r>
    </w:p>
    <w:p w14:paraId="7362339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The activities described in </w:t>
      </w:r>
      <w:r w:rsidRPr="00A25529">
        <w:rPr>
          <w:rStyle w:val="pxst"/>
          <w:color w:val="FF0000"/>
          <w:vertAlign w:val="superscript"/>
        </w:rPr>
        <w:t>►</w:t>
      </w:r>
      <w:r w:rsidRPr="00A25529">
        <w:rPr>
          <w:rStyle w:val="pxst"/>
        </w:rPr>
        <w:fldChar w:fldCharType="begin"/>
      </w:r>
      <w:r w:rsidRPr="00A25529">
        <w:rPr>
          <w:rStyle w:val="pxst"/>
        </w:rPr>
        <w:instrText>st.ref.id="I001JWI"</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 xml:space="preserve"> are specifically excepted from the definition of an unrelated trade or business because they are conducted by a qualifying organization in furtherance of its exempt purposes and in connection with a convention, annual meeting, or trade show. The terms </w:t>
      </w:r>
      <w:r w:rsidRPr="00A25529">
        <w:rPr>
          <w:vanish/>
        </w:rPr>
        <w:t>&amp;ldquo;</w:t>
      </w:r>
      <w:r w:rsidRPr="00A25529">
        <w:rPr>
          <w:rStyle w:val="pxvis"/>
          <w:rFonts w:ascii="Times NewRoman" w:hAnsi="Times NewRoman"/>
          <w:b w:val="0"/>
          <w:sz w:val="24"/>
        </w:rPr>
        <w:t>“</w:t>
      </w:r>
      <w:r w:rsidRPr="00A25529">
        <w:t>convention, annual meeting, or trade show</w:t>
      </w:r>
      <w:r w:rsidRPr="00A25529">
        <w:rPr>
          <w:vanish/>
        </w:rPr>
        <w:t>&amp;rdquo;</w:t>
      </w:r>
      <w:r w:rsidRPr="00A25529">
        <w:rPr>
          <w:rStyle w:val="pxvis"/>
          <w:rFonts w:ascii="Times NewRoman" w:hAnsi="Times NewRoman"/>
          <w:b w:val="0"/>
          <w:sz w:val="24"/>
        </w:rPr>
        <w:t>”</w:t>
      </w:r>
      <w:r w:rsidRPr="00A25529">
        <w:t xml:space="preserve"> refer to a specific event at which individuals representing a particular industry and members of the general public gather in person at one location during a certain period of time. Not only must the activities be conducted at a convention, annual meeting, or trade show, but the character of the exhibits and the extent of the industry products displayed at the show must be designed to stimulate interest in, and demand for, the products and services of the industry in general or to educate persons in attendance regarding new developments or products and services related to the exempt activities of the organization. It is the nature of the activities and their connection to a specific convention, annual meeting, or trade show that distinguishes qualified convention and trade show activity.</w:t>
      </w:r>
      <w:r w:rsidRPr="00A25529">
        <w:rPr>
          <w:rStyle w:val="FootnoteReference"/>
        </w:rPr>
        <w:footnoteReference w:customMarkFollows="1" w:id="91"/>
        <w:t>2</w:t>
      </w:r>
      <w:r w:rsidRPr="00A25529">
        <w:t xml:space="preserve"> To clarify how Internet activities fit within the exception under </w:t>
      </w:r>
      <w:r w:rsidRPr="00A25529">
        <w:rPr>
          <w:rStyle w:val="pxst"/>
          <w:color w:val="FF0000"/>
          <w:vertAlign w:val="superscript"/>
        </w:rPr>
        <w:t>►</w:t>
      </w:r>
      <w:r w:rsidRPr="00A25529">
        <w:rPr>
          <w:rStyle w:val="pxst"/>
        </w:rPr>
        <w:fldChar w:fldCharType="begin"/>
      </w:r>
      <w:r w:rsidRPr="00A25529">
        <w:rPr>
          <w:rStyle w:val="pxst"/>
        </w:rPr>
        <w:instrText>st.ref.id="I0042DA"</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 the Service has provide guidance.</w:t>
      </w:r>
      <w:r w:rsidRPr="00A25529">
        <w:rPr>
          <w:rStyle w:val="FootnoteReference"/>
        </w:rPr>
        <w:footnoteReference w:customMarkFollows="1" w:id="92"/>
        <w:t>3</w:t>
      </w:r>
    </w:p>
    <w:p w14:paraId="19611EE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In the first situation, a trade association is a </w:t>
      </w:r>
      <w:r w:rsidRPr="00A25529">
        <w:rPr>
          <w:vanish/>
        </w:rPr>
        <w:t>&amp;ldquo;</w:t>
      </w:r>
      <w:r w:rsidRPr="00A25529">
        <w:rPr>
          <w:rStyle w:val="pxvis"/>
          <w:rFonts w:ascii="Times NewRoman" w:hAnsi="Times NewRoman"/>
          <w:b w:val="0"/>
          <w:sz w:val="24"/>
        </w:rPr>
        <w:t>“</w:t>
      </w:r>
      <w:r w:rsidRPr="00A25529">
        <w:t>qualifying organization</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93"/>
        <w:t>4</w:t>
      </w:r>
      <w:r w:rsidRPr="00A25529">
        <w:t xml:space="preserve"> because it is an organization described in </w:t>
      </w:r>
      <w:r w:rsidRPr="00A25529">
        <w:rPr>
          <w:rStyle w:val="pxst"/>
          <w:color w:val="FF0000"/>
          <w:vertAlign w:val="superscript"/>
        </w:rPr>
        <w:t>►</w:t>
      </w:r>
      <w:r w:rsidRPr="00A25529">
        <w:rPr>
          <w:rStyle w:val="pxst"/>
        </w:rPr>
        <w:fldChar w:fldCharType="begin"/>
      </w:r>
      <w:r w:rsidRPr="00A25529">
        <w:rPr>
          <w:rStyle w:val="pxst"/>
        </w:rPr>
        <w:instrText>st.ref.id="I001JQQ"</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501(c)(3), (4), or (5)</w:t>
      </w:r>
      <w:r w:rsidRPr="00A25529">
        <w:t xml:space="preserve"> and regularly conducts as one of its substantial exempt purposes a show which stimulates interest in, and demand for, the products of a particular industry or segment of such industry or which educates persons in attendance regarding new developments or products and services related to the exempt activities of the organization. The trade association's semi-annual trade shows include conferences, seminars, and a wide variety of exhibits sponsored by members and suppliers with information useful to those in its industry and take place during a limited time, at one physical location, where its members, suppliers, and potential customers meet together in person and interact face-to-face. Thus, each of its semi-annual trade shows is a </w:t>
      </w:r>
      <w:r w:rsidRPr="00A25529">
        <w:rPr>
          <w:vanish/>
        </w:rPr>
        <w:t>&amp;ldquo;</w:t>
      </w:r>
      <w:r w:rsidRPr="00A25529">
        <w:rPr>
          <w:rStyle w:val="pxvis"/>
          <w:rFonts w:ascii="Times NewRoman" w:hAnsi="Times NewRoman"/>
          <w:b w:val="0"/>
          <w:sz w:val="24"/>
        </w:rPr>
        <w:t>“</w:t>
      </w:r>
      <w:r w:rsidRPr="00A25529">
        <w:t>show</w:t>
      </w:r>
      <w:r w:rsidRPr="00A25529">
        <w:rPr>
          <w:vanish/>
        </w:rPr>
        <w:t>&amp;rdquo;</w:t>
      </w:r>
      <w:r w:rsidRPr="00A25529">
        <w:rPr>
          <w:rStyle w:val="pxvis"/>
          <w:rFonts w:ascii="Times NewRoman" w:hAnsi="Times NewRoman"/>
          <w:b w:val="0"/>
          <w:sz w:val="24"/>
        </w:rPr>
        <w:t>”</w:t>
      </w:r>
      <w:r w:rsidRPr="00A25529">
        <w:t xml:space="preserve"> within the meaning of </w:t>
      </w:r>
      <w:r w:rsidRPr="00A25529">
        <w:rPr>
          <w:rStyle w:val="pxst"/>
          <w:color w:val="FF0000"/>
          <w:vertAlign w:val="superscript"/>
        </w:rPr>
        <w:t>►</w:t>
      </w:r>
      <w:r w:rsidRPr="00A25529">
        <w:rPr>
          <w:rStyle w:val="pxst"/>
        </w:rPr>
        <w:fldChar w:fldCharType="begin"/>
      </w:r>
      <w:r w:rsidRPr="00A25529">
        <w:rPr>
          <w:rStyle w:val="pxst"/>
        </w:rPr>
        <w:instrText>st.ref.id="I006VNY"</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w:t>
      </w:r>
    </w:p>
    <w:p w14:paraId="3DEAC2C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The activities conducted on the premises of each of the trade association's semi-annual trade shows and on the special supplementary section of its Internet website during the period that coincides with each semi-annual trade show are of a kind traditionally conducted at trade shows</w:t>
      </w:r>
      <w:r w:rsidRPr="00A25529">
        <w:rPr>
          <w:rStyle w:val="FootnoteReference"/>
        </w:rPr>
        <w:footnoteReference w:customMarkFollows="1" w:id="94"/>
        <w:t>5</w:t>
      </w:r>
      <w:r w:rsidRPr="00A25529">
        <w:t xml:space="preserve"> because the activities are designed to attract to the show persons in its industry and members of the public to view industry products, to stimulate interest in and demand for such products, and to educate persons in the industry about new products and services. Therefore, these activities are convention and trade show activity.</w:t>
      </w:r>
      <w:r w:rsidRPr="00A25529">
        <w:rPr>
          <w:rStyle w:val="FootnoteReference"/>
        </w:rPr>
        <w:footnoteReference w:customMarkFollows="1" w:id="95"/>
        <w:t>6</w:t>
      </w:r>
    </w:p>
    <w:p w14:paraId="7240389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The supplementary section is no more than ancillary to the trade show. The content of the supplementary section serves to augment and enhance each semi-annual trade show by making available in an alternative medium the same information available at the show. The supplementary section of its Internet website is available to its members and the interested public during essentially the same limited time period that each semi-annual trade show is in operation. Although the supplementary section is available for a slightly longer period than the trade show itself, the additional time is reasonably brief and serves to allow for previewing the show before attending or following up on information gathered at the show. Thus, the supplementary section is merely an extension of each semi-annual trade show.</w:t>
      </w:r>
      <w:r w:rsidRPr="00A25529">
        <w:rPr>
          <w:rStyle w:val="FootnoteReference"/>
        </w:rPr>
        <w:footnoteReference w:customMarkFollows="1" w:id="96"/>
        <w:t>7</w:t>
      </w:r>
    </w:p>
    <w:p w14:paraId="24C7FE4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In the second situation, a trade association's operation of a website for a two-week period under the circumstances described is not </w:t>
      </w:r>
      <w:r w:rsidRPr="00A25529">
        <w:rPr>
          <w:vanish/>
        </w:rPr>
        <w:t>&amp;ldquo;</w:t>
      </w:r>
      <w:r w:rsidRPr="00A25529">
        <w:rPr>
          <w:rStyle w:val="pxvis"/>
          <w:rFonts w:ascii="Times NewRoman" w:hAnsi="Times NewRoman"/>
          <w:b w:val="0"/>
          <w:sz w:val="24"/>
        </w:rPr>
        <w:t>“</w:t>
      </w:r>
      <w:r w:rsidRPr="00A25529">
        <w:t>qualified convention and trade-show activity</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97"/>
        <w:t>8</w:t>
      </w:r>
      <w:r w:rsidRPr="00A25529">
        <w:t xml:space="preserve"> because its Internet activities are not carried out in conjunction with any international, national, regional, state, or local convention, annual meeting, or show conducted by the trade association. The trade association's website is not itself a convention, annual meeting, or trade show within the meaning of </w:t>
      </w:r>
      <w:r w:rsidRPr="00A25529">
        <w:rPr>
          <w:rStyle w:val="pxst"/>
          <w:color w:val="FF0000"/>
          <w:vertAlign w:val="superscript"/>
        </w:rPr>
        <w:t>►</w:t>
      </w:r>
      <w:r w:rsidRPr="00A25529">
        <w:rPr>
          <w:rStyle w:val="pxst"/>
        </w:rPr>
        <w:fldChar w:fldCharType="begin"/>
      </w:r>
      <w:r w:rsidRPr="00A25529">
        <w:rPr>
          <w:rStyle w:val="pxst"/>
        </w:rPr>
        <w:instrText>st.ref.id="I0019EB"</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 xml:space="preserve"> because the website is not a specific event at which its members, suppliers, and potential customers gather in person at one physical location during a certain period of time and interact face to face.</w:t>
      </w:r>
    </w:p>
    <w:p w14:paraId="2773BD2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Moreover, its Internet activities do not coincide with, nor do they augment and enhance, any such specific event conducted by the trade association for one of the purposes described in </w:t>
      </w:r>
      <w:r w:rsidRPr="00A25529">
        <w:rPr>
          <w:rStyle w:val="pxst"/>
          <w:color w:val="FF0000"/>
          <w:vertAlign w:val="superscript"/>
        </w:rPr>
        <w:t>►</w:t>
      </w:r>
      <w:r w:rsidRPr="00A25529">
        <w:rPr>
          <w:rStyle w:val="pxst"/>
        </w:rPr>
        <w:fldChar w:fldCharType="begin"/>
      </w:r>
      <w:r w:rsidRPr="00A25529">
        <w:rPr>
          <w:rStyle w:val="pxst"/>
        </w:rPr>
        <w:instrText>st.ref.id="I0042J7"</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513(d)(3)(B)</w:t>
      </w:r>
      <w:r w:rsidRPr="00A25529">
        <w:t xml:space="preserve">. Therefore, because the trade association's website is not qualified convention and trade show activity, the operation of the website, even for a relatively short period of time, is not excepted from the definition of an unrelated trade or business under </w:t>
      </w:r>
      <w:r w:rsidRPr="00A25529">
        <w:rPr>
          <w:rStyle w:val="pxst"/>
          <w:color w:val="FF0000"/>
          <w:vertAlign w:val="superscript"/>
        </w:rPr>
        <w:t>►</w:t>
      </w:r>
      <w:r w:rsidRPr="00A25529">
        <w:rPr>
          <w:rStyle w:val="pxst"/>
        </w:rPr>
        <w:fldChar w:fldCharType="begin"/>
      </w:r>
      <w:r w:rsidRPr="00A25529">
        <w:rPr>
          <w:rStyle w:val="pxst"/>
        </w:rPr>
        <w:instrText>st.ref.id="I001JQJ"</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513(d)(1)</w:t>
      </w:r>
      <w:r w:rsidRPr="00A25529">
        <w:t>.</w:t>
      </w:r>
      <w:r w:rsidRPr="00A25529">
        <w:rPr>
          <w:rStyle w:val="FootnoteReference"/>
        </w:rPr>
        <w:footnoteReference w:customMarkFollows="1" w:id="98"/>
        <w:t>9</w:t>
      </w:r>
    </w:p>
    <w:p w14:paraId="1E2C00DF" w14:textId="77777777" w:rsidR="00FB29D8" w:rsidRPr="00A25529" w:rsidRDefault="00FB29D8">
      <w:pPr>
        <w:pStyle w:val="pxs"/>
        <w:spacing w:before="180"/>
        <w:rPr>
          <w:rPrChange w:id="128" w:author="Cara Cardinale" w:date="2025-03-04T10:36:00Z">
            <w:rPr>
              <w:sz w:val="27"/>
            </w:rPr>
          </w:rPrChange>
        </w:rPr>
      </w:pPr>
      <w:r w:rsidRPr="00A25529">
        <w:rPr>
          <w:rPrChange w:id="129" w:author="Cara Cardinale" w:date="2025-03-04T10:36:00Z">
            <w:rPr>
              <w:sz w:val="27"/>
            </w:rPr>
          </w:rPrChange>
        </w:rPr>
        <w:t>30:7. Deductibility of club expenses</w:t>
      </w:r>
    </w:p>
    <w:p w14:paraId="192A28FB" w14:textId="77777777" w:rsidR="00FB29D8" w:rsidRPr="00A25529" w:rsidRDefault="00FB29D8">
      <w:pPr>
        <w:pStyle w:val="pxrr"/>
        <w:spacing w:before="180"/>
        <w:rPr>
          <w:sz w:val="24"/>
          <w:szCs w:val="24"/>
        </w:rPr>
      </w:pPr>
      <w:r w:rsidRPr="00A25529">
        <w:rPr>
          <w:rStyle w:val="pxvis"/>
          <w:rFonts w:cs="Arial"/>
          <w:bCs/>
          <w:sz w:val="50"/>
          <w:rPrChange w:id="130" w:author="Cara Cardinale" w:date="2025-03-04T10:36:00Z">
            <w:rPr>
              <w:rStyle w:val="pxvis"/>
              <w:rFonts w:cs="Arial"/>
              <w:bCs/>
            </w:rPr>
          </w:rPrChange>
        </w:rPr>
        <w:t>Research References</w:t>
      </w:r>
    </w:p>
    <w:p w14:paraId="0172E0F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tk.ref.id="I001JPD"</w:instrText>
      </w:r>
      <w:r w:rsidRPr="00A25529">
        <w:rPr>
          <w:rStyle w:val="pxtk"/>
        </w:rPr>
        <w:fldChar w:fldCharType="end"/>
      </w:r>
      <w:r w:rsidRPr="00A25529">
        <w:rPr>
          <w:rStyle w:val="pxtk"/>
        </w:rPr>
        <w:t>West's Key Number Digest, Internal Revenue &amp;key;3314.1</w:t>
      </w:r>
    </w:p>
    <w:p w14:paraId="2F2DAEB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tk.ref.id="I0019FJ"</w:instrText>
      </w:r>
      <w:r w:rsidRPr="00A25529">
        <w:rPr>
          <w:rStyle w:val="pxtk"/>
        </w:rPr>
        <w:fldChar w:fldCharType="end"/>
      </w:r>
      <w:r w:rsidRPr="00A25529">
        <w:rPr>
          <w:rStyle w:val="pxtk"/>
        </w:rPr>
        <w:t>West's Key Number Digest, Internal Revenue &amp;key;3331</w:t>
      </w:r>
    </w:p>
    <w:p w14:paraId="0694586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tk.ref.id="I001JPB"</w:instrText>
      </w:r>
      <w:r w:rsidRPr="00A25529">
        <w:rPr>
          <w:rStyle w:val="pxtk"/>
        </w:rPr>
        <w:fldChar w:fldCharType="end"/>
      </w:r>
      <w:r w:rsidRPr="00A25529">
        <w:rPr>
          <w:rStyle w:val="pxtk"/>
        </w:rPr>
        <w:t>West's Key Number Digest, Internal Revenue &amp;key;3338 to 3346</w:t>
      </w:r>
    </w:p>
    <w:p w14:paraId="041150E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tk.ref.id="I0019FL"</w:instrText>
      </w:r>
      <w:r w:rsidRPr="00A25529">
        <w:rPr>
          <w:rStyle w:val="pxtk"/>
        </w:rPr>
        <w:fldChar w:fldCharType="end"/>
      </w:r>
      <w:r w:rsidRPr="00A25529">
        <w:rPr>
          <w:rStyle w:val="pxtk"/>
        </w:rPr>
        <w:t>West's Key Number Digest, Internal Revenue &amp;key;3364</w:t>
      </w:r>
    </w:p>
    <w:p w14:paraId="2759CDC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p.ct.id="f2fd26a0b92511efa75bc0a5c2da1858|7|30:7"</w:instrText>
      </w:r>
      <w:r w:rsidRPr="00A25529">
        <w:fldChar w:fldCharType="end"/>
      </w:r>
      <w:r w:rsidRPr="00A25529">
        <w:t>Dues, fees, assessments, and similar payments made to a social club are not deductible whether the club is used for personal</w:t>
      </w:r>
      <w:r w:rsidRPr="00A25529">
        <w:rPr>
          <w:rStyle w:val="FootnoteReference"/>
        </w:rPr>
        <w:footnoteReference w:customMarkFollows="1" w:id="99"/>
        <w:t>1</w:t>
      </w:r>
      <w:r w:rsidRPr="00A25529">
        <w:t xml:space="preserve"> or for business purposes.</w:t>
      </w:r>
      <w:r w:rsidRPr="00A25529">
        <w:rPr>
          <w:rStyle w:val="FootnoteReference"/>
        </w:rPr>
        <w:footnoteReference w:customMarkFollows="1" w:id="100"/>
        <w:t>2</w:t>
      </w:r>
      <w:r w:rsidRPr="00A25529">
        <w:t xml:space="preserve"> The denial of deductibility covers any club organized for business, pleasure, recreation, or other social purpose.</w:t>
      </w:r>
    </w:p>
    <w:p w14:paraId="3B38264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p.ct.id="f2fd26a0b92511efa75bc0a5c2da1858|7|30:7"</w:instrText>
      </w:r>
      <w:r w:rsidRPr="00A25529">
        <w:fldChar w:fldCharType="end"/>
      </w:r>
      <w:r w:rsidRPr="00A25529">
        <w:t>Donations to a club are not deductible as charitable contributions unless the club can qualify as being devoted to an exempt purpose for which a deduction is allowed.</w:t>
      </w:r>
    </w:p>
    <w:p w14:paraId="7421E904" w14:textId="77777777" w:rsidR="00FB29D8" w:rsidRPr="00A25529" w:rsidRDefault="00FB29D8">
      <w:pPr>
        <w:pStyle w:val="pxs"/>
        <w:spacing w:before="180"/>
        <w:rPr>
          <w:rPrChange w:id="131" w:author="Cara Cardinale" w:date="2025-03-04T10:36:00Z">
            <w:rPr>
              <w:sz w:val="27"/>
            </w:rPr>
          </w:rPrChange>
        </w:rPr>
      </w:pPr>
      <w:r w:rsidRPr="00A25529">
        <w:rPr>
          <w:rPrChange w:id="132" w:author="Cara Cardinale" w:date="2025-03-04T10:36:00Z">
            <w:rPr>
              <w:sz w:val="27"/>
            </w:rPr>
          </w:rPrChange>
        </w:rPr>
        <w:t>30:8. Tax returns</w:t>
      </w:r>
    </w:p>
    <w:p w14:paraId="53F537D6" w14:textId="77777777" w:rsidR="00FB29D8" w:rsidRPr="00A25529" w:rsidRDefault="00FB29D8">
      <w:pPr>
        <w:pStyle w:val="pxrr"/>
        <w:spacing w:before="180"/>
        <w:rPr>
          <w:sz w:val="24"/>
          <w:szCs w:val="24"/>
        </w:rPr>
      </w:pPr>
      <w:r w:rsidRPr="00A25529">
        <w:rPr>
          <w:rStyle w:val="pxvis"/>
          <w:rFonts w:cs="Arial"/>
          <w:bCs/>
          <w:sz w:val="50"/>
          <w:rPrChange w:id="133" w:author="Cara Cardinale" w:date="2025-03-04T10:36:00Z">
            <w:rPr>
              <w:rStyle w:val="pxvis"/>
              <w:rFonts w:cs="Arial"/>
              <w:bCs/>
            </w:rPr>
          </w:rPrChange>
        </w:rPr>
        <w:t>Research References</w:t>
      </w:r>
    </w:p>
    <w:p w14:paraId="016BF07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tk.ref.id="I000FU9"</w:instrText>
      </w:r>
      <w:r w:rsidRPr="00A25529">
        <w:rPr>
          <w:rStyle w:val="pxtk"/>
        </w:rPr>
        <w:fldChar w:fldCharType="end"/>
      </w:r>
      <w:r w:rsidRPr="00A25529">
        <w:rPr>
          <w:rStyle w:val="pxtk"/>
        </w:rPr>
        <w:t>West's Key Number Digest, Internal Revenue &amp;key;4045 et seq.</w:t>
      </w:r>
    </w:p>
    <w:p w14:paraId="24F522B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With certain exceptions,</w:t>
      </w:r>
      <w:r w:rsidRPr="00A25529">
        <w:rPr>
          <w:rStyle w:val="FootnoteReference"/>
        </w:rPr>
        <w:footnoteReference w:customMarkFollows="1" w:id="101"/>
        <w:t>1</w:t>
      </w:r>
      <w:r w:rsidRPr="00A25529">
        <w:t xml:space="preserve"> an exempt organization must file an annual federal information return on or before the fifteenth day of the fifth </w:t>
      </w:r>
      <w:del w:id="134" w:author="Cara Cardinale" w:date="2025-01-14T18:33:00Z">
        <w:r w:rsidRPr="00A25529" w:rsidDel="00B2540C">
          <w:delText xml:space="preserve">calendar </w:delText>
        </w:r>
      </w:del>
      <w:r w:rsidRPr="00A25529">
        <w:t>month following the close of the period for which the return is required to be filed.</w:t>
      </w:r>
      <w:r w:rsidRPr="00A25529">
        <w:rPr>
          <w:rStyle w:val="FootnoteReference"/>
        </w:rPr>
        <w:footnoteReference w:customMarkFollows="1" w:id="102"/>
        <w:t>2</w:t>
      </w:r>
      <w:r w:rsidRPr="00A25529">
        <w:t xml:space="preserve"> However, if an organization has gross receipts that are normally not more than $5,000 in each taxable year, a federal information return is not required to be filed.</w:t>
      </w:r>
      <w:r w:rsidRPr="00A25529">
        <w:rPr>
          <w:rStyle w:val="FootnoteReference"/>
        </w:rPr>
        <w:footnoteReference w:customMarkFollows="1" w:id="103"/>
        <w:t>3</w:t>
      </w:r>
      <w:r w:rsidRPr="00A25529">
        <w:t xml:space="preserve"> There is also a discretionary exception from filing for organizations, other than private foundations, with gross receipts of not more than $50,000.</w:t>
      </w:r>
      <w:r w:rsidRPr="00A25529">
        <w:rPr>
          <w:rStyle w:val="FootnoteReference"/>
        </w:rPr>
        <w:footnoteReference w:customMarkFollows="1" w:id="104"/>
        <w:t>4</w:t>
      </w:r>
      <w:r w:rsidRPr="00A25529">
        <w:t xml:space="preserve"> In general, the returns require the disclosure of information concerning the income and expenditures of the organization during the taxable year, and such other information as may be required by the applicable return form.</w:t>
      </w:r>
      <w:r w:rsidRPr="00A25529">
        <w:rPr>
          <w:rStyle w:val="FootnoteReference"/>
        </w:rPr>
        <w:footnoteReference w:customMarkFollows="1" w:id="105"/>
        <w:t>5</w:t>
      </w:r>
      <w:r w:rsidRPr="00A25529">
        <w:t xml:space="preserve"> For example, </w:t>
      </w:r>
      <w:r w:rsidRPr="00A25529">
        <w:rPr>
          <w:rStyle w:val="pxst"/>
          <w:color w:val="FF0000"/>
          <w:vertAlign w:val="superscript"/>
        </w:rPr>
        <w:t>►</w:t>
      </w:r>
      <w:r w:rsidRPr="00A25529">
        <w:rPr>
          <w:rStyle w:val="pxst"/>
        </w:rPr>
        <w:fldChar w:fldCharType="begin"/>
      </w:r>
      <w:r w:rsidRPr="00A25529">
        <w:rPr>
          <w:rStyle w:val="pxst"/>
        </w:rPr>
        <w:instrText>st.ref.id="I007ZLS"</w:instrText>
      </w:r>
      <w:r w:rsidRPr="00A25529">
        <w:rPr>
          <w:rStyle w:val="pxst"/>
        </w:rPr>
        <w:fldChar w:fldCharType="end"/>
      </w:r>
      <w:r w:rsidRPr="00A25529">
        <w:rPr>
          <w:rStyle w:val="pxst"/>
        </w:rPr>
        <w:t>IRS Form 990-T</w:t>
      </w:r>
      <w:r w:rsidRPr="00A25529">
        <w:t xml:space="preserve"> is used by otherwise exempt organizations that have $1000 or more of unrelated business gross income.</w:t>
      </w:r>
      <w:r w:rsidRPr="00A25529">
        <w:rPr>
          <w:rStyle w:val="FootnoteReference"/>
        </w:rPr>
        <w:footnoteReference w:customMarkFollows="1" w:id="106"/>
        <w:t>6</w:t>
      </w:r>
      <w:r w:rsidRPr="00A25529">
        <w:t xml:space="preserve"> This, too, is really an income tax return because the unrelated business income is taxed on </w:t>
      </w:r>
      <w:r w:rsidRPr="00A25529">
        <w:rPr>
          <w:rStyle w:val="pxst"/>
          <w:color w:val="FF0000"/>
          <w:vertAlign w:val="superscript"/>
        </w:rPr>
        <w:t>►</w:t>
      </w:r>
      <w:r w:rsidRPr="00A25529">
        <w:rPr>
          <w:rStyle w:val="pxst"/>
        </w:rPr>
        <w:fldChar w:fldCharType="begin"/>
      </w:r>
      <w:r w:rsidRPr="00A25529">
        <w:rPr>
          <w:rStyle w:val="pxst"/>
        </w:rPr>
        <w:instrText>st.ref.id="I002DC2"</w:instrText>
      </w:r>
      <w:r w:rsidRPr="00A25529">
        <w:rPr>
          <w:rStyle w:val="pxst"/>
        </w:rPr>
        <w:fldChar w:fldCharType="end"/>
      </w:r>
      <w:r w:rsidRPr="00A25529">
        <w:rPr>
          <w:rStyle w:val="pxst"/>
        </w:rPr>
        <w:t>IRS Form 990-T</w:t>
      </w:r>
      <w:r w:rsidRPr="00A25529">
        <w:t>. If an organization has gross receipts that are normally not more than $5000 in each taxable year, a federal return is not required to be filed.</w:t>
      </w:r>
      <w:r w:rsidRPr="00A25529">
        <w:rPr>
          <w:rStyle w:val="FootnoteReference"/>
        </w:rPr>
        <w:footnoteReference w:customMarkFollows="1" w:id="107"/>
        <w:t>7</w:t>
      </w:r>
      <w:r w:rsidRPr="00A25529">
        <w:t xml:space="preserve"> Failure to file returns when due may result in penalties.</w:t>
      </w:r>
      <w:r w:rsidRPr="00A25529">
        <w:rPr>
          <w:rStyle w:val="FootnoteReference"/>
        </w:rPr>
        <w:footnoteReference w:customMarkFollows="1" w:id="108"/>
        <w:t>8</w:t>
      </w:r>
    </w:p>
    <w:p w14:paraId="6B42326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An organization claiming exemption before the establishment of its exempt status must indicate that the return is being filed in the belief that the organization is exempt but that the IRS has not yet recognized such exemption.</w:t>
      </w:r>
      <w:r w:rsidRPr="00A25529">
        <w:rPr>
          <w:rStyle w:val="FootnoteReference"/>
        </w:rPr>
        <w:footnoteReference w:customMarkFollows="1" w:id="109"/>
        <w:t>9</w:t>
      </w:r>
      <w:r w:rsidRPr="00A25529">
        <w:t xml:space="preserve"> If, because of a change in activity or method of operation, an organization loses its tax-exempt status, it must file a corporate income tax return showing the amount of tax due. The transition from exempt to nonexempt status has no effect on the organization's accounting period. If the day on which the organization becomes a taxable entity does not coincide with the first day of its accounting year (whether calendar year or fiscal year), the organization must file a return for a short taxable year that ends with its accounting period year.</w:t>
      </w:r>
      <w:r w:rsidRPr="00A25529">
        <w:rPr>
          <w:rStyle w:val="FootnoteReference"/>
        </w:rPr>
        <w:t>1</w:t>
      </w:r>
      <w:r w:rsidRPr="00A25529">
        <w:rPr>
          <w:rStyle w:val="FootnoteReference"/>
        </w:rPr>
        <w:footnoteReference w:customMarkFollows="1" w:id="110"/>
        <w:t>0</w:t>
      </w:r>
    </w:p>
    <w:p w14:paraId="65958AC6" w14:textId="77777777" w:rsidR="00FB29D8" w:rsidRPr="00A25529" w:rsidRDefault="00FB29D8">
      <w:pPr>
        <w:pStyle w:val="pxtipn"/>
        <w:spacing w:before="180"/>
        <w:ind w:left="720" w:right="720"/>
      </w:pPr>
      <w:r w:rsidRPr="00A25529">
        <w:t>Practice Tip:</w:t>
      </w:r>
    </w:p>
    <w:p w14:paraId="34F9CA3D"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If there is a change in activity or method of operation, the organization must also inform the state Department of Taxation and Finance of such change.</w:t>
      </w:r>
    </w:p>
    <w:p w14:paraId="6DD046B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The organization may not prorate its income over the 12 months of its accounting year and report as taxable income only the portion applicable to the period during which it was not exempt.</w:t>
      </w:r>
      <w:r w:rsidRPr="00A25529">
        <w:rPr>
          <w:rStyle w:val="FootnoteReference"/>
        </w:rPr>
        <w:t>1</w:t>
      </w:r>
      <w:r w:rsidRPr="00A25529">
        <w:rPr>
          <w:rStyle w:val="FootnoteReference"/>
        </w:rPr>
        <w:footnoteReference w:customMarkFollows="1" w:id="111"/>
        <w:t>1</w:t>
      </w:r>
      <w:r w:rsidRPr="00A25529">
        <w:t xml:space="preserve"> After the change in status, income that is derived from contracts issued or assets held while the organization was tax exempt must be included in the taxable income.</w:t>
      </w:r>
      <w:r w:rsidRPr="00A25529">
        <w:rPr>
          <w:rStyle w:val="FootnoteReference"/>
        </w:rPr>
        <w:t>1</w:t>
      </w:r>
      <w:r w:rsidRPr="00A25529">
        <w:rPr>
          <w:rStyle w:val="FootnoteReference"/>
        </w:rPr>
        <w:footnoteReference w:customMarkFollows="1" w:id="112"/>
        <w:t>2</w:t>
      </w:r>
      <w:r w:rsidRPr="00A25529">
        <w:t xml:space="preserve"> A separate federal return concerning unrelated business income must be filed by an exempt organization that has gross income, included in computing unrelated business taxable income for the taxable year, of $1000 or more. The federal return is filed on </w:t>
      </w:r>
      <w:r w:rsidRPr="00A25529">
        <w:rPr>
          <w:rStyle w:val="pxst"/>
          <w:color w:val="FF0000"/>
          <w:vertAlign w:val="superscript"/>
        </w:rPr>
        <w:t>►</w:t>
      </w:r>
      <w:r w:rsidRPr="00A25529">
        <w:rPr>
          <w:rStyle w:val="pxst"/>
        </w:rPr>
        <w:fldChar w:fldCharType="begin"/>
      </w:r>
      <w:r w:rsidRPr="00A25529">
        <w:rPr>
          <w:rStyle w:val="pxst"/>
        </w:rPr>
        <w:instrText>st.ref.id="I0056MT"</w:instrText>
      </w:r>
      <w:r w:rsidRPr="00A25529">
        <w:rPr>
          <w:rStyle w:val="pxst"/>
        </w:rPr>
        <w:fldChar w:fldCharType="end"/>
      </w:r>
      <w:r w:rsidRPr="00A25529">
        <w:rPr>
          <w:rStyle w:val="pxst"/>
        </w:rPr>
        <w:t>IRS Form 990-T</w:t>
      </w:r>
      <w:r w:rsidRPr="00A25529">
        <w:t>. The filing of a return of unrelated business income does not relieve the organization of the duty to file other required returns.</w:t>
      </w:r>
      <w:r w:rsidRPr="00A25529">
        <w:rPr>
          <w:rStyle w:val="FootnoteReference"/>
        </w:rPr>
        <w:t>1</w:t>
      </w:r>
      <w:r w:rsidRPr="00A25529">
        <w:rPr>
          <w:rStyle w:val="FootnoteReference"/>
        </w:rPr>
        <w:footnoteReference w:customMarkFollows="1" w:id="113"/>
        <w:t>3</w:t>
      </w:r>
    </w:p>
    <w:p w14:paraId="6A36FD4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The Code requires an exempt organization to allow public inspection of its application for exemption and its three most recent annual information returns. The exempt organization must furnish copies of these documents on request. The copies must be provided without charge, other than for the reasonable costs of copying and mailing.</w:t>
      </w:r>
      <w:r w:rsidRPr="00A25529">
        <w:rPr>
          <w:rStyle w:val="FootnoteReference"/>
        </w:rPr>
        <w:t>1</w:t>
      </w:r>
      <w:r w:rsidRPr="00A25529">
        <w:rPr>
          <w:rStyle w:val="FootnoteReference"/>
        </w:rPr>
        <w:footnoteReference w:customMarkFollows="1" w:id="114"/>
        <w:t>4</w:t>
      </w:r>
    </w:p>
    <w:p w14:paraId="5A9E87CB" w14:textId="77777777" w:rsidR="00FB29D8" w:rsidRPr="00A25529" w:rsidRDefault="00FB29D8">
      <w:pPr>
        <w:pStyle w:val="pxs"/>
        <w:spacing w:before="180"/>
        <w:rPr>
          <w:rPrChange w:id="137" w:author="Cara Cardinale" w:date="2025-03-04T10:36:00Z">
            <w:rPr>
              <w:sz w:val="27"/>
            </w:rPr>
          </w:rPrChange>
        </w:rPr>
      </w:pPr>
      <w:r w:rsidRPr="00A25529">
        <w:rPr>
          <w:rPrChange w:id="138" w:author="Cara Cardinale" w:date="2025-03-04T10:36:00Z">
            <w:rPr>
              <w:sz w:val="27"/>
            </w:rPr>
          </w:rPrChange>
        </w:rPr>
        <w:t>30:9. Checklist</w:t>
      </w:r>
      <w:r w:rsidRPr="00A25529">
        <w:rPr>
          <w:rStyle w:val="pxsep"/>
        </w:rPr>
        <w:t xml:space="preserve">-- </w:t>
      </w:r>
      <w:r w:rsidRPr="00A25529">
        <w:rPr>
          <w:rPrChange w:id="139" w:author="Cara Cardinale" w:date="2025-03-04T10:36:00Z">
            <w:rPr>
              <w:sz w:val="27"/>
            </w:rPr>
          </w:rPrChange>
        </w:rPr>
        <w:t>Matters to be considered when completing an application for recognition of tax exemption</w:t>
      </w:r>
    </w:p>
    <w:p w14:paraId="0ECC6724" w14:textId="77777777" w:rsidR="00FB29D8" w:rsidRPr="00A25529" w:rsidRDefault="00FB29D8">
      <w:pPr>
        <w:pStyle w:val="pxov"/>
        <w:rPr>
          <w:vanish/>
        </w:rPr>
      </w:pPr>
      <w:r w:rsidRPr="00A25529">
        <w:rPr>
          <w:vanish/>
        </w:rPr>
        <w:t>COL</w:t>
      </w:r>
    </w:p>
    <w:p w14:paraId="529D953C" w14:textId="77777777" w:rsidR="00FB29D8" w:rsidRPr="00A25529" w:rsidRDefault="00FB29D8">
      <w:pPr>
        <w:pStyle w:val="pxov"/>
        <w:rPr>
          <w:vanish/>
        </w:rPr>
      </w:pPr>
      <w:r w:rsidRPr="00A25529">
        <w:rPr>
          <w:vanish/>
        </w:rPr>
        <w:t>NFP</w:t>
      </w:r>
    </w:p>
    <w:p w14:paraId="027311BE" w14:textId="77777777" w:rsidR="00FB29D8" w:rsidRPr="00A25529" w:rsidRDefault="00FB29D8">
      <w:pPr>
        <w:pStyle w:val="pxov"/>
        <w:rPr>
          <w:vanish/>
        </w:rPr>
      </w:pPr>
      <w:r w:rsidRPr="00A25529">
        <w:rPr>
          <w:vanish/>
        </w:rPr>
        <w:t>CHK</w:t>
      </w:r>
    </w:p>
    <w:p w14:paraId="137C4B91" w14:textId="77777777" w:rsidR="00FB29D8" w:rsidRPr="00A25529" w:rsidRDefault="00FB29D8">
      <w:pPr>
        <w:pStyle w:val="pxov"/>
        <w:rPr>
          <w:vanish/>
        </w:rPr>
      </w:pPr>
      <w:r w:rsidRPr="00A25529">
        <w:rPr>
          <w:vanish/>
        </w:rPr>
        <w:t>FCV</w:t>
      </w:r>
    </w:p>
    <w:p w14:paraId="226BAD3B" w14:textId="77777777" w:rsidR="00FB29D8" w:rsidRPr="00A25529" w:rsidRDefault="00FB29D8">
      <w:pPr>
        <w:pStyle w:val="pxov"/>
        <w:rPr>
          <w:vanish/>
        </w:rPr>
      </w:pPr>
      <w:r w:rsidRPr="00A25529">
        <w:rPr>
          <w:vanish/>
        </w:rPr>
        <w:t>FTR</w:t>
      </w:r>
    </w:p>
    <w:p w14:paraId="17E179B7" w14:textId="77777777" w:rsidR="00FB29D8" w:rsidRPr="00A25529" w:rsidRDefault="00FB29D8">
      <w:pPr>
        <w:pStyle w:val="pxov"/>
        <w:rPr>
          <w:vanish/>
        </w:rPr>
      </w:pPr>
      <w:r w:rsidRPr="00A25529">
        <w:rPr>
          <w:vanish/>
        </w:rPr>
        <w:t>EBL</w:t>
      </w:r>
    </w:p>
    <w:p w14:paraId="40072DA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1. Complete all parts of application form (</w:t>
      </w:r>
      <w:r w:rsidRPr="00A25529">
        <w:rPr>
          <w:rStyle w:val="pxsst"/>
          <w:color w:val="FF0000"/>
          <w:vertAlign w:val="superscript"/>
        </w:rPr>
        <w:t>►</w:t>
      </w:r>
      <w:r w:rsidRPr="00A25529">
        <w:rPr>
          <w:rStyle w:val="pxsst"/>
        </w:rPr>
        <w:fldChar w:fldCharType="begin"/>
      </w:r>
      <w:r w:rsidRPr="00A25529">
        <w:rPr>
          <w:rStyle w:val="pxsst"/>
        </w:rPr>
        <w:instrText>sst.ref.id="I002DJ5"</w:instrText>
      </w:r>
      <w:r w:rsidRPr="00A25529">
        <w:rPr>
          <w:rStyle w:val="pxsst"/>
        </w:rPr>
        <w:fldChar w:fldCharType="end"/>
      </w:r>
      <w:r w:rsidRPr="00A25529">
        <w:rPr>
          <w:rStyle w:val="pxsst"/>
        </w:rPr>
        <w:t>IRS Form 1023</w:t>
      </w:r>
      <w:r w:rsidRPr="00A25529">
        <w:t xml:space="preserve"> or </w:t>
      </w:r>
      <w:r w:rsidRPr="00A25529">
        <w:rPr>
          <w:rStyle w:val="pxsst"/>
          <w:color w:val="FF0000"/>
          <w:vertAlign w:val="superscript"/>
        </w:rPr>
        <w:t>►</w:t>
      </w:r>
      <w:r w:rsidRPr="00A25529">
        <w:rPr>
          <w:rStyle w:val="pxsst"/>
        </w:rPr>
        <w:fldChar w:fldCharType="begin"/>
      </w:r>
      <w:r w:rsidRPr="00A25529">
        <w:rPr>
          <w:rStyle w:val="pxsst"/>
        </w:rPr>
        <w:instrText>sst.ref.id="I000FLP"</w:instrText>
      </w:r>
      <w:r w:rsidRPr="00A25529">
        <w:rPr>
          <w:rStyle w:val="pxsst"/>
        </w:rPr>
        <w:fldChar w:fldCharType="end"/>
      </w:r>
      <w:r w:rsidRPr="00A25529">
        <w:rPr>
          <w:rStyle w:val="pxsst"/>
        </w:rPr>
        <w:t>IRS Form 1024</w:t>
      </w:r>
      <w:r w:rsidRPr="00A25529">
        <w:t>) that apply to the organization.</w:t>
      </w:r>
    </w:p>
    <w:p w14:paraId="6E7061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2. Supply the organization's employer identification number.</w:t>
      </w:r>
    </w:p>
    <w:p w14:paraId="686C622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If the organization has a number, write it in the space provided.</w:t>
      </w:r>
    </w:p>
    <w:p w14:paraId="20FE6F6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If the organization is newly formed and does not have a number, attach completed Form SS-4 if the organization has not previously applied.</w:t>
      </w:r>
    </w:p>
    <w:p w14:paraId="5C037D5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3. Enclose complete statement of support, revenue, and expenses and the balance sheet.</w:t>
      </w:r>
    </w:p>
    <w:p w14:paraId="0CECF0D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Financial statements required for current year (including the period up to within 60 days of date application is filed) and each of the immediately preceding three years (or the years the organization has existed, if less than four).</w:t>
      </w:r>
    </w:p>
    <w:p w14:paraId="78E0275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Provide a detailed breakdown of support, revenue, and expenses; do not substitute lump sums.</w:t>
      </w:r>
    </w:p>
    <w:p w14:paraId="4A52407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c. If organization has been in existence less than one year, proposed budgets for two years must be submitted, showing the amounts and types of receipts and expenditures anticipated.</w:t>
      </w:r>
    </w:p>
    <w:p w14:paraId="508126C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4. Enclose a conformed copy of the complete organizing instrument.</w:t>
      </w:r>
    </w:p>
    <w:p w14:paraId="05B93D3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An organizing instrument means:</w:t>
      </w:r>
    </w:p>
    <w:p w14:paraId="2E6E452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(1) the certificate of incorporation signed by the directors and accepted by an appropriate government official;</w:t>
      </w:r>
    </w:p>
    <w:p w14:paraId="5760427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(2) the constitution or articles of association (signed);</w:t>
      </w:r>
    </w:p>
    <w:p w14:paraId="22E2796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(3) a trust instrument.</w:t>
      </w:r>
    </w:p>
    <w:p w14:paraId="6558BB7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A conformed copy is one that agrees with the original and all amendments to the original.</w:t>
      </w:r>
    </w:p>
    <w:p w14:paraId="181C838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c. If the organization is a corporation (or an unincorporated organization with bylaws), a copy of the bylaws must also be enclosed.</w:t>
      </w:r>
    </w:p>
    <w:p w14:paraId="18EF57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 xml:space="preserve">d. If filing an </w:t>
      </w:r>
      <w:r w:rsidRPr="00A25529">
        <w:rPr>
          <w:rStyle w:val="pxsst"/>
          <w:color w:val="FF0000"/>
          <w:vertAlign w:val="superscript"/>
        </w:rPr>
        <w:t>►</w:t>
      </w:r>
      <w:r w:rsidRPr="00A25529">
        <w:rPr>
          <w:rStyle w:val="pxsst"/>
        </w:rPr>
        <w:fldChar w:fldCharType="begin"/>
      </w:r>
      <w:r w:rsidRPr="00A25529">
        <w:rPr>
          <w:rStyle w:val="pxsst"/>
        </w:rPr>
        <w:instrText>sst.ref.id="I000FFZ"</w:instrText>
      </w:r>
      <w:r w:rsidRPr="00A25529">
        <w:rPr>
          <w:rStyle w:val="pxsst"/>
        </w:rPr>
        <w:fldChar w:fldCharType="end"/>
      </w:r>
      <w:r w:rsidRPr="00A25529">
        <w:rPr>
          <w:rStyle w:val="pxsst"/>
        </w:rPr>
        <w:t>IRS Form 1023</w:t>
      </w:r>
      <w:r w:rsidRPr="00A25529">
        <w:t xml:space="preserve">, the organizing instrument, either expressly or by operation of state law, must limit the organization's activities to those permitted under </w:t>
      </w:r>
      <w:r w:rsidRPr="00A25529">
        <w:rPr>
          <w:rStyle w:val="pxst"/>
          <w:color w:val="FF0000"/>
          <w:vertAlign w:val="superscript"/>
        </w:rPr>
        <w:t>►</w:t>
      </w:r>
      <w:r w:rsidRPr="00A25529">
        <w:rPr>
          <w:rStyle w:val="pxst"/>
        </w:rPr>
        <w:fldChar w:fldCharType="begin"/>
      </w:r>
      <w:r w:rsidRPr="00A25529">
        <w:rPr>
          <w:rStyle w:val="pxst"/>
        </w:rPr>
        <w:instrText>st.ref.id="I002DOX"</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501(c)(3)</w:t>
      </w:r>
      <w:r w:rsidRPr="00A25529">
        <w:t xml:space="preserve"> and must provide for a proper distribution of net assets upon dissolution.</w:t>
      </w:r>
    </w:p>
    <w:p w14:paraId="310F85B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5. Signatures by:</w:t>
      </w:r>
    </w:p>
    <w:p w14:paraId="3B897A2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An officer who is authorized to sign; or</w:t>
      </w:r>
    </w:p>
    <w:p w14:paraId="2420C8C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A person authorized by a power of attorney, in which case the power of attorney must be submitted as well.</w:t>
      </w:r>
    </w:p>
    <w:p w14:paraId="18C2FEC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6. Provide a telephone number of a person available during business hours to provide additional information, if needed by the IRS.</w:t>
      </w:r>
    </w:p>
    <w:p w14:paraId="0BB56154" w14:textId="77777777" w:rsidR="00FB29D8" w:rsidRPr="00A25529" w:rsidRDefault="00FB29D8">
      <w:pPr>
        <w:pStyle w:val="pxcknotes"/>
        <w:rPr>
          <w:sz w:val="24"/>
          <w:szCs w:val="24"/>
        </w:rPr>
      </w:pPr>
    </w:p>
    <w:p w14:paraId="4863941B" w14:textId="77777777" w:rsidR="00FB29D8" w:rsidRPr="00A25529" w:rsidRDefault="00FB29D8">
      <w:pPr>
        <w:pStyle w:val="pxckrr"/>
        <w:rPr>
          <w:sz w:val="24"/>
          <w:szCs w:val="24"/>
        </w:rPr>
      </w:pPr>
      <w:r w:rsidRPr="00A25529">
        <w:rPr>
          <w:rStyle w:val="pxvis"/>
          <w:rFonts w:cs="Arial"/>
          <w:bCs/>
          <w:sz w:val="24"/>
          <w:szCs w:val="24"/>
          <w:rPrChange w:id="140" w:author="Cara Cardinale" w:date="2025-03-04T10:36:00Z">
            <w:rPr>
              <w:rStyle w:val="pxvis"/>
              <w:rFonts w:cs="Arial"/>
              <w:bCs/>
              <w:szCs w:val="24"/>
            </w:rPr>
          </w:rPrChange>
        </w:rPr>
        <w:t>Research References</w:t>
      </w:r>
    </w:p>
    <w:p w14:paraId="2F359951"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tk.ref.id="I000FFW"</w:instrText>
      </w:r>
      <w:r w:rsidRPr="00A25529">
        <w:rPr>
          <w:rStyle w:val="pxtk"/>
        </w:rPr>
        <w:fldChar w:fldCharType="end"/>
      </w:r>
      <w:r w:rsidRPr="00A25529">
        <w:rPr>
          <w:rStyle w:val="pxtk"/>
        </w:rPr>
        <w:t>West's Key Number Digest, Internal Revenue &amp;key;4045 et seq.</w:t>
      </w:r>
    </w:p>
    <w:p w14:paraId="3647732C" w14:textId="77777777" w:rsidR="00FB29D8" w:rsidRPr="00A25529" w:rsidRDefault="00FB29D8">
      <w:pPr>
        <w:pStyle w:val="pxd"/>
        <w:spacing w:before="180"/>
      </w:pPr>
      <w:r w:rsidRPr="00A25529">
        <w:t>2. Forms</w:t>
      </w:r>
    </w:p>
    <w:p w14:paraId="6E1A220B" w14:textId="77777777" w:rsidR="00FB29D8" w:rsidRPr="00A25529" w:rsidRDefault="00FB29D8">
      <w:pPr>
        <w:pStyle w:val="pxs"/>
        <w:spacing w:before="180"/>
        <w:rPr>
          <w:rPrChange w:id="141" w:author="Cara Cardinale" w:date="2025-03-04T10:36:00Z">
            <w:rPr>
              <w:sz w:val="27"/>
            </w:rPr>
          </w:rPrChange>
        </w:rPr>
      </w:pPr>
      <w:r w:rsidRPr="00A25529">
        <w:rPr>
          <w:rPrChange w:id="142" w:author="Cara Cardinale" w:date="2025-03-04T10:36:00Z">
            <w:rPr>
              <w:sz w:val="27"/>
            </w:rPr>
          </w:rPrChange>
        </w:rPr>
        <w:t>30:10. User fee for exempt organization determination letter request (IRS Form 8718)</w:t>
      </w:r>
      <w:r w:rsidRPr="00A25529">
        <w:rPr>
          <w:rStyle w:val="pxsep"/>
        </w:rPr>
        <w:t xml:space="preserve">-- </w:t>
      </w:r>
      <w:r w:rsidRPr="00A25529">
        <w:rPr>
          <w:rPrChange w:id="143" w:author="Cara Cardinale" w:date="2025-03-04T10:36:00Z">
            <w:rPr>
              <w:sz w:val="27"/>
            </w:rPr>
          </w:rPrChange>
        </w:rPr>
        <w:t>Official form</w:t>
      </w:r>
    </w:p>
    <w:p w14:paraId="7B98EFA3" w14:textId="77777777" w:rsidR="00FB29D8" w:rsidRPr="00A25529" w:rsidRDefault="00FB29D8">
      <w:pPr>
        <w:pStyle w:val="pxov"/>
        <w:rPr>
          <w:vanish/>
        </w:rPr>
      </w:pPr>
      <w:r w:rsidRPr="00A25529">
        <w:rPr>
          <w:vanish/>
        </w:rPr>
        <w:t>NFP</w:t>
      </w:r>
    </w:p>
    <w:p w14:paraId="352E32EE" w14:textId="77777777" w:rsidR="00FB29D8" w:rsidRPr="00A25529" w:rsidRDefault="00FB29D8">
      <w:pPr>
        <w:pStyle w:val="pxov"/>
        <w:rPr>
          <w:vanish/>
        </w:rPr>
      </w:pPr>
      <w:r w:rsidRPr="00A25529">
        <w:rPr>
          <w:vanish/>
        </w:rPr>
        <w:t>COL</w:t>
      </w:r>
    </w:p>
    <w:p w14:paraId="4864B1E5" w14:textId="77777777" w:rsidR="00FB29D8" w:rsidRPr="00A25529" w:rsidRDefault="00FB29D8">
      <w:pPr>
        <w:pStyle w:val="pxov"/>
        <w:rPr>
          <w:vanish/>
        </w:rPr>
      </w:pPr>
      <w:r w:rsidRPr="00A25529">
        <w:rPr>
          <w:vanish/>
        </w:rPr>
        <w:t>TXA</w:t>
      </w:r>
    </w:p>
    <w:p w14:paraId="5A098B70" w14:textId="77777777" w:rsidR="00FB29D8" w:rsidRPr="00A25529" w:rsidRDefault="00FB29D8">
      <w:pPr>
        <w:pStyle w:val="pxov"/>
        <w:rPr>
          <w:vanish/>
        </w:rPr>
      </w:pPr>
      <w:r w:rsidRPr="00A25529">
        <w:rPr>
          <w:vanish/>
        </w:rPr>
        <w:t>TFD</w:t>
      </w:r>
    </w:p>
    <w:p w14:paraId="3B371B15" w14:textId="77777777" w:rsidR="00FB29D8" w:rsidRPr="00A25529" w:rsidRDefault="00FB29D8">
      <w:pPr>
        <w:pStyle w:val="pxov"/>
        <w:rPr>
          <w:vanish/>
        </w:rPr>
      </w:pPr>
      <w:r w:rsidRPr="00A25529">
        <w:rPr>
          <w:vanish/>
        </w:rPr>
        <w:t>TF2</w:t>
      </w:r>
    </w:p>
    <w:p w14:paraId="4C16D4D6" w14:textId="77777777" w:rsidR="00FB29D8" w:rsidRPr="00A25529" w:rsidRDefault="00FB29D8">
      <w:pPr>
        <w:pStyle w:val="pxov"/>
        <w:rPr>
          <w:vanish/>
        </w:rPr>
      </w:pPr>
      <w:r w:rsidRPr="00A25529">
        <w:rPr>
          <w:vanish/>
        </w:rPr>
        <w:t>FCV</w:t>
      </w:r>
    </w:p>
    <w:p w14:paraId="22EFF846" w14:textId="77777777" w:rsidR="00FB29D8" w:rsidRPr="00A25529" w:rsidRDefault="00FB29D8">
      <w:pPr>
        <w:pStyle w:val="pxov"/>
        <w:rPr>
          <w:vanish/>
        </w:rPr>
      </w:pPr>
      <w:r w:rsidRPr="00A25529">
        <w:rPr>
          <w:vanish/>
        </w:rPr>
        <w:t>FTR</w:t>
      </w:r>
    </w:p>
    <w:p w14:paraId="6B1469CC" w14:textId="77777777" w:rsidR="00FB29D8" w:rsidRPr="00A25529" w:rsidRDefault="00FB29D8">
      <w:pPr>
        <w:pStyle w:val="pxov"/>
        <w:rPr>
          <w:vanish/>
        </w:rPr>
      </w:pPr>
      <w:r w:rsidRPr="00A25529">
        <w:rPr>
          <w:vanish/>
        </w:rPr>
        <w:t>EFM</w:t>
      </w:r>
    </w:p>
    <w:p w14:paraId="092BA52F" w14:textId="77777777" w:rsidR="00FB29D8" w:rsidRPr="00A25529" w:rsidRDefault="00FB29D8">
      <w:pPr>
        <w:pStyle w:val="pxov"/>
        <w:rPr>
          <w:vanish/>
        </w:rPr>
      </w:pPr>
      <w:r w:rsidRPr="00A25529">
        <w:rPr>
          <w:vanish/>
        </w:rPr>
        <w:t>EBL</w:t>
      </w:r>
    </w:p>
    <w:p w14:paraId="6A6CA91B" w14:textId="77777777" w:rsidR="00FB29D8" w:rsidRPr="00A25529" w:rsidRDefault="00FB29D8">
      <w:pPr>
        <w:pStyle w:val="pxov"/>
        <w:rPr>
          <w:vanish/>
        </w:rPr>
      </w:pPr>
      <w:r w:rsidRPr="00A25529">
        <w:rPr>
          <w:vanish/>
        </w:rPr>
        <w:t>TEM</w:t>
      </w:r>
    </w:p>
    <w:p w14:paraId="65A05104" w14:textId="77777777" w:rsidR="00FB29D8" w:rsidRPr="00A25529" w:rsidRDefault="00FB29D8">
      <w:pPr>
        <w:pStyle w:val="pxov"/>
        <w:rPr>
          <w:vanish/>
        </w:rPr>
      </w:pPr>
      <w:r w:rsidRPr="00A25529">
        <w:rPr>
          <w:vanish/>
        </w:rPr>
        <w:t>MTD</w:t>
      </w:r>
    </w:p>
    <w:p w14:paraId="5250E8FC"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form.fid="Id52e4e001b6411e684899cfd92da4eb0"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ib.ct.id="f2fd26a0b92511efa75bc0a5c2da1858|10|30:10"</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im.id="I00TE0L"</w:instrText>
      </w:r>
      <w:r w:rsidRPr="00A25529">
        <w:fldChar w:fldCharType="end"/>
      </w:r>
    </w:p>
    <w:p w14:paraId="0506DFE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im.id="I010NXU"</w:instrText>
      </w:r>
      <w:r w:rsidRPr="00A25529">
        <w:fldChar w:fldCharType="end"/>
      </w:r>
      <w:r w:rsidRPr="00A25529">
        <w:fldChar w:fldCharType="begin"/>
      </w:r>
      <w:r w:rsidRPr="00A25529">
        <w:instrText>im.suppress.online="yes"</w:instrText>
      </w:r>
      <w:r w:rsidRPr="00A25529">
        <w:fldChar w:fldCharType="end"/>
      </w:r>
    </w:p>
    <w:p w14:paraId="73C9021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#I010NXU goes here</w:t>
      </w:r>
    </w:p>
    <w:p w14:paraId="01618C97" w14:textId="77777777" w:rsidR="00FB29D8" w:rsidRPr="00A25529" w:rsidRDefault="00FB29D8">
      <w:pPr>
        <w:pStyle w:val="pxformnotes"/>
        <w:jc w:val="center"/>
        <w:rPr>
          <w:sz w:val="24"/>
          <w:szCs w:val="24"/>
        </w:rPr>
      </w:pPr>
      <w:r w:rsidRPr="00A25529">
        <w:rPr>
          <w:rStyle w:val="pxvis"/>
          <w:rFonts w:cs="Arial"/>
          <w:bCs/>
          <w:sz w:val="50"/>
          <w:rPrChange w:id="144" w:author="Cara Cardinale" w:date="2025-03-04T10:36:00Z">
            <w:rPr>
              <w:rStyle w:val="pxvis"/>
              <w:rFonts w:cs="Arial"/>
              <w:bCs/>
            </w:rPr>
          </w:rPrChange>
        </w:rPr>
        <w:t>Notes to Form</w:t>
      </w:r>
    </w:p>
    <w:p w14:paraId="165B2FBC" w14:textId="77777777" w:rsidR="00FB29D8" w:rsidRPr="00A25529" w:rsidRDefault="00FB29D8">
      <w:pPr>
        <w:pStyle w:val="pxformnotes"/>
        <w:rPr>
          <w:sz w:val="24"/>
          <w:szCs w:val="24"/>
        </w:rPr>
      </w:pPr>
    </w:p>
    <w:p w14:paraId="4342FF96" w14:textId="77777777" w:rsidR="00FB29D8" w:rsidRPr="00A25529" w:rsidRDefault="00FB29D8">
      <w:pPr>
        <w:pStyle w:val="pxformnote"/>
        <w:spacing w:before="180"/>
      </w:pPr>
      <w:del w:id="145" w:author="Cara Cardinale" w:date="2025-01-14T20:47:00Z">
        <w:r w:rsidRPr="00A25529" w:rsidDel="00CF1278">
          <w:delText>Drafter's Note</w:delText>
        </w:r>
      </w:del>
      <w:r w:rsidRPr="00A25529">
        <w:t xml:space="preserve"> </w:t>
      </w:r>
    </w:p>
    <w:p w14:paraId="7C53FC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p.ct.id="f2fd26a0b92511efa75bc0a5c2da1858|10|30:10"</w:instrText>
      </w:r>
      <w:r w:rsidRPr="00A25529">
        <w:fldChar w:fldCharType="end"/>
      </w:r>
      <w:r w:rsidRPr="00A25529">
        <w:t>The above form must be attached to an application submitted to the Internal Revenue Service requesting a determination whether an organization will be eligible for tax-exempt status. The appropriate fee, as determined from the type of organization making the request for determination, must be remitted with the application (IRS Form 1023 or 1024).</w:t>
      </w:r>
    </w:p>
    <w:p w14:paraId="3D1D4FD3" w14:textId="77777777" w:rsidR="00FB29D8" w:rsidRPr="00A25529" w:rsidRDefault="00FB29D8">
      <w:pPr>
        <w:pStyle w:val="pxs"/>
        <w:spacing w:before="180"/>
        <w:rPr>
          <w:rPrChange w:id="146" w:author="Cara Cardinale" w:date="2025-03-04T10:36:00Z">
            <w:rPr>
              <w:sz w:val="27"/>
            </w:rPr>
          </w:rPrChange>
        </w:rPr>
      </w:pPr>
      <w:r w:rsidRPr="00A25529">
        <w:rPr>
          <w:rPrChange w:id="147" w:author="Cara Cardinale" w:date="2025-03-04T10:36:00Z">
            <w:rPr>
              <w:sz w:val="27"/>
            </w:rPr>
          </w:rPrChange>
        </w:rPr>
        <w:t>30:11. Application for recognition of exemption under Section 501(a) (IRS Form 1024)</w:t>
      </w:r>
      <w:r w:rsidRPr="00A25529">
        <w:rPr>
          <w:rStyle w:val="pxsep"/>
        </w:rPr>
        <w:t xml:space="preserve">-- </w:t>
      </w:r>
      <w:r w:rsidRPr="00A25529">
        <w:rPr>
          <w:rPrChange w:id="148" w:author="Cara Cardinale" w:date="2025-03-04T10:36:00Z">
            <w:rPr>
              <w:sz w:val="27"/>
            </w:rPr>
          </w:rPrChange>
        </w:rPr>
        <w:t>Official form</w:t>
      </w:r>
    </w:p>
    <w:p w14:paraId="288C2A4B" w14:textId="77777777" w:rsidR="00FB29D8" w:rsidRPr="00A25529" w:rsidRDefault="00FB29D8">
      <w:pPr>
        <w:pStyle w:val="pxov"/>
        <w:rPr>
          <w:vanish/>
        </w:rPr>
      </w:pPr>
      <w:r w:rsidRPr="00A25529">
        <w:rPr>
          <w:vanish/>
        </w:rPr>
        <w:t>NFP</w:t>
      </w:r>
    </w:p>
    <w:p w14:paraId="243F5484" w14:textId="77777777" w:rsidR="00FB29D8" w:rsidRPr="00A25529" w:rsidRDefault="00FB29D8">
      <w:pPr>
        <w:pStyle w:val="pxov"/>
        <w:rPr>
          <w:vanish/>
        </w:rPr>
      </w:pPr>
      <w:r w:rsidRPr="00A25529">
        <w:rPr>
          <w:vanish/>
        </w:rPr>
        <w:t>COL</w:t>
      </w:r>
    </w:p>
    <w:p w14:paraId="2C9A1A8E" w14:textId="77777777" w:rsidR="00FB29D8" w:rsidRPr="00A25529" w:rsidRDefault="00FB29D8">
      <w:pPr>
        <w:pStyle w:val="pxov"/>
        <w:rPr>
          <w:vanish/>
        </w:rPr>
      </w:pPr>
      <w:r w:rsidRPr="00A25529">
        <w:rPr>
          <w:vanish/>
        </w:rPr>
        <w:t>TXA</w:t>
      </w:r>
    </w:p>
    <w:p w14:paraId="2EF981D1" w14:textId="77777777" w:rsidR="00FB29D8" w:rsidRPr="00A25529" w:rsidRDefault="00FB29D8">
      <w:pPr>
        <w:pStyle w:val="pxov"/>
        <w:rPr>
          <w:vanish/>
        </w:rPr>
      </w:pPr>
      <w:r w:rsidRPr="00A25529">
        <w:rPr>
          <w:vanish/>
        </w:rPr>
        <w:t>TFD</w:t>
      </w:r>
    </w:p>
    <w:p w14:paraId="34F60CA9" w14:textId="77777777" w:rsidR="00FB29D8" w:rsidRPr="00A25529" w:rsidRDefault="00FB29D8">
      <w:pPr>
        <w:pStyle w:val="pxov"/>
        <w:rPr>
          <w:vanish/>
        </w:rPr>
      </w:pPr>
      <w:r w:rsidRPr="00A25529">
        <w:rPr>
          <w:vanish/>
        </w:rPr>
        <w:t>TF2</w:t>
      </w:r>
    </w:p>
    <w:p w14:paraId="5E509226" w14:textId="77777777" w:rsidR="00FB29D8" w:rsidRPr="00A25529" w:rsidRDefault="00FB29D8">
      <w:pPr>
        <w:pStyle w:val="pxov"/>
        <w:rPr>
          <w:vanish/>
        </w:rPr>
      </w:pPr>
      <w:r w:rsidRPr="00A25529">
        <w:rPr>
          <w:vanish/>
        </w:rPr>
        <w:t>FCV</w:t>
      </w:r>
    </w:p>
    <w:p w14:paraId="5403A514" w14:textId="77777777" w:rsidR="00FB29D8" w:rsidRPr="00A25529" w:rsidRDefault="00FB29D8">
      <w:pPr>
        <w:pStyle w:val="pxov"/>
        <w:rPr>
          <w:vanish/>
        </w:rPr>
      </w:pPr>
      <w:r w:rsidRPr="00A25529">
        <w:rPr>
          <w:vanish/>
        </w:rPr>
        <w:t>FTR</w:t>
      </w:r>
    </w:p>
    <w:p w14:paraId="2AE0D1F9" w14:textId="77777777" w:rsidR="00FB29D8" w:rsidRPr="00A25529" w:rsidRDefault="00FB29D8">
      <w:pPr>
        <w:pStyle w:val="pxov"/>
        <w:rPr>
          <w:vanish/>
        </w:rPr>
      </w:pPr>
      <w:r w:rsidRPr="00A25529">
        <w:rPr>
          <w:vanish/>
        </w:rPr>
        <w:t>EFM</w:t>
      </w:r>
    </w:p>
    <w:p w14:paraId="0DE411E8" w14:textId="77777777" w:rsidR="00FB29D8" w:rsidRPr="00A25529" w:rsidRDefault="00FB29D8">
      <w:pPr>
        <w:pStyle w:val="pxov"/>
        <w:rPr>
          <w:vanish/>
        </w:rPr>
      </w:pPr>
      <w:r w:rsidRPr="00A25529">
        <w:rPr>
          <w:vanish/>
        </w:rPr>
        <w:t>EBL</w:t>
      </w:r>
    </w:p>
    <w:p w14:paraId="018F9999" w14:textId="77777777" w:rsidR="00FB29D8" w:rsidRPr="00A25529" w:rsidRDefault="00FB29D8">
      <w:pPr>
        <w:pStyle w:val="pxov"/>
        <w:rPr>
          <w:vanish/>
        </w:rPr>
      </w:pPr>
      <w:r w:rsidRPr="00A25529">
        <w:rPr>
          <w:vanish/>
        </w:rPr>
        <w:t>TEM</w:t>
      </w:r>
    </w:p>
    <w:p w14:paraId="7D042B6A" w14:textId="77777777" w:rsidR="00FB29D8" w:rsidRPr="00A25529" w:rsidRDefault="00FB29D8">
      <w:pPr>
        <w:pStyle w:val="pxov"/>
        <w:rPr>
          <w:vanish/>
        </w:rPr>
      </w:pPr>
      <w:r w:rsidRPr="00A25529">
        <w:rPr>
          <w:vanish/>
        </w:rPr>
        <w:t>MTD</w:t>
      </w:r>
    </w:p>
    <w:p w14:paraId="2402817D"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form.fid="Id52e75101b6411e684899cfd92da4eb0"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ib.ct.id="f2fd26a0b92511efa75bc0a5c2da1858|11|30:11"</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im.id="I07FZ3J"</w:instrText>
      </w:r>
      <w:r w:rsidRPr="00A25529">
        <w:fldChar w:fldCharType="end"/>
      </w:r>
    </w:p>
    <w:p w14:paraId="0F2E60B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im.id="I07FQ0C"</w:instrText>
      </w:r>
      <w:r w:rsidRPr="00A25529">
        <w:fldChar w:fldCharType="end"/>
      </w:r>
      <w:r w:rsidRPr="00A25529">
        <w:fldChar w:fldCharType="begin"/>
      </w:r>
      <w:r w:rsidRPr="00A25529">
        <w:instrText>im.suppress.online="yes"</w:instrText>
      </w:r>
      <w:r w:rsidRPr="00A25529">
        <w:fldChar w:fldCharType="end"/>
      </w:r>
    </w:p>
    <w:p w14:paraId="0141313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#I07FQ0C goes here</w:t>
      </w:r>
    </w:p>
    <w:p w14:paraId="3D08B6B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im.id="I05VT61"</w:instrText>
      </w:r>
      <w:r w:rsidRPr="00A25529">
        <w:fldChar w:fldCharType="end"/>
      </w:r>
      <w:r w:rsidRPr="00A25529">
        <w:fldChar w:fldCharType="begin"/>
      </w:r>
      <w:r w:rsidRPr="00A25529">
        <w:instrText>im.suppress.online="yes"</w:instrText>
      </w:r>
      <w:r w:rsidRPr="00A25529">
        <w:fldChar w:fldCharType="end"/>
      </w:r>
    </w:p>
    <w:p w14:paraId="12562768"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#I05VT61 goes here</w:t>
      </w:r>
    </w:p>
    <w:p w14:paraId="0E32841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im.id="I05VS6L"</w:instrText>
      </w:r>
      <w:r w:rsidRPr="00A25529">
        <w:fldChar w:fldCharType="end"/>
      </w:r>
      <w:r w:rsidRPr="00A25529">
        <w:fldChar w:fldCharType="begin"/>
      </w:r>
      <w:r w:rsidRPr="00A25529">
        <w:instrText>im.suppress.online="yes"</w:instrText>
      </w:r>
      <w:r w:rsidRPr="00A25529">
        <w:fldChar w:fldCharType="end"/>
      </w:r>
    </w:p>
    <w:p w14:paraId="43015E5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#I05VS6L goes here</w:t>
      </w:r>
    </w:p>
    <w:p w14:paraId="268DD5A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im.id="I05VJHM"</w:instrText>
      </w:r>
      <w:r w:rsidRPr="00A25529">
        <w:fldChar w:fldCharType="end"/>
      </w:r>
      <w:r w:rsidRPr="00A25529">
        <w:fldChar w:fldCharType="begin"/>
      </w:r>
      <w:r w:rsidRPr="00A25529">
        <w:instrText>im.suppress.online="yes"</w:instrText>
      </w:r>
      <w:r w:rsidRPr="00A25529">
        <w:fldChar w:fldCharType="end"/>
      </w:r>
    </w:p>
    <w:p w14:paraId="2A492BA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#I05VJHM goes here</w:t>
      </w:r>
    </w:p>
    <w:p w14:paraId="541D497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im.id="I05UEKF"</w:instrText>
      </w:r>
      <w:r w:rsidRPr="00A25529">
        <w:fldChar w:fldCharType="end"/>
      </w:r>
      <w:r w:rsidRPr="00A25529">
        <w:fldChar w:fldCharType="begin"/>
      </w:r>
      <w:r w:rsidRPr="00A25529">
        <w:instrText>im.suppress.online="yes"</w:instrText>
      </w:r>
      <w:r w:rsidRPr="00A25529">
        <w:fldChar w:fldCharType="end"/>
      </w:r>
    </w:p>
    <w:p w14:paraId="0297335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#I05UEKF goes here</w:t>
      </w:r>
    </w:p>
    <w:p w14:paraId="7D9A634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im.id="I05UDF0"</w:instrText>
      </w:r>
      <w:r w:rsidRPr="00A25529">
        <w:fldChar w:fldCharType="end"/>
      </w:r>
      <w:r w:rsidRPr="00A25529">
        <w:fldChar w:fldCharType="begin"/>
      </w:r>
      <w:r w:rsidRPr="00A25529">
        <w:instrText>im.suppress.online="yes"</w:instrText>
      </w:r>
      <w:r w:rsidRPr="00A25529">
        <w:fldChar w:fldCharType="end"/>
      </w:r>
    </w:p>
    <w:p w14:paraId="26DF9B9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#I05UDF0 goes here</w:t>
      </w:r>
    </w:p>
    <w:p w14:paraId="6B61104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im.id="I05U4OR"</w:instrText>
      </w:r>
      <w:r w:rsidRPr="00A25529">
        <w:fldChar w:fldCharType="end"/>
      </w:r>
      <w:r w:rsidRPr="00A25529">
        <w:fldChar w:fldCharType="begin"/>
      </w:r>
      <w:r w:rsidRPr="00A25529">
        <w:instrText>im.suppress.online="yes"</w:instrText>
      </w:r>
      <w:r w:rsidRPr="00A25529">
        <w:fldChar w:fldCharType="end"/>
      </w:r>
    </w:p>
    <w:p w14:paraId="05BA4984"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#I05U4OR goes here</w:t>
      </w:r>
    </w:p>
    <w:p w14:paraId="56A2F8A3"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im.id="I05SZU9"</w:instrText>
      </w:r>
      <w:r w:rsidRPr="00A25529">
        <w:fldChar w:fldCharType="end"/>
      </w:r>
      <w:r w:rsidRPr="00A25529">
        <w:fldChar w:fldCharType="begin"/>
      </w:r>
      <w:r w:rsidRPr="00A25529">
        <w:instrText>im.suppress.online="yes"</w:instrText>
      </w:r>
      <w:r w:rsidRPr="00A25529">
        <w:fldChar w:fldCharType="end"/>
      </w:r>
    </w:p>
    <w:p w14:paraId="45295B1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#I05SZU9 goes here</w:t>
      </w:r>
    </w:p>
    <w:p w14:paraId="5E98149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im.id="I05SZ0C"</w:instrText>
      </w:r>
      <w:r w:rsidRPr="00A25529">
        <w:fldChar w:fldCharType="end"/>
      </w:r>
      <w:r w:rsidRPr="00A25529">
        <w:fldChar w:fldCharType="begin"/>
      </w:r>
      <w:r w:rsidRPr="00A25529">
        <w:instrText>im.suppress.online="yes"</w:instrText>
      </w:r>
      <w:r w:rsidRPr="00A25529">
        <w:fldChar w:fldCharType="end"/>
      </w:r>
    </w:p>
    <w:p w14:paraId="0B5B98AA"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#I05SZ0C goes here</w:t>
      </w:r>
    </w:p>
    <w:p w14:paraId="53FC6C2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im.id="I05SQ4F"</w:instrText>
      </w:r>
      <w:r w:rsidRPr="00A25529">
        <w:fldChar w:fldCharType="end"/>
      </w:r>
      <w:r w:rsidRPr="00A25529">
        <w:fldChar w:fldCharType="begin"/>
      </w:r>
      <w:r w:rsidRPr="00A25529">
        <w:instrText>im.suppress.online="yes"</w:instrText>
      </w:r>
      <w:r w:rsidRPr="00A25529">
        <w:fldChar w:fldCharType="end"/>
      </w:r>
    </w:p>
    <w:p w14:paraId="15CCF49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#I05SQ4F goes here</w:t>
      </w:r>
    </w:p>
    <w:p w14:paraId="72CF62E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im.id="I05RL2G"</w:instrText>
      </w:r>
      <w:r w:rsidRPr="00A25529">
        <w:fldChar w:fldCharType="end"/>
      </w:r>
      <w:r w:rsidRPr="00A25529">
        <w:fldChar w:fldCharType="begin"/>
      </w:r>
      <w:r w:rsidRPr="00A25529">
        <w:instrText>im.suppress.online="yes"</w:instrText>
      </w:r>
      <w:r w:rsidRPr="00A25529">
        <w:fldChar w:fldCharType="end"/>
      </w:r>
    </w:p>
    <w:p w14:paraId="1912E86E"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#I05RL2G goes here</w:t>
      </w:r>
    </w:p>
    <w:p w14:paraId="056B7EA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im.id="I05RC6H"</w:instrText>
      </w:r>
      <w:r w:rsidRPr="00A25529">
        <w:fldChar w:fldCharType="end"/>
      </w:r>
      <w:r w:rsidRPr="00A25529">
        <w:fldChar w:fldCharType="begin"/>
      </w:r>
      <w:r w:rsidRPr="00A25529">
        <w:instrText>im.suppress.online="yes"</w:instrText>
      </w:r>
      <w:r w:rsidRPr="00A25529">
        <w:fldChar w:fldCharType="end"/>
      </w:r>
    </w:p>
    <w:p w14:paraId="07E5C8F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#I05RC6H goes here</w:t>
      </w:r>
    </w:p>
    <w:p w14:paraId="155AB95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im.id="I05Q7HN"</w:instrText>
      </w:r>
      <w:r w:rsidRPr="00A25529">
        <w:fldChar w:fldCharType="end"/>
      </w:r>
      <w:r w:rsidRPr="00A25529">
        <w:fldChar w:fldCharType="begin"/>
      </w:r>
      <w:r w:rsidRPr="00A25529">
        <w:instrText>im.suppress.online="yes"</w:instrText>
      </w:r>
      <w:r w:rsidRPr="00A25529">
        <w:fldChar w:fldCharType="end"/>
      </w:r>
    </w:p>
    <w:p w14:paraId="5484244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#I05Q7HN goes here</w:t>
      </w:r>
    </w:p>
    <w:p w14:paraId="6C6FA48E"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im.id="I05Q6B5"</w:instrText>
      </w:r>
      <w:r w:rsidRPr="00A25529">
        <w:fldChar w:fldCharType="end"/>
      </w:r>
      <w:r w:rsidRPr="00A25529">
        <w:fldChar w:fldCharType="begin"/>
      </w:r>
      <w:r w:rsidRPr="00A25529">
        <w:instrText>im.suppress.online="yes"</w:instrText>
      </w:r>
      <w:r w:rsidRPr="00A25529">
        <w:fldChar w:fldCharType="end"/>
      </w:r>
    </w:p>
    <w:p w14:paraId="1208DEB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#I05Q6B5 goes here</w:t>
      </w:r>
    </w:p>
    <w:p w14:paraId="7954C12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im.id="I05PXM3"</w:instrText>
      </w:r>
      <w:r w:rsidRPr="00A25529">
        <w:fldChar w:fldCharType="end"/>
      </w:r>
      <w:r w:rsidRPr="00A25529">
        <w:fldChar w:fldCharType="begin"/>
      </w:r>
      <w:r w:rsidRPr="00A25529">
        <w:instrText>im.suppress.online="yes"</w:instrText>
      </w:r>
      <w:r w:rsidRPr="00A25529">
        <w:fldChar w:fldCharType="end"/>
      </w:r>
    </w:p>
    <w:p w14:paraId="438321F4"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#I05PXM3 goes here</w:t>
      </w:r>
    </w:p>
    <w:p w14:paraId="18BA6263"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im.id="I05OSVW"</w:instrText>
      </w:r>
      <w:r w:rsidRPr="00A25529">
        <w:fldChar w:fldCharType="end"/>
      </w:r>
      <w:r w:rsidRPr="00A25529">
        <w:fldChar w:fldCharType="begin"/>
      </w:r>
      <w:r w:rsidRPr="00A25529">
        <w:instrText>im.suppress.online="yes"</w:instrText>
      </w:r>
      <w:r w:rsidRPr="00A25529">
        <w:fldChar w:fldCharType="end"/>
      </w:r>
    </w:p>
    <w:p w14:paraId="415D342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#I05OSVW goes here</w:t>
      </w:r>
    </w:p>
    <w:p w14:paraId="2FA67AE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im.id="I05ORPB"</w:instrText>
      </w:r>
      <w:r w:rsidRPr="00A25529">
        <w:fldChar w:fldCharType="end"/>
      </w:r>
      <w:r w:rsidRPr="00A25529">
        <w:fldChar w:fldCharType="begin"/>
      </w:r>
      <w:r w:rsidRPr="00A25529">
        <w:instrText>im.suppress.online="yes"</w:instrText>
      </w:r>
      <w:r w:rsidRPr="00A25529">
        <w:fldChar w:fldCharType="end"/>
      </w:r>
    </w:p>
    <w:p w14:paraId="20C50B3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#I05ORPB goes here</w:t>
      </w:r>
    </w:p>
    <w:p w14:paraId="424C120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im.id="I05OJ0C"</w:instrText>
      </w:r>
      <w:r w:rsidRPr="00A25529">
        <w:fldChar w:fldCharType="end"/>
      </w:r>
      <w:r w:rsidRPr="00A25529">
        <w:fldChar w:fldCharType="begin"/>
      </w:r>
      <w:r w:rsidRPr="00A25529">
        <w:instrText>im.suppress.online="yes"</w:instrText>
      </w:r>
      <w:r w:rsidRPr="00A25529">
        <w:fldChar w:fldCharType="end"/>
      </w:r>
    </w:p>
    <w:p w14:paraId="7B5C503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#I05OJ0C goes here</w:t>
      </w:r>
    </w:p>
    <w:p w14:paraId="1F7F08C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im.id="I026XZM"</w:instrText>
      </w:r>
      <w:r w:rsidRPr="00A25529">
        <w:fldChar w:fldCharType="end"/>
      </w:r>
      <w:r w:rsidRPr="00A25529">
        <w:fldChar w:fldCharType="begin"/>
      </w:r>
      <w:r w:rsidRPr="00A25529">
        <w:instrText>im.suppress.online="yes"</w:instrText>
      </w:r>
      <w:r w:rsidRPr="00A25529">
        <w:fldChar w:fldCharType="end"/>
      </w:r>
    </w:p>
    <w:p w14:paraId="677FB0C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#I026XZM goes here</w:t>
      </w:r>
    </w:p>
    <w:p w14:paraId="28AE766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im.id="I026YZ9"</w:instrText>
      </w:r>
      <w:r w:rsidRPr="00A25529">
        <w:fldChar w:fldCharType="end"/>
      </w:r>
      <w:r w:rsidRPr="00A25529">
        <w:fldChar w:fldCharType="begin"/>
      </w:r>
      <w:r w:rsidRPr="00A25529">
        <w:instrText>im.suppress.online="yes"</w:instrText>
      </w:r>
      <w:r w:rsidRPr="00A25529">
        <w:fldChar w:fldCharType="end"/>
      </w:r>
    </w:p>
    <w:p w14:paraId="4800FD4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#I026YZ9 goes here</w:t>
      </w:r>
    </w:p>
    <w:p w14:paraId="6902291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im.id="I0277V6"</w:instrText>
      </w:r>
      <w:r w:rsidRPr="00A25529">
        <w:fldChar w:fldCharType="end"/>
      </w:r>
      <w:r w:rsidRPr="00A25529">
        <w:fldChar w:fldCharType="begin"/>
      </w:r>
      <w:r w:rsidRPr="00A25529">
        <w:instrText>im.suppress.online="yes"</w:instrText>
      </w:r>
      <w:r w:rsidRPr="00A25529">
        <w:fldChar w:fldCharType="end"/>
      </w:r>
    </w:p>
    <w:p w14:paraId="12EE76E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#I0277V6 goes here</w:t>
      </w:r>
    </w:p>
    <w:p w14:paraId="61551E5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im.id="I028CLD"</w:instrText>
      </w:r>
      <w:r w:rsidRPr="00A25529">
        <w:fldChar w:fldCharType="end"/>
      </w:r>
      <w:r w:rsidRPr="00A25529">
        <w:fldChar w:fldCharType="begin"/>
      </w:r>
      <w:r w:rsidRPr="00A25529">
        <w:instrText>im.suppress.online="yes"</w:instrText>
      </w:r>
      <w:r w:rsidRPr="00A25529">
        <w:fldChar w:fldCharType="end"/>
      </w:r>
    </w:p>
    <w:p w14:paraId="1979CAF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#I028CLD goes here</w:t>
      </w:r>
    </w:p>
    <w:p w14:paraId="706B697F" w14:textId="77777777" w:rsidR="00FB29D8" w:rsidRPr="00A25529" w:rsidRDefault="00FB29D8">
      <w:pPr>
        <w:pStyle w:val="pxformnotes"/>
        <w:jc w:val="center"/>
        <w:rPr>
          <w:sz w:val="24"/>
          <w:szCs w:val="24"/>
        </w:rPr>
      </w:pPr>
      <w:r w:rsidRPr="00A25529">
        <w:rPr>
          <w:rStyle w:val="pxvis"/>
          <w:rFonts w:cs="Arial"/>
          <w:bCs/>
          <w:sz w:val="50"/>
          <w:rPrChange w:id="149" w:author="Cara Cardinale" w:date="2025-03-04T10:36:00Z">
            <w:rPr>
              <w:rStyle w:val="pxvis"/>
              <w:rFonts w:cs="Arial"/>
              <w:bCs/>
            </w:rPr>
          </w:rPrChange>
        </w:rPr>
        <w:t>Notes to Form</w:t>
      </w:r>
    </w:p>
    <w:p w14:paraId="63BB2731" w14:textId="77777777" w:rsidR="00FB29D8" w:rsidRPr="00A25529" w:rsidRDefault="00FB29D8">
      <w:pPr>
        <w:pStyle w:val="pxformnotes"/>
        <w:rPr>
          <w:sz w:val="24"/>
          <w:szCs w:val="24"/>
        </w:rPr>
      </w:pPr>
    </w:p>
    <w:p w14:paraId="1DDB7EF6" w14:textId="77777777" w:rsidR="00FB29D8" w:rsidRPr="00A25529" w:rsidRDefault="00FB29D8">
      <w:pPr>
        <w:pStyle w:val="pxformnote"/>
        <w:spacing w:before="180"/>
      </w:pPr>
      <w:del w:id="150" w:author="Cara Cardinale" w:date="2025-01-14T20:47:00Z">
        <w:r w:rsidRPr="00A25529" w:rsidDel="00CF1278">
          <w:delText>Drafter's Note</w:delText>
        </w:r>
      </w:del>
      <w:r w:rsidRPr="00A25529">
        <w:t xml:space="preserve"> </w:t>
      </w:r>
    </w:p>
    <w:p w14:paraId="08A256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p.ct.id="f2fd26a0b92511efa75bc0a5c2da1858|11|30:11"</w:instrText>
      </w:r>
      <w:r w:rsidRPr="00A25529">
        <w:fldChar w:fldCharType="end"/>
      </w:r>
      <w:r w:rsidRPr="00A25529">
        <w:t xml:space="preserve">The above form was revised January 2018. </w:t>
      </w:r>
      <w:del w:id="151" w:author="Cara Cardinale" w:date="2025-01-14T21:42:00Z">
        <w:r w:rsidRPr="00A25529" w:rsidDel="00AE6209">
          <w:delText>It is suggested that the nearest regional office of the IRS be contacted prior to use of the above form to verify its continuing validity and to keep abreast of any revisions.</w:delText>
        </w:r>
      </w:del>
      <w:ins w:id="152" w:author="Cara Cardinale" w:date="2025-01-14T21:43:00Z">
        <w:r w:rsidR="00AE6209" w:rsidRPr="00A25529">
          <w:t xml:space="preserve"> Form 1024 must be submitted electronically through Pay.gov</w:t>
        </w:r>
      </w:ins>
      <w:ins w:id="153" w:author="Cara Cardinale" w:date="2025-01-14T21:45:00Z">
        <w:r w:rsidR="00AE6209" w:rsidRPr="00A25529">
          <w:t>, where the most recent version of the form may be accessed</w:t>
        </w:r>
      </w:ins>
      <w:ins w:id="154" w:author="Cara Cardinale" w:date="2025-01-14T21:43:00Z">
        <w:r w:rsidR="00AE6209" w:rsidRPr="00A25529">
          <w:t>.</w:t>
        </w:r>
      </w:ins>
    </w:p>
    <w:p w14:paraId="56CACF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p.ct.id="f2fd26a0b92511efa75bc0a5c2da1858|11|30:11"</w:instrText>
      </w:r>
      <w:r w:rsidRPr="00A25529">
        <w:fldChar w:fldCharType="end"/>
      </w:r>
      <w:r w:rsidRPr="00A25529">
        <w:t xml:space="preserve">Complete instructions for completing </w:t>
      </w:r>
      <w:r w:rsidRPr="00A25529">
        <w:rPr>
          <w:rStyle w:val="pxsst"/>
          <w:color w:val="FF0000"/>
          <w:vertAlign w:val="superscript"/>
        </w:rPr>
        <w:t>►</w:t>
      </w:r>
      <w:r w:rsidRPr="00A25529">
        <w:rPr>
          <w:rStyle w:val="pxsst"/>
        </w:rPr>
        <w:fldChar w:fldCharType="begin"/>
      </w:r>
      <w:r w:rsidRPr="00A25529">
        <w:rPr>
          <w:rStyle w:val="pxsst"/>
        </w:rPr>
        <w:instrText>sst.ref.id="I000F8W"</w:instrText>
      </w:r>
      <w:r w:rsidRPr="00A25529">
        <w:rPr>
          <w:rStyle w:val="pxsst"/>
        </w:rPr>
        <w:fldChar w:fldCharType="end"/>
      </w:r>
      <w:r w:rsidRPr="00A25529">
        <w:rPr>
          <w:rStyle w:val="pxsst"/>
        </w:rPr>
        <w:t>IRS Form 1024</w:t>
      </w:r>
      <w:r w:rsidRPr="00A25529">
        <w:t xml:space="preserve"> accompany the form. An organization filing to obtain tax-exempt status as a social club should pay particular attention to Schedule D.</w:t>
      </w:r>
    </w:p>
    <w:p w14:paraId="3D89A7AC" w14:textId="77777777" w:rsidR="00FB29D8" w:rsidRPr="00A25529" w:rsidDel="00AE6209" w:rsidRDefault="00FB29D8">
      <w:pPr>
        <w:pStyle w:val="pxformp"/>
        <w:rPr>
          <w:del w:id="155" w:author="Cara Cardinale" w:date="2025-01-14T21:43:00Z"/>
        </w:rPr>
      </w:pPr>
      <w:del w:id="156" w:author="Cara Cardinale" w:date="2025-01-14T21:43:00Z">
        <w:r w:rsidRPr="00A25529" w:rsidDel="00AE6209">
          <w:delText xml:space="preserve"> </w:delText>
        </w:r>
        <w:r w:rsidRPr="00A25529" w:rsidDel="00AE6209">
          <w:rPr>
            <w:rStyle w:val="pxvis"/>
            <w:rFonts w:ascii="Times NewRoman" w:hAnsi="Times NewRoman"/>
            <w:b w:val="0"/>
            <w:sz w:val="24"/>
          </w:rPr>
          <w:tab/>
        </w:r>
        <w:r w:rsidRPr="00A25529" w:rsidDel="00AE6209">
          <w:rPr>
            <w:color w:val="FF0000"/>
            <w:vertAlign w:val="superscript"/>
          </w:rPr>
          <w:delText>►</w:delText>
        </w:r>
        <w:r w:rsidRPr="00A25529" w:rsidDel="00AE6209">
          <w:fldChar w:fldCharType="begin"/>
        </w:r>
        <w:r w:rsidRPr="00A25529" w:rsidDel="00AE6209">
          <w:delInstrText>p.ct.id="f2fd26a0b92511efa75bc0a5c2da1858|11|30:11"</w:delInstrText>
        </w:r>
        <w:r w:rsidRPr="00A25529" w:rsidDel="00AE6209">
          <w:fldChar w:fldCharType="end"/>
        </w:r>
        <w:r w:rsidRPr="00A25529" w:rsidDel="00AE6209">
          <w:delText>The most current version of this form can be found at the IRS website (</w:delText>
        </w:r>
        <w:r w:rsidRPr="00A25529" w:rsidDel="00AE6209">
          <w:rPr>
            <w:rStyle w:val="pxurl"/>
            <w:color w:val="FF0000"/>
            <w:vertAlign w:val="superscript"/>
          </w:rPr>
          <w:delText>►</w:delText>
        </w:r>
        <w:r w:rsidRPr="00A25529" w:rsidDel="00AE6209">
          <w:rPr>
            <w:rStyle w:val="pxurl"/>
          </w:rPr>
          <w:fldChar w:fldCharType="begin"/>
        </w:r>
        <w:r w:rsidRPr="00A25529" w:rsidDel="00AE6209">
          <w:rPr>
            <w:rStyle w:val="pxurl"/>
          </w:rPr>
          <w:delInstrText>url.ref.id="I002DW0"</w:delInstrText>
        </w:r>
        <w:r w:rsidRPr="00A25529" w:rsidDel="00AE6209">
          <w:rPr>
            <w:rStyle w:val="pxurl"/>
          </w:rPr>
          <w:fldChar w:fldCharType="end"/>
        </w:r>
        <w:r w:rsidRPr="00A25529" w:rsidDel="00AE6209">
          <w:rPr>
            <w:rStyle w:val="pxurl"/>
          </w:rPr>
          <w:delText>http://www.irs.gov</w:delText>
        </w:r>
        <w:r w:rsidRPr="00A25529" w:rsidDel="00AE6209">
          <w:delText>).</w:delText>
        </w:r>
      </w:del>
    </w:p>
    <w:p w14:paraId="64F23B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p.ct.id="f2fd26a0b92511efa75bc0a5c2da1858|11|30:11"</w:instrText>
      </w:r>
      <w:r w:rsidRPr="00A25529">
        <w:fldChar w:fldCharType="end"/>
      </w:r>
      <w:del w:id="157" w:author="Cara Cardinale" w:date="2025-01-14T21:43:00Z">
        <w:r w:rsidRPr="00A25529" w:rsidDel="00AE6209">
          <w:delText>Form 1024 must be submitted electronically through Pay.gov.</w:delText>
        </w:r>
      </w:del>
    </w:p>
    <w:p w14:paraId="3BE4DBFC" w14:textId="77777777" w:rsidR="00FB29D8" w:rsidRPr="00A25529" w:rsidRDefault="00FB29D8">
      <w:pPr>
        <w:pStyle w:val="pxs"/>
        <w:spacing w:before="180"/>
        <w:rPr>
          <w:rPrChange w:id="158" w:author="Cara Cardinale" w:date="2025-03-04T10:36:00Z">
            <w:rPr>
              <w:sz w:val="27"/>
            </w:rPr>
          </w:rPrChange>
        </w:rPr>
      </w:pPr>
      <w:r w:rsidRPr="00A25529">
        <w:rPr>
          <w:rPrChange w:id="159" w:author="Cara Cardinale" w:date="2025-03-04T10:36:00Z">
            <w:rPr>
              <w:sz w:val="27"/>
            </w:rPr>
          </w:rPrChange>
        </w:rPr>
        <w:t>30:12. Application for real property tax exemption for nonprofit organizations</w:t>
      </w:r>
      <w:r w:rsidRPr="00A25529">
        <w:rPr>
          <w:rStyle w:val="pxsep"/>
        </w:rPr>
        <w:t xml:space="preserve">-- </w:t>
      </w:r>
      <w:r w:rsidRPr="00A25529">
        <w:rPr>
          <w:rPrChange w:id="160" w:author="Cara Cardinale" w:date="2025-03-04T10:36:00Z">
            <w:rPr>
              <w:sz w:val="27"/>
            </w:rPr>
          </w:rPrChange>
        </w:rPr>
        <w:t>Official form</w:t>
      </w:r>
    </w:p>
    <w:p w14:paraId="55D81B00" w14:textId="77777777" w:rsidR="00FB29D8" w:rsidRPr="00A25529" w:rsidRDefault="00FB29D8">
      <w:pPr>
        <w:pStyle w:val="pxov"/>
        <w:rPr>
          <w:vanish/>
        </w:rPr>
      </w:pPr>
      <w:r w:rsidRPr="00A25529">
        <w:rPr>
          <w:vanish/>
        </w:rPr>
        <w:t>NFP</w:t>
      </w:r>
    </w:p>
    <w:p w14:paraId="5E90C1A4" w14:textId="77777777" w:rsidR="00FB29D8" w:rsidRPr="00A25529" w:rsidRDefault="00FB29D8">
      <w:pPr>
        <w:pStyle w:val="pxov"/>
        <w:rPr>
          <w:vanish/>
        </w:rPr>
      </w:pPr>
      <w:r w:rsidRPr="00A25529">
        <w:rPr>
          <w:vanish/>
        </w:rPr>
        <w:t>COL</w:t>
      </w:r>
    </w:p>
    <w:p w14:paraId="726186F8" w14:textId="77777777" w:rsidR="00FB29D8" w:rsidRPr="00A25529" w:rsidRDefault="00FB29D8">
      <w:pPr>
        <w:pStyle w:val="pxov"/>
        <w:rPr>
          <w:vanish/>
        </w:rPr>
      </w:pPr>
      <w:r w:rsidRPr="00A25529">
        <w:rPr>
          <w:vanish/>
        </w:rPr>
        <w:t>FCV</w:t>
      </w:r>
    </w:p>
    <w:p w14:paraId="2283C27E" w14:textId="77777777" w:rsidR="00FB29D8" w:rsidRPr="00A25529" w:rsidRDefault="00FB29D8">
      <w:pPr>
        <w:pStyle w:val="pxov"/>
        <w:rPr>
          <w:vanish/>
        </w:rPr>
      </w:pPr>
      <w:r w:rsidRPr="00A25529">
        <w:rPr>
          <w:vanish/>
        </w:rPr>
        <w:t>FTR</w:t>
      </w:r>
    </w:p>
    <w:p w14:paraId="33C932EB" w14:textId="77777777" w:rsidR="00FB29D8" w:rsidRPr="00A25529" w:rsidRDefault="00FB29D8">
      <w:pPr>
        <w:pStyle w:val="pxov"/>
        <w:rPr>
          <w:vanish/>
        </w:rPr>
      </w:pPr>
      <w:r w:rsidRPr="00A25529">
        <w:rPr>
          <w:vanish/>
        </w:rPr>
        <w:t>TXA</w:t>
      </w:r>
    </w:p>
    <w:p w14:paraId="48B31E5D" w14:textId="77777777" w:rsidR="00FB29D8" w:rsidRPr="00A25529" w:rsidRDefault="00FB29D8">
      <w:pPr>
        <w:pStyle w:val="pxov"/>
        <w:rPr>
          <w:vanish/>
        </w:rPr>
      </w:pPr>
      <w:r w:rsidRPr="00A25529">
        <w:rPr>
          <w:vanish/>
        </w:rPr>
        <w:t>TSX</w:t>
      </w:r>
    </w:p>
    <w:p w14:paraId="1AA0AA15" w14:textId="77777777" w:rsidR="00FB29D8" w:rsidRPr="00A25529" w:rsidRDefault="00FB29D8">
      <w:pPr>
        <w:pStyle w:val="pxov"/>
        <w:rPr>
          <w:vanish/>
        </w:rPr>
      </w:pPr>
      <w:r w:rsidRPr="00A25529">
        <w:rPr>
          <w:vanish/>
        </w:rPr>
        <w:t>TS9</w:t>
      </w:r>
    </w:p>
    <w:p w14:paraId="20A9A85F" w14:textId="77777777" w:rsidR="00FB29D8" w:rsidRPr="00A25529" w:rsidRDefault="00FB29D8">
      <w:pPr>
        <w:pStyle w:val="pxov"/>
        <w:rPr>
          <w:vanish/>
        </w:rPr>
      </w:pPr>
      <w:r w:rsidRPr="00A25529">
        <w:rPr>
          <w:vanish/>
        </w:rPr>
        <w:t>EFM</w:t>
      </w:r>
    </w:p>
    <w:p w14:paraId="27ACF597" w14:textId="77777777" w:rsidR="00FB29D8" w:rsidRPr="00A25529" w:rsidRDefault="00FB29D8">
      <w:pPr>
        <w:pStyle w:val="pxov"/>
        <w:rPr>
          <w:vanish/>
        </w:rPr>
      </w:pPr>
      <w:r w:rsidRPr="00A25529">
        <w:rPr>
          <w:vanish/>
        </w:rPr>
        <w:t>EBL</w:t>
      </w:r>
    </w:p>
    <w:p w14:paraId="31567AB9" w14:textId="77777777" w:rsidR="00FB29D8" w:rsidRPr="00A25529" w:rsidRDefault="00FB29D8">
      <w:pPr>
        <w:pStyle w:val="pxov"/>
        <w:rPr>
          <w:vanish/>
        </w:rPr>
      </w:pPr>
      <w:r w:rsidRPr="00A25529">
        <w:rPr>
          <w:vanish/>
        </w:rPr>
        <w:t>TEM</w:t>
      </w:r>
    </w:p>
    <w:p w14:paraId="5DAECF04" w14:textId="77777777" w:rsidR="00FB29D8" w:rsidRPr="00A25529" w:rsidRDefault="00FB29D8">
      <w:pPr>
        <w:pStyle w:val="pxov"/>
        <w:rPr>
          <w:vanish/>
        </w:rPr>
      </w:pPr>
      <w:r w:rsidRPr="00A25529">
        <w:rPr>
          <w:vanish/>
        </w:rPr>
        <w:t>MTD</w:t>
      </w:r>
    </w:p>
    <w:p w14:paraId="1648B50E"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form.fid="Id52e9c201b6411e684899cfd92da4eb0"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ib.ct.id="f2fd26a0b92511efa75bc0a5c2da1858|12|30:12"</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im.id="I04WXPV"</w:instrText>
      </w:r>
      <w:r w:rsidRPr="00A25529">
        <w:fldChar w:fldCharType="end"/>
      </w:r>
    </w:p>
    <w:p w14:paraId="7E56A37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im.id="I0514ZQ"</w:instrText>
      </w:r>
      <w:r w:rsidRPr="00A25529">
        <w:fldChar w:fldCharType="end"/>
      </w:r>
    </w:p>
    <w:p w14:paraId="5CC8F938"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#I0514ZQ goes here</w:t>
      </w:r>
    </w:p>
    <w:p w14:paraId="250DCB2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im.id="I02XK8N"</w:instrText>
      </w:r>
      <w:r w:rsidRPr="00A25529">
        <w:fldChar w:fldCharType="end"/>
      </w:r>
    </w:p>
    <w:p w14:paraId="1D37BA5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#I02XK8N goes here</w:t>
      </w:r>
    </w:p>
    <w:p w14:paraId="7DF54CC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im.id="I0303GN"</w:instrText>
      </w:r>
      <w:r w:rsidRPr="00A25529">
        <w:fldChar w:fldCharType="end"/>
      </w:r>
    </w:p>
    <w:p w14:paraId="468FB46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#I0303GN goes here</w:t>
      </w:r>
    </w:p>
    <w:p w14:paraId="1208B72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im.id="I031JG4"</w:instrText>
      </w:r>
      <w:r w:rsidRPr="00A25529">
        <w:fldChar w:fldCharType="end"/>
      </w:r>
    </w:p>
    <w:p w14:paraId="7366FD9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#I031JG4 goes here</w:t>
      </w:r>
    </w:p>
    <w:p w14:paraId="511AE943" w14:textId="77777777" w:rsidR="00FB29D8" w:rsidRPr="00A25529" w:rsidRDefault="00FB29D8">
      <w:pPr>
        <w:pStyle w:val="pxformnotes"/>
        <w:jc w:val="center"/>
        <w:rPr>
          <w:sz w:val="24"/>
          <w:szCs w:val="24"/>
        </w:rPr>
      </w:pPr>
      <w:r w:rsidRPr="00A25529">
        <w:rPr>
          <w:rStyle w:val="pxvis"/>
          <w:rFonts w:cs="Arial"/>
          <w:bCs/>
          <w:sz w:val="50"/>
          <w:rPrChange w:id="161" w:author="Cara Cardinale" w:date="2025-03-04T10:36:00Z">
            <w:rPr>
              <w:rStyle w:val="pxvis"/>
              <w:rFonts w:cs="Arial"/>
              <w:bCs/>
            </w:rPr>
          </w:rPrChange>
        </w:rPr>
        <w:t>Notes to Form</w:t>
      </w:r>
    </w:p>
    <w:p w14:paraId="107388BC" w14:textId="77777777" w:rsidR="00FB29D8" w:rsidRPr="00A25529" w:rsidRDefault="00FB29D8">
      <w:pPr>
        <w:pStyle w:val="pxformnotes"/>
        <w:rPr>
          <w:sz w:val="24"/>
          <w:szCs w:val="24"/>
        </w:rPr>
      </w:pPr>
    </w:p>
    <w:p w14:paraId="3B513C29" w14:textId="77777777" w:rsidR="00FB29D8" w:rsidRPr="00A25529" w:rsidRDefault="00FB29D8">
      <w:pPr>
        <w:pStyle w:val="pxformnote"/>
        <w:spacing w:before="180"/>
      </w:pPr>
      <w:del w:id="162" w:author="Cara Cardinale" w:date="2025-01-14T20:47:00Z">
        <w:r w:rsidRPr="00A25529" w:rsidDel="00CF1278">
          <w:delText>Drafter's Note</w:delText>
        </w:r>
      </w:del>
      <w:r w:rsidRPr="00A25529">
        <w:t xml:space="preserve"> </w:t>
      </w:r>
    </w:p>
    <w:p w14:paraId="367DBC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p.ct.id="f2fd26a0b92511efa75bc0a5c2da1858|12|30:12"</w:instrText>
      </w:r>
      <w:r w:rsidRPr="00A25529">
        <w:fldChar w:fldCharType="end"/>
      </w:r>
      <w:r w:rsidRPr="00A25529">
        <w:t>The above form, revised 9/08, is available from the New York State Department of Taxation and Finance</w:t>
      </w:r>
      <w:del w:id="163" w:author="Cara Cardinale" w:date="2025-01-14T22:06:00Z">
        <w:r w:rsidRPr="00A25529" w:rsidDel="00515979">
          <w:delText>, Office</w:delText>
        </w:r>
      </w:del>
      <w:del w:id="164" w:author="Cara Cardinale" w:date="2025-01-14T22:05:00Z">
        <w:r w:rsidRPr="00A25529" w:rsidDel="00515979">
          <w:delText xml:space="preserve"> of Real Property Tax Services</w:delText>
        </w:r>
      </w:del>
      <w:r w:rsidRPr="00A25529">
        <w:t xml:space="preserve">, </w:t>
      </w:r>
      <w:r w:rsidRPr="00A25529">
        <w:rPr>
          <w:rStyle w:val="pxurl"/>
          <w:color w:val="FF0000"/>
          <w:vertAlign w:val="superscript"/>
        </w:rPr>
        <w:t>►</w:t>
      </w:r>
      <w:r w:rsidRPr="00A25529">
        <w:rPr>
          <w:rStyle w:val="pxurl"/>
        </w:rPr>
        <w:fldChar w:fldCharType="begin"/>
      </w:r>
      <w:r w:rsidRPr="00A25529">
        <w:rPr>
          <w:rStyle w:val="pxurl"/>
        </w:rPr>
        <w:instrText>url.ref.id="I000F8U"</w:instrText>
      </w:r>
      <w:r w:rsidRPr="00A25529">
        <w:rPr>
          <w:rStyle w:val="pxurl"/>
        </w:rPr>
        <w:fldChar w:fldCharType="end"/>
      </w:r>
      <w:r w:rsidRPr="00A25529">
        <w:rPr>
          <w:rStyle w:val="pxurl"/>
        </w:rPr>
        <w:t>http://www.tax.ny.gov</w:t>
      </w:r>
      <w:r w:rsidRPr="00A25529">
        <w:t>, and is reprinted here for illustrative purposes.</w:t>
      </w:r>
    </w:p>
    <w:p w14:paraId="10BAF8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p.ct.id="f2fd26a0b92511efa75bc0a5c2da1858|12|30:12"</w:instrText>
      </w:r>
      <w:r w:rsidRPr="00A25529">
        <w:fldChar w:fldCharType="end"/>
      </w:r>
      <w:r w:rsidRPr="00A25529">
        <w:t xml:space="preserve">Real property that is owned by a not-for-profit corporation organized for religious or educational purposes and used exclusively for carrying out such purposes is entitled to be exempt from real estate taxes. </w:t>
      </w:r>
      <w:r w:rsidRPr="00A25529">
        <w:rPr>
          <w:rStyle w:val="pxcc"/>
          <w:color w:val="FF0000"/>
          <w:vertAlign w:val="superscript"/>
        </w:rPr>
        <w:t>►</w:t>
      </w:r>
      <w:r w:rsidRPr="00A25529">
        <w:rPr>
          <w:rStyle w:val="pxcc"/>
        </w:rPr>
        <w:fldChar w:fldCharType="begin"/>
      </w:r>
      <w:r w:rsidRPr="00A25529">
        <w:rPr>
          <w:rStyle w:val="pxcc"/>
        </w:rPr>
        <w:instrText>cc.ref.id="I02MVML"</w:instrText>
      </w:r>
      <w:r w:rsidRPr="00A25529">
        <w:rPr>
          <w:rStyle w:val="pxcc"/>
        </w:rPr>
        <w:fldChar w:fldCharType="end"/>
      </w:r>
      <w:r w:rsidRPr="00A25529">
        <w:rPr>
          <w:rStyle w:val="pxcc"/>
        </w:rPr>
        <w:t>Sisters of the Presentation of the Blessed Virgin Mary v. Van Wagenen, 223 A.D.3d 987, 202 N.Y.S.3d 814, 425 Ed. Law Rep. 950 (3d Dep't 2024), appeal dismissed, 41 N.Y.3d 990, 211 N.Y.S.3d 262, 234 N.E.3d 1054 (2024)</w:t>
      </w:r>
      <w:r w:rsidRPr="00A25529">
        <w:t>.</w:t>
      </w:r>
    </w:p>
    <w:p w14:paraId="6FD3C309" w14:textId="77777777" w:rsidR="00FB29D8" w:rsidRPr="00A25529" w:rsidDel="00AE6209" w:rsidRDefault="00FB29D8">
      <w:pPr>
        <w:pStyle w:val="pxs"/>
        <w:spacing w:before="180"/>
        <w:rPr>
          <w:del w:id="165" w:author="Cara Cardinale" w:date="2025-01-14T21:52:00Z"/>
        </w:rPr>
      </w:pPr>
      <w:del w:id="166" w:author="Cara Cardinale" w:date="2025-01-14T21:52:00Z">
        <w:r w:rsidRPr="00A25529" w:rsidDel="00AE6209">
          <w:delText xml:space="preserve"> </w:delText>
        </w:r>
        <w:r w:rsidRPr="00A25529" w:rsidDel="00AE6209">
          <w:rPr>
            <w:rStyle w:val="pxvis"/>
            <w:rFonts w:ascii="Times NewRoman" w:hAnsi="Times NewRoman"/>
            <w:b w:val="0"/>
            <w:sz w:val="24"/>
          </w:rPr>
          <w:tab/>
        </w:r>
        <w:r w:rsidRPr="00A25529" w:rsidDel="00AE6209">
          <w:rPr>
            <w:color w:val="FF0000"/>
            <w:vertAlign w:val="superscript"/>
          </w:rPr>
          <w:delText>►</w:delText>
        </w:r>
        <w:r w:rsidRPr="00A25529" w:rsidDel="00AE6209">
          <w:fldChar w:fldCharType="begin"/>
        </w:r>
        <w:r w:rsidRPr="00A25529" w:rsidDel="00AE6209">
          <w:delInstrText>p.ct.id="f2fd26a0b92511efa75bc0a5c2da1858|12|30:12"</w:delInstrText>
        </w:r>
        <w:r w:rsidRPr="00A25529" w:rsidDel="00AE6209">
          <w:fldChar w:fldCharType="end"/>
        </w:r>
        <w:r w:rsidRPr="00A25529" w:rsidDel="00AE6209">
          <w:delText xml:space="preserve">A building was not property-tax exempt under the statutory provision allowing for a property-tax exemption for property that was owned by certain not-for-profit entities and that was used for certain not-for-profit purposes; the building owner was a not-for-profit healthcare fund that did not reside on the premises or otherwise itself use the building in whole or in part for its exempt fundraising purpose, and the owner's tenant was a for-profit corporation that had sole occupancy and used the building during the lease term exclusively to perform its for-charge dialysis services. </w:delText>
        </w:r>
        <w:r w:rsidRPr="00A25529" w:rsidDel="00AE6209">
          <w:rPr>
            <w:rStyle w:val="pxcc"/>
            <w:color w:val="FF0000"/>
            <w:vertAlign w:val="superscript"/>
          </w:rPr>
          <w:delText>►</w:delText>
        </w:r>
        <w:r w:rsidRPr="00A25529" w:rsidDel="00AE6209">
          <w:rPr>
            <w:rStyle w:val="pxcc"/>
          </w:rPr>
          <w:fldChar w:fldCharType="begin"/>
        </w:r>
        <w:r w:rsidRPr="00A25529" w:rsidDel="00AE6209">
          <w:rPr>
            <w:rStyle w:val="pxcc"/>
          </w:rPr>
          <w:delInstrText>cc.ref.id="I02MVSI"</w:delInstrText>
        </w:r>
        <w:r w:rsidRPr="00A25529" w:rsidDel="00AE6209">
          <w:rPr>
            <w:rStyle w:val="pxcc"/>
          </w:rPr>
          <w:fldChar w:fldCharType="end"/>
        </w:r>
        <w:r w:rsidRPr="00A25529" w:rsidDel="00AE6209">
          <w:rPr>
            <w:rStyle w:val="pxcc"/>
          </w:rPr>
          <w:delText>Brookdale Physicians' Dialysis Associates, Inc. v. Department of Finance of City of New York, 41 N.Y.3d 608, 215 N.Y.S.3d 51, 239 N.E.3d 157 (2024)</w:delText>
        </w:r>
        <w:r w:rsidRPr="00A25529" w:rsidDel="00AE6209">
          <w:delText>, (building was not property-tax exempt building owner's tenant was for-profit corporation that had sole occupancy and used building during lease term exclusively to perform for-charge dialysis services).</w:delText>
        </w:r>
      </w:del>
    </w:p>
    <w:p w14:paraId="29EE2B27" w14:textId="77777777" w:rsidR="00FB29D8" w:rsidRPr="00A25529" w:rsidRDefault="00FB29D8">
      <w:pPr>
        <w:pStyle w:val="pxs"/>
        <w:spacing w:before="180"/>
        <w:rPr>
          <w:rPrChange w:id="167" w:author="Cara Cardinale" w:date="2025-03-04T10:36:00Z">
            <w:rPr>
              <w:sz w:val="27"/>
            </w:rPr>
          </w:rPrChange>
        </w:rPr>
      </w:pPr>
      <w:r w:rsidRPr="00A25529">
        <w:rPr>
          <w:rPrChange w:id="168" w:author="Cara Cardinale" w:date="2025-03-04T10:36:00Z">
            <w:rPr>
              <w:sz w:val="27"/>
            </w:rPr>
          </w:rPrChange>
        </w:rPr>
        <w:t>30:13. Application for real property tax exemption for nonprofit organizations</w:t>
      </w:r>
      <w:r w:rsidRPr="00A25529">
        <w:rPr>
          <w:rStyle w:val="pxsep"/>
        </w:rPr>
        <w:t xml:space="preserve">-- </w:t>
      </w:r>
      <w:r w:rsidRPr="00A25529">
        <w:rPr>
          <w:rPrChange w:id="169" w:author="Cara Cardinale" w:date="2025-03-04T10:36:00Z">
            <w:rPr>
              <w:sz w:val="27"/>
            </w:rPr>
          </w:rPrChange>
        </w:rPr>
        <w:t>Property use</w:t>
      </w:r>
      <w:r w:rsidRPr="00A25529">
        <w:rPr>
          <w:rStyle w:val="pxsep"/>
        </w:rPr>
        <w:t xml:space="preserve">-- </w:t>
      </w:r>
      <w:r w:rsidRPr="00A25529">
        <w:rPr>
          <w:rPrChange w:id="170" w:author="Cara Cardinale" w:date="2025-03-04T10:36:00Z">
            <w:rPr>
              <w:sz w:val="27"/>
            </w:rPr>
          </w:rPrChange>
        </w:rPr>
        <w:t>Official form</w:t>
      </w:r>
    </w:p>
    <w:p w14:paraId="30FA4CD0" w14:textId="77777777" w:rsidR="00FB29D8" w:rsidRPr="00A25529" w:rsidRDefault="00FB29D8">
      <w:pPr>
        <w:pStyle w:val="pxov"/>
        <w:rPr>
          <w:vanish/>
        </w:rPr>
      </w:pPr>
      <w:r w:rsidRPr="00A25529">
        <w:rPr>
          <w:vanish/>
        </w:rPr>
        <w:t>NFP</w:t>
      </w:r>
    </w:p>
    <w:p w14:paraId="0D6192A5" w14:textId="77777777" w:rsidR="00FB29D8" w:rsidRPr="00A25529" w:rsidRDefault="00FB29D8">
      <w:pPr>
        <w:pStyle w:val="pxov"/>
        <w:rPr>
          <w:vanish/>
        </w:rPr>
      </w:pPr>
      <w:r w:rsidRPr="00A25529">
        <w:rPr>
          <w:vanish/>
        </w:rPr>
        <w:t>COL</w:t>
      </w:r>
    </w:p>
    <w:p w14:paraId="73437790" w14:textId="77777777" w:rsidR="00FB29D8" w:rsidRPr="00A25529" w:rsidRDefault="00FB29D8">
      <w:pPr>
        <w:pStyle w:val="pxov"/>
        <w:rPr>
          <w:vanish/>
        </w:rPr>
      </w:pPr>
      <w:r w:rsidRPr="00A25529">
        <w:rPr>
          <w:vanish/>
        </w:rPr>
        <w:t>FCV</w:t>
      </w:r>
    </w:p>
    <w:p w14:paraId="7E4ED548" w14:textId="77777777" w:rsidR="00FB29D8" w:rsidRPr="00A25529" w:rsidRDefault="00FB29D8">
      <w:pPr>
        <w:pStyle w:val="pxov"/>
        <w:rPr>
          <w:vanish/>
        </w:rPr>
      </w:pPr>
      <w:r w:rsidRPr="00A25529">
        <w:rPr>
          <w:vanish/>
        </w:rPr>
        <w:t>FTR</w:t>
      </w:r>
    </w:p>
    <w:p w14:paraId="315922AB" w14:textId="77777777" w:rsidR="00FB29D8" w:rsidRPr="00A25529" w:rsidRDefault="00FB29D8">
      <w:pPr>
        <w:pStyle w:val="pxov"/>
        <w:rPr>
          <w:vanish/>
        </w:rPr>
      </w:pPr>
      <w:r w:rsidRPr="00A25529">
        <w:rPr>
          <w:vanish/>
        </w:rPr>
        <w:t>TXA</w:t>
      </w:r>
    </w:p>
    <w:p w14:paraId="4393C92C" w14:textId="77777777" w:rsidR="00FB29D8" w:rsidRPr="00A25529" w:rsidRDefault="00FB29D8">
      <w:pPr>
        <w:pStyle w:val="pxov"/>
        <w:rPr>
          <w:vanish/>
        </w:rPr>
      </w:pPr>
      <w:r w:rsidRPr="00A25529">
        <w:rPr>
          <w:vanish/>
        </w:rPr>
        <w:t>TSX</w:t>
      </w:r>
    </w:p>
    <w:p w14:paraId="179968AA" w14:textId="77777777" w:rsidR="00FB29D8" w:rsidRPr="00A25529" w:rsidRDefault="00FB29D8">
      <w:pPr>
        <w:pStyle w:val="pxov"/>
        <w:rPr>
          <w:vanish/>
        </w:rPr>
      </w:pPr>
      <w:r w:rsidRPr="00A25529">
        <w:rPr>
          <w:vanish/>
        </w:rPr>
        <w:t>TS9</w:t>
      </w:r>
    </w:p>
    <w:p w14:paraId="735106C4" w14:textId="77777777" w:rsidR="00FB29D8" w:rsidRPr="00A25529" w:rsidRDefault="00FB29D8">
      <w:pPr>
        <w:pStyle w:val="pxov"/>
        <w:rPr>
          <w:vanish/>
        </w:rPr>
      </w:pPr>
      <w:r w:rsidRPr="00A25529">
        <w:rPr>
          <w:vanish/>
        </w:rPr>
        <w:t>EFM</w:t>
      </w:r>
    </w:p>
    <w:p w14:paraId="067D7236" w14:textId="77777777" w:rsidR="00FB29D8" w:rsidRPr="00A25529" w:rsidRDefault="00FB29D8">
      <w:pPr>
        <w:pStyle w:val="pxov"/>
        <w:rPr>
          <w:vanish/>
        </w:rPr>
      </w:pPr>
      <w:r w:rsidRPr="00A25529">
        <w:rPr>
          <w:vanish/>
        </w:rPr>
        <w:t>EBL</w:t>
      </w:r>
    </w:p>
    <w:p w14:paraId="15932F67" w14:textId="77777777" w:rsidR="00FB29D8" w:rsidRPr="00A25529" w:rsidRDefault="00FB29D8">
      <w:pPr>
        <w:pStyle w:val="pxov"/>
        <w:rPr>
          <w:vanish/>
        </w:rPr>
      </w:pPr>
      <w:r w:rsidRPr="00A25529">
        <w:rPr>
          <w:vanish/>
        </w:rPr>
        <w:t>TEM</w:t>
      </w:r>
    </w:p>
    <w:p w14:paraId="4A8E3538" w14:textId="77777777" w:rsidR="00FB29D8" w:rsidRPr="00A25529" w:rsidRDefault="00FB29D8">
      <w:pPr>
        <w:pStyle w:val="pxov"/>
        <w:rPr>
          <w:vanish/>
        </w:rPr>
      </w:pPr>
      <w:r w:rsidRPr="00A25529">
        <w:rPr>
          <w:vanish/>
        </w:rPr>
        <w:t>MTD</w:t>
      </w:r>
    </w:p>
    <w:p w14:paraId="4C9C8507"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form.fid="Id52ec3301b6411e684899cfd92da4eb0"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ib.ct.id="f2fd26a0b92511efa75bc0a5c2da1858|13|30:13"</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im.id="I04U5JE"</w:instrText>
      </w:r>
      <w:r w:rsidRPr="00A25529">
        <w:fldChar w:fldCharType="end"/>
      </w:r>
    </w:p>
    <w:p w14:paraId="2BA835A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im.id="I04X7YD"</w:instrText>
      </w:r>
      <w:r w:rsidRPr="00A25529">
        <w:fldChar w:fldCharType="end"/>
      </w:r>
    </w:p>
    <w:p w14:paraId="6F1F5F3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#I04X7YD goes here</w:t>
      </w:r>
    </w:p>
    <w:p w14:paraId="2195DF5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im.id="I04ZRT5"</w:instrText>
      </w:r>
      <w:r w:rsidRPr="00A25529">
        <w:fldChar w:fldCharType="end"/>
      </w:r>
    </w:p>
    <w:p w14:paraId="0DA5AC0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#I04ZRT5 goes here</w:t>
      </w:r>
    </w:p>
    <w:p w14:paraId="27C459F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im.id="I02YPVS"</w:instrText>
      </w:r>
      <w:r w:rsidRPr="00A25529">
        <w:fldChar w:fldCharType="end"/>
      </w:r>
    </w:p>
    <w:p w14:paraId="32BC03AA"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#I02YPVS goes here</w:t>
      </w:r>
    </w:p>
    <w:p w14:paraId="71E56DA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im.id="I032XDT"</w:instrText>
      </w:r>
      <w:r w:rsidRPr="00A25529">
        <w:fldChar w:fldCharType="end"/>
      </w:r>
    </w:p>
    <w:p w14:paraId="09AD1BF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#I032XDT goes here</w:t>
      </w:r>
    </w:p>
    <w:p w14:paraId="51162998" w14:textId="77777777" w:rsidR="00FB29D8" w:rsidRPr="00A25529" w:rsidRDefault="00FB29D8">
      <w:pPr>
        <w:pStyle w:val="pxformnotes"/>
        <w:jc w:val="center"/>
        <w:rPr>
          <w:sz w:val="24"/>
          <w:szCs w:val="24"/>
        </w:rPr>
      </w:pPr>
      <w:r w:rsidRPr="00A25529">
        <w:rPr>
          <w:rStyle w:val="pxvis"/>
          <w:rFonts w:cs="Arial"/>
          <w:bCs/>
          <w:sz w:val="50"/>
          <w:rPrChange w:id="171" w:author="Cara Cardinale" w:date="2025-03-04T10:36:00Z">
            <w:rPr>
              <w:rStyle w:val="pxvis"/>
              <w:rFonts w:cs="Arial"/>
              <w:bCs/>
            </w:rPr>
          </w:rPrChange>
        </w:rPr>
        <w:t>Notes to Form</w:t>
      </w:r>
    </w:p>
    <w:p w14:paraId="5A4690C5" w14:textId="77777777" w:rsidR="00FB29D8" w:rsidRPr="00A25529" w:rsidRDefault="00FB29D8">
      <w:pPr>
        <w:pStyle w:val="pxformnotes"/>
        <w:rPr>
          <w:sz w:val="24"/>
          <w:szCs w:val="24"/>
        </w:rPr>
      </w:pPr>
    </w:p>
    <w:p w14:paraId="602CCCA0" w14:textId="77777777" w:rsidR="00FB29D8" w:rsidRPr="00A25529" w:rsidRDefault="00FB29D8">
      <w:pPr>
        <w:pStyle w:val="pxformnote"/>
        <w:spacing w:before="180"/>
      </w:pPr>
      <w:del w:id="172" w:author="Cara Cardinale" w:date="2025-01-14T20:47:00Z">
        <w:r w:rsidRPr="00A25529" w:rsidDel="00CF1278">
          <w:delText>Drafter's Note</w:delText>
        </w:r>
      </w:del>
      <w:r w:rsidRPr="00A25529">
        <w:t xml:space="preserve"> </w:t>
      </w:r>
    </w:p>
    <w:p w14:paraId="31B308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p.ct.id="f2fd26a0b92511efa75bc0a5c2da1858|13|30:13"</w:instrText>
      </w:r>
      <w:r w:rsidRPr="00A25529">
        <w:fldChar w:fldCharType="end"/>
      </w:r>
      <w:r w:rsidRPr="00A25529">
        <w:t>The above form, revised 9/08, is available from the New York State Department of Taxation and Finance</w:t>
      </w:r>
      <w:del w:id="173" w:author="Cara Cardinale" w:date="2025-01-14T22:06:00Z">
        <w:r w:rsidRPr="00A25529" w:rsidDel="00515979">
          <w:delText>, Office of Real Property Tax Services</w:delText>
        </w:r>
      </w:del>
      <w:r w:rsidRPr="00A25529">
        <w:t xml:space="preserve">, </w:t>
      </w:r>
      <w:r w:rsidRPr="00A25529">
        <w:rPr>
          <w:rStyle w:val="pxurl"/>
          <w:color w:val="FF0000"/>
          <w:vertAlign w:val="superscript"/>
        </w:rPr>
        <w:t>►</w:t>
      </w:r>
      <w:r w:rsidRPr="00A25529">
        <w:rPr>
          <w:rStyle w:val="pxurl"/>
        </w:rPr>
        <w:fldChar w:fldCharType="begin"/>
      </w:r>
      <w:r w:rsidRPr="00A25529">
        <w:rPr>
          <w:rStyle w:val="pxurl"/>
        </w:rPr>
        <w:instrText>url.ref.id="I000F8R"</w:instrText>
      </w:r>
      <w:r w:rsidRPr="00A25529">
        <w:rPr>
          <w:rStyle w:val="pxurl"/>
        </w:rPr>
        <w:fldChar w:fldCharType="end"/>
      </w:r>
      <w:r w:rsidRPr="00A25529">
        <w:rPr>
          <w:rStyle w:val="pxurl"/>
        </w:rPr>
        <w:t>http://www.tax.ny.gov</w:t>
      </w:r>
      <w:del w:id="174" w:author="Cara Cardinale" w:date="2025-01-14T21:59:00Z">
        <w:r w:rsidRPr="00A25529" w:rsidDel="003570BE">
          <w:rPr>
            <w:rStyle w:val="pxurl"/>
          </w:rPr>
          <w:delText>/</w:delText>
        </w:r>
      </w:del>
      <w:r w:rsidRPr="00A25529">
        <w:t>, and is reprinted here for illustrative purposes.</w:t>
      </w:r>
    </w:p>
    <w:p w14:paraId="3C475E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p.ct.id="f2fd26a0b92511efa75bc0a5c2da1858|13|30:13"</w:instrText>
      </w:r>
      <w:r w:rsidRPr="00A25529">
        <w:fldChar w:fldCharType="end"/>
      </w:r>
      <w:r w:rsidRPr="00A25529">
        <w:t xml:space="preserve">Real property that is owned by a not-for-profit corporation organized for religious or educational purposes and used exclusively for carrying out such purposes is entitled to be exempt from real estate taxes. </w:t>
      </w:r>
      <w:r w:rsidRPr="00A25529">
        <w:rPr>
          <w:rStyle w:val="pxcc"/>
          <w:color w:val="FF0000"/>
          <w:vertAlign w:val="superscript"/>
        </w:rPr>
        <w:t>►</w:t>
      </w:r>
      <w:r w:rsidRPr="00A25529">
        <w:rPr>
          <w:rStyle w:val="pxcc"/>
        </w:rPr>
        <w:fldChar w:fldCharType="begin"/>
      </w:r>
      <w:r w:rsidRPr="00A25529">
        <w:rPr>
          <w:rStyle w:val="pxcc"/>
        </w:rPr>
        <w:instrText>cc.ref.id="I02MVTQ"</w:instrText>
      </w:r>
      <w:r w:rsidRPr="00A25529">
        <w:rPr>
          <w:rStyle w:val="pxcc"/>
        </w:rPr>
        <w:fldChar w:fldCharType="end"/>
      </w:r>
      <w:r w:rsidRPr="00A25529">
        <w:rPr>
          <w:rStyle w:val="pxcc"/>
        </w:rPr>
        <w:t>Sisters of the Presentation of the Blessed Virgin Mary v. Van Wagenen, 223 A.D.3d 987, 202 N.Y.S.3d 814, 425 Ed. Law Rep. 950 (3d Dep't 2024), appeal dismissed, 41 N.Y.3d 990, 211 N.Y.S.3d 262, 234 N.E.3d 1054 (2024)</w:t>
      </w:r>
      <w:r w:rsidRPr="00A25529">
        <w:t>.</w:t>
      </w:r>
    </w:p>
    <w:p w14:paraId="191017B7" w14:textId="77777777" w:rsidR="00FB29D8" w:rsidRPr="00A25529" w:rsidDel="003570BE" w:rsidRDefault="00FB29D8">
      <w:pPr>
        <w:pStyle w:val="pxs"/>
        <w:spacing w:before="180"/>
        <w:rPr>
          <w:del w:id="175" w:author="Cara Cardinale" w:date="2025-01-14T21:58:00Z"/>
        </w:rPr>
      </w:pPr>
      <w:del w:id="176" w:author="Cara Cardinale" w:date="2025-01-14T21:58:00Z">
        <w:r w:rsidRPr="00A25529" w:rsidDel="003570BE">
          <w:delText xml:space="preserve"> </w:delText>
        </w:r>
        <w:r w:rsidRPr="00A25529" w:rsidDel="003570BE">
          <w:rPr>
            <w:rStyle w:val="pxvis"/>
            <w:rFonts w:ascii="Times NewRoman" w:hAnsi="Times NewRoman"/>
            <w:b w:val="0"/>
            <w:sz w:val="24"/>
          </w:rPr>
          <w:tab/>
        </w:r>
        <w:r w:rsidRPr="00A25529" w:rsidDel="003570BE">
          <w:rPr>
            <w:color w:val="FF0000"/>
            <w:vertAlign w:val="superscript"/>
          </w:rPr>
          <w:delText>►</w:delText>
        </w:r>
        <w:r w:rsidRPr="00A25529" w:rsidDel="003570BE">
          <w:fldChar w:fldCharType="begin"/>
        </w:r>
        <w:r w:rsidRPr="00A25529" w:rsidDel="003570BE">
          <w:delInstrText>p.ct.id="f2fd26a0b92511efa75bc0a5c2da1858|13|30:13"</w:delInstrText>
        </w:r>
        <w:r w:rsidRPr="00A25529" w:rsidDel="003570BE">
          <w:fldChar w:fldCharType="end"/>
        </w:r>
        <w:r w:rsidRPr="00A25529" w:rsidDel="003570BE">
          <w:delText xml:space="preserve">A building was not property-tax exempt under the statutory provision allowing for a property-tax exemption for property that was owned by certain not-for-profit entities and that was used for certain not-for-profit purposes; the building owner was a not-for-profit healthcare fund that did not reside on the premises or otherwise itself use the building in whole or in part for its exempt fundraising purpose, and the owner's tenant was a for-profit corporation that had sole occupancy and used the building during the lease term exclusively to perform its for-charge dialysis services. </w:delText>
        </w:r>
        <w:r w:rsidRPr="00A25529" w:rsidDel="003570BE">
          <w:rPr>
            <w:rStyle w:val="pxcc"/>
            <w:color w:val="FF0000"/>
            <w:vertAlign w:val="superscript"/>
          </w:rPr>
          <w:delText>►</w:delText>
        </w:r>
        <w:r w:rsidRPr="00A25529" w:rsidDel="003570BE">
          <w:rPr>
            <w:rStyle w:val="pxcc"/>
          </w:rPr>
          <w:fldChar w:fldCharType="begin"/>
        </w:r>
        <w:r w:rsidRPr="00A25529" w:rsidDel="003570BE">
          <w:rPr>
            <w:rStyle w:val="pxcc"/>
          </w:rPr>
          <w:delInstrText>cc.ref.id="I02MVZG"</w:delInstrText>
        </w:r>
        <w:r w:rsidRPr="00A25529" w:rsidDel="003570BE">
          <w:rPr>
            <w:rStyle w:val="pxcc"/>
          </w:rPr>
          <w:fldChar w:fldCharType="end"/>
        </w:r>
        <w:r w:rsidRPr="00A25529" w:rsidDel="003570BE">
          <w:rPr>
            <w:rStyle w:val="pxcc"/>
          </w:rPr>
          <w:delText>Brookdale Physicians' Dialysis Associates, Inc. v. Department of Finance of City of New York, 41 N.Y.3d 608, 215 N.Y.S.3d 51, 239 N.E.3d 157 (2024)</w:delText>
        </w:r>
        <w:r w:rsidRPr="00A25529" w:rsidDel="003570BE">
          <w:delText>.</w:delText>
        </w:r>
      </w:del>
    </w:p>
    <w:p w14:paraId="196A7484" w14:textId="77777777" w:rsidR="00FB29D8" w:rsidRPr="00A25529" w:rsidRDefault="00FB29D8">
      <w:pPr>
        <w:pStyle w:val="pxs"/>
        <w:spacing w:before="180"/>
        <w:rPr>
          <w:rPrChange w:id="177" w:author="Cara Cardinale" w:date="2025-03-04T10:36:00Z">
            <w:rPr>
              <w:sz w:val="27"/>
            </w:rPr>
          </w:rPrChange>
        </w:rPr>
      </w:pPr>
      <w:r w:rsidRPr="00A25529">
        <w:rPr>
          <w:rPrChange w:id="178" w:author="Cara Cardinale" w:date="2025-03-04T10:36:00Z">
            <w:rPr>
              <w:sz w:val="27"/>
            </w:rPr>
          </w:rPrChange>
        </w:rPr>
        <w:t>30:14. Application for exemption from corporation franchise taxes by a not-for-profit organization (CT-247)</w:t>
      </w:r>
      <w:r w:rsidRPr="00A25529">
        <w:rPr>
          <w:rStyle w:val="pxsep"/>
        </w:rPr>
        <w:t xml:space="preserve">-- </w:t>
      </w:r>
      <w:r w:rsidRPr="00A25529">
        <w:rPr>
          <w:rPrChange w:id="179" w:author="Cara Cardinale" w:date="2025-03-04T10:36:00Z">
            <w:rPr>
              <w:sz w:val="27"/>
            </w:rPr>
          </w:rPrChange>
        </w:rPr>
        <w:t>Official form</w:t>
      </w:r>
    </w:p>
    <w:p w14:paraId="2404A5CD" w14:textId="77777777" w:rsidR="00FB29D8" w:rsidRPr="00A25529" w:rsidRDefault="00FB29D8">
      <w:pPr>
        <w:pStyle w:val="pxov"/>
        <w:rPr>
          <w:vanish/>
        </w:rPr>
      </w:pPr>
      <w:r w:rsidRPr="00A25529">
        <w:rPr>
          <w:vanish/>
        </w:rPr>
        <w:t>NFP</w:t>
      </w:r>
    </w:p>
    <w:p w14:paraId="615965A3" w14:textId="77777777" w:rsidR="00FB29D8" w:rsidRPr="00A25529" w:rsidRDefault="00FB29D8">
      <w:pPr>
        <w:pStyle w:val="pxov"/>
        <w:rPr>
          <w:vanish/>
        </w:rPr>
      </w:pPr>
      <w:r w:rsidRPr="00A25529">
        <w:rPr>
          <w:vanish/>
        </w:rPr>
        <w:t>COL</w:t>
      </w:r>
    </w:p>
    <w:p w14:paraId="3D9D18F3" w14:textId="77777777" w:rsidR="00FB29D8" w:rsidRPr="00A25529" w:rsidRDefault="00FB29D8">
      <w:pPr>
        <w:pStyle w:val="pxov"/>
        <w:rPr>
          <w:vanish/>
        </w:rPr>
      </w:pPr>
      <w:r w:rsidRPr="00A25529">
        <w:rPr>
          <w:vanish/>
        </w:rPr>
        <w:t>TXA</w:t>
      </w:r>
    </w:p>
    <w:p w14:paraId="4ED2E9FC" w14:textId="77777777" w:rsidR="00FB29D8" w:rsidRPr="00A25529" w:rsidRDefault="00FB29D8">
      <w:pPr>
        <w:pStyle w:val="pxov"/>
        <w:rPr>
          <w:vanish/>
        </w:rPr>
      </w:pPr>
      <w:r w:rsidRPr="00A25529">
        <w:rPr>
          <w:vanish/>
        </w:rPr>
        <w:t>TSX</w:t>
      </w:r>
    </w:p>
    <w:p w14:paraId="0C673BDF" w14:textId="77777777" w:rsidR="00FB29D8" w:rsidRPr="00A25529" w:rsidRDefault="00FB29D8">
      <w:pPr>
        <w:pStyle w:val="pxov"/>
        <w:rPr>
          <w:vanish/>
        </w:rPr>
      </w:pPr>
      <w:r w:rsidRPr="00A25529">
        <w:rPr>
          <w:vanish/>
        </w:rPr>
        <w:t>TS4</w:t>
      </w:r>
    </w:p>
    <w:p w14:paraId="6F708CE3" w14:textId="77777777" w:rsidR="00FB29D8" w:rsidRPr="00A25529" w:rsidRDefault="00FB29D8">
      <w:pPr>
        <w:pStyle w:val="pxov"/>
        <w:rPr>
          <w:vanish/>
        </w:rPr>
      </w:pPr>
      <w:r w:rsidRPr="00A25529">
        <w:rPr>
          <w:vanish/>
        </w:rPr>
        <w:t>FCV</w:t>
      </w:r>
    </w:p>
    <w:p w14:paraId="4BD9C71E" w14:textId="77777777" w:rsidR="00FB29D8" w:rsidRPr="00A25529" w:rsidRDefault="00FB29D8">
      <w:pPr>
        <w:pStyle w:val="pxov"/>
        <w:rPr>
          <w:vanish/>
        </w:rPr>
      </w:pPr>
      <w:r w:rsidRPr="00A25529">
        <w:rPr>
          <w:vanish/>
        </w:rPr>
        <w:t>FTR</w:t>
      </w:r>
    </w:p>
    <w:p w14:paraId="7CB89E0A" w14:textId="77777777" w:rsidR="00FB29D8" w:rsidRPr="00A25529" w:rsidRDefault="00FB29D8">
      <w:pPr>
        <w:pStyle w:val="pxov"/>
        <w:rPr>
          <w:vanish/>
        </w:rPr>
      </w:pPr>
      <w:r w:rsidRPr="00A25529">
        <w:rPr>
          <w:vanish/>
        </w:rPr>
        <w:t>EFM</w:t>
      </w:r>
    </w:p>
    <w:p w14:paraId="5193E529" w14:textId="77777777" w:rsidR="00FB29D8" w:rsidRPr="00A25529" w:rsidRDefault="00FB29D8">
      <w:pPr>
        <w:pStyle w:val="pxov"/>
        <w:rPr>
          <w:vanish/>
        </w:rPr>
      </w:pPr>
      <w:r w:rsidRPr="00A25529">
        <w:rPr>
          <w:vanish/>
        </w:rPr>
        <w:t>EBL</w:t>
      </w:r>
    </w:p>
    <w:p w14:paraId="31CB35BB" w14:textId="77777777" w:rsidR="00FB29D8" w:rsidRPr="00A25529" w:rsidRDefault="00FB29D8">
      <w:pPr>
        <w:pStyle w:val="pxov"/>
        <w:rPr>
          <w:vanish/>
        </w:rPr>
      </w:pPr>
      <w:r w:rsidRPr="00A25529">
        <w:rPr>
          <w:vanish/>
        </w:rPr>
        <w:t>TEM</w:t>
      </w:r>
    </w:p>
    <w:p w14:paraId="5BD9069F" w14:textId="77777777" w:rsidR="00FB29D8" w:rsidRPr="00A25529" w:rsidRDefault="00FB29D8">
      <w:pPr>
        <w:pStyle w:val="pxov"/>
        <w:rPr>
          <w:vanish/>
        </w:rPr>
      </w:pPr>
      <w:r w:rsidRPr="00A25529">
        <w:rPr>
          <w:vanish/>
        </w:rPr>
        <w:t>MTD</w:t>
      </w:r>
    </w:p>
    <w:p w14:paraId="2FDFEABD"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form.fid="Id52f11501b6411e684899cfd92da4eb0"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ib.ct.id="f2fd26a0b92511efa75bc0a5c2da1858|14|30:14"</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im.id="I020OH2"</w:instrText>
      </w:r>
      <w:r w:rsidRPr="00A25529">
        <w:fldChar w:fldCharType="end"/>
      </w:r>
    </w:p>
    <w:p w14:paraId="3C3D1A7E"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im.id="I06AH2I"</w:instrText>
      </w:r>
      <w:r w:rsidRPr="00A25529">
        <w:fldChar w:fldCharType="end"/>
      </w:r>
    </w:p>
    <w:p w14:paraId="0F2E38B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#I06AH2I goes here</w:t>
      </w:r>
    </w:p>
    <w:p w14:paraId="7B421E9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im.id="I03QHHT"</w:instrText>
      </w:r>
      <w:r w:rsidRPr="00A25529">
        <w:fldChar w:fldCharType="end"/>
      </w:r>
    </w:p>
    <w:p w14:paraId="329B7DF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#I03QHHT goes here</w:t>
      </w:r>
    </w:p>
    <w:p w14:paraId="123C25C1" w14:textId="77777777" w:rsidR="00FB29D8" w:rsidRPr="00A25529" w:rsidRDefault="00FB29D8">
      <w:pPr>
        <w:pStyle w:val="pxformnotes"/>
        <w:jc w:val="center"/>
        <w:rPr>
          <w:sz w:val="24"/>
          <w:szCs w:val="24"/>
        </w:rPr>
      </w:pPr>
      <w:r w:rsidRPr="00A25529">
        <w:rPr>
          <w:rStyle w:val="pxvis"/>
          <w:rFonts w:cs="Arial"/>
          <w:bCs/>
          <w:sz w:val="50"/>
          <w:rPrChange w:id="180" w:author="Cara Cardinale" w:date="2025-03-04T10:36:00Z">
            <w:rPr>
              <w:rStyle w:val="pxvis"/>
              <w:rFonts w:cs="Arial"/>
              <w:bCs/>
            </w:rPr>
          </w:rPrChange>
        </w:rPr>
        <w:t>Notes to Form</w:t>
      </w:r>
    </w:p>
    <w:p w14:paraId="2881195B" w14:textId="77777777" w:rsidR="00FB29D8" w:rsidRPr="00A25529" w:rsidRDefault="00FB29D8">
      <w:pPr>
        <w:pStyle w:val="pxformnotes"/>
        <w:rPr>
          <w:sz w:val="24"/>
          <w:szCs w:val="24"/>
        </w:rPr>
      </w:pPr>
    </w:p>
    <w:p w14:paraId="7BB69365" w14:textId="77777777" w:rsidR="00FB29D8" w:rsidRPr="00A25529" w:rsidRDefault="00FB29D8">
      <w:pPr>
        <w:pStyle w:val="pxformnote"/>
        <w:spacing w:before="180"/>
      </w:pPr>
      <w:del w:id="181" w:author="Cara Cardinale" w:date="2025-01-14T20:47:00Z">
        <w:r w:rsidRPr="00A25529" w:rsidDel="00CF1278">
          <w:delText>Drafter's Note</w:delText>
        </w:r>
      </w:del>
      <w:r w:rsidRPr="00A25529">
        <w:t xml:space="preserve"> </w:t>
      </w:r>
    </w:p>
    <w:p w14:paraId="264173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p.ct.id="f2fd26a0b92511efa75bc0a5c2da1858|14|30:14"</w:instrText>
      </w:r>
      <w:r w:rsidRPr="00A25529">
        <w:fldChar w:fldCharType="end"/>
      </w:r>
      <w:r w:rsidRPr="00A25529">
        <w:t>The above form</w:t>
      </w:r>
      <w:ins w:id="182" w:author="Cara Cardinale" w:date="2025-01-14T22:03:00Z">
        <w:r w:rsidR="00515979" w:rsidRPr="00A25529">
          <w:t>, revised 12/20</w:t>
        </w:r>
      </w:ins>
      <w:del w:id="183" w:author="Cara Cardinale" w:date="2025-01-14T22:03:00Z">
        <w:r w:rsidRPr="00A25529" w:rsidDel="00515979">
          <w:delText xml:space="preserve"> is provided here for illustrative purposes only</w:delText>
        </w:r>
      </w:del>
      <w:r w:rsidRPr="00A25529">
        <w:t xml:space="preserve">, is available from the New York State </w:t>
      </w:r>
      <w:del w:id="184" w:author="Cara Cardinale" w:date="2025-01-14T22:03:00Z">
        <w:r w:rsidRPr="00A25529" w:rsidDel="00515979">
          <w:delText xml:space="preserve">State </w:delText>
        </w:r>
      </w:del>
      <w:r w:rsidRPr="00A25529">
        <w:t xml:space="preserve">Department of Taxation and Finance, </w:t>
      </w:r>
      <w:r w:rsidRPr="00A25529">
        <w:rPr>
          <w:rStyle w:val="pxurl"/>
          <w:color w:val="FF0000"/>
          <w:vertAlign w:val="superscript"/>
        </w:rPr>
        <w:t>►</w:t>
      </w:r>
      <w:r w:rsidRPr="00A25529">
        <w:rPr>
          <w:rStyle w:val="pxurl"/>
        </w:rPr>
        <w:fldChar w:fldCharType="begin"/>
      </w:r>
      <w:r w:rsidRPr="00A25529">
        <w:rPr>
          <w:rStyle w:val="pxurl"/>
        </w:rPr>
        <w:instrText>url.ref.id="I000F7J"</w:instrText>
      </w:r>
      <w:r w:rsidRPr="00A25529">
        <w:rPr>
          <w:rStyle w:val="pxurl"/>
        </w:rPr>
        <w:fldChar w:fldCharType="end"/>
      </w:r>
      <w:r w:rsidRPr="00A25529">
        <w:rPr>
          <w:rStyle w:val="pxurl"/>
        </w:rPr>
        <w:t>http://www.tax</w:t>
      </w:r>
      <w:del w:id="185" w:author="Cara Cardinale" w:date="2025-01-14T22:04:00Z">
        <w:r w:rsidRPr="00A25529" w:rsidDel="00515979">
          <w:rPr>
            <w:rStyle w:val="pxurl"/>
          </w:rPr>
          <w:delText>.state</w:delText>
        </w:r>
      </w:del>
      <w:r w:rsidRPr="00A25529">
        <w:rPr>
          <w:rStyle w:val="pxurl"/>
        </w:rPr>
        <w:t>.ny.</w:t>
      </w:r>
      <w:del w:id="186" w:author="Cara Cardinale" w:date="2025-01-14T22:04:00Z">
        <w:r w:rsidRPr="00A25529" w:rsidDel="00515979">
          <w:rPr>
            <w:rStyle w:val="pxurl"/>
          </w:rPr>
          <w:delText>us</w:delText>
        </w:r>
      </w:del>
      <w:ins w:id="187" w:author="Cara Cardinale" w:date="2025-01-14T22:04:00Z">
        <w:r w:rsidR="00515979" w:rsidRPr="00A25529">
          <w:rPr>
            <w:rStyle w:val="pxurl"/>
          </w:rPr>
          <w:t>gov</w:t>
        </w:r>
      </w:ins>
      <w:ins w:id="188" w:author="Cara Cardinale" w:date="2025-01-14T22:05:00Z">
        <w:r w:rsidR="00515979" w:rsidRPr="00A25529">
          <w:t>, and is reprinted here for illustrative purposes</w:t>
        </w:r>
      </w:ins>
      <w:r w:rsidRPr="00A25529">
        <w:t>.</w:t>
      </w:r>
    </w:p>
    <w:p w14:paraId="37FE2E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p.ct.id="f2fd26a0b92511efa75bc0a5c2da1858|14|30:14"</w:instrText>
      </w:r>
      <w:r w:rsidRPr="00A25529">
        <w:fldChar w:fldCharType="end"/>
      </w:r>
      <w:r w:rsidRPr="00A25529">
        <w:t>Instructions for completing the above form appear on the reverse of the official form.</w:t>
      </w:r>
    </w:p>
    <w:p w14:paraId="2D47C8E4" w14:textId="77777777" w:rsidR="00FB29D8" w:rsidRPr="00A25529" w:rsidDel="00515979" w:rsidRDefault="00FB29D8">
      <w:pPr>
        <w:pStyle w:val="pxs"/>
        <w:spacing w:before="180"/>
        <w:rPr>
          <w:del w:id="189" w:author="Cara Cardinale" w:date="2025-01-14T22:06:00Z"/>
        </w:rPr>
      </w:pPr>
      <w:del w:id="190" w:author="Cara Cardinale" w:date="2025-01-14T22:06:00Z">
        <w:r w:rsidRPr="00A25529" w:rsidDel="00515979">
          <w:delText xml:space="preserve"> </w:delText>
        </w:r>
        <w:r w:rsidRPr="00A25529" w:rsidDel="00515979">
          <w:rPr>
            <w:rStyle w:val="pxvis"/>
            <w:rFonts w:ascii="Times NewRoman" w:hAnsi="Times NewRoman"/>
            <w:b w:val="0"/>
            <w:sz w:val="24"/>
          </w:rPr>
          <w:tab/>
        </w:r>
        <w:r w:rsidRPr="00A25529" w:rsidDel="00515979">
          <w:rPr>
            <w:color w:val="FF0000"/>
            <w:vertAlign w:val="superscript"/>
          </w:rPr>
          <w:delText>►</w:delText>
        </w:r>
        <w:r w:rsidRPr="00A25529" w:rsidDel="00515979">
          <w:fldChar w:fldCharType="begin"/>
        </w:r>
        <w:r w:rsidRPr="00A25529" w:rsidDel="00515979">
          <w:delInstrText>p.ct.id="f2fd26a0b92511efa75bc0a5c2da1858|14|30:14"</w:delInstrText>
        </w:r>
        <w:r w:rsidRPr="00A25529" w:rsidDel="00515979">
          <w:fldChar w:fldCharType="end"/>
        </w:r>
        <w:r w:rsidRPr="00A25529" w:rsidDel="00515979">
          <w:delText>According to the instructions appearing on the reverse of Form CT-247, any exemption granted by the filing of Form CT-247 is strictly for New York State corporation franchise tax.</w:delText>
        </w:r>
      </w:del>
    </w:p>
    <w:p w14:paraId="35F29CA2" w14:textId="77777777" w:rsidR="00FB29D8" w:rsidRPr="00A25529" w:rsidDel="00515979" w:rsidRDefault="00FB29D8">
      <w:pPr>
        <w:pStyle w:val="pxs"/>
        <w:spacing w:before="180"/>
        <w:rPr>
          <w:del w:id="191" w:author="Cara Cardinale" w:date="2025-01-14T22:06:00Z"/>
        </w:rPr>
      </w:pPr>
      <w:del w:id="192" w:author="Cara Cardinale" w:date="2025-01-14T22:06:00Z">
        <w:r w:rsidRPr="00A25529" w:rsidDel="00515979">
          <w:delText xml:space="preserve"> </w:delText>
        </w:r>
        <w:r w:rsidRPr="00A25529" w:rsidDel="00515979">
          <w:rPr>
            <w:rStyle w:val="pxvis"/>
            <w:rFonts w:ascii="Times NewRoman" w:hAnsi="Times NewRoman"/>
            <w:b w:val="0"/>
            <w:sz w:val="24"/>
          </w:rPr>
          <w:tab/>
        </w:r>
        <w:r w:rsidRPr="00A25529" w:rsidDel="00515979">
          <w:rPr>
            <w:color w:val="FF0000"/>
            <w:vertAlign w:val="superscript"/>
          </w:rPr>
          <w:delText>►</w:delText>
        </w:r>
        <w:r w:rsidRPr="00A25529" w:rsidDel="00515979">
          <w:fldChar w:fldCharType="begin"/>
        </w:r>
        <w:r w:rsidRPr="00A25529" w:rsidDel="00515979">
          <w:delInstrText>p.ct.id="f2fd26a0b92511efa75bc0a5c2da1858|14|30:14"</w:delInstrText>
        </w:r>
        <w:r w:rsidRPr="00A25529" w:rsidDel="00515979">
          <w:fldChar w:fldCharType="end"/>
        </w:r>
        <w:r w:rsidRPr="00A25529" w:rsidDel="00515979">
          <w:delText>State tax forms are subject to revision. Consequently, it is suggested that the nearest office of the New York State Department of Taxation and Finance be contacted prior to use of the above form to verify its continuing validity and to keep abreast of any revisions.</w:delText>
        </w:r>
      </w:del>
    </w:p>
    <w:p w14:paraId="376FC978" w14:textId="77777777" w:rsidR="00FB29D8" w:rsidRPr="00A25529" w:rsidRDefault="00FB29D8">
      <w:pPr>
        <w:pStyle w:val="pxs"/>
        <w:spacing w:before="180"/>
        <w:rPr>
          <w:rPrChange w:id="193" w:author="Cara Cardinale" w:date="2025-03-04T10:36:00Z">
            <w:rPr>
              <w:sz w:val="27"/>
            </w:rPr>
          </w:rPrChange>
        </w:rPr>
      </w:pPr>
      <w:r w:rsidRPr="00A25529">
        <w:rPr>
          <w:rPrChange w:id="194" w:author="Cara Cardinale" w:date="2025-03-04T10:36:00Z">
            <w:rPr>
              <w:sz w:val="27"/>
            </w:rPr>
          </w:rPrChange>
        </w:rPr>
        <w:t>30:15. Return of organization exempt from income tax (IRS Form 990)</w:t>
      </w:r>
      <w:r w:rsidRPr="00A25529">
        <w:rPr>
          <w:rStyle w:val="pxsep"/>
        </w:rPr>
        <w:t xml:space="preserve">-- </w:t>
      </w:r>
      <w:r w:rsidRPr="00A25529">
        <w:rPr>
          <w:rPrChange w:id="195" w:author="Cara Cardinale" w:date="2025-03-04T10:36:00Z">
            <w:rPr>
              <w:sz w:val="27"/>
            </w:rPr>
          </w:rPrChange>
        </w:rPr>
        <w:t>Official form</w:t>
      </w:r>
    </w:p>
    <w:p w14:paraId="5690D988" w14:textId="77777777" w:rsidR="00FB29D8" w:rsidRPr="00A25529" w:rsidRDefault="00FB29D8">
      <w:pPr>
        <w:pStyle w:val="pxov"/>
        <w:rPr>
          <w:vanish/>
        </w:rPr>
      </w:pPr>
      <w:r w:rsidRPr="00A25529">
        <w:rPr>
          <w:vanish/>
        </w:rPr>
        <w:t>NFP</w:t>
      </w:r>
    </w:p>
    <w:p w14:paraId="0DF6278D" w14:textId="77777777" w:rsidR="00FB29D8" w:rsidRPr="00A25529" w:rsidRDefault="00FB29D8">
      <w:pPr>
        <w:pStyle w:val="pxov"/>
        <w:rPr>
          <w:vanish/>
        </w:rPr>
      </w:pPr>
      <w:r w:rsidRPr="00A25529">
        <w:rPr>
          <w:vanish/>
        </w:rPr>
        <w:t>COL</w:t>
      </w:r>
    </w:p>
    <w:p w14:paraId="37580A57" w14:textId="77777777" w:rsidR="00FB29D8" w:rsidRPr="00A25529" w:rsidRDefault="00FB29D8">
      <w:pPr>
        <w:pStyle w:val="pxov"/>
        <w:rPr>
          <w:vanish/>
        </w:rPr>
      </w:pPr>
      <w:r w:rsidRPr="00A25529">
        <w:rPr>
          <w:vanish/>
        </w:rPr>
        <w:t>TXA</w:t>
      </w:r>
    </w:p>
    <w:p w14:paraId="47917556" w14:textId="77777777" w:rsidR="00FB29D8" w:rsidRPr="00A25529" w:rsidRDefault="00FB29D8">
      <w:pPr>
        <w:pStyle w:val="pxov"/>
        <w:rPr>
          <w:vanish/>
        </w:rPr>
      </w:pPr>
      <w:r w:rsidRPr="00A25529">
        <w:rPr>
          <w:vanish/>
        </w:rPr>
        <w:t>TFD</w:t>
      </w:r>
    </w:p>
    <w:p w14:paraId="324F33E4" w14:textId="77777777" w:rsidR="00FB29D8" w:rsidRPr="00A25529" w:rsidRDefault="00FB29D8">
      <w:pPr>
        <w:pStyle w:val="pxov"/>
        <w:rPr>
          <w:vanish/>
        </w:rPr>
      </w:pPr>
      <w:r w:rsidRPr="00A25529">
        <w:rPr>
          <w:vanish/>
        </w:rPr>
        <w:t>TF2</w:t>
      </w:r>
    </w:p>
    <w:p w14:paraId="23868EE4" w14:textId="77777777" w:rsidR="00FB29D8" w:rsidRPr="00A25529" w:rsidRDefault="00FB29D8">
      <w:pPr>
        <w:pStyle w:val="pxov"/>
        <w:rPr>
          <w:vanish/>
        </w:rPr>
      </w:pPr>
      <w:r w:rsidRPr="00A25529">
        <w:rPr>
          <w:vanish/>
        </w:rPr>
        <w:t>FCV</w:t>
      </w:r>
    </w:p>
    <w:p w14:paraId="7C248B3B" w14:textId="77777777" w:rsidR="00FB29D8" w:rsidRPr="00A25529" w:rsidRDefault="00FB29D8">
      <w:pPr>
        <w:pStyle w:val="pxov"/>
        <w:rPr>
          <w:vanish/>
        </w:rPr>
      </w:pPr>
      <w:r w:rsidRPr="00A25529">
        <w:rPr>
          <w:vanish/>
        </w:rPr>
        <w:t>FTR</w:t>
      </w:r>
    </w:p>
    <w:p w14:paraId="20FE3E70" w14:textId="77777777" w:rsidR="00FB29D8" w:rsidRPr="00A25529" w:rsidRDefault="00FB29D8">
      <w:pPr>
        <w:pStyle w:val="pxov"/>
        <w:rPr>
          <w:vanish/>
        </w:rPr>
      </w:pPr>
      <w:r w:rsidRPr="00A25529">
        <w:rPr>
          <w:vanish/>
        </w:rPr>
        <w:t>EFM</w:t>
      </w:r>
    </w:p>
    <w:p w14:paraId="54AE06A8" w14:textId="77777777" w:rsidR="00FB29D8" w:rsidRPr="00A25529" w:rsidRDefault="00FB29D8">
      <w:pPr>
        <w:pStyle w:val="pxov"/>
        <w:rPr>
          <w:vanish/>
        </w:rPr>
      </w:pPr>
      <w:r w:rsidRPr="00A25529">
        <w:rPr>
          <w:vanish/>
        </w:rPr>
        <w:t>EBL</w:t>
      </w:r>
    </w:p>
    <w:p w14:paraId="33424F2C" w14:textId="77777777" w:rsidR="00FB29D8" w:rsidRPr="00A25529" w:rsidRDefault="00FB29D8">
      <w:pPr>
        <w:pStyle w:val="pxov"/>
        <w:rPr>
          <w:vanish/>
        </w:rPr>
      </w:pPr>
      <w:r w:rsidRPr="00A25529">
        <w:rPr>
          <w:vanish/>
        </w:rPr>
        <w:t>TEM</w:t>
      </w:r>
    </w:p>
    <w:p w14:paraId="11E4134B" w14:textId="77777777" w:rsidR="00FB29D8" w:rsidRPr="00A25529" w:rsidRDefault="00FB29D8">
      <w:pPr>
        <w:pStyle w:val="pxov"/>
        <w:rPr>
          <w:vanish/>
        </w:rPr>
      </w:pPr>
      <w:r w:rsidRPr="00A25529">
        <w:rPr>
          <w:vanish/>
        </w:rPr>
        <w:t>MTD</w:t>
      </w:r>
    </w:p>
    <w:p w14:paraId="75C4E295"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form.fid="Id52f38601b6411e684899cfd92da4eb0"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ib.ct.id="f2fd26a0b92511efa75bc0a5c2da1858|15|30:15"</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im.id="I03QIU9"</w:instrText>
      </w:r>
      <w:r w:rsidRPr="00A25529">
        <w:fldChar w:fldCharType="end"/>
      </w:r>
    </w:p>
    <w:p w14:paraId="1D357321" w14:textId="77777777" w:rsidR="00515979" w:rsidRPr="00A25529" w:rsidRDefault="00FB29D8" w:rsidP="00515979">
      <w:pPr>
        <w:rPr>
          <w:ins w:id="196" w:author="Cara Cardinale" w:date="2025-01-14T22:08:00Z"/>
        </w:rPr>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im.id="I03QS4I"</w:instrText>
      </w:r>
      <w:r w:rsidRPr="00A25529">
        <w:fldChar w:fldCharType="end"/>
      </w:r>
      <w:ins w:id="197" w:author="Cara Cardinale" w:date="2025-01-14T22:08:00Z">
        <w:r w:rsidR="00515979" w:rsidRPr="00A25529">
          <w:t>&lt;ib&gt;&lt;im id=</w:t>
        </w:r>
      </w:ins>
      <w:ins w:id="198" w:author="Cara Cardinale" w:date="2025-01-14T22:09:00Z">
        <w:r w:rsidR="00515979" w:rsidRPr="00A25529">
          <w:t>'30_15_f990</w:t>
        </w:r>
      </w:ins>
      <w:ins w:id="199" w:author="Cara Cardinale" w:date="2025-01-14T22:08:00Z">
        <w:r w:rsidR="00515979" w:rsidRPr="00A25529">
          <w:t>.pdf'&gt;&lt;/im&gt;&lt;/ib&gt;</w:t>
        </w:r>
      </w:ins>
    </w:p>
    <w:p w14:paraId="268E7C5A" w14:textId="77777777" w:rsidR="00FB29D8" w:rsidRPr="00A25529" w:rsidDel="00515979" w:rsidRDefault="00FB29D8" w:rsidP="00515979">
      <w:pPr>
        <w:pStyle w:val="pxformibim"/>
        <w:rPr>
          <w:del w:id="200" w:author="Cara Cardinale" w:date="2025-01-14T22:07:00Z"/>
        </w:rPr>
        <w:pPrChange w:id="201" w:author="Cara Cardinale" w:date="2025-01-14T22:07:00Z">
          <w:pPr>
            <w:pStyle w:val="pxformibimagelink"/>
            <w:ind w:left="500"/>
          </w:pPr>
        </w:pPrChange>
      </w:pPr>
    </w:p>
    <w:p w14:paraId="4345477C" w14:textId="77777777" w:rsidR="00FB29D8" w:rsidRPr="00A25529" w:rsidDel="00515979" w:rsidRDefault="00FB29D8" w:rsidP="00515979">
      <w:pPr>
        <w:pStyle w:val="pxformibim"/>
        <w:rPr>
          <w:del w:id="202" w:author="Cara Cardinale" w:date="2025-01-14T22:07:00Z"/>
        </w:rPr>
        <w:pPrChange w:id="203" w:author="Cara Cardinale" w:date="2025-01-14T22:07:00Z">
          <w:pPr>
            <w:pStyle w:val="pxformibimagelink"/>
            <w:ind w:left="500"/>
          </w:pPr>
        </w:pPrChange>
      </w:pPr>
      <w:del w:id="204"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#I03QS4I goes here</w:delText>
        </w:r>
      </w:del>
    </w:p>
    <w:p w14:paraId="53D44221" w14:textId="77777777" w:rsidR="00FB29D8" w:rsidRPr="00A25529" w:rsidDel="00515979" w:rsidRDefault="00FB29D8" w:rsidP="00515979">
      <w:pPr>
        <w:pStyle w:val="pxformibim"/>
        <w:rPr>
          <w:del w:id="205" w:author="Cara Cardinale" w:date="2025-01-14T22:07:00Z"/>
        </w:rPr>
        <w:pPrChange w:id="206" w:author="Cara Cardinale" w:date="2025-01-14T22:07:00Z">
          <w:pPr>
            <w:pStyle w:val="pxformibimagelink"/>
            <w:ind w:left="500"/>
          </w:pPr>
        </w:pPrChange>
      </w:pPr>
      <w:del w:id="207"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im.id="I03TALG"</w:delInstrText>
        </w:r>
        <w:r w:rsidRPr="00A25529" w:rsidDel="00515979">
          <w:fldChar w:fldCharType="end"/>
        </w:r>
      </w:del>
    </w:p>
    <w:p w14:paraId="10F9BCEA" w14:textId="77777777" w:rsidR="00FB29D8" w:rsidRPr="00A25529" w:rsidDel="00515979" w:rsidRDefault="00FB29D8" w:rsidP="00515979">
      <w:pPr>
        <w:pStyle w:val="pxformibim"/>
        <w:rPr>
          <w:del w:id="208" w:author="Cara Cardinale" w:date="2025-01-14T22:07:00Z"/>
        </w:rPr>
        <w:pPrChange w:id="209" w:author="Cara Cardinale" w:date="2025-01-14T22:07:00Z">
          <w:pPr>
            <w:pStyle w:val="pxformibimagelink"/>
            <w:ind w:left="500"/>
          </w:pPr>
        </w:pPrChange>
      </w:pPr>
      <w:del w:id="210"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#I03TALG goes here</w:delText>
        </w:r>
      </w:del>
    </w:p>
    <w:p w14:paraId="57D11713" w14:textId="77777777" w:rsidR="00FB29D8" w:rsidRPr="00A25529" w:rsidDel="00515979" w:rsidRDefault="00FB29D8" w:rsidP="00515979">
      <w:pPr>
        <w:pStyle w:val="pxformibim"/>
        <w:rPr>
          <w:del w:id="211" w:author="Cara Cardinale" w:date="2025-01-14T22:07:00Z"/>
        </w:rPr>
        <w:pPrChange w:id="212" w:author="Cara Cardinale" w:date="2025-01-14T22:07:00Z">
          <w:pPr>
            <w:pStyle w:val="pxformibimagelink"/>
            <w:ind w:left="500"/>
          </w:pPr>
        </w:pPrChange>
      </w:pPr>
      <w:del w:id="213"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im.id="I0669RH"</w:delInstrText>
        </w:r>
        <w:r w:rsidRPr="00A25529" w:rsidDel="00515979">
          <w:fldChar w:fldCharType="end"/>
        </w:r>
      </w:del>
    </w:p>
    <w:p w14:paraId="0B6F2B57" w14:textId="77777777" w:rsidR="00FB29D8" w:rsidRPr="00A25529" w:rsidDel="00515979" w:rsidRDefault="00FB29D8" w:rsidP="00515979">
      <w:pPr>
        <w:pStyle w:val="pxformibim"/>
        <w:rPr>
          <w:del w:id="214" w:author="Cara Cardinale" w:date="2025-01-14T22:07:00Z"/>
        </w:rPr>
        <w:pPrChange w:id="215" w:author="Cara Cardinale" w:date="2025-01-14T22:07:00Z">
          <w:pPr>
            <w:pStyle w:val="pxformibimagelink"/>
            <w:ind w:left="500"/>
          </w:pPr>
        </w:pPrChange>
      </w:pPr>
      <w:del w:id="216"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#I0669RH goes here</w:delText>
        </w:r>
      </w:del>
    </w:p>
    <w:p w14:paraId="42DE709D" w14:textId="77777777" w:rsidR="00FB29D8" w:rsidRPr="00A25529" w:rsidDel="00515979" w:rsidRDefault="00FB29D8" w:rsidP="00515979">
      <w:pPr>
        <w:pStyle w:val="pxformibim"/>
        <w:rPr>
          <w:del w:id="217" w:author="Cara Cardinale" w:date="2025-01-14T22:07:00Z"/>
        </w:rPr>
        <w:pPrChange w:id="218" w:author="Cara Cardinale" w:date="2025-01-14T22:07:00Z">
          <w:pPr>
            <w:pStyle w:val="pxformibimagelink"/>
            <w:ind w:left="500"/>
          </w:pPr>
        </w:pPrChange>
      </w:pPr>
      <w:del w:id="219"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im.id="I03TKO7"</w:delInstrText>
        </w:r>
        <w:r w:rsidRPr="00A25529" w:rsidDel="00515979">
          <w:fldChar w:fldCharType="end"/>
        </w:r>
      </w:del>
    </w:p>
    <w:p w14:paraId="6A92FFDD" w14:textId="77777777" w:rsidR="00FB29D8" w:rsidRPr="00A25529" w:rsidDel="00515979" w:rsidRDefault="00FB29D8" w:rsidP="00515979">
      <w:pPr>
        <w:pStyle w:val="pxformibim"/>
        <w:rPr>
          <w:del w:id="220" w:author="Cara Cardinale" w:date="2025-01-14T22:07:00Z"/>
        </w:rPr>
        <w:pPrChange w:id="221" w:author="Cara Cardinale" w:date="2025-01-14T22:07:00Z">
          <w:pPr>
            <w:pStyle w:val="pxformibimagelink"/>
            <w:ind w:left="500"/>
          </w:pPr>
        </w:pPrChange>
      </w:pPr>
      <w:del w:id="222"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#I03TKO7 goes here</w:delText>
        </w:r>
      </w:del>
    </w:p>
    <w:p w14:paraId="246EB068" w14:textId="77777777" w:rsidR="00FB29D8" w:rsidRPr="00A25529" w:rsidDel="00515979" w:rsidRDefault="00FB29D8" w:rsidP="00515979">
      <w:pPr>
        <w:pStyle w:val="pxformibim"/>
        <w:rPr>
          <w:del w:id="223" w:author="Cara Cardinale" w:date="2025-01-14T22:07:00Z"/>
        </w:rPr>
        <w:pPrChange w:id="224" w:author="Cara Cardinale" w:date="2025-01-14T22:07:00Z">
          <w:pPr>
            <w:pStyle w:val="pxformibimagelink"/>
            <w:ind w:left="500"/>
          </w:pPr>
        </w:pPrChange>
      </w:pPr>
      <w:del w:id="225"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im.id="I03UPR4"</w:delInstrText>
        </w:r>
        <w:r w:rsidRPr="00A25529" w:rsidDel="00515979">
          <w:fldChar w:fldCharType="end"/>
        </w:r>
      </w:del>
    </w:p>
    <w:p w14:paraId="45724791" w14:textId="77777777" w:rsidR="00FB29D8" w:rsidRPr="00A25529" w:rsidDel="00515979" w:rsidRDefault="00FB29D8" w:rsidP="00515979">
      <w:pPr>
        <w:pStyle w:val="pxformibim"/>
        <w:rPr>
          <w:del w:id="226" w:author="Cara Cardinale" w:date="2025-01-14T22:07:00Z"/>
        </w:rPr>
        <w:pPrChange w:id="227" w:author="Cara Cardinale" w:date="2025-01-14T22:07:00Z">
          <w:pPr>
            <w:pStyle w:val="pxformibimagelink"/>
            <w:ind w:left="500"/>
          </w:pPr>
        </w:pPrChange>
      </w:pPr>
      <w:del w:id="228"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#I03UPR4 goes here</w:delText>
        </w:r>
      </w:del>
    </w:p>
    <w:p w14:paraId="4C3071F2" w14:textId="77777777" w:rsidR="00FB29D8" w:rsidRPr="00A25529" w:rsidDel="00515979" w:rsidRDefault="00FB29D8" w:rsidP="00515979">
      <w:pPr>
        <w:pStyle w:val="pxformibim"/>
        <w:rPr>
          <w:del w:id="229" w:author="Cara Cardinale" w:date="2025-01-14T22:07:00Z"/>
        </w:rPr>
        <w:pPrChange w:id="230" w:author="Cara Cardinale" w:date="2025-01-14T22:07:00Z">
          <w:pPr>
            <w:pStyle w:val="pxformibimagelink"/>
            <w:ind w:left="500"/>
          </w:pPr>
        </w:pPrChange>
      </w:pPr>
      <w:del w:id="231"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im.id="I01QVIP"</w:delInstrText>
        </w:r>
        <w:r w:rsidRPr="00A25529" w:rsidDel="00515979">
          <w:fldChar w:fldCharType="end"/>
        </w:r>
      </w:del>
    </w:p>
    <w:p w14:paraId="79903CCF" w14:textId="77777777" w:rsidR="00FB29D8" w:rsidRPr="00A25529" w:rsidDel="00515979" w:rsidRDefault="00FB29D8" w:rsidP="00515979">
      <w:pPr>
        <w:pStyle w:val="pxformibim"/>
        <w:rPr>
          <w:del w:id="232" w:author="Cara Cardinale" w:date="2025-01-14T22:07:00Z"/>
        </w:rPr>
        <w:pPrChange w:id="233" w:author="Cara Cardinale" w:date="2025-01-14T22:07:00Z">
          <w:pPr>
            <w:pStyle w:val="pxformibimagelink"/>
            <w:ind w:left="500"/>
          </w:pPr>
        </w:pPrChange>
      </w:pPr>
      <w:del w:id="234"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#I01QVIP goes here</w:delText>
        </w:r>
      </w:del>
    </w:p>
    <w:p w14:paraId="2D79C09E" w14:textId="77777777" w:rsidR="00FB29D8" w:rsidRPr="00A25529" w:rsidDel="00515979" w:rsidRDefault="00FB29D8" w:rsidP="00515979">
      <w:pPr>
        <w:pStyle w:val="pxformibim"/>
        <w:rPr>
          <w:del w:id="235" w:author="Cara Cardinale" w:date="2025-01-14T22:07:00Z"/>
        </w:rPr>
        <w:pPrChange w:id="236" w:author="Cara Cardinale" w:date="2025-01-14T22:07:00Z">
          <w:pPr>
            <w:pStyle w:val="pxformibimagelink"/>
            <w:ind w:left="500"/>
          </w:pPr>
        </w:pPrChange>
      </w:pPr>
      <w:del w:id="237"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im.id="I01SAAA"</w:delInstrText>
        </w:r>
        <w:r w:rsidRPr="00A25529" w:rsidDel="00515979">
          <w:fldChar w:fldCharType="end"/>
        </w:r>
      </w:del>
    </w:p>
    <w:p w14:paraId="32DF4B23" w14:textId="77777777" w:rsidR="00FB29D8" w:rsidRPr="00A25529" w:rsidDel="00515979" w:rsidRDefault="00FB29D8" w:rsidP="00515979">
      <w:pPr>
        <w:pStyle w:val="pxformibim"/>
        <w:rPr>
          <w:del w:id="238" w:author="Cara Cardinale" w:date="2025-01-14T22:07:00Z"/>
        </w:rPr>
        <w:pPrChange w:id="239" w:author="Cara Cardinale" w:date="2025-01-14T22:07:00Z">
          <w:pPr>
            <w:pStyle w:val="pxformibimagelink"/>
            <w:ind w:left="500"/>
          </w:pPr>
        </w:pPrChange>
      </w:pPr>
      <w:del w:id="240"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#I01SAAA goes here</w:delText>
        </w:r>
      </w:del>
    </w:p>
    <w:p w14:paraId="3B523A1C" w14:textId="77777777" w:rsidR="00FB29D8" w:rsidRPr="00A25529" w:rsidDel="00515979" w:rsidRDefault="00FB29D8" w:rsidP="00515979">
      <w:pPr>
        <w:pStyle w:val="pxformibim"/>
        <w:rPr>
          <w:del w:id="241" w:author="Cara Cardinale" w:date="2025-01-14T22:07:00Z"/>
        </w:rPr>
        <w:pPrChange w:id="242" w:author="Cara Cardinale" w:date="2025-01-14T22:07:00Z">
          <w:pPr>
            <w:pStyle w:val="pxformibimagelink"/>
            <w:ind w:left="500"/>
          </w:pPr>
        </w:pPrChange>
      </w:pPr>
      <w:del w:id="243"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im.id="I01SJ52"</w:delInstrText>
        </w:r>
        <w:r w:rsidRPr="00A25529" w:rsidDel="00515979">
          <w:fldChar w:fldCharType="end"/>
        </w:r>
      </w:del>
    </w:p>
    <w:p w14:paraId="5C8C0715" w14:textId="77777777" w:rsidR="00FB29D8" w:rsidRPr="00A25529" w:rsidDel="00515979" w:rsidRDefault="00FB29D8" w:rsidP="00515979">
      <w:pPr>
        <w:pStyle w:val="pxformibim"/>
        <w:rPr>
          <w:del w:id="244" w:author="Cara Cardinale" w:date="2025-01-14T22:07:00Z"/>
        </w:rPr>
        <w:pPrChange w:id="245" w:author="Cara Cardinale" w:date="2025-01-14T22:07:00Z">
          <w:pPr>
            <w:pStyle w:val="pxformibimagelink"/>
            <w:ind w:left="500"/>
          </w:pPr>
        </w:pPrChange>
      </w:pPr>
      <w:del w:id="246"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#I01SJ52 goes here</w:delText>
        </w:r>
      </w:del>
    </w:p>
    <w:p w14:paraId="02F89257" w14:textId="77777777" w:rsidR="00FB29D8" w:rsidRPr="00A25529" w:rsidDel="00515979" w:rsidRDefault="00FB29D8" w:rsidP="00515979">
      <w:pPr>
        <w:pStyle w:val="pxformibim"/>
        <w:rPr>
          <w:del w:id="247" w:author="Cara Cardinale" w:date="2025-01-14T22:07:00Z"/>
        </w:rPr>
        <w:pPrChange w:id="248" w:author="Cara Cardinale" w:date="2025-01-14T22:07:00Z">
          <w:pPr>
            <w:pStyle w:val="pxformibimagelink"/>
            <w:ind w:left="500"/>
          </w:pPr>
        </w:pPrChange>
      </w:pPr>
      <w:del w:id="249"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im.id="I01TO0W"</w:delInstrText>
        </w:r>
        <w:r w:rsidRPr="00A25529" w:rsidDel="00515979">
          <w:fldChar w:fldCharType="end"/>
        </w:r>
      </w:del>
    </w:p>
    <w:p w14:paraId="1512C1B0" w14:textId="77777777" w:rsidR="00FB29D8" w:rsidRPr="00A25529" w:rsidDel="00515979" w:rsidRDefault="00FB29D8" w:rsidP="00515979">
      <w:pPr>
        <w:pStyle w:val="pxformibim"/>
        <w:rPr>
          <w:del w:id="250" w:author="Cara Cardinale" w:date="2025-01-14T22:07:00Z"/>
        </w:rPr>
        <w:pPrChange w:id="251" w:author="Cara Cardinale" w:date="2025-01-14T22:07:00Z">
          <w:pPr>
            <w:pStyle w:val="pxformibimagelink"/>
            <w:ind w:left="500"/>
          </w:pPr>
        </w:pPrChange>
      </w:pPr>
      <w:del w:id="252"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#I01TO0W goes here</w:delText>
        </w:r>
      </w:del>
    </w:p>
    <w:p w14:paraId="0B9D4B9E" w14:textId="77777777" w:rsidR="00FB29D8" w:rsidRPr="00A25529" w:rsidDel="00515979" w:rsidRDefault="00FB29D8" w:rsidP="00515979">
      <w:pPr>
        <w:pStyle w:val="pxformibim"/>
        <w:rPr>
          <w:del w:id="253" w:author="Cara Cardinale" w:date="2025-01-14T22:07:00Z"/>
        </w:rPr>
        <w:pPrChange w:id="254" w:author="Cara Cardinale" w:date="2025-01-14T22:07:00Z">
          <w:pPr>
            <w:pStyle w:val="pxformibimagelink"/>
            <w:ind w:left="500"/>
          </w:pPr>
        </w:pPrChange>
      </w:pPr>
      <w:del w:id="255"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im.id="I01V2EH"</w:delInstrText>
        </w:r>
        <w:r w:rsidRPr="00A25529" w:rsidDel="00515979">
          <w:fldChar w:fldCharType="end"/>
        </w:r>
      </w:del>
    </w:p>
    <w:p w14:paraId="2C6AAC3D" w14:textId="77777777" w:rsidR="00FB29D8" w:rsidRPr="00A25529" w:rsidDel="00515979" w:rsidRDefault="00FB29D8" w:rsidP="00515979">
      <w:pPr>
        <w:pStyle w:val="pxformibim"/>
        <w:rPr>
          <w:del w:id="256" w:author="Cara Cardinale" w:date="2025-01-14T22:07:00Z"/>
        </w:rPr>
        <w:pPrChange w:id="257" w:author="Cara Cardinale" w:date="2025-01-14T22:07:00Z">
          <w:pPr>
            <w:pStyle w:val="pxformibimagelink"/>
            <w:ind w:left="500"/>
          </w:pPr>
        </w:pPrChange>
      </w:pPr>
      <w:del w:id="258"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#I01V2EH goes here</w:delText>
        </w:r>
      </w:del>
    </w:p>
    <w:p w14:paraId="135E70B6" w14:textId="77777777" w:rsidR="00FB29D8" w:rsidRPr="00A25529" w:rsidDel="00515979" w:rsidRDefault="00FB29D8" w:rsidP="00515979">
      <w:pPr>
        <w:pStyle w:val="pxformibim"/>
        <w:rPr>
          <w:del w:id="259" w:author="Cara Cardinale" w:date="2025-01-14T22:07:00Z"/>
        </w:rPr>
        <w:pPrChange w:id="260" w:author="Cara Cardinale" w:date="2025-01-14T22:07:00Z">
          <w:pPr>
            <w:pStyle w:val="pxformibimagelink"/>
            <w:ind w:left="500"/>
          </w:pPr>
        </w:pPrChange>
      </w:pPr>
      <w:del w:id="261"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im.id="I01WHR8"</w:delInstrText>
        </w:r>
        <w:r w:rsidRPr="00A25529" w:rsidDel="00515979">
          <w:fldChar w:fldCharType="end"/>
        </w:r>
      </w:del>
    </w:p>
    <w:p w14:paraId="2916B3B6" w14:textId="77777777" w:rsidR="00FB29D8" w:rsidRPr="00A25529" w:rsidDel="00515979" w:rsidRDefault="00FB29D8" w:rsidP="00515979">
      <w:pPr>
        <w:pStyle w:val="pxformibim"/>
        <w:rPr>
          <w:del w:id="262" w:author="Cara Cardinale" w:date="2025-01-14T22:07:00Z"/>
        </w:rPr>
        <w:pPrChange w:id="263" w:author="Cara Cardinale" w:date="2025-01-14T22:07:00Z">
          <w:pPr>
            <w:pStyle w:val="pxformibimagelink"/>
            <w:ind w:left="500"/>
          </w:pPr>
        </w:pPrChange>
      </w:pPr>
      <w:del w:id="264"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#I01WHR8 goes here</w:delText>
        </w:r>
      </w:del>
    </w:p>
    <w:p w14:paraId="66F90C6E" w14:textId="77777777" w:rsidR="00FB29D8" w:rsidRPr="00A25529" w:rsidDel="00515979" w:rsidRDefault="00FB29D8" w:rsidP="00515979">
      <w:pPr>
        <w:pStyle w:val="pxformibim"/>
        <w:rPr>
          <w:del w:id="265" w:author="Cara Cardinale" w:date="2025-01-14T22:07:00Z"/>
        </w:rPr>
        <w:pPrChange w:id="266" w:author="Cara Cardinale" w:date="2025-01-14T22:07:00Z">
          <w:pPr>
            <w:pStyle w:val="pxformibimagelink"/>
            <w:ind w:left="500"/>
          </w:pPr>
        </w:pPrChange>
      </w:pPr>
      <w:del w:id="267" w:author="Cara Cardinale" w:date="2025-01-14T22:07:00Z">
        <w:r w:rsidRPr="00A25529" w:rsidDel="00515979">
          <w:rPr>
            <w:color w:val="FF0000"/>
            <w:vertAlign w:val="superscript"/>
          </w:rPr>
          <w:delText>►</w:delText>
        </w:r>
        <w:r w:rsidRPr="00A25529" w:rsidDel="00515979">
          <w:fldChar w:fldCharType="begin"/>
        </w:r>
        <w:r w:rsidRPr="00A25529" w:rsidDel="00515979">
          <w:delInstrText>im.format="tif"</w:delInstrText>
        </w:r>
        <w:r w:rsidRPr="00A25529" w:rsidDel="00515979">
          <w:fldChar w:fldCharType="end"/>
        </w:r>
        <w:r w:rsidRPr="00A25529" w:rsidDel="00515979">
          <w:fldChar w:fldCharType="begin"/>
        </w:r>
        <w:r w:rsidRPr="00A25529" w:rsidDel="00515979">
          <w:delInstrText>im.id="I01XVQG"</w:delInstrText>
        </w:r>
        <w:r w:rsidRPr="00A25529" w:rsidDel="00515979">
          <w:fldChar w:fldCharType="end"/>
        </w:r>
      </w:del>
    </w:p>
    <w:p w14:paraId="7B5EC474" w14:textId="77777777" w:rsidR="00FB29D8" w:rsidRPr="00A25529" w:rsidRDefault="00FB29D8" w:rsidP="00515979">
      <w:pPr>
        <w:pStyle w:val="pxformibim"/>
        <w:pPrChange w:id="268" w:author="Cara Cardinale" w:date="2025-01-14T22:07:00Z">
          <w:pPr>
            <w:pStyle w:val="pxformibimagelink"/>
            <w:ind w:left="500"/>
          </w:pPr>
        </w:pPrChange>
      </w:pPr>
      <w:del w:id="269" w:author="Cara Cardinale" w:date="2025-01-14T22:07:00Z">
        <w:r w:rsidRPr="00A25529" w:rsidDel="00515979">
          <w:delText xml:space="preserve"> </w:delText>
        </w:r>
        <w:r w:rsidRPr="00A25529" w:rsidDel="00515979">
          <w:rPr>
            <w:color w:val="FF0000"/>
            <w:vertAlign w:val="superscript"/>
          </w:rPr>
          <w:delText>►</w:delText>
        </w:r>
        <w:r w:rsidRPr="00A25529" w:rsidDel="00515979">
          <w:fldChar w:fldCharType="begin"/>
        </w:r>
        <w:r w:rsidRPr="00A25529" w:rsidDel="00515979">
          <w:delInstrText>image.link.href="./Images/NYLB 30 (revision copy)-Images.pdf"</w:delInstrText>
        </w:r>
        <w:r w:rsidRPr="00A25529" w:rsidDel="00515979">
          <w:fldChar w:fldCharType="end"/>
        </w:r>
        <w:r w:rsidRPr="00A25529" w:rsidDel="00515979">
          <w:delText>Image #I01XVQG goes here</w:delText>
        </w:r>
      </w:del>
    </w:p>
    <w:p w14:paraId="7DA396F0" w14:textId="77777777" w:rsidR="00FB29D8" w:rsidRPr="00A25529" w:rsidRDefault="00FB29D8">
      <w:pPr>
        <w:pStyle w:val="pxformnotes"/>
        <w:jc w:val="center"/>
        <w:rPr>
          <w:sz w:val="24"/>
          <w:szCs w:val="24"/>
        </w:rPr>
      </w:pPr>
      <w:r w:rsidRPr="00A25529">
        <w:rPr>
          <w:rStyle w:val="pxvis"/>
          <w:rFonts w:cs="Arial"/>
          <w:bCs/>
          <w:sz w:val="50"/>
          <w:rPrChange w:id="270" w:author="Cara Cardinale" w:date="2025-03-04T10:36:00Z">
            <w:rPr>
              <w:rStyle w:val="pxvis"/>
              <w:rFonts w:cs="Arial"/>
              <w:bCs/>
            </w:rPr>
          </w:rPrChange>
        </w:rPr>
        <w:t>Notes to Form</w:t>
      </w:r>
    </w:p>
    <w:p w14:paraId="07E27EAF" w14:textId="77777777" w:rsidR="00FB29D8" w:rsidRPr="00A25529" w:rsidRDefault="00FB29D8">
      <w:pPr>
        <w:pStyle w:val="pxformnotes"/>
        <w:rPr>
          <w:sz w:val="24"/>
          <w:szCs w:val="24"/>
        </w:rPr>
      </w:pPr>
    </w:p>
    <w:p w14:paraId="1722BF0B" w14:textId="77777777" w:rsidR="00FB29D8" w:rsidRPr="00A25529" w:rsidRDefault="00FB29D8">
      <w:pPr>
        <w:pStyle w:val="pxformnote"/>
        <w:spacing w:before="180"/>
      </w:pPr>
      <w:del w:id="271" w:author="Cara Cardinale" w:date="2025-01-14T20:47:00Z">
        <w:r w:rsidRPr="00A25529" w:rsidDel="00CF1278">
          <w:delText>Drafter's Note</w:delText>
        </w:r>
      </w:del>
      <w:r w:rsidRPr="00A25529">
        <w:t xml:space="preserve"> </w:t>
      </w:r>
    </w:p>
    <w:p w14:paraId="2B07B6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p.ct.id="f2fd26a0b92511efa75bc0a5c2da1858|15|30:15"</w:instrText>
      </w:r>
      <w:r w:rsidRPr="00A25529">
        <w:fldChar w:fldCharType="end"/>
      </w:r>
      <w:r w:rsidRPr="00A25529">
        <w:t>The above form</w:t>
      </w:r>
      <w:ins w:id="272" w:author="Cara Cardinale" w:date="2025-01-14T22:11:00Z">
        <w:r w:rsidR="00515979" w:rsidRPr="00A25529">
          <w:t>, rev</w:t>
        </w:r>
      </w:ins>
      <w:ins w:id="273" w:author="Cara Cardinale" w:date="2025-01-14T22:12:00Z">
        <w:r w:rsidR="00515979" w:rsidRPr="00A25529">
          <w:t>ised in 2024</w:t>
        </w:r>
      </w:ins>
      <w:del w:id="274" w:author="Cara Cardinale" w:date="2025-01-14T22:12:00Z">
        <w:r w:rsidRPr="00A25529" w:rsidDel="00515979">
          <w:delText xml:space="preserve"> is provided here for illustrative purposes only</w:delText>
        </w:r>
      </w:del>
      <w:r w:rsidRPr="00A25529">
        <w:t xml:space="preserve">, is available from the Internal Revenue Service, </w:t>
      </w:r>
      <w:r w:rsidRPr="00A25529">
        <w:rPr>
          <w:rStyle w:val="pxurl"/>
          <w:color w:val="FF0000"/>
          <w:vertAlign w:val="superscript"/>
        </w:rPr>
        <w:t>►</w:t>
      </w:r>
      <w:r w:rsidRPr="00A25529">
        <w:rPr>
          <w:rStyle w:val="pxurl"/>
        </w:rPr>
        <w:fldChar w:fldCharType="begin"/>
      </w:r>
      <w:r w:rsidRPr="00A25529">
        <w:rPr>
          <w:rStyle w:val="pxurl"/>
        </w:rPr>
        <w:instrText>url.ref.id="I000F1T"</w:instrText>
      </w:r>
      <w:r w:rsidRPr="00A25529">
        <w:rPr>
          <w:rStyle w:val="pxurl"/>
        </w:rPr>
        <w:fldChar w:fldCharType="end"/>
      </w:r>
      <w:r w:rsidRPr="00A25529">
        <w:rPr>
          <w:rStyle w:val="pxurl"/>
        </w:rPr>
        <w:t>http://www.irs.gov</w:t>
      </w:r>
      <w:ins w:id="275" w:author="Cara Cardinale" w:date="2025-01-14T22:12:00Z">
        <w:r w:rsidR="00515979" w:rsidRPr="00A25529">
          <w:t>, and is provided here for illustrative purposes</w:t>
        </w:r>
      </w:ins>
      <w:r w:rsidRPr="00A25529">
        <w:t>.</w:t>
      </w:r>
    </w:p>
    <w:p w14:paraId="61F8E996" w14:textId="77777777" w:rsidR="00FB29D8" w:rsidRPr="00A25529" w:rsidDel="00515979" w:rsidRDefault="00FB29D8" w:rsidP="00515979">
      <w:pPr>
        <w:pStyle w:val="pxformp"/>
        <w:rPr>
          <w:del w:id="276" w:author="Cara Cardinale" w:date="2025-01-14T22:11:00Z"/>
        </w:rPr>
      </w:pPr>
      <w:r w:rsidRPr="00A25529">
        <w:t xml:space="preserve"> </w:t>
      </w:r>
      <w:r w:rsidRPr="00A25529">
        <w:rPr>
          <w:rStyle w:val="pxvis"/>
          <w:rFonts w:ascii="Times NewRoman" w:hAnsi="Times NewRoman"/>
          <w:b w:val="0"/>
          <w:sz w:val="24"/>
        </w:rPr>
        <w:tab/>
      </w:r>
      <w:del w:id="277" w:author="Cara Cardinale" w:date="2025-01-14T22:11:00Z">
        <w:r w:rsidRPr="00A25529" w:rsidDel="00515979">
          <w:rPr>
            <w:color w:val="FF0000"/>
            <w:vertAlign w:val="superscript"/>
          </w:rPr>
          <w:delText>►</w:delText>
        </w:r>
        <w:r w:rsidRPr="00A25529" w:rsidDel="00515979">
          <w:fldChar w:fldCharType="begin"/>
        </w:r>
        <w:r w:rsidRPr="00A25529" w:rsidDel="00515979">
          <w:delInstrText>p.ct.id="f2fd26a0b92511efa75bc0a5c2da1858|15|30:15"</w:delInstrText>
        </w:r>
        <w:r w:rsidRPr="00A25529" w:rsidDel="00515979">
          <w:fldChar w:fldCharType="end"/>
        </w:r>
        <w:r w:rsidRPr="00A25529" w:rsidDel="00515979">
          <w:delText>IRS forms are subject to revision. Consequently, it is suggested that the nearest regional office of the IRS be contacted prior to use of the above form to verify its continuing validity and to keep abreast of any revisions.</w:delText>
        </w:r>
      </w:del>
    </w:p>
    <w:p w14:paraId="2526034C" w14:textId="77777777" w:rsidR="00FB29D8" w:rsidRPr="00A25529" w:rsidRDefault="00FB29D8" w:rsidP="00515979">
      <w:pPr>
        <w:pStyle w:val="pxformp"/>
      </w:pPr>
      <w:del w:id="278" w:author="Cara Cardinale" w:date="2025-01-14T22:11:00Z">
        <w:r w:rsidRPr="00A25529" w:rsidDel="00515979">
          <w:delText xml:space="preserve"> </w:delText>
        </w:r>
        <w:r w:rsidRPr="00A25529" w:rsidDel="00515979">
          <w:rPr>
            <w:rStyle w:val="pxvis"/>
            <w:rFonts w:ascii="Times NewRoman" w:hAnsi="Times NewRoman"/>
            <w:b w:val="0"/>
            <w:sz w:val="24"/>
          </w:rPr>
          <w:tab/>
        </w:r>
        <w:r w:rsidRPr="00A25529" w:rsidDel="00515979">
          <w:rPr>
            <w:color w:val="FF0000"/>
            <w:vertAlign w:val="superscript"/>
          </w:rPr>
          <w:delText>►</w:delText>
        </w:r>
        <w:r w:rsidRPr="00A25529" w:rsidDel="00515979">
          <w:fldChar w:fldCharType="begin"/>
        </w:r>
        <w:r w:rsidRPr="00A25529" w:rsidDel="00515979">
          <w:delInstrText>p.ct.id="f2fd26a0b92511efa75bc0a5c2da1858|15|30:15"</w:delInstrText>
        </w:r>
        <w:r w:rsidRPr="00A25529" w:rsidDel="00515979">
          <w:fldChar w:fldCharType="end"/>
        </w:r>
        <w:r w:rsidRPr="00A25529" w:rsidDel="00515979">
          <w:delText xml:space="preserve">Complete instructions for completing </w:delText>
        </w:r>
        <w:r w:rsidRPr="00A25529" w:rsidDel="00515979">
          <w:rPr>
            <w:rStyle w:val="pxst"/>
            <w:color w:val="FF0000"/>
            <w:vertAlign w:val="superscript"/>
          </w:rPr>
          <w:delText>►</w:delText>
        </w:r>
        <w:r w:rsidRPr="00A25529" w:rsidDel="00515979">
          <w:rPr>
            <w:rStyle w:val="pxst"/>
          </w:rPr>
          <w:fldChar w:fldCharType="begin"/>
        </w:r>
        <w:r w:rsidRPr="00A25529" w:rsidDel="00515979">
          <w:rPr>
            <w:rStyle w:val="pxst"/>
          </w:rPr>
          <w:delInstrText>st.ref.id="I002E33"</w:delInstrText>
        </w:r>
        <w:r w:rsidRPr="00A25529" w:rsidDel="00515979">
          <w:rPr>
            <w:rStyle w:val="pxst"/>
          </w:rPr>
          <w:fldChar w:fldCharType="end"/>
        </w:r>
        <w:r w:rsidRPr="00A25529" w:rsidDel="00515979">
          <w:rPr>
            <w:rStyle w:val="pxst"/>
          </w:rPr>
          <w:delText>IRS Form 990</w:delText>
        </w:r>
        <w:r w:rsidRPr="00A25529" w:rsidDel="00515979">
          <w:delText xml:space="preserve"> are available from the IRS.</w:delText>
        </w:r>
      </w:del>
    </w:p>
    <w:p w14:paraId="3E59525A" w14:textId="77777777" w:rsidR="00FB29D8" w:rsidRPr="00A25529" w:rsidRDefault="00FB29D8">
      <w:pPr>
        <w:pStyle w:val="pxs"/>
        <w:spacing w:before="180"/>
        <w:rPr>
          <w:rPrChange w:id="279" w:author="Cara Cardinale" w:date="2025-03-04T10:36:00Z">
            <w:rPr>
              <w:sz w:val="27"/>
            </w:rPr>
          </w:rPrChange>
        </w:rPr>
      </w:pPr>
      <w:r w:rsidRPr="00A25529">
        <w:rPr>
          <w:rPrChange w:id="280" w:author="Cara Cardinale" w:date="2025-03-04T10:36:00Z">
            <w:rPr>
              <w:sz w:val="27"/>
            </w:rPr>
          </w:rPrChange>
        </w:rPr>
        <w:t>30:16. Return of organization exempt from income tax</w:t>
      </w:r>
      <w:r w:rsidRPr="00A25529">
        <w:rPr>
          <w:rStyle w:val="pxsep"/>
        </w:rPr>
        <w:t xml:space="preserve">-- </w:t>
      </w:r>
      <w:r w:rsidRPr="00A25529">
        <w:rPr>
          <w:rPrChange w:id="281" w:author="Cara Cardinale" w:date="2025-03-04T10:36:00Z">
            <w:rPr>
              <w:sz w:val="27"/>
            </w:rPr>
          </w:rPrChange>
        </w:rPr>
        <w:t>Short form (IRS Form 990-EZ)</w:t>
      </w:r>
      <w:r w:rsidRPr="00A25529">
        <w:rPr>
          <w:rStyle w:val="pxsep"/>
        </w:rPr>
        <w:t xml:space="preserve">-- </w:t>
      </w:r>
      <w:r w:rsidRPr="00A25529">
        <w:rPr>
          <w:rPrChange w:id="282" w:author="Cara Cardinale" w:date="2025-03-04T10:36:00Z">
            <w:rPr>
              <w:sz w:val="27"/>
            </w:rPr>
          </w:rPrChange>
        </w:rPr>
        <w:t>Official form</w:t>
      </w:r>
    </w:p>
    <w:p w14:paraId="03B91513" w14:textId="77777777" w:rsidR="00FB29D8" w:rsidRPr="00A25529" w:rsidRDefault="00FB29D8">
      <w:pPr>
        <w:pStyle w:val="pxov"/>
        <w:rPr>
          <w:vanish/>
        </w:rPr>
      </w:pPr>
      <w:r w:rsidRPr="00A25529">
        <w:rPr>
          <w:vanish/>
        </w:rPr>
        <w:t>NFP</w:t>
      </w:r>
    </w:p>
    <w:p w14:paraId="6E6A2D3A" w14:textId="77777777" w:rsidR="00FB29D8" w:rsidRPr="00A25529" w:rsidRDefault="00FB29D8">
      <w:pPr>
        <w:pStyle w:val="pxov"/>
        <w:rPr>
          <w:vanish/>
        </w:rPr>
      </w:pPr>
      <w:r w:rsidRPr="00A25529">
        <w:rPr>
          <w:vanish/>
        </w:rPr>
        <w:t>COL</w:t>
      </w:r>
    </w:p>
    <w:p w14:paraId="7A55F42A" w14:textId="77777777" w:rsidR="00FB29D8" w:rsidRPr="00A25529" w:rsidRDefault="00FB29D8">
      <w:pPr>
        <w:pStyle w:val="pxov"/>
        <w:rPr>
          <w:vanish/>
        </w:rPr>
      </w:pPr>
      <w:r w:rsidRPr="00A25529">
        <w:rPr>
          <w:vanish/>
        </w:rPr>
        <w:t>TXA</w:t>
      </w:r>
    </w:p>
    <w:p w14:paraId="4E84F741" w14:textId="77777777" w:rsidR="00FB29D8" w:rsidRPr="00A25529" w:rsidRDefault="00FB29D8">
      <w:pPr>
        <w:pStyle w:val="pxov"/>
        <w:rPr>
          <w:vanish/>
        </w:rPr>
      </w:pPr>
      <w:r w:rsidRPr="00A25529">
        <w:rPr>
          <w:vanish/>
        </w:rPr>
        <w:t>TFD</w:t>
      </w:r>
    </w:p>
    <w:p w14:paraId="5E0E462A" w14:textId="77777777" w:rsidR="00FB29D8" w:rsidRPr="00A25529" w:rsidRDefault="00FB29D8">
      <w:pPr>
        <w:pStyle w:val="pxov"/>
        <w:rPr>
          <w:vanish/>
        </w:rPr>
      </w:pPr>
      <w:r w:rsidRPr="00A25529">
        <w:rPr>
          <w:vanish/>
        </w:rPr>
        <w:t>TF2</w:t>
      </w:r>
    </w:p>
    <w:p w14:paraId="64A69305" w14:textId="77777777" w:rsidR="00FB29D8" w:rsidRPr="00A25529" w:rsidRDefault="00FB29D8">
      <w:pPr>
        <w:pStyle w:val="pxov"/>
        <w:rPr>
          <w:vanish/>
        </w:rPr>
      </w:pPr>
      <w:r w:rsidRPr="00A25529">
        <w:rPr>
          <w:vanish/>
        </w:rPr>
        <w:t>FCV</w:t>
      </w:r>
    </w:p>
    <w:p w14:paraId="656317E2" w14:textId="77777777" w:rsidR="00FB29D8" w:rsidRPr="00A25529" w:rsidRDefault="00FB29D8">
      <w:pPr>
        <w:pStyle w:val="pxov"/>
        <w:rPr>
          <w:vanish/>
        </w:rPr>
      </w:pPr>
      <w:r w:rsidRPr="00A25529">
        <w:rPr>
          <w:vanish/>
        </w:rPr>
        <w:t>FTR</w:t>
      </w:r>
    </w:p>
    <w:p w14:paraId="2598169D" w14:textId="77777777" w:rsidR="00FB29D8" w:rsidRPr="00A25529" w:rsidRDefault="00FB29D8">
      <w:pPr>
        <w:pStyle w:val="pxov"/>
        <w:rPr>
          <w:vanish/>
        </w:rPr>
      </w:pPr>
      <w:r w:rsidRPr="00A25529">
        <w:rPr>
          <w:vanish/>
        </w:rPr>
        <w:t>EFM</w:t>
      </w:r>
    </w:p>
    <w:p w14:paraId="56A852E2" w14:textId="77777777" w:rsidR="00FB29D8" w:rsidRPr="00A25529" w:rsidRDefault="00FB29D8">
      <w:pPr>
        <w:pStyle w:val="pxov"/>
        <w:rPr>
          <w:vanish/>
        </w:rPr>
      </w:pPr>
      <w:r w:rsidRPr="00A25529">
        <w:rPr>
          <w:vanish/>
        </w:rPr>
        <w:t>EBL</w:t>
      </w:r>
    </w:p>
    <w:p w14:paraId="12809DBE" w14:textId="77777777" w:rsidR="00FB29D8" w:rsidRPr="00A25529" w:rsidRDefault="00FB29D8">
      <w:pPr>
        <w:pStyle w:val="pxov"/>
        <w:rPr>
          <w:vanish/>
        </w:rPr>
      </w:pPr>
      <w:r w:rsidRPr="00A25529">
        <w:rPr>
          <w:vanish/>
        </w:rPr>
        <w:t>TEM</w:t>
      </w:r>
    </w:p>
    <w:p w14:paraId="6B303C3E" w14:textId="77777777" w:rsidR="00FB29D8" w:rsidRPr="00A25529" w:rsidRDefault="00FB29D8">
      <w:pPr>
        <w:pStyle w:val="pxov"/>
        <w:rPr>
          <w:vanish/>
        </w:rPr>
      </w:pPr>
      <w:r w:rsidRPr="00A25529">
        <w:rPr>
          <w:vanish/>
        </w:rPr>
        <w:t>MTD</w:t>
      </w:r>
    </w:p>
    <w:p w14:paraId="3483F589"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form.fid="Id52f5f701b6411e684899cfd92da4eb0"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ib.ct.id="f2fd26a0b92511efa75bc0a5c2da1858|16|30:16"</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im.id="I01ZAP2"</w:instrText>
      </w:r>
      <w:r w:rsidRPr="00A25529">
        <w:fldChar w:fldCharType="end"/>
      </w:r>
    </w:p>
    <w:p w14:paraId="456F4889" w14:textId="77777777" w:rsidR="00FB29D8" w:rsidRPr="00A25529" w:rsidRDefault="00FB29D8">
      <w:pPr>
        <w:pStyle w:val="pxformibim"/>
      </w:pPr>
      <w:r w:rsidRPr="00A25529">
        <w:rPr>
          <w:color w:val="FF0000"/>
          <w:vertAlign w:val="superscript"/>
        </w:rPr>
        <w:t>►</w:t>
      </w:r>
      <w:ins w:id="283" w:author="Cara Cardinale" w:date="2025-01-14T22:14:00Z">
        <w:r w:rsidR="001A69D9" w:rsidRPr="00A25529">
          <w:rPr>
            <w:color w:val="FF0000"/>
            <w:vertAlign w:val="superscript"/>
            <w:rPrChange w:id="284" w:author="Cara Cardinale" w:date="2025-03-04T10:36:00Z">
              <w:rPr>
                <w:color w:val="FF0000"/>
                <w:sz w:val="20"/>
                <w:vertAlign w:val="superscript"/>
              </w:rPr>
            </w:rPrChange>
          </w:rPr>
          <w:t xml:space="preserve"> </w:t>
        </w:r>
      </w:ins>
      <w:r w:rsidRPr="00A25529">
        <w:fldChar w:fldCharType="begin"/>
      </w:r>
      <w:r w:rsidRPr="00A25529">
        <w:instrText>im.format="tif"</w:instrText>
      </w:r>
      <w:r w:rsidRPr="00A25529">
        <w:fldChar w:fldCharType="end"/>
      </w:r>
      <w:r w:rsidRPr="00A25529">
        <w:fldChar w:fldCharType="begin"/>
      </w:r>
      <w:r w:rsidRPr="00A25529">
        <w:instrText>im.id="I01ZKDJ"</w:instrText>
      </w:r>
      <w:r w:rsidRPr="00A25529">
        <w:fldChar w:fldCharType="end"/>
      </w:r>
    </w:p>
    <w:p w14:paraId="593E7959" w14:textId="77777777" w:rsidR="001A69D9" w:rsidRPr="00A25529" w:rsidRDefault="001A69D9" w:rsidP="001A69D9">
      <w:pPr>
        <w:rPr>
          <w:ins w:id="285" w:author="Cara Cardinale" w:date="2025-01-14T22:14:00Z"/>
        </w:rPr>
      </w:pPr>
      <w:ins w:id="286" w:author="Cara Cardinale" w:date="2025-01-14T22:14:00Z">
        <w:r w:rsidRPr="00A25529">
          <w:t>&lt;ib&gt;&lt;im id='</w:t>
        </w:r>
      </w:ins>
      <w:ins w:id="287" w:author="Cara Cardinale" w:date="2025-01-14T22:15:00Z">
        <w:r w:rsidRPr="00A25529">
          <w:rPr>
            <w:color w:val="FF0000"/>
            <w:rPrChange w:id="288" w:author="Cara Cardinale" w:date="2025-03-04T10:36:00Z">
              <w:rPr>
                <w:color w:val="FF0000"/>
                <w:sz w:val="20"/>
                <w:vertAlign w:val="superscript"/>
              </w:rPr>
            </w:rPrChange>
          </w:rPr>
          <w:t>30_16_f990ez</w:t>
        </w:r>
      </w:ins>
      <w:ins w:id="289" w:author="Cara Cardinale" w:date="2025-01-14T22:14:00Z">
        <w:r w:rsidRPr="00A25529">
          <w:t>.pdf'&gt;&lt;/im&gt;&lt;/ib&gt;</w:t>
        </w:r>
      </w:ins>
    </w:p>
    <w:p w14:paraId="4CC23368" w14:textId="77777777" w:rsidR="00FB29D8" w:rsidRPr="00A25529" w:rsidDel="001A69D9" w:rsidRDefault="00FB29D8">
      <w:pPr>
        <w:pStyle w:val="pxformnotes"/>
        <w:jc w:val="center"/>
        <w:rPr>
          <w:del w:id="290" w:author="Cara Cardinale" w:date="2025-01-14T22:14:00Z"/>
          <w:sz w:val="24"/>
          <w:szCs w:val="24"/>
          <w:rPrChange w:id="291" w:author="Cara Cardinale" w:date="2025-03-04T10:36:00Z">
            <w:rPr>
              <w:del w:id="292" w:author="Cara Cardinale" w:date="2025-01-14T22:14:00Z"/>
              <w:szCs w:val="24"/>
            </w:rPr>
          </w:rPrChange>
        </w:rPr>
      </w:pPr>
      <w:del w:id="293" w:author="Cara Cardinale" w:date="2025-01-14T22:14:00Z">
        <w:r w:rsidRPr="00BD0DFB" w:rsidDel="001A69D9">
          <w:delText xml:space="preserve"> </w:delText>
        </w:r>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294" w:author="Cara Cardinale" w:date="2025-03-04T10:36:00Z">
              <w:rPr>
                <w:szCs w:val="24"/>
              </w:rPr>
            </w:rPrChange>
          </w:rPr>
          <w:delInstrText>image.link.href="./Images/NYLB 30 (revision copy)-Images.pdf"</w:delInstrText>
        </w:r>
        <w:r w:rsidRPr="00BD0DFB" w:rsidDel="001A69D9">
          <w:rPr>
            <w:sz w:val="24"/>
            <w:szCs w:val="24"/>
          </w:rPr>
          <w:fldChar w:fldCharType="end"/>
        </w:r>
        <w:r w:rsidRPr="00A25529" w:rsidDel="001A69D9">
          <w:rPr>
            <w:sz w:val="24"/>
            <w:szCs w:val="24"/>
            <w:rPrChange w:id="295" w:author="Cara Cardinale" w:date="2025-03-04T10:36:00Z">
              <w:rPr>
                <w:szCs w:val="24"/>
              </w:rPr>
            </w:rPrChange>
          </w:rPr>
          <w:delText>Image #I01ZKDJ goes here</w:delText>
        </w:r>
      </w:del>
    </w:p>
    <w:p w14:paraId="513B0215" w14:textId="77777777" w:rsidR="00FB29D8" w:rsidRPr="00A25529" w:rsidDel="001A69D9" w:rsidRDefault="00FB29D8">
      <w:pPr>
        <w:pStyle w:val="pxformnotes"/>
        <w:jc w:val="center"/>
        <w:rPr>
          <w:del w:id="296" w:author="Cara Cardinale" w:date="2025-01-14T22:14:00Z"/>
          <w:sz w:val="24"/>
          <w:szCs w:val="24"/>
          <w:rPrChange w:id="297" w:author="Cara Cardinale" w:date="2025-03-04T10:36:00Z">
            <w:rPr>
              <w:del w:id="298" w:author="Cara Cardinale" w:date="2025-01-14T22:14:00Z"/>
              <w:szCs w:val="24"/>
            </w:rPr>
          </w:rPrChange>
        </w:rPr>
      </w:pPr>
      <w:del w:id="299" w:author="Cara Cardinale" w:date="2025-01-14T22:14:00Z">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300" w:author="Cara Cardinale" w:date="2025-03-04T10:36:00Z">
              <w:rPr>
                <w:szCs w:val="24"/>
              </w:rPr>
            </w:rPrChange>
          </w:rPr>
          <w:delInstrText>im.format="tif"</w:delInstrText>
        </w:r>
        <w:r w:rsidRPr="00BD0DFB" w:rsidDel="001A69D9">
          <w:rPr>
            <w:sz w:val="24"/>
            <w:szCs w:val="24"/>
          </w:rPr>
          <w:fldChar w:fldCharType="end"/>
        </w:r>
        <w:r w:rsidRPr="00BD0DFB" w:rsidDel="001A69D9">
          <w:rPr>
            <w:sz w:val="24"/>
            <w:szCs w:val="24"/>
          </w:rPr>
          <w:fldChar w:fldCharType="begin"/>
        </w:r>
        <w:r w:rsidRPr="00A25529" w:rsidDel="001A69D9">
          <w:rPr>
            <w:sz w:val="24"/>
            <w:szCs w:val="24"/>
            <w:rPrChange w:id="301" w:author="Cara Cardinale" w:date="2025-03-04T10:36:00Z">
              <w:rPr>
                <w:szCs w:val="24"/>
              </w:rPr>
            </w:rPrChange>
          </w:rPr>
          <w:delInstrText>im.id="I02232U"</w:delInstrText>
        </w:r>
        <w:r w:rsidRPr="00BD0DFB" w:rsidDel="001A69D9">
          <w:rPr>
            <w:sz w:val="24"/>
            <w:szCs w:val="24"/>
          </w:rPr>
          <w:fldChar w:fldCharType="end"/>
        </w:r>
      </w:del>
    </w:p>
    <w:p w14:paraId="5FCBCFA5" w14:textId="77777777" w:rsidR="00FB29D8" w:rsidRPr="00A25529" w:rsidDel="001A69D9" w:rsidRDefault="00FB29D8">
      <w:pPr>
        <w:pStyle w:val="pxformnotes"/>
        <w:jc w:val="center"/>
        <w:rPr>
          <w:del w:id="302" w:author="Cara Cardinale" w:date="2025-01-14T22:14:00Z"/>
          <w:sz w:val="24"/>
          <w:szCs w:val="24"/>
          <w:rPrChange w:id="303" w:author="Cara Cardinale" w:date="2025-03-04T10:36:00Z">
            <w:rPr>
              <w:del w:id="304" w:author="Cara Cardinale" w:date="2025-01-14T22:14:00Z"/>
              <w:szCs w:val="24"/>
            </w:rPr>
          </w:rPrChange>
        </w:rPr>
      </w:pPr>
      <w:del w:id="305" w:author="Cara Cardinale" w:date="2025-01-14T22:14:00Z">
        <w:r w:rsidRPr="00A25529" w:rsidDel="001A69D9">
          <w:rPr>
            <w:sz w:val="24"/>
            <w:szCs w:val="24"/>
            <w:rPrChange w:id="306" w:author="Cara Cardinale" w:date="2025-03-04T10:36:00Z">
              <w:rPr>
                <w:szCs w:val="24"/>
              </w:rPr>
            </w:rPrChange>
          </w:rPr>
          <w:delText xml:space="preserve"> </w:delText>
        </w:r>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307" w:author="Cara Cardinale" w:date="2025-03-04T10:36:00Z">
              <w:rPr>
                <w:szCs w:val="24"/>
              </w:rPr>
            </w:rPrChange>
          </w:rPr>
          <w:delInstrText>image.link.href="./Images/NYLB 30 (revision copy)-Images.pdf"</w:delInstrText>
        </w:r>
        <w:r w:rsidRPr="00BD0DFB" w:rsidDel="001A69D9">
          <w:rPr>
            <w:sz w:val="24"/>
            <w:szCs w:val="24"/>
          </w:rPr>
          <w:fldChar w:fldCharType="end"/>
        </w:r>
        <w:r w:rsidRPr="00A25529" w:rsidDel="001A69D9">
          <w:rPr>
            <w:sz w:val="24"/>
            <w:szCs w:val="24"/>
            <w:rPrChange w:id="308" w:author="Cara Cardinale" w:date="2025-03-04T10:36:00Z">
              <w:rPr>
                <w:szCs w:val="24"/>
              </w:rPr>
            </w:rPrChange>
          </w:rPr>
          <w:delText>Image #I02232U goes here</w:delText>
        </w:r>
      </w:del>
    </w:p>
    <w:p w14:paraId="28E9DBFD" w14:textId="77777777" w:rsidR="00FB29D8" w:rsidRPr="00A25529" w:rsidDel="001A69D9" w:rsidRDefault="00FB29D8">
      <w:pPr>
        <w:pStyle w:val="pxformnotes"/>
        <w:jc w:val="center"/>
        <w:rPr>
          <w:del w:id="309" w:author="Cara Cardinale" w:date="2025-01-14T22:14:00Z"/>
          <w:sz w:val="24"/>
          <w:szCs w:val="24"/>
          <w:rPrChange w:id="310" w:author="Cara Cardinale" w:date="2025-03-04T10:36:00Z">
            <w:rPr>
              <w:del w:id="311" w:author="Cara Cardinale" w:date="2025-01-14T22:14:00Z"/>
              <w:szCs w:val="24"/>
            </w:rPr>
          </w:rPrChange>
        </w:rPr>
      </w:pPr>
      <w:del w:id="312" w:author="Cara Cardinale" w:date="2025-01-14T22:14:00Z">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313" w:author="Cara Cardinale" w:date="2025-03-04T10:36:00Z">
              <w:rPr>
                <w:szCs w:val="24"/>
              </w:rPr>
            </w:rPrChange>
          </w:rPr>
          <w:delInstrText>im.format="tif"</w:delInstrText>
        </w:r>
        <w:r w:rsidRPr="00BD0DFB" w:rsidDel="001A69D9">
          <w:rPr>
            <w:sz w:val="24"/>
            <w:szCs w:val="24"/>
          </w:rPr>
          <w:fldChar w:fldCharType="end"/>
        </w:r>
        <w:r w:rsidRPr="00BD0DFB" w:rsidDel="001A69D9">
          <w:rPr>
            <w:sz w:val="24"/>
            <w:szCs w:val="24"/>
          </w:rPr>
          <w:fldChar w:fldCharType="begin"/>
        </w:r>
        <w:r w:rsidRPr="00A25529" w:rsidDel="001A69D9">
          <w:rPr>
            <w:sz w:val="24"/>
            <w:szCs w:val="24"/>
            <w:rPrChange w:id="314" w:author="Cara Cardinale" w:date="2025-03-04T10:36:00Z">
              <w:rPr>
                <w:szCs w:val="24"/>
              </w:rPr>
            </w:rPrChange>
          </w:rPr>
          <w:delInstrText>im.id="I022D41"</w:delInstrText>
        </w:r>
        <w:r w:rsidRPr="00BD0DFB" w:rsidDel="001A69D9">
          <w:rPr>
            <w:sz w:val="24"/>
            <w:szCs w:val="24"/>
          </w:rPr>
          <w:fldChar w:fldCharType="end"/>
        </w:r>
      </w:del>
    </w:p>
    <w:p w14:paraId="2EA933BB" w14:textId="77777777" w:rsidR="00FB29D8" w:rsidRPr="00A25529" w:rsidDel="001A69D9" w:rsidRDefault="00FB29D8">
      <w:pPr>
        <w:pStyle w:val="pxformnotes"/>
        <w:jc w:val="center"/>
        <w:rPr>
          <w:del w:id="315" w:author="Cara Cardinale" w:date="2025-01-14T22:14:00Z"/>
          <w:sz w:val="24"/>
          <w:szCs w:val="24"/>
          <w:rPrChange w:id="316" w:author="Cara Cardinale" w:date="2025-03-04T10:36:00Z">
            <w:rPr>
              <w:del w:id="317" w:author="Cara Cardinale" w:date="2025-01-14T22:14:00Z"/>
              <w:szCs w:val="24"/>
            </w:rPr>
          </w:rPrChange>
        </w:rPr>
      </w:pPr>
      <w:del w:id="318" w:author="Cara Cardinale" w:date="2025-01-14T22:14:00Z">
        <w:r w:rsidRPr="00A25529" w:rsidDel="001A69D9">
          <w:rPr>
            <w:sz w:val="24"/>
            <w:szCs w:val="24"/>
            <w:rPrChange w:id="319" w:author="Cara Cardinale" w:date="2025-03-04T10:36:00Z">
              <w:rPr>
                <w:szCs w:val="24"/>
              </w:rPr>
            </w:rPrChange>
          </w:rPr>
          <w:delText xml:space="preserve"> </w:delText>
        </w:r>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320" w:author="Cara Cardinale" w:date="2025-03-04T10:36:00Z">
              <w:rPr>
                <w:szCs w:val="24"/>
              </w:rPr>
            </w:rPrChange>
          </w:rPr>
          <w:delInstrText>image.link.href="./Images/NYLB 30 (revision copy)-Images.pdf"</w:delInstrText>
        </w:r>
        <w:r w:rsidRPr="00BD0DFB" w:rsidDel="001A69D9">
          <w:rPr>
            <w:sz w:val="24"/>
            <w:szCs w:val="24"/>
          </w:rPr>
          <w:fldChar w:fldCharType="end"/>
        </w:r>
        <w:r w:rsidRPr="00A25529" w:rsidDel="001A69D9">
          <w:rPr>
            <w:sz w:val="24"/>
            <w:szCs w:val="24"/>
            <w:rPrChange w:id="321" w:author="Cara Cardinale" w:date="2025-03-04T10:36:00Z">
              <w:rPr>
                <w:szCs w:val="24"/>
              </w:rPr>
            </w:rPrChange>
          </w:rPr>
          <w:delText>Image #I022D41 goes here</w:delText>
        </w:r>
      </w:del>
    </w:p>
    <w:p w14:paraId="2C3256F7" w14:textId="77777777" w:rsidR="00FB29D8" w:rsidRPr="00A25529" w:rsidDel="001A69D9" w:rsidRDefault="00FB29D8">
      <w:pPr>
        <w:pStyle w:val="pxformnotes"/>
        <w:jc w:val="center"/>
        <w:rPr>
          <w:del w:id="322" w:author="Cara Cardinale" w:date="2025-01-14T22:14:00Z"/>
          <w:sz w:val="24"/>
          <w:szCs w:val="24"/>
          <w:rPrChange w:id="323" w:author="Cara Cardinale" w:date="2025-03-04T10:36:00Z">
            <w:rPr>
              <w:del w:id="324" w:author="Cara Cardinale" w:date="2025-01-14T22:14:00Z"/>
              <w:szCs w:val="24"/>
            </w:rPr>
          </w:rPrChange>
        </w:rPr>
      </w:pPr>
      <w:del w:id="325" w:author="Cara Cardinale" w:date="2025-01-14T22:14:00Z">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326" w:author="Cara Cardinale" w:date="2025-03-04T10:36:00Z">
              <w:rPr>
                <w:szCs w:val="24"/>
              </w:rPr>
            </w:rPrChange>
          </w:rPr>
          <w:delInstrText>im.format="tif"</w:delInstrText>
        </w:r>
        <w:r w:rsidRPr="00BD0DFB" w:rsidDel="001A69D9">
          <w:rPr>
            <w:sz w:val="24"/>
            <w:szCs w:val="24"/>
          </w:rPr>
          <w:fldChar w:fldCharType="end"/>
        </w:r>
        <w:r w:rsidRPr="00BD0DFB" w:rsidDel="001A69D9">
          <w:rPr>
            <w:sz w:val="24"/>
            <w:szCs w:val="24"/>
          </w:rPr>
          <w:fldChar w:fldCharType="begin"/>
        </w:r>
        <w:r w:rsidRPr="00A25529" w:rsidDel="001A69D9">
          <w:rPr>
            <w:sz w:val="24"/>
            <w:szCs w:val="24"/>
            <w:rPrChange w:id="327" w:author="Cara Cardinale" w:date="2025-03-04T10:36:00Z">
              <w:rPr>
                <w:szCs w:val="24"/>
              </w:rPr>
            </w:rPrChange>
          </w:rPr>
          <w:delInstrText>im.id="I03NOBS"</w:delInstrText>
        </w:r>
        <w:r w:rsidRPr="00BD0DFB" w:rsidDel="001A69D9">
          <w:rPr>
            <w:sz w:val="24"/>
            <w:szCs w:val="24"/>
          </w:rPr>
          <w:fldChar w:fldCharType="end"/>
        </w:r>
      </w:del>
    </w:p>
    <w:p w14:paraId="223F06E4" w14:textId="77777777" w:rsidR="00FB29D8" w:rsidRPr="00A25529" w:rsidDel="001A69D9" w:rsidRDefault="00FB29D8">
      <w:pPr>
        <w:pStyle w:val="pxformnotes"/>
        <w:jc w:val="center"/>
        <w:rPr>
          <w:del w:id="328" w:author="Cara Cardinale" w:date="2025-01-14T22:14:00Z"/>
          <w:sz w:val="24"/>
          <w:szCs w:val="24"/>
          <w:rPrChange w:id="329" w:author="Cara Cardinale" w:date="2025-03-04T10:36:00Z">
            <w:rPr>
              <w:del w:id="330" w:author="Cara Cardinale" w:date="2025-01-14T22:14:00Z"/>
              <w:szCs w:val="24"/>
            </w:rPr>
          </w:rPrChange>
        </w:rPr>
      </w:pPr>
      <w:del w:id="331" w:author="Cara Cardinale" w:date="2025-01-14T22:14:00Z">
        <w:r w:rsidRPr="00A25529" w:rsidDel="001A69D9">
          <w:rPr>
            <w:sz w:val="24"/>
            <w:szCs w:val="24"/>
            <w:rPrChange w:id="332" w:author="Cara Cardinale" w:date="2025-03-04T10:36:00Z">
              <w:rPr>
                <w:szCs w:val="24"/>
              </w:rPr>
            </w:rPrChange>
          </w:rPr>
          <w:delText xml:space="preserve"> </w:delText>
        </w:r>
        <w:r w:rsidRPr="00A25529" w:rsidDel="001A69D9">
          <w:rPr>
            <w:color w:val="FF0000"/>
            <w:sz w:val="24"/>
            <w:szCs w:val="24"/>
            <w:vertAlign w:val="superscript"/>
          </w:rPr>
          <w:delText>►</w:delText>
        </w:r>
        <w:r w:rsidRPr="00BD0DFB" w:rsidDel="001A69D9">
          <w:rPr>
            <w:sz w:val="24"/>
            <w:szCs w:val="24"/>
          </w:rPr>
          <w:fldChar w:fldCharType="begin"/>
        </w:r>
        <w:r w:rsidRPr="00A25529" w:rsidDel="001A69D9">
          <w:rPr>
            <w:sz w:val="24"/>
            <w:szCs w:val="24"/>
            <w:rPrChange w:id="333" w:author="Cara Cardinale" w:date="2025-03-04T10:36:00Z">
              <w:rPr>
                <w:szCs w:val="24"/>
              </w:rPr>
            </w:rPrChange>
          </w:rPr>
          <w:delInstrText>image.link.href="./Images/NYLB 30 (revision copy)-Images.pdf"</w:delInstrText>
        </w:r>
        <w:r w:rsidRPr="00BD0DFB" w:rsidDel="001A69D9">
          <w:rPr>
            <w:sz w:val="24"/>
            <w:szCs w:val="24"/>
          </w:rPr>
          <w:fldChar w:fldCharType="end"/>
        </w:r>
        <w:r w:rsidRPr="00A25529" w:rsidDel="001A69D9">
          <w:rPr>
            <w:sz w:val="24"/>
            <w:szCs w:val="24"/>
            <w:rPrChange w:id="334" w:author="Cara Cardinale" w:date="2025-03-04T10:36:00Z">
              <w:rPr>
                <w:szCs w:val="24"/>
              </w:rPr>
            </w:rPrChange>
          </w:rPr>
          <w:delText>Image #I03NOBS goes here</w:delText>
        </w:r>
      </w:del>
    </w:p>
    <w:p w14:paraId="66F82567" w14:textId="77777777" w:rsidR="00FB29D8" w:rsidRPr="00A25529" w:rsidRDefault="00FB29D8">
      <w:pPr>
        <w:pStyle w:val="pxformnotes"/>
        <w:jc w:val="center"/>
        <w:rPr>
          <w:sz w:val="24"/>
          <w:szCs w:val="24"/>
        </w:rPr>
      </w:pPr>
      <w:r w:rsidRPr="00A25529">
        <w:rPr>
          <w:rStyle w:val="pxvis"/>
          <w:rFonts w:cs="Arial"/>
          <w:bCs/>
          <w:sz w:val="24"/>
          <w:szCs w:val="24"/>
          <w:rPrChange w:id="335" w:author="Cara Cardinale" w:date="2025-03-04T10:36:00Z">
            <w:rPr>
              <w:rStyle w:val="pxvis"/>
              <w:rFonts w:cs="Arial"/>
              <w:bCs/>
              <w:szCs w:val="24"/>
            </w:rPr>
          </w:rPrChange>
        </w:rPr>
        <w:t>Notes to Form</w:t>
      </w:r>
    </w:p>
    <w:p w14:paraId="58BFD2AF" w14:textId="77777777" w:rsidR="00FB29D8" w:rsidRPr="00A25529" w:rsidRDefault="00FB29D8">
      <w:pPr>
        <w:pStyle w:val="pxformnotes"/>
        <w:rPr>
          <w:sz w:val="24"/>
          <w:szCs w:val="24"/>
        </w:rPr>
      </w:pPr>
    </w:p>
    <w:p w14:paraId="52025D7D" w14:textId="77777777" w:rsidR="00FB29D8" w:rsidRPr="00A25529" w:rsidRDefault="00FB29D8">
      <w:pPr>
        <w:pStyle w:val="pxformnote"/>
        <w:spacing w:before="180"/>
      </w:pPr>
      <w:del w:id="336" w:author="Cara Cardinale" w:date="2025-01-14T20:47:00Z">
        <w:r w:rsidRPr="00A25529" w:rsidDel="00CF1278">
          <w:delText>Drafter's Note</w:delText>
        </w:r>
      </w:del>
      <w:r w:rsidRPr="00A25529">
        <w:t xml:space="preserve"> </w:t>
      </w:r>
    </w:p>
    <w:p w14:paraId="3FC95D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p.ct.id="f2fd26a0b92511efa75bc0a5c2da1858|16|30:16"</w:instrText>
      </w:r>
      <w:r w:rsidRPr="00A25529">
        <w:fldChar w:fldCharType="end"/>
      </w:r>
      <w:r w:rsidRPr="00A25529">
        <w:t>The above form</w:t>
      </w:r>
      <w:ins w:id="337" w:author="Cara Cardinale" w:date="2025-01-14T22:09:00Z">
        <w:r w:rsidR="00515979" w:rsidRPr="00A25529">
          <w:t>, revised in 2</w:t>
        </w:r>
      </w:ins>
      <w:ins w:id="338" w:author="Cara Cardinale" w:date="2025-01-14T22:10:00Z">
        <w:r w:rsidR="00515979" w:rsidRPr="00A25529">
          <w:t>0</w:t>
        </w:r>
      </w:ins>
      <w:ins w:id="339" w:author="Cara Cardinale" w:date="2025-01-14T22:09:00Z">
        <w:r w:rsidR="00515979" w:rsidRPr="00A25529">
          <w:t>24</w:t>
        </w:r>
      </w:ins>
      <w:ins w:id="340" w:author="Cara Cardinale" w:date="2025-01-14T22:10:00Z">
        <w:r w:rsidR="00515979" w:rsidRPr="00A25529">
          <w:t>,</w:t>
        </w:r>
      </w:ins>
      <w:r w:rsidRPr="00A25529">
        <w:t xml:space="preserve"> </w:t>
      </w:r>
      <w:del w:id="341" w:author="Cara Cardinale" w:date="2025-01-14T22:10:00Z">
        <w:r w:rsidRPr="00A25529" w:rsidDel="00515979">
          <w:delText xml:space="preserve">is provided here for illustrative purposes only, </w:delText>
        </w:r>
      </w:del>
      <w:r w:rsidRPr="00A25529">
        <w:t xml:space="preserve">is available from the Internal Revenue Service, </w:t>
      </w:r>
      <w:r w:rsidRPr="00A25529">
        <w:rPr>
          <w:rStyle w:val="pxurl"/>
          <w:color w:val="FF0000"/>
          <w:vertAlign w:val="superscript"/>
        </w:rPr>
        <w:t>►</w:t>
      </w:r>
      <w:r w:rsidRPr="00A25529">
        <w:rPr>
          <w:rStyle w:val="pxurl"/>
        </w:rPr>
        <w:fldChar w:fldCharType="begin"/>
      </w:r>
      <w:r w:rsidRPr="00A25529">
        <w:rPr>
          <w:rStyle w:val="pxurl"/>
        </w:rPr>
        <w:instrText>url.ref.id="I000F1R"</w:instrText>
      </w:r>
      <w:r w:rsidRPr="00A25529">
        <w:rPr>
          <w:rStyle w:val="pxurl"/>
        </w:rPr>
        <w:fldChar w:fldCharType="end"/>
      </w:r>
      <w:r w:rsidRPr="00A25529">
        <w:rPr>
          <w:rStyle w:val="pxurl"/>
        </w:rPr>
        <w:t>http://www.irs.gov</w:t>
      </w:r>
      <w:ins w:id="342" w:author="Cara Cardinale" w:date="2025-01-14T22:10:00Z">
        <w:r w:rsidR="00515979" w:rsidRPr="00A25529">
          <w:rPr>
            <w:rStyle w:val="pxurl"/>
          </w:rPr>
          <w:t xml:space="preserve">, and </w:t>
        </w:r>
        <w:r w:rsidR="00515979" w:rsidRPr="00A25529">
          <w:t>is provided here for illustrative purpose</w:t>
        </w:r>
      </w:ins>
      <w:ins w:id="343" w:author="Cara Cardinale" w:date="2025-01-14T22:11:00Z">
        <w:r w:rsidR="00515979" w:rsidRPr="00A25529">
          <w:t>s</w:t>
        </w:r>
      </w:ins>
      <w:r w:rsidRPr="00A25529">
        <w:t>.</w:t>
      </w:r>
    </w:p>
    <w:p w14:paraId="2B0390FE" w14:textId="77777777" w:rsidR="00FB29D8" w:rsidRPr="00A25529" w:rsidDel="001472F2" w:rsidRDefault="00FB29D8">
      <w:pPr>
        <w:pStyle w:val="pxs"/>
        <w:spacing w:before="180"/>
        <w:rPr>
          <w:del w:id="344" w:author="Cara Cardinale" w:date="2025-01-14T22:15:00Z"/>
        </w:rPr>
      </w:pPr>
      <w:del w:id="345" w:author="Cara Cardinale" w:date="2025-01-14T22:15:00Z">
        <w:r w:rsidRPr="00A25529" w:rsidDel="001472F2">
          <w:delText xml:space="preserve"> </w:delText>
        </w:r>
        <w:r w:rsidRPr="00A25529" w:rsidDel="001472F2">
          <w:rPr>
            <w:rStyle w:val="pxvis"/>
            <w:rFonts w:ascii="Times NewRoman" w:hAnsi="Times NewRoman"/>
            <w:b w:val="0"/>
            <w:sz w:val="24"/>
          </w:rPr>
          <w:tab/>
        </w:r>
        <w:r w:rsidRPr="00A25529" w:rsidDel="001472F2">
          <w:rPr>
            <w:color w:val="FF0000"/>
            <w:vertAlign w:val="superscript"/>
          </w:rPr>
          <w:delText>►</w:delText>
        </w:r>
        <w:r w:rsidRPr="00A25529" w:rsidDel="001472F2">
          <w:fldChar w:fldCharType="begin"/>
        </w:r>
        <w:r w:rsidRPr="00A25529" w:rsidDel="001472F2">
          <w:delInstrText>p.ct.id="f2fd26a0b92511efa75bc0a5c2da1858|16|30:16"</w:delInstrText>
        </w:r>
        <w:r w:rsidRPr="00A25529" w:rsidDel="001472F2">
          <w:fldChar w:fldCharType="end"/>
        </w:r>
        <w:r w:rsidRPr="00A25529" w:rsidDel="001472F2">
          <w:delText>IRS forms are subject to revision. Consequently, it is suggested that the nearest regional office of the IRS be contacted prior to use of the above form to verify its continuing validity and to keep abreast of any revisions.</w:delText>
        </w:r>
      </w:del>
    </w:p>
    <w:p w14:paraId="42DE2EE0" w14:textId="77777777" w:rsidR="00FB29D8" w:rsidRPr="00A25529" w:rsidDel="001472F2" w:rsidRDefault="00FB29D8">
      <w:pPr>
        <w:pStyle w:val="pxs"/>
        <w:spacing w:before="180"/>
        <w:rPr>
          <w:del w:id="346" w:author="Cara Cardinale" w:date="2025-01-14T22:16:00Z"/>
        </w:rPr>
      </w:pPr>
      <w:del w:id="347" w:author="Cara Cardinale" w:date="2025-01-14T22:16:00Z">
        <w:r w:rsidRPr="00A25529" w:rsidDel="001472F2">
          <w:delText xml:space="preserve"> </w:delText>
        </w:r>
        <w:r w:rsidRPr="00A25529" w:rsidDel="001472F2">
          <w:rPr>
            <w:rStyle w:val="pxvis"/>
            <w:rFonts w:ascii="Times NewRoman" w:hAnsi="Times NewRoman"/>
            <w:b w:val="0"/>
            <w:sz w:val="24"/>
          </w:rPr>
          <w:tab/>
        </w:r>
        <w:r w:rsidRPr="00A25529" w:rsidDel="001472F2">
          <w:rPr>
            <w:color w:val="FF0000"/>
            <w:vertAlign w:val="superscript"/>
          </w:rPr>
          <w:delText>►</w:delText>
        </w:r>
        <w:r w:rsidRPr="00A25529" w:rsidDel="001472F2">
          <w:fldChar w:fldCharType="begin"/>
        </w:r>
        <w:r w:rsidRPr="00A25529" w:rsidDel="001472F2">
          <w:delInstrText>p.ct.id="f2fd26a0b92511efa75bc0a5c2da1858|16|30:16"</w:delInstrText>
        </w:r>
        <w:r w:rsidRPr="00A25529" w:rsidDel="001472F2">
          <w:fldChar w:fldCharType="end"/>
        </w:r>
        <w:r w:rsidRPr="00A25529" w:rsidDel="001472F2">
          <w:delText xml:space="preserve">Complete instructions for completing </w:delText>
        </w:r>
        <w:r w:rsidRPr="00A25529" w:rsidDel="001472F2">
          <w:rPr>
            <w:rStyle w:val="pxst"/>
            <w:color w:val="FF0000"/>
            <w:vertAlign w:val="superscript"/>
          </w:rPr>
          <w:delText>►</w:delText>
        </w:r>
        <w:r w:rsidRPr="00A25529" w:rsidDel="001472F2">
          <w:rPr>
            <w:rStyle w:val="pxst"/>
          </w:rPr>
          <w:fldChar w:fldCharType="begin"/>
        </w:r>
        <w:r w:rsidRPr="00A25529" w:rsidDel="001472F2">
          <w:rPr>
            <w:rStyle w:val="pxst"/>
          </w:rPr>
          <w:delInstrText>st.ref.id="I000F1P"</w:delInstrText>
        </w:r>
        <w:r w:rsidRPr="00A25529" w:rsidDel="001472F2">
          <w:rPr>
            <w:rStyle w:val="pxst"/>
          </w:rPr>
          <w:fldChar w:fldCharType="end"/>
        </w:r>
        <w:r w:rsidRPr="00A25529" w:rsidDel="001472F2">
          <w:rPr>
            <w:rStyle w:val="pxst"/>
          </w:rPr>
          <w:delText>IRS Form 990-EZ</w:delText>
        </w:r>
        <w:r w:rsidRPr="00A25529" w:rsidDel="001472F2">
          <w:delText xml:space="preserve"> are available from the IRS.</w:delText>
        </w:r>
      </w:del>
    </w:p>
    <w:p w14:paraId="60B90F9B" w14:textId="77777777" w:rsidR="00FB29D8" w:rsidRPr="00A25529" w:rsidRDefault="00FB29D8">
      <w:pPr>
        <w:pStyle w:val="pxs"/>
        <w:spacing w:before="180"/>
        <w:rPr>
          <w:rPrChange w:id="348" w:author="Cara Cardinale" w:date="2025-03-04T10:36:00Z">
            <w:rPr>
              <w:sz w:val="27"/>
            </w:rPr>
          </w:rPrChange>
        </w:rPr>
      </w:pPr>
      <w:r w:rsidRPr="00A25529">
        <w:rPr>
          <w:rPrChange w:id="349" w:author="Cara Cardinale" w:date="2025-03-04T10:36:00Z">
            <w:rPr>
              <w:sz w:val="27"/>
            </w:rPr>
          </w:rPrChange>
        </w:rPr>
        <w:t>30:17. Exempt organization business income tax return (IRS Form 990-T)</w:t>
      </w:r>
      <w:r w:rsidRPr="00A25529">
        <w:rPr>
          <w:rStyle w:val="pxsep"/>
        </w:rPr>
        <w:t xml:space="preserve">-- </w:t>
      </w:r>
      <w:r w:rsidRPr="00A25529">
        <w:rPr>
          <w:rPrChange w:id="350" w:author="Cara Cardinale" w:date="2025-03-04T10:36:00Z">
            <w:rPr>
              <w:sz w:val="27"/>
            </w:rPr>
          </w:rPrChange>
        </w:rPr>
        <w:t>Official form</w:t>
      </w:r>
    </w:p>
    <w:p w14:paraId="36988B0B" w14:textId="77777777" w:rsidR="00FB29D8" w:rsidRPr="00A25529" w:rsidRDefault="00FB29D8">
      <w:pPr>
        <w:pStyle w:val="pxov"/>
        <w:rPr>
          <w:vanish/>
        </w:rPr>
      </w:pPr>
      <w:r w:rsidRPr="00A25529">
        <w:rPr>
          <w:vanish/>
        </w:rPr>
        <w:t>NFP</w:t>
      </w:r>
    </w:p>
    <w:p w14:paraId="151B07C1" w14:textId="77777777" w:rsidR="00FB29D8" w:rsidRPr="00A25529" w:rsidRDefault="00FB29D8">
      <w:pPr>
        <w:pStyle w:val="pxov"/>
        <w:rPr>
          <w:vanish/>
        </w:rPr>
      </w:pPr>
      <w:r w:rsidRPr="00A25529">
        <w:rPr>
          <w:vanish/>
        </w:rPr>
        <w:t>COL</w:t>
      </w:r>
    </w:p>
    <w:p w14:paraId="49053A06" w14:textId="77777777" w:rsidR="00FB29D8" w:rsidRPr="00A25529" w:rsidRDefault="00FB29D8">
      <w:pPr>
        <w:pStyle w:val="pxov"/>
        <w:rPr>
          <w:vanish/>
        </w:rPr>
      </w:pPr>
      <w:r w:rsidRPr="00A25529">
        <w:rPr>
          <w:vanish/>
        </w:rPr>
        <w:t>TXA</w:t>
      </w:r>
    </w:p>
    <w:p w14:paraId="688FD9E2" w14:textId="77777777" w:rsidR="00FB29D8" w:rsidRPr="00A25529" w:rsidRDefault="00FB29D8">
      <w:pPr>
        <w:pStyle w:val="pxov"/>
        <w:rPr>
          <w:vanish/>
        </w:rPr>
      </w:pPr>
      <w:r w:rsidRPr="00A25529">
        <w:rPr>
          <w:vanish/>
        </w:rPr>
        <w:t>TFD</w:t>
      </w:r>
    </w:p>
    <w:p w14:paraId="71A6ADE8" w14:textId="77777777" w:rsidR="00FB29D8" w:rsidRPr="00A25529" w:rsidRDefault="00FB29D8">
      <w:pPr>
        <w:pStyle w:val="pxov"/>
        <w:rPr>
          <w:vanish/>
        </w:rPr>
      </w:pPr>
      <w:r w:rsidRPr="00A25529">
        <w:rPr>
          <w:vanish/>
        </w:rPr>
        <w:t>TF2</w:t>
      </w:r>
    </w:p>
    <w:p w14:paraId="226A9252" w14:textId="77777777" w:rsidR="00FB29D8" w:rsidRPr="00A25529" w:rsidRDefault="00FB29D8">
      <w:pPr>
        <w:pStyle w:val="pxov"/>
        <w:rPr>
          <w:vanish/>
        </w:rPr>
      </w:pPr>
      <w:r w:rsidRPr="00A25529">
        <w:rPr>
          <w:vanish/>
        </w:rPr>
        <w:t>FCV</w:t>
      </w:r>
    </w:p>
    <w:p w14:paraId="6D7C2323" w14:textId="77777777" w:rsidR="00FB29D8" w:rsidRPr="00A25529" w:rsidRDefault="00FB29D8">
      <w:pPr>
        <w:pStyle w:val="pxov"/>
        <w:rPr>
          <w:vanish/>
        </w:rPr>
      </w:pPr>
      <w:r w:rsidRPr="00A25529">
        <w:rPr>
          <w:vanish/>
        </w:rPr>
        <w:t>FTR</w:t>
      </w:r>
    </w:p>
    <w:p w14:paraId="4E5CDD44" w14:textId="77777777" w:rsidR="00FB29D8" w:rsidRPr="00A25529" w:rsidRDefault="00FB29D8">
      <w:pPr>
        <w:pStyle w:val="pxov"/>
        <w:rPr>
          <w:vanish/>
        </w:rPr>
      </w:pPr>
      <w:r w:rsidRPr="00A25529">
        <w:rPr>
          <w:vanish/>
        </w:rPr>
        <w:t>EFM</w:t>
      </w:r>
    </w:p>
    <w:p w14:paraId="5BA154BD" w14:textId="77777777" w:rsidR="00FB29D8" w:rsidRPr="00A25529" w:rsidRDefault="00FB29D8">
      <w:pPr>
        <w:pStyle w:val="pxov"/>
        <w:rPr>
          <w:vanish/>
        </w:rPr>
      </w:pPr>
      <w:r w:rsidRPr="00A25529">
        <w:rPr>
          <w:vanish/>
        </w:rPr>
        <w:t>EBL</w:t>
      </w:r>
    </w:p>
    <w:p w14:paraId="573CCB19" w14:textId="77777777" w:rsidR="00FB29D8" w:rsidRPr="00A25529" w:rsidRDefault="00FB29D8">
      <w:pPr>
        <w:pStyle w:val="pxov"/>
        <w:rPr>
          <w:vanish/>
        </w:rPr>
      </w:pPr>
      <w:r w:rsidRPr="00A25529">
        <w:rPr>
          <w:vanish/>
        </w:rPr>
        <w:t>TEM</w:t>
      </w:r>
    </w:p>
    <w:p w14:paraId="52486243" w14:textId="77777777" w:rsidR="00FB29D8" w:rsidRPr="00A25529" w:rsidRDefault="00FB29D8">
      <w:pPr>
        <w:pStyle w:val="pxov"/>
        <w:rPr>
          <w:vanish/>
        </w:rPr>
      </w:pPr>
      <w:r w:rsidRPr="00A25529">
        <w:rPr>
          <w:vanish/>
        </w:rPr>
        <w:t>MTD</w:t>
      </w:r>
    </w:p>
    <w:p w14:paraId="3DEE788F"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form.fid="Id52fad901b6411e684899cfd92da4eb0"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ib.ct.id="f2fd26a0b92511efa75bc0a5c2da1858|17|30:17"</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im.id="I06BVFV"</w:instrText>
      </w:r>
      <w:r w:rsidRPr="00A25529">
        <w:fldChar w:fldCharType="end"/>
      </w:r>
    </w:p>
    <w:p w14:paraId="0093E61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im.id="I03P3OL"</w:instrText>
      </w:r>
      <w:r w:rsidRPr="00A25529">
        <w:fldChar w:fldCharType="end"/>
      </w:r>
    </w:p>
    <w:p w14:paraId="44EE8F3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#I03P3OL goes here</w:t>
      </w:r>
    </w:p>
    <w:p w14:paraId="0EF8234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im.id="I03QR53"</w:instrText>
      </w:r>
      <w:r w:rsidRPr="00A25529">
        <w:fldChar w:fldCharType="end"/>
      </w:r>
    </w:p>
    <w:p w14:paraId="606EC70A"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#I03QR53 goes here</w:t>
      </w:r>
    </w:p>
    <w:p w14:paraId="14D6BFD3" w14:textId="77777777" w:rsidR="00FB29D8" w:rsidRPr="00A25529" w:rsidRDefault="00FB29D8">
      <w:pPr>
        <w:pStyle w:val="pxformnotes"/>
        <w:jc w:val="center"/>
        <w:rPr>
          <w:sz w:val="24"/>
          <w:szCs w:val="24"/>
        </w:rPr>
      </w:pPr>
      <w:r w:rsidRPr="00A25529">
        <w:rPr>
          <w:rStyle w:val="pxvis"/>
          <w:rFonts w:cs="Arial"/>
          <w:bCs/>
          <w:sz w:val="50"/>
          <w:rPrChange w:id="351" w:author="Cara Cardinale" w:date="2025-03-04T10:36:00Z">
            <w:rPr>
              <w:rStyle w:val="pxvis"/>
              <w:rFonts w:cs="Arial"/>
              <w:bCs/>
            </w:rPr>
          </w:rPrChange>
        </w:rPr>
        <w:t>Notes to Form</w:t>
      </w:r>
    </w:p>
    <w:p w14:paraId="0D89B86E" w14:textId="77777777" w:rsidR="00FB29D8" w:rsidRPr="00A25529" w:rsidRDefault="00FB29D8">
      <w:pPr>
        <w:pStyle w:val="pxformnotes"/>
        <w:rPr>
          <w:sz w:val="24"/>
          <w:szCs w:val="24"/>
        </w:rPr>
      </w:pPr>
    </w:p>
    <w:p w14:paraId="7774FEF7" w14:textId="77777777" w:rsidR="00FB29D8" w:rsidRPr="00A25529" w:rsidRDefault="00FB29D8">
      <w:pPr>
        <w:pStyle w:val="pxformnote"/>
        <w:spacing w:before="180"/>
      </w:pPr>
      <w:del w:id="352" w:author="Cara Cardinale" w:date="2025-01-14T20:47:00Z">
        <w:r w:rsidRPr="00A25529" w:rsidDel="00CF1278">
          <w:delText>Drafter's Note</w:delText>
        </w:r>
      </w:del>
      <w:r w:rsidRPr="00A25529">
        <w:t xml:space="preserve"> </w:t>
      </w:r>
    </w:p>
    <w:p w14:paraId="5E6653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p.ct.id="f2fd26a0b92511efa75bc0a5c2da1858|17|30:17"</w:instrText>
      </w:r>
      <w:r w:rsidRPr="00A25529">
        <w:fldChar w:fldCharType="end"/>
      </w:r>
      <w:r w:rsidRPr="00A25529">
        <w:t>The above form</w:t>
      </w:r>
      <w:ins w:id="353" w:author="Cara Cardinale" w:date="2025-01-14T22:17:00Z">
        <w:r w:rsidR="001472F2" w:rsidRPr="00A25529">
          <w:t>, revised in 2023,</w:t>
        </w:r>
      </w:ins>
      <w:r w:rsidRPr="00A25529">
        <w:t xml:space="preserve"> </w:t>
      </w:r>
      <w:del w:id="354" w:author="Cara Cardinale" w:date="2025-01-14T22:18:00Z">
        <w:r w:rsidRPr="00A25529" w:rsidDel="001472F2">
          <w:delText xml:space="preserve">is provided here for illustrative purposes only, </w:delText>
        </w:r>
      </w:del>
      <w:r w:rsidRPr="00A25529">
        <w:t xml:space="preserve">is available from the Internal Revenue Service, </w:t>
      </w:r>
      <w:r w:rsidRPr="00A25529">
        <w:rPr>
          <w:rStyle w:val="pxurl"/>
          <w:color w:val="FF0000"/>
          <w:vertAlign w:val="superscript"/>
        </w:rPr>
        <w:t>►</w:t>
      </w:r>
      <w:r w:rsidRPr="00A25529">
        <w:rPr>
          <w:rStyle w:val="pxurl"/>
        </w:rPr>
        <w:fldChar w:fldCharType="begin"/>
      </w:r>
      <w:r w:rsidRPr="00A25529">
        <w:rPr>
          <w:rStyle w:val="pxurl"/>
        </w:rPr>
        <w:instrText>url.ref.id="I000F1M"</w:instrText>
      </w:r>
      <w:r w:rsidRPr="00A25529">
        <w:rPr>
          <w:rStyle w:val="pxurl"/>
        </w:rPr>
        <w:fldChar w:fldCharType="end"/>
      </w:r>
      <w:r w:rsidRPr="00A25529">
        <w:rPr>
          <w:rStyle w:val="pxurl"/>
        </w:rPr>
        <w:t>http://www.irs.gov</w:t>
      </w:r>
      <w:ins w:id="355" w:author="Cara Cardinale" w:date="2025-01-14T22:18:00Z">
        <w:r w:rsidR="001472F2" w:rsidRPr="00A25529">
          <w:rPr>
            <w:rStyle w:val="pxurl"/>
          </w:rPr>
          <w:t xml:space="preserve">, and </w:t>
        </w:r>
        <w:r w:rsidR="001472F2" w:rsidRPr="00A25529">
          <w:t>is provided here for illustrative purposes</w:t>
        </w:r>
      </w:ins>
      <w:r w:rsidRPr="00A25529">
        <w:t>.</w:t>
      </w:r>
    </w:p>
    <w:p w14:paraId="16B0563F" w14:textId="77777777" w:rsidR="00FB29D8" w:rsidRPr="00A25529" w:rsidDel="001472F2" w:rsidRDefault="00FB29D8" w:rsidP="001472F2">
      <w:pPr>
        <w:pStyle w:val="pxformp"/>
        <w:rPr>
          <w:del w:id="356" w:author="Cara Cardinale" w:date="2025-01-14T22:17:00Z"/>
        </w:rPr>
      </w:pPr>
      <w:r w:rsidRPr="00A25529">
        <w:t xml:space="preserve"> </w:t>
      </w:r>
      <w:del w:id="357" w:author="Cara Cardinale" w:date="2025-01-14T22:17:00Z">
        <w:r w:rsidRPr="00A25529" w:rsidDel="001472F2">
          <w:rPr>
            <w:rStyle w:val="pxvis"/>
            <w:rFonts w:ascii="Times NewRoman" w:hAnsi="Times NewRoman"/>
            <w:b w:val="0"/>
            <w:sz w:val="24"/>
          </w:rPr>
          <w:tab/>
        </w:r>
        <w:r w:rsidRPr="00A25529" w:rsidDel="001472F2">
          <w:rPr>
            <w:color w:val="FF0000"/>
            <w:vertAlign w:val="superscript"/>
          </w:rPr>
          <w:delText>►</w:delText>
        </w:r>
        <w:r w:rsidRPr="00A25529" w:rsidDel="001472F2">
          <w:fldChar w:fldCharType="begin"/>
        </w:r>
        <w:r w:rsidRPr="00A25529" w:rsidDel="001472F2">
          <w:delInstrText>p.ct.id="f2fd26a0b92511efa75bc0a5c2da1858|17|30:17"</w:delInstrText>
        </w:r>
        <w:r w:rsidRPr="00A25529" w:rsidDel="001472F2">
          <w:fldChar w:fldCharType="end"/>
        </w:r>
        <w:r w:rsidRPr="00A25529" w:rsidDel="001472F2">
          <w:delText>IRS forms are subject to revision. Consequently, it is suggested that the nearest regional office of the IRS be contacted prior to use of the above form to verify its continuing validity and to keep abreast of any revisions.</w:delText>
        </w:r>
      </w:del>
    </w:p>
    <w:p w14:paraId="05E959C0" w14:textId="77777777" w:rsidR="00FB29D8" w:rsidRPr="00A25529" w:rsidRDefault="00FB29D8" w:rsidP="001472F2">
      <w:pPr>
        <w:pStyle w:val="pxformp"/>
      </w:pPr>
      <w:del w:id="358" w:author="Cara Cardinale" w:date="2025-01-14T22:17:00Z">
        <w:r w:rsidRPr="00A25529" w:rsidDel="001472F2">
          <w:delText xml:space="preserve"> </w:delText>
        </w:r>
        <w:r w:rsidRPr="00A25529" w:rsidDel="001472F2">
          <w:rPr>
            <w:rStyle w:val="pxvis"/>
            <w:rFonts w:ascii="Times NewRoman" w:hAnsi="Times NewRoman"/>
            <w:b w:val="0"/>
            <w:sz w:val="24"/>
          </w:rPr>
          <w:tab/>
        </w:r>
        <w:r w:rsidRPr="00A25529" w:rsidDel="001472F2">
          <w:rPr>
            <w:color w:val="FF0000"/>
            <w:vertAlign w:val="superscript"/>
          </w:rPr>
          <w:delText>►</w:delText>
        </w:r>
        <w:r w:rsidRPr="00A25529" w:rsidDel="001472F2">
          <w:fldChar w:fldCharType="begin"/>
        </w:r>
        <w:r w:rsidRPr="00A25529" w:rsidDel="001472F2">
          <w:delInstrText>p.ct.id="f2fd26a0b92511efa75bc0a5c2da1858|17|30:17"</w:delInstrText>
        </w:r>
        <w:r w:rsidRPr="00A25529" w:rsidDel="001472F2">
          <w:fldChar w:fldCharType="end"/>
        </w:r>
        <w:r w:rsidRPr="00A25529" w:rsidDel="001472F2">
          <w:delText xml:space="preserve">Complete instructions for completing </w:delText>
        </w:r>
        <w:r w:rsidRPr="00A25529" w:rsidDel="001472F2">
          <w:rPr>
            <w:rStyle w:val="pxst"/>
            <w:color w:val="FF0000"/>
            <w:vertAlign w:val="superscript"/>
          </w:rPr>
          <w:delText>►</w:delText>
        </w:r>
        <w:r w:rsidRPr="00A25529" w:rsidDel="001472F2">
          <w:rPr>
            <w:rStyle w:val="pxst"/>
          </w:rPr>
          <w:fldChar w:fldCharType="begin"/>
        </w:r>
        <w:r w:rsidRPr="00A25529" w:rsidDel="001472F2">
          <w:rPr>
            <w:rStyle w:val="pxst"/>
          </w:rPr>
          <w:delInstrText>st.ref.id="I002E3A"</w:delInstrText>
        </w:r>
        <w:r w:rsidRPr="00A25529" w:rsidDel="001472F2">
          <w:rPr>
            <w:rStyle w:val="pxst"/>
          </w:rPr>
          <w:fldChar w:fldCharType="end"/>
        </w:r>
        <w:r w:rsidRPr="00A25529" w:rsidDel="001472F2">
          <w:rPr>
            <w:rStyle w:val="pxst"/>
          </w:rPr>
          <w:delText>IRS Form 990-T</w:delText>
        </w:r>
        <w:r w:rsidRPr="00A25529" w:rsidDel="001472F2">
          <w:delText xml:space="preserve"> are available from the IRS.</w:delText>
        </w:r>
      </w:del>
    </w:p>
    <w:p w14:paraId="6424CA54" w14:textId="77777777" w:rsidR="00FB29D8" w:rsidRPr="00A25529" w:rsidRDefault="00FB29D8">
      <w:pPr>
        <w:pStyle w:val="pxd"/>
        <w:spacing w:before="180"/>
      </w:pPr>
      <w:r w:rsidRPr="00A25529">
        <w:t>II. Unincorporated Associations</w:t>
      </w:r>
    </w:p>
    <w:p w14:paraId="7272DF77" w14:textId="77777777" w:rsidR="00FB29D8" w:rsidRPr="00A25529" w:rsidRDefault="00FB29D8">
      <w:pPr>
        <w:pStyle w:val="pxd"/>
        <w:spacing w:before="180"/>
      </w:pPr>
      <w:r w:rsidRPr="00A25529">
        <w:t>A. General Considerations</w:t>
      </w:r>
    </w:p>
    <w:p w14:paraId="3BF3C819" w14:textId="77777777" w:rsidR="00FB29D8" w:rsidRPr="00A25529" w:rsidRDefault="00FB29D8">
      <w:pPr>
        <w:pStyle w:val="pxd"/>
        <w:spacing w:before="180"/>
      </w:pPr>
      <w:r w:rsidRPr="00A25529">
        <w:t>1. Introduction</w:t>
      </w:r>
    </w:p>
    <w:p w14:paraId="12504844" w14:textId="77777777" w:rsidR="00FB29D8" w:rsidRPr="00A25529" w:rsidRDefault="00FB29D8">
      <w:pPr>
        <w:pStyle w:val="pxs"/>
        <w:spacing w:before="180"/>
        <w:rPr>
          <w:rPrChange w:id="359" w:author="Cara Cardinale" w:date="2025-03-04T10:36:00Z">
            <w:rPr>
              <w:sz w:val="27"/>
            </w:rPr>
          </w:rPrChange>
        </w:rPr>
      </w:pPr>
      <w:r w:rsidRPr="00A25529">
        <w:rPr>
          <w:rPrChange w:id="360" w:author="Cara Cardinale" w:date="2025-03-04T10:36:00Z">
            <w:rPr>
              <w:sz w:val="27"/>
            </w:rPr>
          </w:rPrChange>
        </w:rPr>
        <w:t>30:18. Definition; general background</w:t>
      </w:r>
    </w:p>
    <w:p w14:paraId="2CF122BC" w14:textId="77777777" w:rsidR="00FB29D8" w:rsidRPr="00A25529" w:rsidRDefault="00FB29D8">
      <w:pPr>
        <w:pStyle w:val="pxrr"/>
        <w:spacing w:before="180"/>
        <w:rPr>
          <w:sz w:val="24"/>
          <w:szCs w:val="24"/>
        </w:rPr>
      </w:pPr>
      <w:r w:rsidRPr="00A25529">
        <w:rPr>
          <w:rStyle w:val="pxvis"/>
          <w:rFonts w:cs="Arial"/>
          <w:bCs/>
          <w:sz w:val="50"/>
          <w:rPrChange w:id="361" w:author="Cara Cardinale" w:date="2025-03-04T10:36:00Z">
            <w:rPr>
              <w:rStyle w:val="pxvis"/>
              <w:rFonts w:cs="Arial"/>
              <w:bCs/>
            </w:rPr>
          </w:rPrChange>
        </w:rPr>
        <w:t>Research References</w:t>
      </w:r>
    </w:p>
    <w:p w14:paraId="39CE4B7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tk.ref.id="I000F0H"</w:instrText>
      </w:r>
      <w:r w:rsidRPr="00A25529">
        <w:rPr>
          <w:rStyle w:val="pxtk"/>
        </w:rPr>
        <w:fldChar w:fldCharType="end"/>
      </w:r>
      <w:del w:id="362" w:author="Cara Cardinale" w:date="2025-01-12T13:01:00Z">
        <w:r w:rsidRPr="00A25529" w:rsidDel="00B173DA">
          <w:rPr>
            <w:rStyle w:val="pxtk"/>
          </w:rPr>
          <w:delText>West's Key Number Digest, Associations &amp;key;1 et seq.</w:delText>
        </w:r>
      </w:del>
      <w:ins w:id="363" w:author="Cara Cardinale" w:date="2025-01-12T13:01:00Z">
        <w:r w:rsidR="00B173DA" w:rsidRPr="00A25529">
          <w:rPr>
            <w:rStyle w:val="pxtk"/>
          </w:rPr>
          <w:t>West’s Key Number Digest, Associations &amp;key;101 et seq.</w:t>
        </w:r>
      </w:ins>
    </w:p>
    <w:p w14:paraId="3A31941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tk.ref.id="I002E4F"</w:instrText>
      </w:r>
      <w:r w:rsidRPr="00A25529">
        <w:rPr>
          <w:rStyle w:val="pxtk"/>
        </w:rPr>
        <w:fldChar w:fldCharType="end"/>
      </w:r>
      <w:del w:id="364" w:author="Cara Cardinale" w:date="2025-01-12T13:00:00Z">
        <w:r w:rsidRPr="00A25529" w:rsidDel="00B173DA">
          <w:rPr>
            <w:rStyle w:val="pxtk"/>
          </w:rPr>
          <w:delText>West's Key Number Digest, Beneficial Associations &amp;key;1 et seq.</w:delText>
        </w:r>
      </w:del>
    </w:p>
    <w:p w14:paraId="1B0AB589"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tk.ref.id="I00579B"</w:instrText>
      </w:r>
      <w:r w:rsidRPr="00A25529">
        <w:rPr>
          <w:rStyle w:val="pxtk"/>
        </w:rPr>
        <w:fldChar w:fldCharType="end"/>
      </w:r>
      <w:del w:id="365" w:author="Cara Cardinale" w:date="2025-01-12T13:00:00Z">
        <w:r w:rsidRPr="00A25529" w:rsidDel="00B173DA">
          <w:rPr>
            <w:rStyle w:val="pxtk"/>
          </w:rPr>
          <w:delText>West's Key Number Digest, Clubs &amp;key;1 et seq.</w:delText>
        </w:r>
      </w:del>
    </w:p>
    <w:p w14:paraId="04E2FC5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 xml:space="preserve">An unincorporated association is an organization consisting of a body of persons united without a charter for the prosecution of a common enterprise. </w:t>
      </w:r>
      <w:r w:rsidRPr="00A25529">
        <w:rPr>
          <w:rStyle w:val="FootnoteReference"/>
        </w:rPr>
        <w:footnoteReference w:customMarkFollows="1" w:id="115"/>
        <w:t>1</w:t>
      </w:r>
      <w:r w:rsidRPr="00A25529">
        <w:t xml:space="preserve"> An organization may be deemed to be an association as that term is used in the law, although it bears the name of a </w:t>
      </w:r>
      <w:r w:rsidRPr="00A25529">
        <w:rPr>
          <w:vanish/>
        </w:rPr>
        <w:t>&amp;ldquo;</w:t>
      </w:r>
      <w:r w:rsidRPr="00A25529">
        <w:rPr>
          <w:rStyle w:val="pxvis"/>
          <w:rFonts w:ascii="Times NewRoman" w:hAnsi="Times NewRoman"/>
          <w:b w:val="0"/>
          <w:sz w:val="24"/>
        </w:rPr>
        <w:t>“</w:t>
      </w:r>
      <w:r w:rsidRPr="00A25529">
        <w:t>society,</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league,</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board,</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union,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foundation,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syndicate,</w:t>
      </w:r>
      <w:r w:rsidRPr="00A25529">
        <w:rPr>
          <w:vanish/>
        </w:rPr>
        <w:t>&amp;rdquo;</w:t>
      </w:r>
      <w:r w:rsidRPr="00A25529">
        <w:rPr>
          <w:rStyle w:val="pxvis"/>
          <w:rFonts w:ascii="Times NewRoman" w:hAnsi="Times NewRoman"/>
          <w:b w:val="0"/>
          <w:sz w:val="24"/>
        </w:rPr>
        <w:t>”</w:t>
      </w:r>
      <w:r w:rsidRPr="00A25529">
        <w:t xml:space="preserve"> or the like.</w:t>
      </w:r>
      <w:r w:rsidRPr="00A25529">
        <w:rPr>
          <w:rStyle w:val="FootnoteReference"/>
        </w:rPr>
        <w:footnoteReference w:customMarkFollows="1" w:id="116"/>
        <w:t>2</w:t>
      </w:r>
    </w:p>
    <w:p w14:paraId="12F6AE6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 xml:space="preserve">The term </w:t>
      </w:r>
      <w:r w:rsidRPr="00A25529">
        <w:rPr>
          <w:vanish/>
        </w:rPr>
        <w:t>&amp;ldquo;</w:t>
      </w:r>
      <w:r w:rsidRPr="00A25529">
        <w:rPr>
          <w:rStyle w:val="pxvis"/>
          <w:rFonts w:ascii="Times NewRoman" w:hAnsi="Times NewRoman"/>
          <w:b w:val="0"/>
          <w:sz w:val="24"/>
        </w:rPr>
        <w:t>“</w:t>
      </w:r>
      <w:r w:rsidRPr="00A25529">
        <w:t>club</w:t>
      </w:r>
      <w:r w:rsidRPr="00A25529">
        <w:rPr>
          <w:vanish/>
        </w:rPr>
        <w:t>&amp;rdquo;</w:t>
      </w:r>
      <w:r w:rsidRPr="00A25529">
        <w:rPr>
          <w:rStyle w:val="pxvis"/>
          <w:rFonts w:ascii="Times NewRoman" w:hAnsi="Times NewRoman"/>
          <w:b w:val="0"/>
          <w:sz w:val="24"/>
        </w:rPr>
        <w:t>”</w:t>
      </w:r>
      <w:r w:rsidRPr="00A25529">
        <w:t xml:space="preserve"> includes bodies formed by the incorporation or association of persons for social purposes or for any common purpose other than pecuniary profit or benefit, and not of specifically educational, charitable, or religious nature. The term </w:t>
      </w:r>
      <w:r w:rsidRPr="00A25529">
        <w:rPr>
          <w:vanish/>
        </w:rPr>
        <w:t>&amp;ldquo;</w:t>
      </w:r>
      <w:r w:rsidRPr="00A25529">
        <w:rPr>
          <w:rStyle w:val="pxvis"/>
          <w:rFonts w:ascii="Times NewRoman" w:hAnsi="Times NewRoman"/>
          <w:b w:val="0"/>
          <w:sz w:val="24"/>
        </w:rPr>
        <w:t>“</w:t>
      </w:r>
      <w:r w:rsidRPr="00A25529">
        <w:t>association</w:t>
      </w:r>
      <w:r w:rsidRPr="00A25529">
        <w:rPr>
          <w:vanish/>
        </w:rPr>
        <w:t>&amp;rdquo;</w:t>
      </w:r>
      <w:r w:rsidRPr="00A25529">
        <w:rPr>
          <w:rStyle w:val="pxvis"/>
          <w:rFonts w:ascii="Times NewRoman" w:hAnsi="Times NewRoman"/>
          <w:b w:val="0"/>
          <w:sz w:val="24"/>
        </w:rPr>
        <w:t>”</w:t>
      </w:r>
      <w:r w:rsidRPr="00A25529">
        <w:t xml:space="preserve"> is properly applied to an unincorporated society or body of individuals, formed for social, political, moral, religious, benevolent, protective, or mutual purposes; to promote some public, scientific, or educational objective; or to facilitate business and not for purposes of trade or direct pecuniary profit.</w:t>
      </w:r>
    </w:p>
    <w:p w14:paraId="1C8E873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The rights and liabilities of an organization vary according to its form and substantive nature and do not depend on the title or name applied to it. Unincorporated associations include diverse types of organizations serving widely disparate purposes and goals. They may be not-for-profit organizations or business associations organized for profit, such as partnerships or joint ventures.</w:t>
      </w:r>
      <w:r w:rsidRPr="00A25529">
        <w:rPr>
          <w:rStyle w:val="FootnoteReference"/>
        </w:rPr>
        <w:footnoteReference w:customMarkFollows="1" w:id="117"/>
        <w:t>3</w:t>
      </w:r>
      <w:r w:rsidRPr="00A25529">
        <w:t xml:space="preserve"> A voluntary, unincorporated membership association as such is neither a partnership nor a corporation.</w:t>
      </w:r>
      <w:r w:rsidRPr="00A25529">
        <w:rPr>
          <w:rStyle w:val="FootnoteReference"/>
        </w:rPr>
        <w:footnoteReference w:customMarkFollows="1" w:id="118"/>
        <w:t>4</w:t>
      </w:r>
      <w:r w:rsidRPr="00A25529">
        <w:t xml:space="preserve"> However, for the express purpose of the provision of the General Association Law permitting actions against associations, any partnership or other company of persons having a </w:t>
      </w:r>
      <w:ins w:id="368" w:author="Cara Cardinale" w:date="2025-01-15T12:53:00Z">
        <w:r w:rsidR="009C6681" w:rsidRPr="00A25529">
          <w:t>p</w:t>
        </w:r>
      </w:ins>
      <w:del w:id="369" w:author="Cara Cardinale" w:date="2025-01-15T12:53:00Z">
        <w:r w:rsidRPr="00A25529" w:rsidDel="009C6681">
          <w:delText>P</w:delText>
        </w:r>
      </w:del>
      <w:r w:rsidRPr="00A25529">
        <w:t>resident or treasurer is deemed to be an association.</w:t>
      </w:r>
      <w:r w:rsidRPr="00A25529">
        <w:rPr>
          <w:rStyle w:val="FootnoteReference"/>
        </w:rPr>
        <w:footnoteReference w:customMarkFollows="1" w:id="119"/>
        <w:t>5</w:t>
      </w:r>
    </w:p>
    <w:p w14:paraId="22E6B10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 xml:space="preserve">Unincorporated associations are not regarded as legal entities because they are not artificial persons and have no existence separate and apart from their members. </w:t>
      </w:r>
      <w:r w:rsidRPr="00A25529">
        <w:rPr>
          <w:rStyle w:val="FootnoteReference"/>
        </w:rPr>
        <w:footnoteReference w:customMarkFollows="1" w:id="120"/>
        <w:t>6</w:t>
      </w:r>
      <w:r w:rsidRPr="00A25529">
        <w:t xml:space="preserve"> An association is generally formed by the voluntary action of a number of individuals in associating themselves together under a common name for the accomplishment of some lawful purpose. Its organization, like corporations, does not usually depend upon compliance with any statutory provisions, although such associations may be subject to legislative control.</w:t>
      </w:r>
      <w:r w:rsidRPr="00A25529">
        <w:rPr>
          <w:rStyle w:val="FootnoteReference"/>
        </w:rPr>
        <w:footnoteReference w:customMarkFollows="1" w:id="121"/>
        <w:t>7</w:t>
      </w:r>
    </w:p>
    <w:p w14:paraId="07226E8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The contract of association, the constitution, or the bylaws determine the purpose for which the association is formed. There is no restriction on the power of an unincorporated association to prescribe reasonable rules in order to accomplish its purposes, as long as such rules do not violate law or public policy.</w:t>
      </w:r>
      <w:r w:rsidRPr="00A25529">
        <w:rPr>
          <w:rStyle w:val="FootnoteReference"/>
        </w:rPr>
        <w:footnoteReference w:customMarkFollows="1" w:id="122"/>
        <w:t>8</w:t>
      </w:r>
    </w:p>
    <w:p w14:paraId="4EF6023C" w14:textId="77777777" w:rsidR="00FB29D8" w:rsidRPr="00A25529" w:rsidRDefault="00FB29D8">
      <w:pPr>
        <w:pStyle w:val="pxs"/>
        <w:spacing w:before="180"/>
        <w:rPr>
          <w:rPrChange w:id="372" w:author="Cara Cardinale" w:date="2025-03-04T10:36:00Z">
            <w:rPr>
              <w:sz w:val="27"/>
            </w:rPr>
          </w:rPrChange>
        </w:rPr>
      </w:pPr>
      <w:r w:rsidRPr="00A25529">
        <w:rPr>
          <w:rPrChange w:id="373" w:author="Cara Cardinale" w:date="2025-03-04T10:36:00Z">
            <w:rPr>
              <w:sz w:val="27"/>
            </w:rPr>
          </w:rPrChange>
        </w:rPr>
        <w:t>30:19. Legal status of unincorporated association</w:t>
      </w:r>
    </w:p>
    <w:p w14:paraId="4EC09A8D" w14:textId="77777777" w:rsidR="00FB29D8" w:rsidRPr="00A25529" w:rsidRDefault="00FB29D8">
      <w:pPr>
        <w:pStyle w:val="pxrr"/>
        <w:spacing w:before="180"/>
        <w:rPr>
          <w:sz w:val="24"/>
          <w:szCs w:val="24"/>
        </w:rPr>
      </w:pPr>
      <w:r w:rsidRPr="00A25529">
        <w:rPr>
          <w:rStyle w:val="pxvis"/>
          <w:rFonts w:cs="Arial"/>
          <w:bCs/>
          <w:sz w:val="50"/>
          <w:rPrChange w:id="374" w:author="Cara Cardinale" w:date="2025-03-04T10:36:00Z">
            <w:rPr>
              <w:rStyle w:val="pxvis"/>
              <w:rFonts w:cs="Arial"/>
              <w:bCs/>
            </w:rPr>
          </w:rPrChange>
        </w:rPr>
        <w:t>Research References</w:t>
      </w:r>
    </w:p>
    <w:p w14:paraId="4DF5FC7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tk.ref.id="I002EBK"</w:instrText>
      </w:r>
      <w:r w:rsidRPr="00A25529">
        <w:rPr>
          <w:rStyle w:val="pxtk"/>
        </w:rPr>
        <w:fldChar w:fldCharType="end"/>
      </w:r>
      <w:del w:id="375" w:author="Cara Cardinale" w:date="2025-01-12T13:01:00Z">
        <w:r w:rsidRPr="00A25529" w:rsidDel="00B173DA">
          <w:rPr>
            <w:rStyle w:val="pxtk"/>
          </w:rPr>
          <w:delText>West's Key Number Digest, Associations &amp;key;1 et seq.</w:delText>
        </w:r>
      </w:del>
      <w:ins w:id="376" w:author="Cara Cardinale" w:date="2025-01-12T13:01:00Z">
        <w:r w:rsidR="00B173DA" w:rsidRPr="00A25529">
          <w:rPr>
            <w:rStyle w:val="pxtk"/>
          </w:rPr>
          <w:t>West’s Key Number Digest, Associations &amp;key;101 et seq.</w:t>
        </w:r>
      </w:ins>
    </w:p>
    <w:p w14:paraId="70E475D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tk.ref.id="I000ET9"</w:instrText>
      </w:r>
      <w:r w:rsidRPr="00A25529">
        <w:rPr>
          <w:rStyle w:val="pxtk"/>
        </w:rPr>
        <w:fldChar w:fldCharType="end"/>
      </w:r>
      <w:del w:id="377" w:author="Cara Cardinale" w:date="2025-01-12T13:00:00Z">
        <w:r w:rsidRPr="00A25529" w:rsidDel="00B173DA">
          <w:rPr>
            <w:rStyle w:val="pxtk"/>
          </w:rPr>
          <w:delText>West's Key Number Digest, Clubs &amp;key;1 et seq.</w:delText>
        </w:r>
      </w:del>
    </w:p>
    <w:p w14:paraId="0789B3E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p.ct.id="f2fd26a0b92511efa75bc0a5c2da1858|19|30:19"</w:instrText>
      </w:r>
      <w:r w:rsidRPr="00A25529">
        <w:fldChar w:fldCharType="end"/>
      </w:r>
      <w:r w:rsidRPr="00A25529">
        <w:t>Although an unincorporated association is not a legal entity,</w:t>
      </w:r>
      <w:r w:rsidRPr="00A25529">
        <w:rPr>
          <w:rStyle w:val="FootnoteReference"/>
        </w:rPr>
        <w:footnoteReference w:customMarkFollows="1" w:id="123"/>
        <w:t>1</w:t>
      </w:r>
      <w:r w:rsidRPr="00A25529">
        <w:t xml:space="preserve"> an action or a special proceeding may be maintained by or against the </w:t>
      </w:r>
      <w:ins w:id="380" w:author="Cara Cardinale" w:date="2025-01-15T13:07:00Z">
        <w:r w:rsidR="00554D72" w:rsidRPr="00A25529">
          <w:t>p</w:t>
        </w:r>
      </w:ins>
      <w:del w:id="381" w:author="Cara Cardinale" w:date="2025-01-15T13:07:00Z">
        <w:r w:rsidRPr="00A25529" w:rsidDel="00554D72">
          <w:delText>P</w:delText>
        </w:r>
      </w:del>
      <w:r w:rsidRPr="00A25529">
        <w:t>resident or treasurer of such an association.</w:t>
      </w:r>
      <w:r w:rsidRPr="00A25529">
        <w:rPr>
          <w:rStyle w:val="FootnoteReference"/>
        </w:rPr>
        <w:footnoteReference w:customMarkFollows="1" w:id="124"/>
        <w:t>2</w:t>
      </w:r>
      <w:r w:rsidRPr="00A25529">
        <w:t xml:space="preserve"> However, in the absence of a statutory authorization, an unincorporated organization or association cannot purchase or hold either real or personal property in its own right or accept such property by devise or bequest.</w:t>
      </w:r>
      <w:r w:rsidRPr="00A25529">
        <w:rPr>
          <w:rStyle w:val="FootnoteReference"/>
        </w:rPr>
        <w:footnoteReference w:customMarkFollows="1" w:id="125"/>
        <w:t>3</w:t>
      </w:r>
      <w:r w:rsidRPr="00A25529">
        <w:t xml:space="preserve"> Property ostensibly held by an unincorporated association is deemed to belong jointly to the members.</w:t>
      </w:r>
      <w:r w:rsidRPr="00A25529">
        <w:rPr>
          <w:rStyle w:val="FootnoteReference"/>
        </w:rPr>
        <w:footnoteReference w:customMarkFollows="1" w:id="126"/>
        <w:t>4</w:t>
      </w:r>
    </w:p>
    <w:p w14:paraId="48C7E6C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p.ct.id="f2fd26a0b92511efa75bc0a5c2da1858|19|30:19"</w:instrText>
      </w:r>
      <w:r w:rsidRPr="00A25529">
        <w:fldChar w:fldCharType="end"/>
      </w:r>
      <w:r w:rsidRPr="00A25529">
        <w:t>An unincorporated association or club is entitled to protection against the use of its name by another organization, and may resort to injunctive relief to restrain the use of its name by others, unless precluded by equitable defenses.</w:t>
      </w:r>
      <w:r w:rsidRPr="00A25529">
        <w:rPr>
          <w:rStyle w:val="FootnoteReference"/>
        </w:rPr>
        <w:footnoteReference w:customMarkFollows="1" w:id="127"/>
        <w:t>5</w:t>
      </w:r>
    </w:p>
    <w:p w14:paraId="37EC76A5" w14:textId="77777777" w:rsidR="00FB29D8" w:rsidRPr="00A25529" w:rsidRDefault="00FB29D8">
      <w:pPr>
        <w:pStyle w:val="pxd"/>
        <w:spacing w:before="180"/>
      </w:pPr>
      <w:r w:rsidRPr="00A25529">
        <w:t>2. Form Drafting Principles</w:t>
      </w:r>
    </w:p>
    <w:p w14:paraId="05906D70" w14:textId="77777777" w:rsidR="00FB29D8" w:rsidRPr="00A25529" w:rsidRDefault="00FB29D8">
      <w:pPr>
        <w:pStyle w:val="pxs"/>
        <w:spacing w:before="180"/>
        <w:rPr>
          <w:rPrChange w:id="409" w:author="Cara Cardinale" w:date="2025-03-04T10:36:00Z">
            <w:rPr>
              <w:sz w:val="27"/>
            </w:rPr>
          </w:rPrChange>
        </w:rPr>
      </w:pPr>
      <w:r w:rsidRPr="00A25529">
        <w:rPr>
          <w:rPrChange w:id="410" w:author="Cara Cardinale" w:date="2025-03-04T10:36:00Z">
            <w:rPr>
              <w:sz w:val="27"/>
            </w:rPr>
          </w:rPrChange>
        </w:rPr>
        <w:t>30:20. Articles and bylaws</w:t>
      </w:r>
    </w:p>
    <w:p w14:paraId="10C31ED5" w14:textId="77777777" w:rsidR="00FB29D8" w:rsidRPr="00A25529" w:rsidRDefault="00FB29D8">
      <w:pPr>
        <w:pStyle w:val="pxrr"/>
        <w:spacing w:before="180"/>
        <w:rPr>
          <w:sz w:val="24"/>
          <w:szCs w:val="24"/>
        </w:rPr>
      </w:pPr>
      <w:r w:rsidRPr="00A25529">
        <w:rPr>
          <w:rStyle w:val="pxvis"/>
          <w:rFonts w:cs="Arial"/>
          <w:bCs/>
          <w:sz w:val="50"/>
          <w:rPrChange w:id="411" w:author="Cara Cardinale" w:date="2025-03-04T10:36:00Z">
            <w:rPr>
              <w:rStyle w:val="pxvis"/>
              <w:rFonts w:cs="Arial"/>
              <w:bCs/>
            </w:rPr>
          </w:rPrChange>
        </w:rPr>
        <w:t>Research References</w:t>
      </w:r>
    </w:p>
    <w:p w14:paraId="28828D4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tk.ref.id="I000EGH"</w:instrText>
      </w:r>
      <w:r w:rsidRPr="00A25529">
        <w:rPr>
          <w:rStyle w:val="pxtk"/>
        </w:rPr>
        <w:fldChar w:fldCharType="end"/>
      </w:r>
      <w:r w:rsidRPr="00A25529">
        <w:rPr>
          <w:rStyle w:val="pxtk"/>
        </w:rPr>
        <w:t>West's Key Number Digest, Associations &amp;key;</w:t>
      </w:r>
      <w:ins w:id="412" w:author="Cara Cardinale" w:date="2025-01-15T17:55:00Z">
        <w:r w:rsidR="007347E4" w:rsidRPr="00A25529">
          <w:rPr>
            <w:rStyle w:val="pxtk"/>
          </w:rPr>
          <w:t>111 et seq</w:t>
        </w:r>
      </w:ins>
      <w:ins w:id="413" w:author="Cara Cardinale" w:date="2025-03-04T08:03:00Z">
        <w:r w:rsidR="000D1E09" w:rsidRPr="00A25529">
          <w:rPr>
            <w:rStyle w:val="pxtk"/>
          </w:rPr>
          <w:t>.</w:t>
        </w:r>
      </w:ins>
      <w:del w:id="414" w:author="Cara Cardinale" w:date="2025-01-15T17:55:00Z">
        <w:r w:rsidRPr="00A25529" w:rsidDel="007347E4">
          <w:rPr>
            <w:rStyle w:val="pxtk"/>
          </w:rPr>
          <w:delText>5</w:delText>
        </w:r>
      </w:del>
    </w:p>
    <w:p w14:paraId="337188B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tk.ref.id="I002EOF"</w:instrText>
      </w:r>
      <w:r w:rsidRPr="00A25529">
        <w:rPr>
          <w:rStyle w:val="pxtk"/>
        </w:rPr>
        <w:fldChar w:fldCharType="end"/>
      </w:r>
      <w:del w:id="415" w:author="Cara Cardinale" w:date="2025-01-15T17:53:00Z">
        <w:r w:rsidRPr="00A25529" w:rsidDel="007347E4">
          <w:rPr>
            <w:rStyle w:val="pxtk"/>
          </w:rPr>
          <w:delText>West's Key Number Digest, Clubs &amp;key;4</w:delText>
        </w:r>
      </w:del>
    </w:p>
    <w:p w14:paraId="2597DF9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An unincorporated association may promote its aims and purposes and advance the best interests of its members in any legitimate way.</w:t>
      </w:r>
      <w:r w:rsidRPr="00A25529">
        <w:rPr>
          <w:rStyle w:val="FootnoteReference"/>
        </w:rPr>
        <w:footnoteReference w:customMarkFollows="1" w:id="128"/>
        <w:t>1</w:t>
      </w:r>
      <w:r w:rsidRPr="00A25529">
        <w:t xml:space="preserve"> To that end, it may adopt a constitution, also called a </w:t>
      </w:r>
      <w:r w:rsidRPr="00A25529">
        <w:rPr>
          <w:vanish/>
        </w:rPr>
        <w:t>&amp;ldquo;</w:t>
      </w:r>
      <w:r w:rsidRPr="00A25529">
        <w:rPr>
          <w:rStyle w:val="pxvis"/>
          <w:rFonts w:ascii="Times NewRoman" w:hAnsi="Times NewRoman"/>
          <w:b w:val="0"/>
          <w:sz w:val="24"/>
        </w:rPr>
        <w:t>“</w:t>
      </w:r>
      <w:r w:rsidRPr="00A25529">
        <w:t>charter</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articles of association,</w:t>
      </w:r>
      <w:r w:rsidRPr="00A25529">
        <w:rPr>
          <w:vanish/>
        </w:rPr>
        <w:t>&amp;rdquo;</w:t>
      </w:r>
      <w:r w:rsidRPr="00A25529">
        <w:rPr>
          <w:rStyle w:val="pxvis"/>
          <w:rFonts w:ascii="Times NewRoman" w:hAnsi="Times NewRoman"/>
          <w:b w:val="0"/>
          <w:sz w:val="24"/>
        </w:rPr>
        <w:t>”</w:t>
      </w:r>
      <w:r w:rsidRPr="00A25529">
        <w:t xml:space="preserve"> and bylaws for the regulation of its internal government, its policy, and the management of its affairs. The articles of association, bylaws, and the rules and regulations of the association constitute a contract between the organization and its members and govern members' relations among themselves and with the organization.</w:t>
      </w:r>
      <w:r w:rsidRPr="00A25529">
        <w:rPr>
          <w:rStyle w:val="FootnoteReference"/>
        </w:rPr>
        <w:footnoteReference w:customMarkFollows="1" w:id="129"/>
        <w:t>2</w:t>
      </w:r>
    </w:p>
    <w:p w14:paraId="4E69029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There is no restriction upon the power of an unincorporated association to prescribe reasonable rules, except that they must be adopted in conformity with the agreement of the members and must not be contrary to the law. An association regulation that is repugnant to the laws of the state may be declared to be void and of no effect by the courts. Moreover, to be valid and binding, the bylaws of any organization must be reasonable, and if a regulation of an association is clearly unreasonable, the courts will disregard it. Furthermore, a majority of the members cannot by vote deprive other members of their rights under the organization's constitution.</w:t>
      </w:r>
      <w:r w:rsidRPr="00A25529">
        <w:rPr>
          <w:rStyle w:val="FootnoteReference"/>
        </w:rPr>
        <w:footnoteReference w:customMarkFollows="1" w:id="130"/>
        <w:t>3</w:t>
      </w:r>
    </w:p>
    <w:p w14:paraId="2D951BD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Articles of an association will be read in light of the rule that limits the general words of an instrument to its specific object, and ambiguity may be explained by prior custom of the organization and interpretations by the organization itself through its officers and authorized tribunals.</w:t>
      </w:r>
      <w:r w:rsidRPr="00A25529">
        <w:rPr>
          <w:rStyle w:val="FootnoteReference"/>
        </w:rPr>
        <w:footnoteReference w:customMarkFollows="1" w:id="131"/>
        <w:t>4</w:t>
      </w:r>
    </w:p>
    <w:p w14:paraId="4C590D4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Although an unincorporated association is not required to have either a constitution or bylaws, such documents should be drawn up as they constitute the association's fundamental law.</w:t>
      </w:r>
    </w:p>
    <w:p w14:paraId="0F5F02E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Unlike incorporated associations or clubs, no particular provisions are required to be included in the articles of an unincorporated organization. An organization may divide its organic law as it desires among a constitution, bylaws, and a set of rules and regulations. It is recommended that the basic laws and rules be drafted contemporaneously to preclude both the inadvertent omission of desired provisions and the inclusion of inconsistent ones.</w:t>
      </w:r>
    </w:p>
    <w:p w14:paraId="4B004FC2" w14:textId="77777777" w:rsidR="00FB29D8" w:rsidRPr="00A25529" w:rsidRDefault="00FB29D8">
      <w:pPr>
        <w:pStyle w:val="pxtipn"/>
        <w:spacing w:before="180"/>
        <w:ind w:left="720" w:right="720"/>
      </w:pPr>
      <w:r w:rsidRPr="00A25529">
        <w:t>Practice Tip:</w:t>
      </w:r>
    </w:p>
    <w:p w14:paraId="6600A382"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While there is no requirement that articles of association and bylaws be in writing, to avoid dissension and to ensure continuity, these documents should be prepared in writing.</w:t>
      </w:r>
    </w:p>
    <w:p w14:paraId="418DB0D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Many of the forms of the certificate of incorporation and bylaws and individual provisions for such forms appearing in the division of this chapter dealing with incorporated associations</w:t>
      </w:r>
      <w:r w:rsidRPr="00A25529">
        <w:rPr>
          <w:rStyle w:val="FootnoteReference"/>
        </w:rPr>
        <w:footnoteReference w:customMarkFollows="1" w:id="132"/>
        <w:t>5</w:t>
      </w:r>
      <w:r w:rsidRPr="00A25529">
        <w:t xml:space="preserve"> may, with some modification, be utilized by an unincorporated association or club.</w:t>
      </w:r>
    </w:p>
    <w:p w14:paraId="73C69A5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As a general rule, unless forbidden by the organic law, an association, club, or society may alter, amend, or repeal its laws or enact others consistent with the purpose for which it was organized whenever the welfare of the association so requires. Where the constitution and bylaws of an unincorporated association provide for amendment, the constitution and bylaws may be amended in the mode prescribed.</w:t>
      </w:r>
      <w:r w:rsidRPr="00A25529">
        <w:rPr>
          <w:rStyle w:val="FootnoteReference"/>
        </w:rPr>
        <w:footnoteReference w:customMarkFollows="1" w:id="133"/>
        <w:t>6</w:t>
      </w:r>
    </w:p>
    <w:p w14:paraId="251C2B8A" w14:textId="77777777" w:rsidR="00FB29D8" w:rsidRPr="00A25529" w:rsidRDefault="00FB29D8">
      <w:pPr>
        <w:pStyle w:val="pxs"/>
        <w:spacing w:before="180"/>
        <w:rPr>
          <w:rPrChange w:id="426" w:author="Cara Cardinale" w:date="2025-03-04T10:36:00Z">
            <w:rPr>
              <w:sz w:val="27"/>
            </w:rPr>
          </w:rPrChange>
        </w:rPr>
      </w:pPr>
      <w:r w:rsidRPr="00A25529">
        <w:rPr>
          <w:rPrChange w:id="427" w:author="Cara Cardinale" w:date="2025-03-04T10:36:00Z">
            <w:rPr>
              <w:sz w:val="27"/>
            </w:rPr>
          </w:rPrChange>
        </w:rPr>
        <w:t>30:21. Articles and bylaws</w:t>
      </w:r>
      <w:r w:rsidRPr="00A25529">
        <w:rPr>
          <w:rStyle w:val="pxsep"/>
        </w:rPr>
        <w:t xml:space="preserve">-- </w:t>
      </w:r>
      <w:r w:rsidRPr="00A25529">
        <w:rPr>
          <w:rPrChange w:id="428" w:author="Cara Cardinale" w:date="2025-03-04T10:36:00Z">
            <w:rPr>
              <w:sz w:val="27"/>
            </w:rPr>
          </w:rPrChange>
        </w:rPr>
        <w:t>Important matters to be covered</w:t>
      </w:r>
    </w:p>
    <w:p w14:paraId="44BF137E" w14:textId="77777777" w:rsidR="00FB29D8" w:rsidRPr="00A25529" w:rsidRDefault="00FB29D8">
      <w:pPr>
        <w:pStyle w:val="pxrr"/>
        <w:spacing w:before="180"/>
        <w:rPr>
          <w:sz w:val="24"/>
          <w:szCs w:val="24"/>
        </w:rPr>
      </w:pPr>
      <w:r w:rsidRPr="00A25529">
        <w:rPr>
          <w:rStyle w:val="pxvis"/>
          <w:rFonts w:cs="Arial"/>
          <w:bCs/>
          <w:sz w:val="50"/>
          <w:rPrChange w:id="429" w:author="Cara Cardinale" w:date="2025-03-04T10:36:00Z">
            <w:rPr>
              <w:rStyle w:val="pxvis"/>
              <w:rFonts w:cs="Arial"/>
              <w:bCs/>
            </w:rPr>
          </w:rPrChange>
        </w:rPr>
        <w:t>Research References</w:t>
      </w:r>
    </w:p>
    <w:p w14:paraId="715B91C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tk.ref.id="I0080ZI"</w:instrText>
      </w:r>
      <w:r w:rsidRPr="00A25529">
        <w:rPr>
          <w:rStyle w:val="pxtk"/>
        </w:rPr>
        <w:fldChar w:fldCharType="end"/>
      </w:r>
      <w:del w:id="430" w:author="Cara Cardinale" w:date="2025-01-12T13:01:00Z">
        <w:r w:rsidRPr="00A25529" w:rsidDel="00B173DA">
          <w:rPr>
            <w:rStyle w:val="pxtk"/>
          </w:rPr>
          <w:delText>West's Key Number Digest, Associations &amp;key;1 et seq.</w:delText>
        </w:r>
      </w:del>
      <w:ins w:id="431" w:author="Cara Cardinale" w:date="2025-01-12T13:01:00Z">
        <w:r w:rsidR="00B173DA" w:rsidRPr="00A25529">
          <w:rPr>
            <w:rStyle w:val="pxtk"/>
          </w:rPr>
          <w:t>West’s Key Number Digest, Associations &amp;key;101 et seq.</w:t>
        </w:r>
      </w:ins>
    </w:p>
    <w:p w14:paraId="60F36FC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tk.ref.id="I000EF4"</w:instrText>
      </w:r>
      <w:r w:rsidRPr="00A25529">
        <w:rPr>
          <w:rStyle w:val="pxtk"/>
        </w:rPr>
        <w:fldChar w:fldCharType="end"/>
      </w:r>
      <w:del w:id="432" w:author="Cara Cardinale" w:date="2025-01-12T13:00:00Z">
        <w:r w:rsidRPr="00A25529" w:rsidDel="00B173DA">
          <w:rPr>
            <w:rStyle w:val="pxtk"/>
          </w:rPr>
          <w:delText>West's Key Number Digest, Clubs &amp;key;1 et seq.</w:delText>
        </w:r>
      </w:del>
    </w:p>
    <w:p w14:paraId="761511D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Important matters to be treated in either the articles or the bylaws, or both, include:</w:t>
      </w:r>
      <w:r w:rsidRPr="00A25529">
        <w:rPr>
          <w:rStyle w:val="FootnoteReference"/>
        </w:rPr>
        <w:footnoteReference w:customMarkFollows="1" w:id="134"/>
        <w:t>1</w:t>
      </w:r>
    </w:p>
    <w:p w14:paraId="215972E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1. Purposes and powers of the association. An unincorporated association may be designed to serve any legitimate purpose</w:t>
      </w:r>
      <w:r w:rsidRPr="00A25529">
        <w:rPr>
          <w:rStyle w:val="FootnoteReference"/>
        </w:rPr>
        <w:footnoteReference w:customMarkFollows="1" w:id="135"/>
        <w:t>2</w:t>
      </w:r>
      <w:r w:rsidRPr="00A25529">
        <w:t xml:space="preserve"> and may promote its aims and purposes and advance the best interests of its members in any legitimate way.</w:t>
      </w:r>
      <w:r w:rsidRPr="00A25529">
        <w:rPr>
          <w:rStyle w:val="FootnoteReference"/>
        </w:rPr>
        <w:footnoteReference w:customMarkFollows="1" w:id="136"/>
        <w:t>3</w:t>
      </w:r>
    </w:p>
    <w:p w14:paraId="7F9A5BBD"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2. Authorities and duties of officers and other bodies, such as a governing council.</w:t>
      </w:r>
    </w:p>
    <w:p w14:paraId="5FBE4E9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3. Qualifications of and admission to membership. A voluntary association may prescribe the necessary qualifications for membership in the association and may limit its membership by tests of learning or skill. Membership in a voluntary association is a privilege that may be given or withheld at the association's pleasure.</w:t>
      </w:r>
      <w:r w:rsidRPr="00A25529">
        <w:rPr>
          <w:rStyle w:val="FootnoteReference"/>
        </w:rPr>
        <w:footnoteReference w:customMarkFollows="1" w:id="137"/>
        <w:t>4</w:t>
      </w:r>
    </w:p>
    <w:p w14:paraId="22DA6E5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4. Classification of members and rights, privileges and liabilities of each membership class. All members in good standing have a legally enforceable right to attend the meetings of the association and to participate in its deliberations and decisions.</w:t>
      </w:r>
      <w:r w:rsidRPr="00A25529">
        <w:rPr>
          <w:rStyle w:val="FootnoteReference"/>
        </w:rPr>
        <w:footnoteReference w:customMarkFollows="1" w:id="138"/>
        <w:t>5</w:t>
      </w:r>
      <w:r w:rsidRPr="00A25529">
        <w:t xml:space="preserve"> Where the laws of the association prescribe the time and manner of giving notice, notice to members must be given as so prescribed.</w:t>
      </w:r>
      <w:r w:rsidRPr="00A25529">
        <w:rPr>
          <w:rStyle w:val="FootnoteReference"/>
        </w:rPr>
        <w:footnoteReference w:customMarkFollows="1" w:id="139"/>
        <w:t>6</w:t>
      </w:r>
    </w:p>
    <w:p w14:paraId="30C7FE3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5. Suspension or expulsion of members. An association may suspend, expel, or terminate the membership of any member in accordance with the provisions of its governing instruments as long as such provisions are reasonable.</w:t>
      </w:r>
      <w:r w:rsidRPr="00A25529">
        <w:rPr>
          <w:rStyle w:val="FootnoteReference"/>
        </w:rPr>
        <w:footnoteReference w:customMarkFollows="1" w:id="140"/>
        <w:t>7</w:t>
      </w:r>
      <w:r w:rsidRPr="00A25529">
        <w:t xml:space="preserve"> However, before taking such action, the association must afford the member reasonable notice and an opportunity to be heard.</w:t>
      </w:r>
      <w:r w:rsidRPr="00A25529">
        <w:rPr>
          <w:rStyle w:val="FootnoteReference"/>
        </w:rPr>
        <w:footnoteReference w:customMarkFollows="1" w:id="141"/>
        <w:t>8</w:t>
      </w:r>
      <w:r w:rsidRPr="00A25529">
        <w:t xml:space="preserve"> If proceedings in a disciplinary hearing are had fairly, in good faith, and pursuant to the laws of the organization and if there was nothing in the proceedings in violation of the law of the land, the decision of the organization's tribunal to suspend or expel a member is conclusive.</w:t>
      </w:r>
      <w:r w:rsidRPr="00A25529">
        <w:rPr>
          <w:rStyle w:val="FootnoteReference"/>
        </w:rPr>
        <w:footnoteReference w:customMarkFollows="1" w:id="142"/>
        <w:t>9</w:t>
      </w:r>
    </w:p>
    <w:p w14:paraId="03711C97" w14:textId="77777777" w:rsidR="00FB29D8" w:rsidRPr="00A25529" w:rsidRDefault="00FB29D8">
      <w:pPr>
        <w:pStyle w:val="pxltipn"/>
        <w:ind w:left="500"/>
      </w:pPr>
      <w:r w:rsidRPr="00A25529">
        <w:t xml:space="preserve"> Practice Tip:</w:t>
      </w:r>
    </w:p>
    <w:p w14:paraId="256289B3" w14:textId="77777777" w:rsidR="00FB29D8" w:rsidRPr="00A25529" w:rsidRDefault="00FB29D8">
      <w:pPr>
        <w:pStyle w:val="pxltip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It is recommended that a specific procedure for notice and hearing be set forth in the bylaws, although the governing instruments may provide for such procedure by implication.</w:t>
      </w:r>
    </w:p>
    <w:p w14:paraId="50495E6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6. Procedure for enforcement of sanctions.</w:t>
      </w:r>
      <w:r w:rsidRPr="00A25529">
        <w:rPr>
          <w:rStyle w:val="FootnoteReference"/>
        </w:rPr>
        <w:t>1</w:t>
      </w:r>
      <w:r w:rsidRPr="00A25529">
        <w:rPr>
          <w:rStyle w:val="FootnoteReference"/>
        </w:rPr>
        <w:footnoteReference w:customMarkFollows="1" w:id="143"/>
        <w:t>0</w:t>
      </w:r>
    </w:p>
    <w:p w14:paraId="29B6C4F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7. Liability of members to third persons.</w:t>
      </w:r>
      <w:r w:rsidRPr="00A25529">
        <w:rPr>
          <w:rStyle w:val="FootnoteReference"/>
        </w:rPr>
        <w:t>1</w:t>
      </w:r>
      <w:r w:rsidRPr="00A25529">
        <w:rPr>
          <w:rStyle w:val="FootnoteReference"/>
        </w:rPr>
        <w:footnoteReference w:customMarkFollows="1" w:id="144"/>
        <w:t>1</w:t>
      </w:r>
    </w:p>
    <w:p w14:paraId="63AE4E9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8. Amendment of articles and bylaws. The bylaws or articles of association should provide that amendments are valid and binding on all members, including those who may have voted against them. The bylaws of an unincorporated association are deemed to be a contract between the members determining their rights, powers, duties, and liabilities. As a general rule, unless forbidden by the organic law, an association, club, or society may alter, amend, or repeal its laws or enact others consistent with the purpose for which it was organized, whenever the welfare of the association so requires. Where the constitution and bylaws of an unincorporated association provide for amendment, the constitution and bylaws may be amended in the mode prescribed.</w:t>
      </w:r>
      <w:r w:rsidRPr="00A25529">
        <w:rPr>
          <w:rStyle w:val="FootnoteReference"/>
        </w:rPr>
        <w:t>1</w:t>
      </w:r>
      <w:r w:rsidRPr="00A25529">
        <w:rPr>
          <w:rStyle w:val="FootnoteReference"/>
        </w:rPr>
        <w:footnoteReference w:customMarkFollows="1" w:id="145"/>
        <w:t>2</w:t>
      </w:r>
    </w:p>
    <w:p w14:paraId="310A703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9. Manner of dissolution and disposition of property of the association on dissolution.</w:t>
      </w:r>
      <w:r w:rsidRPr="00A25529">
        <w:rPr>
          <w:rStyle w:val="FootnoteReference"/>
        </w:rPr>
        <w:t>1</w:t>
      </w:r>
      <w:r w:rsidRPr="00A25529">
        <w:rPr>
          <w:rStyle w:val="FootnoteReference"/>
        </w:rPr>
        <w:footnoteReference w:customMarkFollows="1" w:id="146"/>
        <w:t>3</w:t>
      </w:r>
    </w:p>
    <w:p w14:paraId="787FDAFF" w14:textId="77777777" w:rsidR="00FB29D8" w:rsidRPr="00A25529" w:rsidRDefault="00FB29D8">
      <w:pPr>
        <w:pStyle w:val="pxd"/>
        <w:spacing w:before="180"/>
      </w:pPr>
      <w:r w:rsidRPr="00A25529">
        <w:t>3. Checklists</w:t>
      </w:r>
    </w:p>
    <w:p w14:paraId="5C0173DA" w14:textId="77777777" w:rsidR="00FB29D8" w:rsidRPr="00A25529" w:rsidRDefault="00FB29D8">
      <w:pPr>
        <w:pStyle w:val="pxs"/>
        <w:spacing w:before="180"/>
        <w:rPr>
          <w:rPrChange w:id="484" w:author="Cara Cardinale" w:date="2025-03-04T10:36:00Z">
            <w:rPr>
              <w:sz w:val="27"/>
            </w:rPr>
          </w:rPrChange>
        </w:rPr>
      </w:pPr>
      <w:r w:rsidRPr="00A25529">
        <w:rPr>
          <w:rPrChange w:id="485" w:author="Cara Cardinale" w:date="2025-03-04T10:36:00Z">
            <w:rPr>
              <w:sz w:val="27"/>
            </w:rPr>
          </w:rPrChange>
        </w:rPr>
        <w:t>30:22. Checklist</w:t>
      </w:r>
      <w:r w:rsidRPr="00A25529">
        <w:rPr>
          <w:rStyle w:val="pxsep"/>
        </w:rPr>
        <w:t xml:space="preserve">-- </w:t>
      </w:r>
      <w:r w:rsidRPr="00A25529">
        <w:rPr>
          <w:rPrChange w:id="486" w:author="Cara Cardinale" w:date="2025-03-04T10:36:00Z">
            <w:rPr>
              <w:sz w:val="27"/>
            </w:rPr>
          </w:rPrChange>
        </w:rPr>
        <w:t>Matters to be considered when drafting constitution or articles of association for an unincorporated association</w:t>
      </w:r>
    </w:p>
    <w:p w14:paraId="3EC65EEB" w14:textId="77777777" w:rsidR="00FB29D8" w:rsidRPr="00A25529" w:rsidRDefault="00FB29D8">
      <w:pPr>
        <w:pStyle w:val="pxov"/>
        <w:rPr>
          <w:vanish/>
        </w:rPr>
      </w:pPr>
      <w:r w:rsidRPr="00A25529">
        <w:rPr>
          <w:vanish/>
        </w:rPr>
        <w:t>COL</w:t>
      </w:r>
    </w:p>
    <w:p w14:paraId="5B34265A" w14:textId="77777777" w:rsidR="00FB29D8" w:rsidRPr="00A25529" w:rsidRDefault="00FB29D8">
      <w:pPr>
        <w:pStyle w:val="pxov"/>
        <w:rPr>
          <w:vanish/>
        </w:rPr>
      </w:pPr>
      <w:r w:rsidRPr="00A25529">
        <w:rPr>
          <w:vanish/>
        </w:rPr>
        <w:t>NFP</w:t>
      </w:r>
    </w:p>
    <w:p w14:paraId="7AB02162" w14:textId="77777777" w:rsidR="00FB29D8" w:rsidRPr="00A25529" w:rsidRDefault="00FB29D8">
      <w:pPr>
        <w:pStyle w:val="pxov"/>
        <w:rPr>
          <w:vanish/>
        </w:rPr>
      </w:pPr>
      <w:r w:rsidRPr="00A25529">
        <w:rPr>
          <w:vanish/>
        </w:rPr>
        <w:t>CHK</w:t>
      </w:r>
    </w:p>
    <w:p w14:paraId="51FDB2DF" w14:textId="77777777" w:rsidR="00FB29D8" w:rsidRPr="00A25529" w:rsidRDefault="00FB29D8">
      <w:pPr>
        <w:pStyle w:val="pxov"/>
        <w:rPr>
          <w:vanish/>
        </w:rPr>
      </w:pPr>
      <w:r w:rsidRPr="00A25529">
        <w:rPr>
          <w:vanish/>
        </w:rPr>
        <w:t>FCV</w:t>
      </w:r>
    </w:p>
    <w:p w14:paraId="0CC40209" w14:textId="77777777" w:rsidR="00FB29D8" w:rsidRPr="00A25529" w:rsidRDefault="00FB29D8">
      <w:pPr>
        <w:pStyle w:val="pxov"/>
        <w:rPr>
          <w:vanish/>
        </w:rPr>
      </w:pPr>
      <w:r w:rsidRPr="00A25529">
        <w:rPr>
          <w:vanish/>
        </w:rPr>
        <w:t>FTR</w:t>
      </w:r>
    </w:p>
    <w:p w14:paraId="568ED1C2" w14:textId="77777777" w:rsidR="00FB29D8" w:rsidRPr="00A25529" w:rsidRDefault="00FB29D8">
      <w:pPr>
        <w:pStyle w:val="pxov"/>
        <w:rPr>
          <w:vanish/>
        </w:rPr>
      </w:pPr>
      <w:r w:rsidRPr="00A25529">
        <w:rPr>
          <w:vanish/>
        </w:rPr>
        <w:t>EBL</w:t>
      </w:r>
    </w:p>
    <w:p w14:paraId="4011EC0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 Name of association.</w:t>
      </w:r>
    </w:p>
    <w:p w14:paraId="0A9969C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2. Location and complete address of association's offices.</w:t>
      </w:r>
    </w:p>
    <w:p w14:paraId="3A7B632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3. Purposes for which association is formed.</w:t>
      </w:r>
    </w:p>
    <w:p w14:paraId="2A9714E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Specific or primary purpose.</w:t>
      </w:r>
    </w:p>
    <w:p w14:paraId="0108A31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Other general purposes.</w:t>
      </w:r>
    </w:p>
    <w:p w14:paraId="4364F79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4. Statement that association is to be not-for-profit.</w:t>
      </w:r>
    </w:p>
    <w:p w14:paraId="137BB7C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5. Powers of association.</w:t>
      </w:r>
    </w:p>
    <w:p w14:paraId="0C45EA4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6. Form of government.</w:t>
      </w:r>
    </w:p>
    <w:p w14:paraId="7139FE0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Titles and numbers of members of governing body.</w:t>
      </w:r>
    </w:p>
    <w:p w14:paraId="58D3815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Names and addresses of the first members.</w:t>
      </w:r>
    </w:p>
    <w:p w14:paraId="45162AB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c. Meeting of governing body.</w:t>
      </w:r>
    </w:p>
    <w:p w14:paraId="7E70AFB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d. Quorum requirements for conducting business.</w:t>
      </w:r>
    </w:p>
    <w:p w14:paraId="4411595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e. Appointment and duties of committees.</w:t>
      </w:r>
    </w:p>
    <w:p w14:paraId="689D4D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f. Titles, number, and duties of officers.</w:t>
      </w:r>
    </w:p>
    <w:p w14:paraId="75B01AD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7. Membership.</w:t>
      </w:r>
    </w:p>
    <w:p w14:paraId="0003D9C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Classification of members.</w:t>
      </w:r>
    </w:p>
    <w:p w14:paraId="2EC61EA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Rights, privileges, and liabilities of each class of members.</w:t>
      </w:r>
    </w:p>
    <w:p w14:paraId="0193B0F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c. Qualifications of members.</w:t>
      </w:r>
    </w:p>
    <w:p w14:paraId="19F8941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d. Admission to membership.</w:t>
      </w:r>
    </w:p>
    <w:p w14:paraId="7054FEF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e. Suspension or expulsion of members.</w:t>
      </w:r>
    </w:p>
    <w:p w14:paraId="07C652E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f. Termination of membership.</w:t>
      </w:r>
    </w:p>
    <w:p w14:paraId="5E6818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g. Notice and hearing of charges against member.</w:t>
      </w:r>
    </w:p>
    <w:p w14:paraId="5A6F8F4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8. Meeting of association.</w:t>
      </w:r>
    </w:p>
    <w:p w14:paraId="04D8677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Regular meetings.</w:t>
      </w:r>
    </w:p>
    <w:p w14:paraId="7D07184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Special meeting.</w:t>
      </w:r>
    </w:p>
    <w:p w14:paraId="143C1F6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c. Time and place of meeting.</w:t>
      </w:r>
    </w:p>
    <w:p w14:paraId="618DC61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d. Manner of giving notice.</w:t>
      </w:r>
    </w:p>
    <w:p w14:paraId="16F5ADD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e. Quorum requirements.</w:t>
      </w:r>
    </w:p>
    <w:p w14:paraId="6A19BA4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9. Authorization to adopt bylaws.</w:t>
      </w:r>
    </w:p>
    <w:p w14:paraId="780C65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10. Manner of amending bylaws.</w:t>
      </w:r>
    </w:p>
    <w:p w14:paraId="0E9BD77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11. Manner of amending articles or constitution.</w:t>
      </w:r>
    </w:p>
    <w:p w14:paraId="0BA509F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12. Amendments to articles and bylaws to be binding on all members, including those who may have voted against such amendments.</w:t>
      </w:r>
    </w:p>
    <w:p w14:paraId="557BB1C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13. Manner of dissolution.</w:t>
      </w:r>
    </w:p>
    <w:p w14:paraId="0560EF5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14. Distribution of assets on dissolution.</w:t>
      </w:r>
    </w:p>
    <w:p w14:paraId="72CAF60E" w14:textId="77777777" w:rsidR="00FB29D8" w:rsidRPr="00A25529" w:rsidRDefault="00FB29D8">
      <w:pPr>
        <w:pStyle w:val="pxcknotes"/>
        <w:rPr>
          <w:sz w:val="24"/>
          <w:szCs w:val="24"/>
        </w:rPr>
      </w:pPr>
    </w:p>
    <w:p w14:paraId="6F4E7749" w14:textId="77777777" w:rsidR="00FB29D8" w:rsidRPr="00A25529" w:rsidRDefault="00FB29D8">
      <w:pPr>
        <w:pStyle w:val="pxckrefn"/>
      </w:pPr>
      <w:r w:rsidRPr="00A25529">
        <w:t>Item 1.</w:t>
      </w:r>
    </w:p>
    <w:p w14:paraId="304323A2" w14:textId="77777777" w:rsidR="00FB29D8" w:rsidRPr="00A25529" w:rsidRDefault="00FB29D8">
      <w:pPr>
        <w:pStyle w:val="pxckrefnote"/>
        <w:spacing w:before="180"/>
      </w:pPr>
      <w:del w:id="487" w:author="Cara Cardinale" w:date="2025-01-14T20:47:00Z">
        <w:r w:rsidRPr="00A25529" w:rsidDel="00CF1278">
          <w:delText>Drafter's Note</w:delText>
        </w:r>
      </w:del>
      <w:r w:rsidRPr="00A25529">
        <w:t xml:space="preserve"> </w:t>
      </w:r>
    </w:p>
    <w:p w14:paraId="1ABAB7E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An unincorporated association is entitled to protection against the use of its name by another organization and may resort to injunctive relief to restrain the use of its name by others. </w:t>
      </w:r>
      <w:r w:rsidRPr="00A25529">
        <w:rPr>
          <w:rStyle w:val="pxcc"/>
          <w:color w:val="FF0000"/>
          <w:vertAlign w:val="superscript"/>
        </w:rPr>
        <w:t>►</w:t>
      </w:r>
      <w:r w:rsidRPr="00A25529">
        <w:rPr>
          <w:rStyle w:val="pxcc"/>
        </w:rPr>
        <w:fldChar w:fldCharType="begin"/>
      </w:r>
      <w:r w:rsidRPr="00A25529">
        <w:rPr>
          <w:rStyle w:val="pxcc"/>
        </w:rPr>
        <w:instrText>cc.ref.id="I000E0U"</w:instrText>
      </w:r>
      <w:r w:rsidRPr="00A25529">
        <w:rPr>
          <w:rStyle w:val="pxcc"/>
        </w:rPr>
        <w:fldChar w:fldCharType="end"/>
      </w:r>
      <w:r w:rsidRPr="00A25529">
        <w:rPr>
          <w:rStyle w:val="pxcc"/>
        </w:rPr>
        <w:t>Democratic Organization of County of Richmond v. Democratic Organization of County of Richmond, 253 A.D. 820, 1 N.Y.S.2d 349 (2d Dep't 1938)</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cc.ref.id="I002F42"</w:instrText>
      </w:r>
      <w:r w:rsidRPr="00A25529">
        <w:rPr>
          <w:rStyle w:val="pxcc"/>
        </w:rPr>
        <w:fldChar w:fldCharType="end"/>
      </w:r>
      <w:r w:rsidRPr="00A25529">
        <w:rPr>
          <w:rStyle w:val="pxcc"/>
        </w:rPr>
        <w:t>Rudolph v. Southern Beneficial League, 7 N.Y.S. 135 (Sup 1889)</w:t>
      </w:r>
      <w:r w:rsidRPr="00A25529">
        <w:t>.</w:t>
      </w:r>
    </w:p>
    <w:p w14:paraId="082EA9CF" w14:textId="77777777" w:rsidR="00FB29D8" w:rsidRPr="00A25529" w:rsidRDefault="00FB29D8">
      <w:pPr>
        <w:pStyle w:val="pxckrefrr"/>
        <w:rPr>
          <w:sz w:val="24"/>
          <w:szCs w:val="24"/>
        </w:rPr>
      </w:pPr>
      <w:r w:rsidRPr="00A25529">
        <w:rPr>
          <w:rStyle w:val="pxvis"/>
          <w:rFonts w:cs="Arial"/>
          <w:bCs/>
          <w:sz w:val="50"/>
          <w:rPrChange w:id="488" w:author="Cara Cardinale" w:date="2025-03-04T10:36:00Z">
            <w:rPr>
              <w:rStyle w:val="pxvis"/>
              <w:rFonts w:cs="Arial"/>
              <w:bCs/>
            </w:rPr>
          </w:rPrChange>
        </w:rPr>
        <w:t>Research References</w:t>
      </w:r>
    </w:p>
    <w:p w14:paraId="0135323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tk.ref.id="I00588Y"</w:instrText>
      </w:r>
      <w:r w:rsidRPr="00A25529">
        <w:rPr>
          <w:rStyle w:val="pxtk"/>
        </w:rPr>
        <w:fldChar w:fldCharType="end"/>
      </w:r>
      <w:r w:rsidRPr="00A25529">
        <w:rPr>
          <w:rStyle w:val="pxtk"/>
        </w:rPr>
        <w:t>West's Key Number Digest, Associations &amp;key;</w:t>
      </w:r>
      <w:ins w:id="489" w:author="Cara Cardinale" w:date="2025-01-15T21:45:00Z">
        <w:r w:rsidR="000123A1" w:rsidRPr="00A25529">
          <w:rPr>
            <w:rStyle w:val="pxtk"/>
          </w:rPr>
          <w:t>120 to 123</w:t>
        </w:r>
      </w:ins>
      <w:del w:id="490" w:author="Cara Cardinale" w:date="2025-01-15T21:45:00Z">
        <w:r w:rsidRPr="00A25529" w:rsidDel="000123A1">
          <w:rPr>
            <w:rStyle w:val="pxtk"/>
          </w:rPr>
          <w:delText>4</w:delText>
        </w:r>
      </w:del>
    </w:p>
    <w:p w14:paraId="70D3E41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rc.ref.id="I00065U"</w:instrText>
      </w:r>
      <w:r w:rsidRPr="00A25529">
        <w:rPr>
          <w:rStyle w:val="pxrc"/>
        </w:rPr>
        <w:fldChar w:fldCharType="end"/>
      </w:r>
      <w:r w:rsidRPr="00A25529">
        <w:rPr>
          <w:rStyle w:val="pxrc"/>
        </w:rPr>
        <w:t>Right of charitable or religious association or corporation to protection against use of same or similar name by another, 37 A.L.R.3d 277</w:t>
      </w:r>
    </w:p>
    <w:p w14:paraId="0BE1E8C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rc.ref.id="I002MZ2"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491" w:author="Cara Cardinale" w:date="2025-01-15T21:48:00Z">
        <w:r w:rsidR="00B1644D" w:rsidRPr="00A25529">
          <w:rPr>
            <w:rStyle w:val="pxrc"/>
          </w:rPr>
          <w:t>2</w:t>
        </w:r>
      </w:ins>
      <w:del w:id="492" w:author="Cara Cardinale" w:date="2025-01-15T21:48:00Z">
        <w:r w:rsidRPr="00A25529" w:rsidDel="00B1644D">
          <w:rPr>
            <w:rStyle w:val="pxrc"/>
          </w:rPr>
          <w:delText>5</w:delText>
        </w:r>
      </w:del>
    </w:p>
    <w:p w14:paraId="74AADB26" w14:textId="77777777" w:rsidR="00FB29D8" w:rsidRPr="00A25529" w:rsidRDefault="00FB29D8">
      <w:pPr>
        <w:pStyle w:val="pxckrefn"/>
      </w:pPr>
      <w:r w:rsidRPr="00A25529">
        <w:t>Item 3.</w:t>
      </w:r>
    </w:p>
    <w:p w14:paraId="59A632FF" w14:textId="77777777" w:rsidR="00FB29D8" w:rsidRPr="00A25529" w:rsidRDefault="00FB29D8">
      <w:pPr>
        <w:pStyle w:val="pxckrefnote"/>
        <w:spacing w:before="180"/>
      </w:pPr>
      <w:del w:id="493" w:author="Cara Cardinale" w:date="2025-01-14T20:47:00Z">
        <w:r w:rsidRPr="00A25529" w:rsidDel="00CF1278">
          <w:delText>Drafter's Note</w:delText>
        </w:r>
      </w:del>
      <w:r w:rsidRPr="00A25529">
        <w:t xml:space="preserve"> </w:t>
      </w:r>
    </w:p>
    <w:p w14:paraId="57FF339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Societies and clubs may perform all necessary governmental acts in any way consonant with their purposes and with the laws, internal and external, to which they are subject. </w:t>
      </w:r>
      <w:r w:rsidRPr="00A25529">
        <w:rPr>
          <w:rStyle w:val="pxcc"/>
          <w:color w:val="FF0000"/>
          <w:vertAlign w:val="superscript"/>
        </w:rPr>
        <w:t>►</w:t>
      </w:r>
      <w:r w:rsidRPr="00A25529">
        <w:rPr>
          <w:rStyle w:val="pxcc"/>
        </w:rPr>
        <w:fldChar w:fldCharType="begin"/>
      </w:r>
      <w:r w:rsidRPr="00A25529">
        <w:rPr>
          <w:rStyle w:val="pxcc"/>
        </w:rPr>
        <w:instrText>cc.ref.id="I005G3Y"</w:instrText>
      </w:r>
      <w:r w:rsidRPr="00A25529">
        <w:rPr>
          <w:rStyle w:val="pxcc"/>
        </w:rPr>
        <w:fldChar w:fldCharType="end"/>
      </w:r>
      <w:r w:rsidRPr="00A25529">
        <w:rPr>
          <w:rStyle w:val="pxcc"/>
        </w:rPr>
        <w:t>Wicks v. Monihan, 130 N.Y. 232, 29 N.E. 139 (1891)</w:t>
      </w:r>
      <w:r w:rsidRPr="00A25529">
        <w:t>.</w:t>
      </w:r>
    </w:p>
    <w:p w14:paraId="746AB7E3"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Purpose clauses, see </w:t>
      </w:r>
      <w:r w:rsidRPr="00A25529">
        <w:rPr>
          <w:rStyle w:val="pxx"/>
          <w:color w:val="FF0000"/>
          <w:vertAlign w:val="superscript"/>
        </w:rPr>
        <w:t>►</w:t>
      </w:r>
      <w:r w:rsidRPr="00A25529">
        <w:rPr>
          <w:rStyle w:val="pxx"/>
        </w:rPr>
        <w:fldChar w:fldCharType="begin"/>
      </w:r>
      <w:r w:rsidRPr="00A25529">
        <w:rPr>
          <w:rStyle w:val="pxx"/>
        </w:rPr>
        <w:instrText>x.ref.id="I00065S"</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30:74 et seq.</w:t>
      </w:r>
    </w:p>
    <w:p w14:paraId="3D1D7AB9" w14:textId="77777777" w:rsidR="00FB29D8" w:rsidRPr="00A25529" w:rsidRDefault="00FB29D8">
      <w:pPr>
        <w:pStyle w:val="pxckrefn"/>
      </w:pPr>
      <w:r w:rsidRPr="00A25529">
        <w:t>Item 4.</w:t>
      </w:r>
    </w:p>
    <w:p w14:paraId="2EF9DD68" w14:textId="77777777" w:rsidR="00FB29D8" w:rsidRPr="00A25529" w:rsidRDefault="00FB29D8">
      <w:pPr>
        <w:pStyle w:val="pxckrefnote"/>
        <w:spacing w:before="180"/>
      </w:pPr>
      <w:del w:id="494" w:author="Cara Cardinale" w:date="2025-01-14T20:47:00Z">
        <w:r w:rsidRPr="00A25529" w:rsidDel="00CF1278">
          <w:delText>Drafter's Note</w:delText>
        </w:r>
      </w:del>
      <w:r w:rsidRPr="00A25529">
        <w:t xml:space="preserve"> </w:t>
      </w:r>
    </w:p>
    <w:p w14:paraId="42AF9C3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Qualifying for tax-exempt status, see </w:t>
      </w:r>
      <w:r w:rsidRPr="00A25529">
        <w:rPr>
          <w:rStyle w:val="pxx"/>
          <w:color w:val="FF0000"/>
          <w:vertAlign w:val="superscript"/>
        </w:rPr>
        <w:t>►</w:t>
      </w:r>
      <w:r w:rsidRPr="00A25529">
        <w:rPr>
          <w:rStyle w:val="pxx"/>
        </w:rPr>
        <w:fldChar w:fldCharType="begin"/>
      </w:r>
      <w:r w:rsidRPr="00A25529">
        <w:rPr>
          <w:rStyle w:val="pxx"/>
        </w:rPr>
        <w:instrText>x.ref.id="I002MZ4"</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30:2 to 30:9</w:t>
      </w:r>
      <w:r w:rsidRPr="00A25529">
        <w:t>.</w:t>
      </w:r>
    </w:p>
    <w:p w14:paraId="66090E72" w14:textId="77777777" w:rsidR="00FB29D8" w:rsidRPr="00A25529" w:rsidRDefault="00FB29D8">
      <w:pPr>
        <w:pStyle w:val="pxckrefn"/>
      </w:pPr>
      <w:r w:rsidRPr="00A25529">
        <w:t>Item 5.</w:t>
      </w:r>
    </w:p>
    <w:p w14:paraId="047C2028" w14:textId="77777777" w:rsidR="00FB29D8" w:rsidRPr="00A25529" w:rsidRDefault="00FB29D8">
      <w:pPr>
        <w:pStyle w:val="pxckrefnote"/>
        <w:spacing w:before="180"/>
      </w:pPr>
      <w:del w:id="495" w:author="Cara Cardinale" w:date="2025-01-14T20:47:00Z">
        <w:r w:rsidRPr="00A25529" w:rsidDel="00CF1278">
          <w:delText>Drafter's Note</w:delText>
        </w:r>
      </w:del>
      <w:r w:rsidRPr="00A25529">
        <w:t xml:space="preserve"> </w:t>
      </w:r>
    </w:p>
    <w:p w14:paraId="28EA51D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Voluntary, unincorporated associations have inherent power, somewhat akin to the police power of a state, and are under a duty to provide for the welfare of their members and to regulate their affairs so as to attain the objects and purposes for which they were constituted. </w:t>
      </w:r>
      <w:r w:rsidRPr="00A25529">
        <w:rPr>
          <w:rStyle w:val="pxcc"/>
          <w:color w:val="FF0000"/>
          <w:vertAlign w:val="superscript"/>
        </w:rPr>
        <w:t>►</w:t>
      </w:r>
      <w:r w:rsidRPr="00A25529">
        <w:rPr>
          <w:rStyle w:val="pxcc"/>
        </w:rPr>
        <w:fldChar w:fldCharType="begin"/>
      </w:r>
      <w:r w:rsidRPr="00A25529">
        <w:rPr>
          <w:rStyle w:val="pxcc"/>
        </w:rPr>
        <w:instrText>cc.ref.id="I005G40"</w:instrText>
      </w:r>
      <w:r w:rsidRPr="00A25529">
        <w:rPr>
          <w:rStyle w:val="pxcc"/>
        </w:rPr>
        <w:fldChar w:fldCharType="end"/>
      </w:r>
      <w:r w:rsidRPr="00A25529">
        <w:rPr>
          <w:rStyle w:val="pxcc"/>
        </w:rPr>
        <w:t>Weinstock v. Ladisky, 197 Misc. 859, 98 N.Y.S.2d 85 (Sup 1950)</w:t>
      </w:r>
      <w:r w:rsidRPr="00A25529">
        <w:t>.</w:t>
      </w:r>
    </w:p>
    <w:p w14:paraId="405328A8" w14:textId="77777777" w:rsidR="00FB29D8" w:rsidRPr="00A25529" w:rsidRDefault="00FB29D8">
      <w:pPr>
        <w:pStyle w:val="pxckrefrr"/>
        <w:rPr>
          <w:sz w:val="24"/>
          <w:szCs w:val="24"/>
        </w:rPr>
      </w:pPr>
      <w:r w:rsidRPr="00A25529">
        <w:rPr>
          <w:rStyle w:val="pxvis"/>
          <w:rFonts w:cs="Arial"/>
          <w:bCs/>
          <w:sz w:val="50"/>
          <w:rPrChange w:id="496" w:author="Cara Cardinale" w:date="2025-03-04T10:36:00Z">
            <w:rPr>
              <w:rStyle w:val="pxvis"/>
              <w:rFonts w:cs="Arial"/>
              <w:bCs/>
            </w:rPr>
          </w:rPrChange>
        </w:rPr>
        <w:t>Research References</w:t>
      </w:r>
    </w:p>
    <w:p w14:paraId="514B96A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tk.ref.id="I00898W"</w:instrText>
      </w:r>
      <w:r w:rsidRPr="00A25529">
        <w:rPr>
          <w:rStyle w:val="pxtk"/>
        </w:rPr>
        <w:fldChar w:fldCharType="end"/>
      </w:r>
      <w:r w:rsidRPr="00A25529">
        <w:rPr>
          <w:rStyle w:val="pxtk"/>
        </w:rPr>
        <w:t xml:space="preserve">West's Key Number Digest, </w:t>
      </w:r>
      <w:del w:id="497" w:author="Cara Cardinale" w:date="2025-01-15T21:56:00Z">
        <w:r w:rsidRPr="00A25529" w:rsidDel="0024651B">
          <w:rPr>
            <w:rStyle w:val="pxtk"/>
          </w:rPr>
          <w:delText>Clu</w:delText>
        </w:r>
      </w:del>
      <w:ins w:id="498" w:author="Cara Cardinale" w:date="2025-01-15T21:56:00Z">
        <w:r w:rsidR="0024651B" w:rsidRPr="00A25529">
          <w:rPr>
            <w:rStyle w:val="pxtk"/>
          </w:rPr>
          <w:t>Association</w:t>
        </w:r>
      </w:ins>
      <w:del w:id="499" w:author="Cara Cardinale" w:date="2025-01-15T21:56:00Z">
        <w:r w:rsidRPr="00A25529" w:rsidDel="0024651B">
          <w:rPr>
            <w:rStyle w:val="pxtk"/>
          </w:rPr>
          <w:delText>b</w:delText>
        </w:r>
      </w:del>
      <w:r w:rsidRPr="00A25529">
        <w:rPr>
          <w:rStyle w:val="pxtk"/>
        </w:rPr>
        <w:t>s &amp;key;</w:t>
      </w:r>
      <w:ins w:id="500" w:author="Cara Cardinale" w:date="2025-01-15T21:56:00Z">
        <w:r w:rsidR="0024651B" w:rsidRPr="00A25529">
          <w:rPr>
            <w:rStyle w:val="pxtk"/>
          </w:rPr>
          <w:t>162</w:t>
        </w:r>
      </w:ins>
      <w:del w:id="501" w:author="Cara Cardinale" w:date="2025-01-15T21:56:00Z">
        <w:r w:rsidRPr="00A25529" w:rsidDel="0024651B">
          <w:rPr>
            <w:rStyle w:val="pxtk"/>
          </w:rPr>
          <w:delText>9</w:delText>
        </w:r>
      </w:del>
    </w:p>
    <w:p w14:paraId="5BDFC53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rc.ref.id="I00B2DS"</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502" w:author="Cara Cardinale" w:date="2025-01-15T13:09:00Z">
        <w:r w:rsidRPr="00A25529" w:rsidDel="00554D72">
          <w:rPr>
            <w:rStyle w:val="pxrc"/>
          </w:rPr>
          <w:delText>11</w:delText>
        </w:r>
      </w:del>
      <w:ins w:id="503" w:author="Cara Cardinale" w:date="2025-01-15T13:09:00Z">
        <w:r w:rsidR="00554D72" w:rsidRPr="00A25529">
          <w:rPr>
            <w:rStyle w:val="pxrc"/>
          </w:rPr>
          <w:t>9</w:t>
        </w:r>
      </w:ins>
    </w:p>
    <w:p w14:paraId="329E619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rc.ref.id="I00065P"</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504" w:author="Cara Cardinale" w:date="2025-01-15T21:57:00Z">
        <w:r w:rsidRPr="00A25529" w:rsidDel="0024651B">
          <w:rPr>
            <w:rStyle w:val="pxrc"/>
          </w:rPr>
          <w:delText>10 to 16</w:delText>
        </w:r>
      </w:del>
      <w:ins w:id="505" w:author="Cara Cardinale" w:date="2025-01-15T21:57:00Z">
        <w:r w:rsidR="0024651B" w:rsidRPr="00A25529">
          <w:rPr>
            <w:rStyle w:val="pxrc"/>
          </w:rPr>
          <w:t>9 to 12</w:t>
        </w:r>
      </w:ins>
    </w:p>
    <w:p w14:paraId="0112D30C" w14:textId="77777777" w:rsidR="00FB29D8" w:rsidRPr="00A25529" w:rsidRDefault="00FB29D8">
      <w:pPr>
        <w:pStyle w:val="pxckrefn"/>
      </w:pPr>
      <w:r w:rsidRPr="00A25529">
        <w:t>Item 6.</w:t>
      </w:r>
    </w:p>
    <w:p w14:paraId="4A372A22" w14:textId="77777777" w:rsidR="00FB29D8" w:rsidRPr="00A25529" w:rsidRDefault="00FB29D8">
      <w:pPr>
        <w:pStyle w:val="pxckrefnote"/>
        <w:spacing w:before="180"/>
      </w:pPr>
      <w:del w:id="506" w:author="Cara Cardinale" w:date="2025-01-14T20:47:00Z">
        <w:r w:rsidRPr="00A25529" w:rsidDel="00CF1278">
          <w:delText>Drafter's Note</w:delText>
        </w:r>
      </w:del>
      <w:r w:rsidRPr="00A25529">
        <w:t xml:space="preserve"> </w:t>
      </w:r>
    </w:p>
    <w:p w14:paraId="41582BBA"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An association is generally formed by the voluntary action of a number of individuals in associating themselves together under a common name for the accomplishment of some lawful purpose; its organization, as in the case of corporations, does not usually depend upon compliance with any statutory provisions. </w:t>
      </w:r>
      <w:r w:rsidRPr="00A25529">
        <w:rPr>
          <w:rStyle w:val="pxcc"/>
          <w:color w:val="FF0000"/>
          <w:vertAlign w:val="superscript"/>
        </w:rPr>
        <w:t>►</w:t>
      </w:r>
      <w:r w:rsidRPr="00A25529">
        <w:rPr>
          <w:rStyle w:val="pxcc"/>
        </w:rPr>
        <w:fldChar w:fldCharType="begin"/>
      </w:r>
      <w:r w:rsidRPr="00A25529">
        <w:rPr>
          <w:rStyle w:val="pxcc"/>
        </w:rPr>
        <w:instrText>cc.ref.id="I002MZ7"</w:instrText>
      </w:r>
      <w:r w:rsidRPr="00A25529">
        <w:rPr>
          <w:rStyle w:val="pxcc"/>
        </w:rPr>
        <w:fldChar w:fldCharType="end"/>
      </w:r>
      <w:r w:rsidRPr="00A25529">
        <w:rPr>
          <w:rStyle w:val="pxcc"/>
        </w:rPr>
        <w:t>Weidenfeld v. Keppler, 84 A.D. 235, 82 N.Y.S. 634 (1st Dep't 1903), aff'd, 176 N.Y. 562, 68 N.E. 1125 (1903)</w:t>
      </w:r>
      <w:r w:rsidRPr="00A25529">
        <w:t>.</w:t>
      </w:r>
    </w:p>
    <w:p w14:paraId="6E92478C" w14:textId="77777777" w:rsidR="00FB29D8" w:rsidRPr="00A25529" w:rsidRDefault="00FB29D8">
      <w:pPr>
        <w:pStyle w:val="pxckrefrr"/>
        <w:rPr>
          <w:sz w:val="24"/>
          <w:szCs w:val="24"/>
        </w:rPr>
      </w:pPr>
      <w:r w:rsidRPr="00A25529">
        <w:rPr>
          <w:rStyle w:val="pxvis"/>
          <w:rFonts w:cs="Arial"/>
          <w:bCs/>
          <w:sz w:val="50"/>
          <w:rPrChange w:id="507" w:author="Cara Cardinale" w:date="2025-03-04T10:36:00Z">
            <w:rPr>
              <w:rStyle w:val="pxvis"/>
              <w:rFonts w:cs="Arial"/>
              <w:bCs/>
            </w:rPr>
          </w:rPrChange>
        </w:rPr>
        <w:t>Research References</w:t>
      </w:r>
    </w:p>
    <w:p w14:paraId="7CCFC2E9" w14:textId="77777777" w:rsidR="00FB29D8" w:rsidRPr="00A25529" w:rsidDel="0024651B" w:rsidRDefault="00FB29D8" w:rsidP="0024651B">
      <w:pPr>
        <w:pStyle w:val="pxckrefrrp"/>
        <w:rPr>
          <w:del w:id="508" w:author="Cara Cardinale" w:date="2025-01-15T21:58:00Z"/>
        </w:rPr>
      </w:pPr>
      <w:r w:rsidRPr="00A25529">
        <w:t xml:space="preserve"> </w:t>
      </w:r>
      <w:r w:rsidRPr="00A25529">
        <w:rPr>
          <w:rStyle w:val="pxvis"/>
          <w:rFonts w:ascii="Times NewRoman" w:hAnsi="Times NewRoman"/>
          <w:b w:val="0"/>
          <w:sz w:val="24"/>
        </w:rPr>
        <w:tab/>
      </w:r>
      <w:del w:id="509" w:author="Cara Cardinale" w:date="2025-01-15T21:58:00Z">
        <w:r w:rsidRPr="00A25529" w:rsidDel="0024651B">
          <w:rPr>
            <w:rStyle w:val="pxtk"/>
            <w:color w:val="FF0000"/>
            <w:vertAlign w:val="superscript"/>
          </w:rPr>
          <w:delText>►</w:delText>
        </w:r>
        <w:r w:rsidRPr="00A25529" w:rsidDel="0024651B">
          <w:rPr>
            <w:rStyle w:val="pxtk"/>
          </w:rPr>
          <w:fldChar w:fldCharType="begin"/>
        </w:r>
        <w:r w:rsidRPr="00A25529" w:rsidDel="0024651B">
          <w:rPr>
            <w:rStyle w:val="pxtk"/>
          </w:rPr>
          <w:delInstrText>tk.ref.id="I00898Z"</w:delInstrText>
        </w:r>
        <w:r w:rsidRPr="00A25529" w:rsidDel="0024651B">
          <w:rPr>
            <w:rStyle w:val="pxtk"/>
          </w:rPr>
          <w:fldChar w:fldCharType="end"/>
        </w:r>
        <w:r w:rsidRPr="00A25529" w:rsidDel="0024651B">
          <w:rPr>
            <w:rStyle w:val="pxtk"/>
          </w:rPr>
          <w:delText>West's Key Number Digest, Associations &amp;key;3</w:delText>
        </w:r>
      </w:del>
    </w:p>
    <w:p w14:paraId="49756AFE" w14:textId="77777777" w:rsidR="00FB29D8" w:rsidRPr="00A25529" w:rsidRDefault="00FB29D8" w:rsidP="0024651B">
      <w:pPr>
        <w:pStyle w:val="pxckrefrrp"/>
      </w:pPr>
      <w:del w:id="510" w:author="Cara Cardinale" w:date="2025-01-15T21:58:00Z">
        <w:r w:rsidRPr="00A25529" w:rsidDel="0024651B">
          <w:delText xml:space="preserve"> </w:delText>
        </w:r>
        <w:r w:rsidRPr="00A25529" w:rsidDel="0024651B">
          <w:rPr>
            <w:rStyle w:val="pxvis"/>
            <w:rFonts w:ascii="Times NewRoman" w:hAnsi="Times NewRoman"/>
            <w:b w:val="0"/>
            <w:sz w:val="24"/>
          </w:rPr>
          <w:tab/>
        </w:r>
        <w:r w:rsidRPr="00A25529" w:rsidDel="0024651B">
          <w:rPr>
            <w:rStyle w:val="pxtk"/>
            <w:color w:val="FF0000"/>
            <w:vertAlign w:val="superscript"/>
          </w:rPr>
          <w:delText>►</w:delText>
        </w:r>
        <w:r w:rsidRPr="00A25529" w:rsidDel="0024651B">
          <w:rPr>
            <w:rStyle w:val="pxtk"/>
          </w:rPr>
          <w:fldChar w:fldCharType="begin"/>
        </w:r>
        <w:r w:rsidRPr="00A25529" w:rsidDel="0024651B">
          <w:rPr>
            <w:rStyle w:val="pxtk"/>
          </w:rPr>
          <w:delInstrText>tk.ref.id="I00065N"</w:delInstrText>
        </w:r>
        <w:r w:rsidRPr="00A25529" w:rsidDel="0024651B">
          <w:rPr>
            <w:rStyle w:val="pxtk"/>
          </w:rPr>
          <w:fldChar w:fldCharType="end"/>
        </w:r>
        <w:r w:rsidRPr="00A25529" w:rsidDel="0024651B">
          <w:rPr>
            <w:rStyle w:val="pxtk"/>
          </w:rPr>
          <w:delText>West's Key Number Digest, Associations &amp;key;18</w:delText>
        </w:r>
      </w:del>
    </w:p>
    <w:p w14:paraId="38965FF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tk.ref.id="I002MZ9"</w:instrText>
      </w:r>
      <w:r w:rsidRPr="00A25529">
        <w:rPr>
          <w:rStyle w:val="pxtk"/>
        </w:rPr>
        <w:fldChar w:fldCharType="end"/>
      </w:r>
      <w:del w:id="511" w:author="Cara Cardinale" w:date="2025-01-15T21:46:00Z">
        <w:r w:rsidRPr="00A25529" w:rsidDel="00B1644D">
          <w:rPr>
            <w:rStyle w:val="pxtk"/>
          </w:rPr>
          <w:delText>West's Key Number Digest, Clubs &amp;key;3</w:delText>
        </w:r>
      </w:del>
    </w:p>
    <w:p w14:paraId="7BECBB2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rc.ref.id="I005G45"</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43D4D65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rc.ref.id="I008991"</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4</w:t>
      </w:r>
    </w:p>
    <w:p w14:paraId="57303F64" w14:textId="77777777" w:rsidR="00FB29D8" w:rsidRPr="00A25529" w:rsidRDefault="00FB29D8">
      <w:pPr>
        <w:pStyle w:val="pxckrefn"/>
      </w:pPr>
      <w:r w:rsidRPr="00A25529">
        <w:t>Item 7.</w:t>
      </w:r>
    </w:p>
    <w:p w14:paraId="70FCD377" w14:textId="77777777" w:rsidR="00FB29D8" w:rsidRPr="00A25529" w:rsidRDefault="00FB29D8">
      <w:pPr>
        <w:pStyle w:val="pxckrefnote"/>
        <w:spacing w:before="180"/>
      </w:pPr>
      <w:del w:id="512" w:author="Cara Cardinale" w:date="2025-01-14T20:47:00Z">
        <w:r w:rsidRPr="00A25529" w:rsidDel="00CF1278">
          <w:delText>Drafter's Note</w:delText>
        </w:r>
      </w:del>
      <w:r w:rsidRPr="00A25529">
        <w:t xml:space="preserve"> </w:t>
      </w:r>
    </w:p>
    <w:p w14:paraId="2E496AE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cc.ref.id="I00064H"</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cc.ref.id="I00064F"</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cc.ref.id="I002N0H"</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5196DE5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cc.ref.id="I005G5D"</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23DC487C" w14:textId="77777777" w:rsidR="00FB29D8" w:rsidRPr="00A25529" w:rsidRDefault="00FB29D8">
      <w:pPr>
        <w:pStyle w:val="pxckrefrr"/>
        <w:rPr>
          <w:sz w:val="24"/>
          <w:szCs w:val="24"/>
        </w:rPr>
      </w:pPr>
      <w:r w:rsidRPr="00A25529">
        <w:rPr>
          <w:rStyle w:val="pxvis"/>
          <w:rFonts w:cs="Arial"/>
          <w:bCs/>
          <w:sz w:val="50"/>
          <w:rPrChange w:id="513" w:author="Cara Cardinale" w:date="2025-03-04T10:36:00Z">
            <w:rPr>
              <w:rStyle w:val="pxvis"/>
              <w:rFonts w:cs="Arial"/>
              <w:bCs/>
            </w:rPr>
          </w:rPrChange>
        </w:rPr>
        <w:t>Research References</w:t>
      </w:r>
    </w:p>
    <w:p w14:paraId="54D57C3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tk.ref.id="I0089A9"</w:instrText>
      </w:r>
      <w:r w:rsidRPr="00A25529">
        <w:rPr>
          <w:rStyle w:val="pxtk"/>
        </w:rPr>
        <w:fldChar w:fldCharType="end"/>
      </w:r>
      <w:r w:rsidRPr="00A25529">
        <w:rPr>
          <w:rStyle w:val="pxtk"/>
        </w:rPr>
        <w:t>West's Key Number Digest, Associations &amp;key;</w:t>
      </w:r>
      <w:del w:id="514" w:author="Cara Cardinale" w:date="2025-01-15T22:01:00Z">
        <w:r w:rsidRPr="00A25529" w:rsidDel="00A21BA0">
          <w:rPr>
            <w:rStyle w:val="pxtk"/>
          </w:rPr>
          <w:delText>6 to 11</w:delText>
        </w:r>
      </w:del>
      <w:ins w:id="515" w:author="Cara Cardinale" w:date="2025-01-15T22:01:00Z">
        <w:r w:rsidR="00A21BA0" w:rsidRPr="00A25529">
          <w:rPr>
            <w:rStyle w:val="pxtk"/>
          </w:rPr>
          <w:t>141 to 160</w:t>
        </w:r>
      </w:ins>
    </w:p>
    <w:p w14:paraId="1D0B022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tk.ref.id="I00B2F5"</w:instrText>
      </w:r>
      <w:r w:rsidRPr="00A25529">
        <w:rPr>
          <w:rStyle w:val="pxtk"/>
        </w:rPr>
        <w:fldChar w:fldCharType="end"/>
      </w:r>
      <w:del w:id="516" w:author="Cara Cardinale" w:date="2025-01-15T21:58:00Z">
        <w:r w:rsidRPr="00A25529" w:rsidDel="0024651B">
          <w:rPr>
            <w:rStyle w:val="pxtk"/>
          </w:rPr>
          <w:delText>West's Key Number Digest, Clubs &amp;key;5</w:delText>
        </w:r>
      </w:del>
    </w:p>
    <w:p w14:paraId="4A5F5B0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rc.ref.id="I00064D"</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517" w:author="Cara Cardinale" w:date="2025-01-12T16:11:00Z">
        <w:r w:rsidRPr="00A25529" w:rsidDel="004D68FF">
          <w:rPr>
            <w:rStyle w:val="pxrc"/>
          </w:rPr>
          <w:delText>17 to 28</w:delText>
        </w:r>
      </w:del>
      <w:ins w:id="518" w:author="Cara Cardinale" w:date="2025-01-12T16:11:00Z">
        <w:r w:rsidR="004D68FF" w:rsidRPr="00A25529">
          <w:rPr>
            <w:rStyle w:val="pxrc"/>
          </w:rPr>
          <w:t>15 to 24</w:t>
        </w:r>
      </w:ins>
    </w:p>
    <w:p w14:paraId="4733FDD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rc.ref.id="I002N0J"</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519" w:author="Cara Cardinale" w:date="2025-01-15T22:00:00Z">
        <w:r w:rsidRPr="00A25529" w:rsidDel="0024651B">
          <w:rPr>
            <w:rStyle w:val="pxrc"/>
          </w:rPr>
          <w:delText>17 to 40</w:delText>
        </w:r>
      </w:del>
      <w:ins w:id="520" w:author="Cara Cardinale" w:date="2025-01-15T22:00:00Z">
        <w:r w:rsidR="0024651B" w:rsidRPr="00A25529">
          <w:rPr>
            <w:rStyle w:val="pxrc"/>
          </w:rPr>
          <w:t>13 to 26</w:t>
        </w:r>
      </w:ins>
    </w:p>
    <w:p w14:paraId="309E53A9" w14:textId="77777777" w:rsidR="00FB29D8" w:rsidRPr="00A25529" w:rsidRDefault="00FB29D8">
      <w:pPr>
        <w:pStyle w:val="pxckrefn"/>
      </w:pPr>
      <w:r w:rsidRPr="00A25529">
        <w:t>Item 8.</w:t>
      </w:r>
    </w:p>
    <w:p w14:paraId="44FC4E77" w14:textId="77777777" w:rsidR="00FB29D8" w:rsidRPr="00A25529" w:rsidRDefault="00FB29D8">
      <w:pPr>
        <w:pStyle w:val="pxckrefnote"/>
        <w:spacing w:before="180"/>
      </w:pPr>
      <w:del w:id="521" w:author="Cara Cardinale" w:date="2025-01-14T20:47:00Z">
        <w:r w:rsidRPr="00A25529" w:rsidDel="00CF1278">
          <w:delText>Drafter's Note</w:delText>
        </w:r>
      </w:del>
      <w:r w:rsidRPr="00A25529">
        <w:t xml:space="preserve"> </w:t>
      </w:r>
    </w:p>
    <w:p w14:paraId="1E5AFD6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All members in good standing of an association have a legally enforceable right to attend the meetings of the society and participate in its deliberations and decisions. </w:t>
      </w:r>
      <w:r w:rsidRPr="00A25529">
        <w:rPr>
          <w:rStyle w:val="pxrc"/>
          <w:color w:val="FF0000"/>
          <w:vertAlign w:val="superscript"/>
        </w:rPr>
        <w:t>►</w:t>
      </w:r>
      <w:r w:rsidRPr="00A25529">
        <w:rPr>
          <w:rStyle w:val="pxrc"/>
        </w:rPr>
        <w:fldChar w:fldCharType="begin"/>
      </w:r>
      <w:r w:rsidRPr="00A25529">
        <w:rPr>
          <w:rStyle w:val="pxrc"/>
        </w:rPr>
        <w:instrText>rc.ref.id="I005G5F"</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522" w:author="Cara Cardinale" w:date="2025-01-15T20:43:00Z">
        <w:r w:rsidR="00BC5C96" w:rsidRPr="00A25529">
          <w:rPr>
            <w:rStyle w:val="pxrc"/>
          </w:rPr>
          <w:t>18</w:t>
        </w:r>
      </w:ins>
      <w:del w:id="523" w:author="Cara Cardinale" w:date="2025-01-15T20:43:00Z">
        <w:r w:rsidRPr="00A25529" w:rsidDel="00BC5C96">
          <w:rPr>
            <w:rStyle w:val="pxrc"/>
          </w:rPr>
          <w:delText>2</w:delText>
        </w:r>
      </w:del>
      <w:del w:id="524" w:author="Cara Cardinale" w:date="2025-01-15T20:42:00Z">
        <w:r w:rsidRPr="00A25529" w:rsidDel="00BC5C96">
          <w:rPr>
            <w:rStyle w:val="pxrc"/>
          </w:rPr>
          <w:delText>0</w:delText>
        </w:r>
      </w:del>
      <w:r w:rsidRPr="00A25529">
        <w:t>.</w:t>
      </w:r>
    </w:p>
    <w:p w14:paraId="23B92267" w14:textId="77777777" w:rsidR="00FB29D8" w:rsidRPr="00A25529" w:rsidRDefault="00FB29D8">
      <w:pPr>
        <w:pStyle w:val="pxckrefrr"/>
        <w:rPr>
          <w:sz w:val="24"/>
          <w:szCs w:val="24"/>
        </w:rPr>
      </w:pPr>
      <w:r w:rsidRPr="00A25529">
        <w:rPr>
          <w:rStyle w:val="pxvis"/>
          <w:rFonts w:cs="Arial"/>
          <w:bCs/>
          <w:sz w:val="50"/>
          <w:rPrChange w:id="525" w:author="Cara Cardinale" w:date="2025-03-04T10:36:00Z">
            <w:rPr>
              <w:rStyle w:val="pxvis"/>
              <w:rFonts w:cs="Arial"/>
              <w:bCs/>
            </w:rPr>
          </w:rPrChange>
        </w:rPr>
        <w:t>Research References</w:t>
      </w:r>
    </w:p>
    <w:p w14:paraId="1069A12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tk.ref.id="I0089AB"</w:instrText>
      </w:r>
      <w:r w:rsidRPr="00A25529">
        <w:rPr>
          <w:rStyle w:val="pxtk"/>
        </w:rPr>
        <w:fldChar w:fldCharType="end"/>
      </w:r>
      <w:r w:rsidRPr="00A25529">
        <w:rPr>
          <w:rStyle w:val="pxtk"/>
        </w:rPr>
        <w:t>West's Key Number Digest, Associations &amp;key;17</w:t>
      </w:r>
      <w:ins w:id="526" w:author="Cara Cardinale" w:date="2025-01-15T22:02:00Z">
        <w:r w:rsidR="00A21BA0" w:rsidRPr="00A25529">
          <w:rPr>
            <w:rStyle w:val="pxtk"/>
          </w:rPr>
          <w:t>1</w:t>
        </w:r>
      </w:ins>
    </w:p>
    <w:p w14:paraId="3F58704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tk.ref.id="I0005YP"</w:instrText>
      </w:r>
      <w:r w:rsidRPr="00A25529">
        <w:rPr>
          <w:rStyle w:val="pxtk"/>
        </w:rPr>
        <w:fldChar w:fldCharType="end"/>
      </w:r>
      <w:del w:id="527" w:author="Cara Cardinale" w:date="2025-01-15T21:58:00Z">
        <w:r w:rsidRPr="00A25529" w:rsidDel="0024651B">
          <w:rPr>
            <w:rStyle w:val="pxtk"/>
          </w:rPr>
          <w:delText>West's Key Number Digest, Clubs &amp;key;5</w:delText>
        </w:r>
      </w:del>
    </w:p>
    <w:p w14:paraId="3ED7E0C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rc.ref.id="I002N67"</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528" w:author="Cara Cardinale" w:date="2025-01-15T20:43:00Z">
        <w:r w:rsidRPr="00A25529" w:rsidDel="00BC5C96">
          <w:rPr>
            <w:rStyle w:val="pxrc"/>
          </w:rPr>
          <w:delText>20</w:delText>
        </w:r>
      </w:del>
      <w:ins w:id="529" w:author="Cara Cardinale" w:date="2025-01-15T20:43:00Z">
        <w:r w:rsidR="00BC5C96" w:rsidRPr="00A25529">
          <w:rPr>
            <w:rStyle w:val="pxrc"/>
          </w:rPr>
          <w:t>18</w:t>
        </w:r>
      </w:ins>
    </w:p>
    <w:p w14:paraId="7AD6363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rc.ref.id="I005GB3"</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530" w:author="Cara Cardinale" w:date="2025-01-15T21:50:00Z">
        <w:r w:rsidR="00B1644D" w:rsidRPr="00A25529">
          <w:rPr>
            <w:rStyle w:val="pxrc"/>
          </w:rPr>
          <w:t>17</w:t>
        </w:r>
      </w:ins>
      <w:del w:id="531" w:author="Cara Cardinale" w:date="2025-01-15T21:50:00Z">
        <w:r w:rsidRPr="00A25529" w:rsidDel="00B1644D">
          <w:rPr>
            <w:rStyle w:val="pxrc"/>
          </w:rPr>
          <w:delText>21, 22</w:delText>
        </w:r>
      </w:del>
    </w:p>
    <w:p w14:paraId="06EA9741" w14:textId="77777777" w:rsidR="00FB29D8" w:rsidRPr="00A25529" w:rsidRDefault="00FB29D8">
      <w:pPr>
        <w:pStyle w:val="pxckrefn"/>
      </w:pPr>
      <w:r w:rsidRPr="00A25529">
        <w:t>Item 8c.</w:t>
      </w:r>
    </w:p>
    <w:p w14:paraId="70B93FCC" w14:textId="77777777" w:rsidR="00FB29D8" w:rsidRPr="00A25529" w:rsidRDefault="00FB29D8">
      <w:pPr>
        <w:pStyle w:val="pxckrefnote"/>
        <w:spacing w:before="180"/>
      </w:pPr>
      <w:del w:id="532" w:author="Cara Cardinale" w:date="2025-01-14T20:47:00Z">
        <w:r w:rsidRPr="00A25529" w:rsidDel="00CF1278">
          <w:delText>Drafter's Note</w:delText>
        </w:r>
      </w:del>
      <w:r w:rsidRPr="00A25529">
        <w:t xml:space="preserve"> </w:t>
      </w:r>
    </w:p>
    <w:p w14:paraId="0DD1753D"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Notice of a meeting of a voluntary association must include the time, place, and object of the meeting. </w:t>
      </w:r>
      <w:r w:rsidRPr="00A25529">
        <w:rPr>
          <w:rStyle w:val="pxcc"/>
          <w:color w:val="FF0000"/>
          <w:vertAlign w:val="superscript"/>
        </w:rPr>
        <w:t>►</w:t>
      </w:r>
      <w:r w:rsidRPr="00A25529">
        <w:rPr>
          <w:rStyle w:val="pxcc"/>
        </w:rPr>
        <w:fldChar w:fldCharType="begin"/>
      </w:r>
      <w:r w:rsidRPr="00A25529">
        <w:rPr>
          <w:rStyle w:val="pxcc"/>
        </w:rPr>
        <w:instrText>cc.ref.id="I0089FZ"</w:instrText>
      </w:r>
      <w:r w:rsidRPr="00A25529">
        <w:rPr>
          <w:rStyle w:val="pxcc"/>
        </w:rPr>
        <w:fldChar w:fldCharType="end"/>
      </w:r>
      <w:r w:rsidRPr="00A25529">
        <w:rPr>
          <w:rStyle w:val="pxcc"/>
        </w:rPr>
        <w:t>Goller v. Stubenhaus, 77 Misc. 29, 134 N.Y.S. 1043 (Sup 1912)</w:t>
      </w:r>
      <w:r w:rsidRPr="00A25529">
        <w:t>.</w:t>
      </w:r>
    </w:p>
    <w:p w14:paraId="378B7004" w14:textId="77777777" w:rsidR="00FB29D8" w:rsidRPr="00A25529" w:rsidRDefault="00FB29D8">
      <w:pPr>
        <w:pStyle w:val="pxckrefrr"/>
        <w:rPr>
          <w:sz w:val="24"/>
          <w:szCs w:val="24"/>
        </w:rPr>
      </w:pPr>
      <w:r w:rsidRPr="00A25529">
        <w:rPr>
          <w:rStyle w:val="pxvis"/>
          <w:rFonts w:cs="Arial"/>
          <w:bCs/>
          <w:sz w:val="50"/>
          <w:rPrChange w:id="533" w:author="Cara Cardinale" w:date="2025-03-04T10:36:00Z">
            <w:rPr>
              <w:rStyle w:val="pxvis"/>
              <w:rFonts w:cs="Arial"/>
              <w:bCs/>
            </w:rPr>
          </w:rPrChange>
        </w:rPr>
        <w:t>Research References</w:t>
      </w:r>
    </w:p>
    <w:p w14:paraId="7B550E89" w14:textId="77777777" w:rsidR="00FB29D8" w:rsidRPr="00A25529" w:rsidDel="00FB4DB1" w:rsidRDefault="00FB29D8">
      <w:pPr>
        <w:pStyle w:val="pxckrefrrp"/>
        <w:rPr>
          <w:del w:id="534" w:author="Cara Cardinale" w:date="2025-01-16T22:10:00Z"/>
        </w:rPr>
      </w:pPr>
      <w:del w:id="535" w:author="Cara Cardinale" w:date="2025-01-16T22:10:00Z">
        <w:r w:rsidRPr="00A25529" w:rsidDel="00FB4DB1">
          <w:delText xml:space="preserve"> </w:delText>
        </w:r>
        <w:r w:rsidRPr="00A25529" w:rsidDel="00FB4DB1">
          <w:rPr>
            <w:rStyle w:val="pxvis"/>
            <w:rFonts w:ascii="Times NewRoman" w:hAnsi="Times NewRoman"/>
            <w:b w:val="0"/>
            <w:sz w:val="24"/>
          </w:rPr>
          <w:tab/>
        </w:r>
        <w:r w:rsidRPr="00A25529" w:rsidDel="00FB4DB1">
          <w:rPr>
            <w:rStyle w:val="pxtk"/>
            <w:color w:val="FF0000"/>
            <w:vertAlign w:val="superscript"/>
          </w:rPr>
          <w:delText>►</w:delText>
        </w:r>
        <w:r w:rsidRPr="00A25529" w:rsidDel="00FB4DB1">
          <w:rPr>
            <w:rStyle w:val="pxtk"/>
          </w:rPr>
          <w:fldChar w:fldCharType="begin"/>
        </w:r>
        <w:r w:rsidRPr="00A25529" w:rsidDel="00FB4DB1">
          <w:rPr>
            <w:rStyle w:val="pxtk"/>
          </w:rPr>
          <w:delInstrText>tk.ref.id="I00B2KV"</w:delInstrText>
        </w:r>
        <w:r w:rsidRPr="00A25529" w:rsidDel="00FB4DB1">
          <w:rPr>
            <w:rStyle w:val="pxtk"/>
          </w:rPr>
          <w:fldChar w:fldCharType="end"/>
        </w:r>
        <w:r w:rsidRPr="00A25529" w:rsidDel="00FB4DB1">
          <w:rPr>
            <w:rStyle w:val="pxtk"/>
          </w:rPr>
          <w:delText>West's Key Number Digest, Associations &amp;key;5</w:delText>
        </w:r>
      </w:del>
    </w:p>
    <w:p w14:paraId="091B89B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tk.ref.id="I066CF0"</w:instrText>
      </w:r>
      <w:r w:rsidRPr="00A25529">
        <w:rPr>
          <w:rStyle w:val="pxtk"/>
        </w:rPr>
        <w:fldChar w:fldCharType="end"/>
      </w:r>
      <w:del w:id="536" w:author="Cara Cardinale" w:date="2025-01-15T17:53:00Z">
        <w:r w:rsidRPr="00A25529" w:rsidDel="007347E4">
          <w:rPr>
            <w:rStyle w:val="pxtk"/>
          </w:rPr>
          <w:delText>West's Key Number Digest, Clubs &amp;key;4</w:delText>
        </w:r>
      </w:del>
    </w:p>
    <w:p w14:paraId="00800E2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rc.ref.id="I002N69"</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537" w:author="Cara Cardinale" w:date="2025-01-15T20:43:00Z">
        <w:r w:rsidRPr="00A25529" w:rsidDel="00BC5C96">
          <w:rPr>
            <w:rStyle w:val="pxrc"/>
          </w:rPr>
          <w:delText>20</w:delText>
        </w:r>
      </w:del>
      <w:ins w:id="538" w:author="Cara Cardinale" w:date="2025-01-15T20:43:00Z">
        <w:r w:rsidR="00BC5C96" w:rsidRPr="00A25529">
          <w:rPr>
            <w:rStyle w:val="pxrc"/>
          </w:rPr>
          <w:t>18</w:t>
        </w:r>
      </w:ins>
    </w:p>
    <w:p w14:paraId="4BAA9BC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rc.ref.id="I005GB5"</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539" w:author="Cara Cardinale" w:date="2025-01-15T21:51:00Z">
        <w:r w:rsidR="0024651B" w:rsidRPr="00A25529">
          <w:rPr>
            <w:rStyle w:val="pxvis"/>
            <w:rFonts w:ascii="Times NewRoman" w:hAnsi="Times NewRoman"/>
            <w:b w:val="0"/>
            <w:sz w:val="24"/>
          </w:rPr>
          <w:t>17</w:t>
        </w:r>
      </w:ins>
      <w:del w:id="540" w:author="Cara Cardinale" w:date="2025-01-15T21:51:00Z">
        <w:r w:rsidRPr="00A25529" w:rsidDel="0024651B">
          <w:rPr>
            <w:rStyle w:val="pxrc"/>
          </w:rPr>
          <w:delText>22</w:delText>
        </w:r>
      </w:del>
    </w:p>
    <w:p w14:paraId="6B26AC9B" w14:textId="77777777" w:rsidR="00FB29D8" w:rsidRPr="00A25529" w:rsidRDefault="00FB29D8">
      <w:pPr>
        <w:pStyle w:val="pxckrefn"/>
      </w:pPr>
      <w:r w:rsidRPr="00A25529">
        <w:t>Item 8d.</w:t>
      </w:r>
    </w:p>
    <w:p w14:paraId="45B8AC05" w14:textId="77777777" w:rsidR="00FB29D8" w:rsidRPr="00A25529" w:rsidRDefault="00FB29D8">
      <w:pPr>
        <w:pStyle w:val="pxckrefnote"/>
        <w:spacing w:before="180"/>
      </w:pPr>
      <w:del w:id="541" w:author="Cara Cardinale" w:date="2025-01-14T20:47:00Z">
        <w:r w:rsidRPr="00A25529" w:rsidDel="00CF1278">
          <w:delText>Drafter's Note</w:delText>
        </w:r>
      </w:del>
      <w:r w:rsidRPr="00A25529">
        <w:t xml:space="preserve"> </w:t>
      </w:r>
    </w:p>
    <w:p w14:paraId="58AC237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Where the laws for the internal government of the association ordain the time or manner of giving notice, notice to members must be given as so prescribed. </w:t>
      </w:r>
      <w:r w:rsidRPr="00A25529">
        <w:rPr>
          <w:rStyle w:val="pxcc"/>
          <w:color w:val="FF0000"/>
          <w:vertAlign w:val="superscript"/>
        </w:rPr>
        <w:t>►</w:t>
      </w:r>
      <w:r w:rsidRPr="00A25529">
        <w:rPr>
          <w:rStyle w:val="pxcc"/>
        </w:rPr>
        <w:fldChar w:fldCharType="begin"/>
      </w:r>
      <w:r w:rsidRPr="00A25529">
        <w:rPr>
          <w:rStyle w:val="pxcc"/>
        </w:rPr>
        <w:instrText>cc.ref.id="I0005YK"</w:instrText>
      </w:r>
      <w:r w:rsidRPr="00A25529">
        <w:rPr>
          <w:rStyle w:val="pxcc"/>
        </w:rPr>
        <w:fldChar w:fldCharType="end"/>
      </w:r>
      <w:r w:rsidRPr="00A25529">
        <w:rPr>
          <w:rStyle w:val="pxcc"/>
        </w:rPr>
        <w:t>In re Bandanza, 132 Misc. 817, 230 N.Y.S. 460 (Sup 1928)</w:t>
      </w:r>
      <w:r w:rsidRPr="00A25529">
        <w:t>.</w:t>
      </w:r>
    </w:p>
    <w:p w14:paraId="5ED887E8" w14:textId="77777777" w:rsidR="00FB29D8" w:rsidRPr="00A25529" w:rsidRDefault="00FB29D8">
      <w:pPr>
        <w:pStyle w:val="pxckrefrr"/>
        <w:rPr>
          <w:sz w:val="24"/>
          <w:szCs w:val="24"/>
        </w:rPr>
      </w:pPr>
      <w:r w:rsidRPr="00A25529">
        <w:rPr>
          <w:rStyle w:val="pxvis"/>
          <w:rFonts w:cs="Arial"/>
          <w:bCs/>
          <w:sz w:val="50"/>
          <w:rPrChange w:id="542" w:author="Cara Cardinale" w:date="2025-03-04T10:36:00Z">
            <w:rPr>
              <w:rStyle w:val="pxvis"/>
              <w:rFonts w:cs="Arial"/>
              <w:bCs/>
            </w:rPr>
          </w:rPrChange>
        </w:rPr>
        <w:t>Research References</w:t>
      </w:r>
    </w:p>
    <w:p w14:paraId="33E2B1A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tk.ref.id="I002N6C"</w:instrText>
      </w:r>
      <w:r w:rsidRPr="00A25529">
        <w:rPr>
          <w:rStyle w:val="pxtk"/>
        </w:rPr>
        <w:fldChar w:fldCharType="end"/>
      </w:r>
      <w:r w:rsidRPr="00A25529">
        <w:rPr>
          <w:rStyle w:val="pxtk"/>
        </w:rPr>
        <w:t>West's Key Number Digest, Associations &amp;key;</w:t>
      </w:r>
      <w:ins w:id="543" w:author="Cara Cardinale" w:date="2025-01-15T22:24:00Z">
        <w:r w:rsidR="00D13CCE" w:rsidRPr="00A25529">
          <w:rPr>
            <w:rStyle w:val="pxtk"/>
          </w:rPr>
          <w:t>171</w:t>
        </w:r>
      </w:ins>
      <w:del w:id="544" w:author="Cara Cardinale" w:date="2025-01-15T22:24:00Z">
        <w:r w:rsidRPr="00A25529" w:rsidDel="00D13CCE">
          <w:rPr>
            <w:rStyle w:val="pxtk"/>
          </w:rPr>
          <w:delText>5</w:delText>
        </w:r>
      </w:del>
    </w:p>
    <w:p w14:paraId="1AC68D3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tk.ref.id="I005GB8"</w:instrText>
      </w:r>
      <w:r w:rsidRPr="00A25529">
        <w:rPr>
          <w:rStyle w:val="pxtk"/>
        </w:rPr>
        <w:fldChar w:fldCharType="end"/>
      </w:r>
      <w:del w:id="545" w:author="Cara Cardinale" w:date="2025-01-15T17:53:00Z">
        <w:r w:rsidRPr="00A25529" w:rsidDel="007347E4">
          <w:rPr>
            <w:rStyle w:val="pxtk"/>
          </w:rPr>
          <w:delText>West's Key Number Digest, Clubs &amp;key;4</w:delText>
        </w:r>
      </w:del>
    </w:p>
    <w:p w14:paraId="4E2360C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rc.ref.id="I066CEQ"</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546" w:author="Cara Cardinale" w:date="2025-01-15T20:43:00Z">
        <w:r w:rsidRPr="00A25529" w:rsidDel="00BC5C96">
          <w:rPr>
            <w:rStyle w:val="pxrc"/>
          </w:rPr>
          <w:delText>20</w:delText>
        </w:r>
      </w:del>
      <w:ins w:id="547" w:author="Cara Cardinale" w:date="2025-01-15T20:43:00Z">
        <w:r w:rsidR="00BC5C96" w:rsidRPr="00A25529">
          <w:rPr>
            <w:rStyle w:val="pxrc"/>
          </w:rPr>
          <w:t>18</w:t>
        </w:r>
      </w:ins>
    </w:p>
    <w:p w14:paraId="3E43785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rc.ref.id="I0624PE"</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548" w:author="Cara Cardinale" w:date="2025-01-15T21:51:00Z">
        <w:r w:rsidR="0024651B" w:rsidRPr="00A25529">
          <w:rPr>
            <w:rStyle w:val="pxrc"/>
          </w:rPr>
          <w:t>17</w:t>
        </w:r>
      </w:ins>
      <w:del w:id="549" w:author="Cara Cardinale" w:date="2025-01-15T21:51:00Z">
        <w:r w:rsidRPr="00A25529" w:rsidDel="0024651B">
          <w:rPr>
            <w:rStyle w:val="pxrc"/>
          </w:rPr>
          <w:delText>22</w:delText>
        </w:r>
      </w:del>
    </w:p>
    <w:p w14:paraId="3D6BC213" w14:textId="77777777" w:rsidR="00FB29D8" w:rsidRPr="00A25529" w:rsidRDefault="00FB29D8">
      <w:pPr>
        <w:pStyle w:val="pxckrefn"/>
      </w:pPr>
      <w:r w:rsidRPr="00A25529">
        <w:t>Item 10.</w:t>
      </w:r>
    </w:p>
    <w:p w14:paraId="6A011609" w14:textId="77777777" w:rsidR="00FB29D8" w:rsidRPr="00A25529" w:rsidRDefault="00FB29D8">
      <w:pPr>
        <w:pStyle w:val="pxckrefnote"/>
        <w:spacing w:before="180"/>
      </w:pPr>
      <w:del w:id="550" w:author="Cara Cardinale" w:date="2025-01-14T20:47:00Z">
        <w:r w:rsidRPr="00A25529" w:rsidDel="00CF1278">
          <w:delText>Drafter's Note</w:delText>
        </w:r>
      </w:del>
      <w:r w:rsidRPr="00A25529">
        <w:t xml:space="preserve"> </w:t>
      </w:r>
    </w:p>
    <w:p w14:paraId="46B74DE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rc.ref.id="I005GBA"</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551" w:author="Cara Cardinale" w:date="2025-01-15T18:14:00Z">
        <w:r w:rsidR="00DA4079" w:rsidRPr="00A25529">
          <w:rPr>
            <w:rStyle w:val="pxrc"/>
          </w:rPr>
          <w:t>7</w:t>
        </w:r>
      </w:ins>
      <w:del w:id="552" w:author="Cara Cardinale" w:date="2025-01-15T18:14:00Z">
        <w:r w:rsidRPr="00A25529" w:rsidDel="00DA4079">
          <w:rPr>
            <w:rStyle w:val="pxrc"/>
          </w:rPr>
          <w:delText>9</w:delText>
        </w:r>
      </w:del>
      <w:r w:rsidRPr="00A25529">
        <w:t>.</w:t>
      </w:r>
    </w:p>
    <w:p w14:paraId="01339F30" w14:textId="77777777" w:rsidR="00FB29D8" w:rsidRPr="00A25529" w:rsidRDefault="00FB29D8">
      <w:pPr>
        <w:pStyle w:val="pxckrefrr"/>
        <w:rPr>
          <w:sz w:val="24"/>
          <w:szCs w:val="24"/>
        </w:rPr>
      </w:pPr>
      <w:r w:rsidRPr="00A25529">
        <w:rPr>
          <w:rStyle w:val="pxvis"/>
          <w:rFonts w:cs="Arial"/>
          <w:bCs/>
          <w:sz w:val="50"/>
          <w:rPrChange w:id="553" w:author="Cara Cardinale" w:date="2025-03-04T10:36:00Z">
            <w:rPr>
              <w:rStyle w:val="pxvis"/>
              <w:rFonts w:cs="Arial"/>
              <w:bCs/>
            </w:rPr>
          </w:rPrChange>
        </w:rPr>
        <w:t>Research References</w:t>
      </w:r>
    </w:p>
    <w:p w14:paraId="346E9DE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tk.ref.id="I0089G6"</w:instrText>
      </w:r>
      <w:r w:rsidRPr="00A25529">
        <w:rPr>
          <w:rStyle w:val="pxtk"/>
        </w:rPr>
        <w:fldChar w:fldCharType="end"/>
      </w:r>
      <w:r w:rsidRPr="00A25529">
        <w:rPr>
          <w:rStyle w:val="pxtk"/>
        </w:rPr>
        <w:t>West's Key Number Digest, Associations &amp;key;</w:t>
      </w:r>
      <w:ins w:id="554" w:author="Cara Cardinale" w:date="2025-01-15T22:24:00Z">
        <w:r w:rsidR="00D13CCE" w:rsidRPr="00A25529">
          <w:rPr>
            <w:rStyle w:val="pxtk"/>
          </w:rPr>
          <w:t>128</w:t>
        </w:r>
      </w:ins>
      <w:del w:id="555" w:author="Cara Cardinale" w:date="2025-01-15T22:24:00Z">
        <w:r w:rsidRPr="00A25529" w:rsidDel="00D13CCE">
          <w:rPr>
            <w:rStyle w:val="pxtk"/>
          </w:rPr>
          <w:delText>5</w:delText>
        </w:r>
      </w:del>
    </w:p>
    <w:p w14:paraId="12AB5F03"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tk.ref.id="I00B2L2"</w:instrText>
      </w:r>
      <w:r w:rsidRPr="00A25529">
        <w:rPr>
          <w:rStyle w:val="pxtk"/>
        </w:rPr>
        <w:fldChar w:fldCharType="end"/>
      </w:r>
      <w:del w:id="556" w:author="Cara Cardinale" w:date="2025-01-15T17:53:00Z">
        <w:r w:rsidRPr="00A25529" w:rsidDel="007347E4">
          <w:rPr>
            <w:rStyle w:val="pxtk"/>
          </w:rPr>
          <w:delText>West's Key Number Digest, Clubs &amp;key;4</w:delText>
        </w:r>
      </w:del>
    </w:p>
    <w:p w14:paraId="5368C3C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rc.ref.id="I0005XC"</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557" w:author="Cara Cardinale" w:date="2025-01-15T18:14:00Z">
        <w:r w:rsidR="00DA4079" w:rsidRPr="00A25529">
          <w:rPr>
            <w:rStyle w:val="pxrc"/>
          </w:rPr>
          <w:t>7</w:t>
        </w:r>
      </w:ins>
      <w:del w:id="558" w:author="Cara Cardinale" w:date="2025-01-15T18:14:00Z">
        <w:r w:rsidRPr="00A25529" w:rsidDel="00DA4079">
          <w:rPr>
            <w:rStyle w:val="pxrc"/>
          </w:rPr>
          <w:delText>9</w:delText>
        </w:r>
      </w:del>
    </w:p>
    <w:p w14:paraId="752A942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rc.ref.id="I002N7K"</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del w:id="559" w:author="Cara Cardinale" w:date="2025-01-15T18:12:00Z">
        <w:r w:rsidRPr="00A25529" w:rsidDel="00DA4079">
          <w:rPr>
            <w:rStyle w:val="pxrc"/>
          </w:rPr>
          <w:delText>9</w:delText>
        </w:r>
      </w:del>
      <w:ins w:id="560" w:author="Cara Cardinale" w:date="2025-01-15T18:12:00Z">
        <w:r w:rsidR="00DA4079" w:rsidRPr="00A25529">
          <w:rPr>
            <w:rStyle w:val="pxrc"/>
          </w:rPr>
          <w:t>8</w:t>
        </w:r>
      </w:ins>
    </w:p>
    <w:p w14:paraId="7D824D78" w14:textId="77777777" w:rsidR="00FB29D8" w:rsidRPr="00A25529" w:rsidRDefault="00FB29D8">
      <w:pPr>
        <w:pStyle w:val="pxckrefn"/>
      </w:pPr>
      <w:r w:rsidRPr="00A25529">
        <w:t>Item 11.</w:t>
      </w:r>
    </w:p>
    <w:p w14:paraId="0AE2E284" w14:textId="77777777" w:rsidR="00FB29D8" w:rsidRPr="00A25529" w:rsidRDefault="00FB29D8">
      <w:pPr>
        <w:pStyle w:val="pxckrefrr"/>
        <w:rPr>
          <w:sz w:val="24"/>
          <w:szCs w:val="24"/>
        </w:rPr>
      </w:pPr>
      <w:r w:rsidRPr="00A25529">
        <w:rPr>
          <w:rStyle w:val="pxvis"/>
          <w:rFonts w:cs="Arial"/>
          <w:bCs/>
          <w:sz w:val="50"/>
          <w:rPrChange w:id="561" w:author="Cara Cardinale" w:date="2025-03-04T10:36:00Z">
            <w:rPr>
              <w:rStyle w:val="pxvis"/>
              <w:rFonts w:cs="Arial"/>
              <w:bCs/>
            </w:rPr>
          </w:rPrChange>
        </w:rPr>
        <w:t>Research References</w:t>
      </w:r>
    </w:p>
    <w:p w14:paraId="3D18A76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tk.ref.id="I005GCG"</w:instrText>
      </w:r>
      <w:r w:rsidRPr="00A25529">
        <w:rPr>
          <w:rStyle w:val="pxtk"/>
        </w:rPr>
        <w:fldChar w:fldCharType="end"/>
      </w:r>
      <w:r w:rsidRPr="00A25529">
        <w:rPr>
          <w:rStyle w:val="pxtk"/>
        </w:rPr>
        <w:t>West's Key Number Digest, Associations &amp;key;</w:t>
      </w:r>
      <w:ins w:id="562" w:author="Cara Cardinale" w:date="2025-01-15T22:25:00Z">
        <w:r w:rsidR="00D13CCE" w:rsidRPr="00A25529">
          <w:rPr>
            <w:rStyle w:val="pxtk"/>
          </w:rPr>
          <w:t>128</w:t>
        </w:r>
      </w:ins>
      <w:del w:id="563" w:author="Cara Cardinale" w:date="2025-01-15T22:25:00Z">
        <w:r w:rsidRPr="00A25529" w:rsidDel="00D13CCE">
          <w:rPr>
            <w:rStyle w:val="pxtk"/>
          </w:rPr>
          <w:delText>5</w:delText>
        </w:r>
      </w:del>
    </w:p>
    <w:p w14:paraId="75DB4F9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tk.ref.id="I0089HC"</w:instrText>
      </w:r>
      <w:r w:rsidRPr="00A25529">
        <w:rPr>
          <w:rStyle w:val="pxtk"/>
        </w:rPr>
        <w:fldChar w:fldCharType="end"/>
      </w:r>
      <w:del w:id="564" w:author="Cara Cardinale" w:date="2025-01-15T17:53:00Z">
        <w:r w:rsidRPr="00A25529" w:rsidDel="007347E4">
          <w:rPr>
            <w:rStyle w:val="pxtk"/>
          </w:rPr>
          <w:delText>West's Key Number Digest, Clubs &amp;key;4</w:delText>
        </w:r>
      </w:del>
    </w:p>
    <w:p w14:paraId="79895BF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rc.ref.id="I00B2M8"</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565" w:author="Cara Cardinale" w:date="2025-01-15T18:14:00Z">
        <w:r w:rsidR="00DA4079" w:rsidRPr="00A25529">
          <w:rPr>
            <w:rStyle w:val="pxrc"/>
          </w:rPr>
          <w:t>7</w:t>
        </w:r>
      </w:ins>
      <w:del w:id="566" w:author="Cara Cardinale" w:date="2025-01-15T18:14:00Z">
        <w:r w:rsidRPr="00A25529" w:rsidDel="00DA4079">
          <w:rPr>
            <w:rStyle w:val="pxrc"/>
          </w:rPr>
          <w:delText>9</w:delText>
        </w:r>
      </w:del>
    </w:p>
    <w:p w14:paraId="259B477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rc.ref.id="I0005XA"</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567" w:author="Cara Cardinale" w:date="2025-01-15T18:13:00Z">
        <w:r w:rsidR="00DA4079" w:rsidRPr="00A25529">
          <w:rPr>
            <w:rStyle w:val="pxvis"/>
            <w:rFonts w:ascii="Times NewRoman" w:hAnsi="Times NewRoman"/>
            <w:b w:val="0"/>
            <w:sz w:val="24"/>
          </w:rPr>
          <w:t>8</w:t>
        </w:r>
      </w:ins>
      <w:del w:id="568" w:author="Cara Cardinale" w:date="2025-01-15T18:13:00Z">
        <w:r w:rsidRPr="00A25529" w:rsidDel="00DA4079">
          <w:rPr>
            <w:rStyle w:val="pxrc"/>
          </w:rPr>
          <w:delText>9</w:delText>
        </w:r>
      </w:del>
    </w:p>
    <w:p w14:paraId="51125802" w14:textId="77777777" w:rsidR="00FB29D8" w:rsidRPr="00A25529" w:rsidRDefault="00FB29D8">
      <w:pPr>
        <w:pStyle w:val="pxckrefn"/>
      </w:pPr>
      <w:r w:rsidRPr="00A25529">
        <w:t>Item 12.</w:t>
      </w:r>
    </w:p>
    <w:p w14:paraId="47C71726" w14:textId="77777777" w:rsidR="00FB29D8" w:rsidRPr="00A25529" w:rsidRDefault="00FB29D8">
      <w:pPr>
        <w:pStyle w:val="pxckrefnote"/>
        <w:spacing w:before="180"/>
      </w:pPr>
      <w:del w:id="569" w:author="Cara Cardinale" w:date="2025-01-14T20:47:00Z">
        <w:r w:rsidRPr="00A25529" w:rsidDel="00CF1278">
          <w:delText>Drafter's Note</w:delText>
        </w:r>
      </w:del>
      <w:r w:rsidRPr="00A25529">
        <w:t xml:space="preserve"> </w:t>
      </w:r>
    </w:p>
    <w:p w14:paraId="3BCFDF2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Where the association has the right to alter its constitution and bylaws, a member is deemed to have consented to and acquiesced in amendments duly made. </w:t>
      </w:r>
      <w:r w:rsidRPr="00A25529">
        <w:rPr>
          <w:rStyle w:val="pxcc"/>
          <w:color w:val="FF0000"/>
          <w:vertAlign w:val="superscript"/>
        </w:rPr>
        <w:t>►</w:t>
      </w:r>
      <w:r w:rsidRPr="00A25529">
        <w:rPr>
          <w:rStyle w:val="pxcc"/>
        </w:rPr>
        <w:fldChar w:fldCharType="begin"/>
      </w:r>
      <w:r w:rsidRPr="00A25529">
        <w:rPr>
          <w:rStyle w:val="pxcc"/>
        </w:rPr>
        <w:instrText>cc.ref.id="I002N7M"</w:instrText>
      </w:r>
      <w:r w:rsidRPr="00A25529">
        <w:rPr>
          <w:rStyle w:val="pxcc"/>
        </w:rPr>
        <w:fldChar w:fldCharType="end"/>
      </w:r>
      <w:r w:rsidRPr="00A25529">
        <w:rPr>
          <w:rStyle w:val="pxcc"/>
        </w:rPr>
        <w:t>Havens v. King, 221 A.D. 475, 224 N.Y.S. 193 (3d Dep't 1927), aff'd, 250 N.Y. 617, 166 N.E. 346 (1929)</w:t>
      </w:r>
      <w:r w:rsidRPr="00A25529">
        <w:t>.</w:t>
      </w:r>
    </w:p>
    <w:p w14:paraId="30B0A68C" w14:textId="77777777" w:rsidR="00FB29D8" w:rsidRPr="00A25529" w:rsidRDefault="00FB29D8">
      <w:pPr>
        <w:pStyle w:val="pxckrefrr"/>
        <w:rPr>
          <w:sz w:val="24"/>
          <w:szCs w:val="24"/>
        </w:rPr>
      </w:pPr>
      <w:r w:rsidRPr="00A25529">
        <w:rPr>
          <w:rStyle w:val="pxvis"/>
          <w:rFonts w:cs="Arial"/>
          <w:bCs/>
          <w:sz w:val="50"/>
          <w:rPrChange w:id="570" w:author="Cara Cardinale" w:date="2025-03-04T10:36:00Z">
            <w:rPr>
              <w:rStyle w:val="pxvis"/>
              <w:rFonts w:cs="Arial"/>
              <w:bCs/>
            </w:rPr>
          </w:rPrChange>
        </w:rPr>
        <w:t>Research References</w:t>
      </w:r>
    </w:p>
    <w:p w14:paraId="03F2185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tk.ref.id="I0089HE"</w:instrText>
      </w:r>
      <w:r w:rsidRPr="00A25529">
        <w:rPr>
          <w:rStyle w:val="pxtk"/>
        </w:rPr>
        <w:fldChar w:fldCharType="end"/>
      </w:r>
      <w:r w:rsidRPr="00A25529">
        <w:rPr>
          <w:rStyle w:val="pxtk"/>
        </w:rPr>
        <w:t>West's Key Number Digest, Associations &amp;key;</w:t>
      </w:r>
      <w:ins w:id="571" w:author="Cara Cardinale" w:date="2025-01-15T22:25:00Z">
        <w:r w:rsidR="00D13CCE" w:rsidRPr="00A25529">
          <w:rPr>
            <w:rStyle w:val="pxtk"/>
          </w:rPr>
          <w:t>128</w:t>
        </w:r>
      </w:ins>
      <w:del w:id="572" w:author="Cara Cardinale" w:date="2025-01-15T22:25:00Z">
        <w:r w:rsidRPr="00A25529" w:rsidDel="00D13CCE">
          <w:rPr>
            <w:rStyle w:val="pxtk"/>
          </w:rPr>
          <w:delText>5</w:delText>
        </w:r>
      </w:del>
    </w:p>
    <w:p w14:paraId="799D508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tk.ref.id="I00B2MA"</w:instrText>
      </w:r>
      <w:r w:rsidRPr="00A25529">
        <w:rPr>
          <w:rStyle w:val="pxtk"/>
        </w:rPr>
        <w:fldChar w:fldCharType="end"/>
      </w:r>
      <w:del w:id="573" w:author="Cara Cardinale" w:date="2025-01-15T17:53:00Z">
        <w:r w:rsidRPr="00A25529" w:rsidDel="007347E4">
          <w:rPr>
            <w:rStyle w:val="pxtk"/>
          </w:rPr>
          <w:delText>West's Key Number Digest, Clubs &amp;key;4</w:delText>
        </w:r>
      </w:del>
    </w:p>
    <w:p w14:paraId="2327DD8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rc.ref.id="I0005RM"</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574" w:author="Cara Cardinale" w:date="2025-01-15T18:15:00Z">
        <w:r w:rsidR="00DA4079" w:rsidRPr="00A25529">
          <w:rPr>
            <w:rStyle w:val="pxrc"/>
          </w:rPr>
          <w:t>7</w:t>
        </w:r>
      </w:ins>
      <w:del w:id="575" w:author="Cara Cardinale" w:date="2025-01-15T18:15:00Z">
        <w:r w:rsidRPr="00A25529" w:rsidDel="00DA4079">
          <w:rPr>
            <w:rStyle w:val="pxrc"/>
          </w:rPr>
          <w:delText>9</w:delText>
        </w:r>
      </w:del>
    </w:p>
    <w:p w14:paraId="4B69853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rc.ref.id="I002NDA"</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576" w:author="Cara Cardinale" w:date="2025-01-15T18:13:00Z">
        <w:r w:rsidR="00DA4079" w:rsidRPr="00A25529">
          <w:rPr>
            <w:rStyle w:val="pxrc"/>
          </w:rPr>
          <w:t>8</w:t>
        </w:r>
      </w:ins>
      <w:del w:id="577" w:author="Cara Cardinale" w:date="2025-01-15T18:13:00Z">
        <w:r w:rsidRPr="00A25529" w:rsidDel="00DA4079">
          <w:rPr>
            <w:rStyle w:val="pxrc"/>
          </w:rPr>
          <w:delText>9</w:delText>
        </w:r>
      </w:del>
    </w:p>
    <w:p w14:paraId="2A276EC9" w14:textId="77777777" w:rsidR="00FB29D8" w:rsidRPr="00A25529" w:rsidRDefault="00FB29D8">
      <w:pPr>
        <w:pStyle w:val="pxckrefn"/>
      </w:pPr>
      <w:r w:rsidRPr="00A25529">
        <w:t>Item 13.</w:t>
      </w:r>
    </w:p>
    <w:p w14:paraId="45D1E185" w14:textId="77777777" w:rsidR="00FB29D8" w:rsidRPr="00A25529" w:rsidRDefault="00FB29D8">
      <w:pPr>
        <w:pStyle w:val="pxckrefnote"/>
        <w:spacing w:before="180"/>
      </w:pPr>
      <w:del w:id="578" w:author="Cara Cardinale" w:date="2025-01-14T20:47:00Z">
        <w:r w:rsidRPr="00A25529" w:rsidDel="00CF1278">
          <w:delText>Drafter's Note</w:delText>
        </w:r>
      </w:del>
      <w:r w:rsidRPr="00A25529">
        <w:t xml:space="preserve"> </w:t>
      </w:r>
    </w:p>
    <w:p w14:paraId="1FC5969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rc.ref.id="I0005RK"</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579" w:author="Cara Cardinale" w:date="2025-01-15T21:37:00Z">
        <w:r w:rsidR="002B62D9" w:rsidRPr="00A25529">
          <w:rPr>
            <w:rStyle w:val="pxrc"/>
          </w:rPr>
          <w:t>1</w:t>
        </w:r>
      </w:ins>
      <w:del w:id="580" w:author="Cara Cardinale" w:date="2025-01-15T21:37:00Z">
        <w:r w:rsidRPr="00A25529" w:rsidDel="002B62D9">
          <w:rPr>
            <w:rStyle w:val="pxrc"/>
          </w:rPr>
          <w:delText>3</w:delText>
        </w:r>
      </w:del>
      <w:r w:rsidRPr="00A25529">
        <w:t>.</w:t>
      </w:r>
    </w:p>
    <w:p w14:paraId="7A2FE311" w14:textId="77777777" w:rsidR="00FB29D8" w:rsidRPr="00A25529" w:rsidRDefault="00FB29D8">
      <w:pPr>
        <w:pStyle w:val="pxckrefrr"/>
        <w:rPr>
          <w:sz w:val="24"/>
          <w:szCs w:val="24"/>
        </w:rPr>
      </w:pPr>
      <w:r w:rsidRPr="00A25529">
        <w:rPr>
          <w:rStyle w:val="pxvis"/>
          <w:rFonts w:cs="Arial"/>
          <w:bCs/>
          <w:sz w:val="50"/>
          <w:rPrChange w:id="581" w:author="Cara Cardinale" w:date="2025-03-04T10:36:00Z">
            <w:rPr>
              <w:rStyle w:val="pxvis"/>
              <w:rFonts w:cs="Arial"/>
              <w:bCs/>
            </w:rPr>
          </w:rPrChange>
        </w:rPr>
        <w:t>Research References</w:t>
      </w:r>
    </w:p>
    <w:p w14:paraId="1A2701C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tk.ref.id="I002NDC"</w:instrText>
      </w:r>
      <w:r w:rsidRPr="00A25529">
        <w:rPr>
          <w:rStyle w:val="pxtk"/>
        </w:rPr>
        <w:fldChar w:fldCharType="end"/>
      </w:r>
      <w:r w:rsidRPr="00A25529">
        <w:rPr>
          <w:rStyle w:val="pxtk"/>
        </w:rPr>
        <w:t>West's Key Number Digest, Associations &amp;key;</w:t>
      </w:r>
      <w:ins w:id="582" w:author="Cara Cardinale" w:date="2025-01-15T22:28:00Z">
        <w:r w:rsidR="00D13CCE" w:rsidRPr="00A25529">
          <w:rPr>
            <w:rStyle w:val="pxtk"/>
          </w:rPr>
          <w:t>34</w:t>
        </w:r>
      </w:ins>
      <w:r w:rsidRPr="00A25529">
        <w:rPr>
          <w:rStyle w:val="pxtk"/>
        </w:rPr>
        <w:t>1</w:t>
      </w:r>
      <w:ins w:id="583" w:author="Cara Cardinale" w:date="2025-01-15T22:28:00Z">
        <w:r w:rsidR="00D13CCE" w:rsidRPr="00A25529">
          <w:rPr>
            <w:rStyle w:val="pxtk"/>
          </w:rPr>
          <w:t xml:space="preserve"> et seq.</w:t>
        </w:r>
      </w:ins>
      <w:del w:id="584" w:author="Cara Cardinale" w:date="2025-01-15T22:28:00Z">
        <w:r w:rsidRPr="00A25529" w:rsidDel="00D13CCE">
          <w:rPr>
            <w:rStyle w:val="pxtk"/>
          </w:rPr>
          <w:delText>5</w:delText>
        </w:r>
      </w:del>
    </w:p>
    <w:p w14:paraId="657D14C6" w14:textId="77777777" w:rsidR="00FB29D8" w:rsidRPr="00A25529" w:rsidDel="00D13CCE" w:rsidRDefault="00FB29D8">
      <w:pPr>
        <w:pStyle w:val="pxckrefrrp"/>
        <w:rPr>
          <w:del w:id="585" w:author="Cara Cardinale" w:date="2025-01-15T22:27:00Z"/>
        </w:rPr>
      </w:pPr>
      <w:del w:id="586" w:author="Cara Cardinale" w:date="2025-01-15T22:27:00Z">
        <w:r w:rsidRPr="00A25529" w:rsidDel="00D13CCE">
          <w:delText xml:space="preserve"> </w:delText>
        </w:r>
        <w:r w:rsidRPr="00A25529" w:rsidDel="00D13CCE">
          <w:rPr>
            <w:rStyle w:val="pxvis"/>
            <w:rFonts w:ascii="Times NewRoman" w:hAnsi="Times NewRoman"/>
            <w:b w:val="0"/>
            <w:sz w:val="24"/>
          </w:rPr>
          <w:tab/>
        </w:r>
        <w:r w:rsidRPr="00A25529" w:rsidDel="00D13CCE">
          <w:rPr>
            <w:rStyle w:val="pxtk"/>
            <w:color w:val="FF0000"/>
            <w:vertAlign w:val="superscript"/>
          </w:rPr>
          <w:delText>►</w:delText>
        </w:r>
        <w:r w:rsidRPr="00A25529" w:rsidDel="00D13CCE">
          <w:rPr>
            <w:rStyle w:val="pxtk"/>
          </w:rPr>
          <w:fldChar w:fldCharType="begin"/>
        </w:r>
        <w:r w:rsidRPr="00A25529" w:rsidDel="00D13CCE">
          <w:rPr>
            <w:rStyle w:val="pxtk"/>
          </w:rPr>
          <w:delInstrText>tk.ref.id="I005GI8"</w:delInstrText>
        </w:r>
        <w:r w:rsidRPr="00A25529" w:rsidDel="00D13CCE">
          <w:rPr>
            <w:rStyle w:val="pxtk"/>
          </w:rPr>
          <w:fldChar w:fldCharType="end"/>
        </w:r>
        <w:r w:rsidRPr="00A25529" w:rsidDel="00D13CCE">
          <w:rPr>
            <w:rStyle w:val="pxtk"/>
          </w:rPr>
          <w:delText>West's Key Number Digest, Associations &amp;key;25</w:delText>
        </w:r>
      </w:del>
    </w:p>
    <w:p w14:paraId="0A92E113"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tk.ref.id="I0089N4"</w:instrText>
      </w:r>
      <w:r w:rsidRPr="00A25529">
        <w:rPr>
          <w:rStyle w:val="pxtk"/>
        </w:rPr>
        <w:fldChar w:fldCharType="end"/>
      </w:r>
      <w:del w:id="587" w:author="Cara Cardinale" w:date="2025-01-15T21:58:00Z">
        <w:r w:rsidRPr="00A25529" w:rsidDel="0024651B">
          <w:rPr>
            <w:rStyle w:val="pxtk"/>
          </w:rPr>
          <w:delText>West's Key Number Digest, Clubs &amp;key;5</w:delText>
        </w:r>
      </w:del>
    </w:p>
    <w:p w14:paraId="3FD1540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tk.ref.id="I00B2S0"</w:instrText>
      </w:r>
      <w:r w:rsidRPr="00A25529">
        <w:rPr>
          <w:rStyle w:val="pxtk"/>
        </w:rPr>
        <w:fldChar w:fldCharType="end"/>
      </w:r>
      <w:del w:id="588" w:author="Cara Cardinale" w:date="2025-01-15T22:26:00Z">
        <w:r w:rsidRPr="00A25529" w:rsidDel="00D13CCE">
          <w:rPr>
            <w:rStyle w:val="pxtk"/>
          </w:rPr>
          <w:delText>West's Key Number Digest, Clubs &amp;key;14</w:delText>
        </w:r>
      </w:del>
    </w:p>
    <w:p w14:paraId="5C910D8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rc.ref.id="I066C0Q"</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589" w:author="Cara Cardinale" w:date="2025-01-15T21:37:00Z">
        <w:r w:rsidR="002B62D9" w:rsidRPr="00A25529">
          <w:rPr>
            <w:rStyle w:val="pxrc"/>
          </w:rPr>
          <w:t>1</w:t>
        </w:r>
      </w:ins>
      <w:del w:id="590" w:author="Cara Cardinale" w:date="2025-01-15T21:37:00Z">
        <w:r w:rsidRPr="00A25529" w:rsidDel="002B62D9">
          <w:rPr>
            <w:rStyle w:val="pxrc"/>
          </w:rPr>
          <w:delText>3</w:delText>
        </w:r>
      </w:del>
    </w:p>
    <w:p w14:paraId="43C1838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rc.ref.id="I0624BE"</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591" w:author="Cara Cardinale" w:date="2025-01-15T22:29:00Z">
        <w:r w:rsidRPr="00A25529" w:rsidDel="00D13CCE">
          <w:rPr>
            <w:rStyle w:val="pxrc"/>
          </w:rPr>
          <w:delText>59, 60</w:delText>
        </w:r>
      </w:del>
      <w:ins w:id="592" w:author="Cara Cardinale" w:date="2025-01-15T22:29:00Z">
        <w:r w:rsidR="00D13CCE" w:rsidRPr="00A25529">
          <w:rPr>
            <w:rStyle w:val="pxrc"/>
          </w:rPr>
          <w:t>38</w:t>
        </w:r>
      </w:ins>
    </w:p>
    <w:p w14:paraId="71DEEF49" w14:textId="77777777" w:rsidR="00FB29D8" w:rsidRPr="00A25529" w:rsidRDefault="00FB29D8">
      <w:pPr>
        <w:pStyle w:val="pxckrefn"/>
      </w:pPr>
      <w:r w:rsidRPr="00A25529">
        <w:t>Item 14.</w:t>
      </w:r>
    </w:p>
    <w:p w14:paraId="108EB44A" w14:textId="77777777" w:rsidR="00FB29D8" w:rsidRPr="00A25529" w:rsidRDefault="00FB29D8">
      <w:pPr>
        <w:pStyle w:val="pxckrefnote"/>
        <w:spacing w:before="180"/>
      </w:pPr>
      <w:del w:id="593" w:author="Cara Cardinale" w:date="2025-01-14T20:47:00Z">
        <w:r w:rsidRPr="00A25529" w:rsidDel="00CF1278">
          <w:delText>Drafter's Note</w:delText>
        </w:r>
      </w:del>
      <w:r w:rsidRPr="00A25529">
        <w:t xml:space="preserve"> </w:t>
      </w:r>
    </w:p>
    <w:p w14:paraId="4DA73C98"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The dissolution of an association as a body entitles the members thereof at the time of the dissolution to a distribution, in accordance with their just interests, of its funds and other property. </w:t>
      </w:r>
      <w:r w:rsidRPr="00A25529">
        <w:rPr>
          <w:rStyle w:val="pxrc"/>
          <w:color w:val="FF0000"/>
          <w:vertAlign w:val="superscript"/>
        </w:rPr>
        <w:t>►</w:t>
      </w:r>
      <w:r w:rsidRPr="00A25529">
        <w:rPr>
          <w:rStyle w:val="pxrc"/>
        </w:rPr>
        <w:fldChar w:fldCharType="begin"/>
      </w:r>
      <w:r w:rsidRPr="00A25529">
        <w:rPr>
          <w:rStyle w:val="pxrc"/>
        </w:rPr>
        <w:instrText>rc.ref.id="I005GIA"</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594" w:author="Cara Cardinale" w:date="2025-01-15T21:37:00Z">
        <w:r w:rsidR="002B62D9" w:rsidRPr="00A25529">
          <w:rPr>
            <w:rStyle w:val="pxrc"/>
          </w:rPr>
          <w:t>1</w:t>
        </w:r>
      </w:ins>
      <w:del w:id="595" w:author="Cara Cardinale" w:date="2025-01-15T21:37:00Z">
        <w:r w:rsidRPr="00A25529" w:rsidDel="002B62D9">
          <w:rPr>
            <w:rStyle w:val="pxrc"/>
          </w:rPr>
          <w:delText>3</w:delText>
        </w:r>
      </w:del>
      <w:r w:rsidRPr="00A25529">
        <w:t>.</w:t>
      </w:r>
    </w:p>
    <w:p w14:paraId="23CC788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In the absence of an applicable statutory plan, the assets of a dissolved association should be distributed in accordance with the rules of the organization. </w:t>
      </w:r>
      <w:r w:rsidRPr="00A25529">
        <w:rPr>
          <w:rStyle w:val="pxcc"/>
          <w:color w:val="FF0000"/>
          <w:vertAlign w:val="superscript"/>
        </w:rPr>
        <w:t>►</w:t>
      </w:r>
      <w:r w:rsidRPr="00A25529">
        <w:rPr>
          <w:rStyle w:val="pxcc"/>
        </w:rPr>
        <w:fldChar w:fldCharType="begin"/>
      </w:r>
      <w:r w:rsidRPr="00A25529">
        <w:rPr>
          <w:rStyle w:val="pxcc"/>
        </w:rPr>
        <w:instrText>cc.ref.id="I0089N6"</w:instrText>
      </w:r>
      <w:r w:rsidRPr="00A25529">
        <w:rPr>
          <w:rStyle w:val="pxcc"/>
        </w:rPr>
        <w:fldChar w:fldCharType="end"/>
      </w:r>
      <w:r w:rsidRPr="00A25529">
        <w:rPr>
          <w:rStyle w:val="pxcc"/>
        </w:rPr>
        <w:t>In re American Dramatic Fund Ass'n, 3 N.Y.S. 793 (Sup 1889)</w:t>
      </w:r>
      <w:r w:rsidRPr="00A25529">
        <w:t>.</w:t>
      </w:r>
    </w:p>
    <w:p w14:paraId="76387655" w14:textId="77777777" w:rsidR="00FB29D8" w:rsidRPr="00A25529" w:rsidRDefault="00FB29D8">
      <w:pPr>
        <w:pStyle w:val="pxckrefrr"/>
        <w:rPr>
          <w:sz w:val="24"/>
          <w:szCs w:val="24"/>
        </w:rPr>
      </w:pPr>
      <w:r w:rsidRPr="00A25529">
        <w:rPr>
          <w:rStyle w:val="pxvis"/>
          <w:rFonts w:cs="Arial"/>
          <w:bCs/>
          <w:sz w:val="50"/>
          <w:rPrChange w:id="596" w:author="Cara Cardinale" w:date="2025-03-04T10:36:00Z">
            <w:rPr>
              <w:rStyle w:val="pxvis"/>
              <w:rFonts w:cs="Arial"/>
              <w:bCs/>
            </w:rPr>
          </w:rPrChange>
        </w:rPr>
        <w:t>Research References</w:t>
      </w:r>
    </w:p>
    <w:p w14:paraId="6F2089E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tk.ref.id="I00B2S2"</w:instrText>
      </w:r>
      <w:r w:rsidRPr="00A25529">
        <w:rPr>
          <w:rStyle w:val="pxtk"/>
        </w:rPr>
        <w:fldChar w:fldCharType="end"/>
      </w:r>
      <w:r w:rsidRPr="00A25529">
        <w:rPr>
          <w:rStyle w:val="pxtk"/>
        </w:rPr>
        <w:t>West's Key Number Digest, Associations &amp;key;</w:t>
      </w:r>
      <w:ins w:id="597" w:author="Cara Cardinale" w:date="2025-01-15T22:28:00Z">
        <w:r w:rsidR="00D13CCE" w:rsidRPr="00A25529">
          <w:rPr>
            <w:rStyle w:val="pxtk"/>
          </w:rPr>
          <w:t>34</w:t>
        </w:r>
      </w:ins>
      <w:del w:id="598" w:author="Cara Cardinale" w:date="2025-01-15T22:28:00Z">
        <w:r w:rsidRPr="00A25529" w:rsidDel="00D13CCE">
          <w:rPr>
            <w:rStyle w:val="pxtk"/>
          </w:rPr>
          <w:delText>1</w:delText>
        </w:r>
      </w:del>
      <w:r w:rsidRPr="00A25529">
        <w:rPr>
          <w:rStyle w:val="pxtk"/>
        </w:rPr>
        <w:t>5</w:t>
      </w:r>
    </w:p>
    <w:p w14:paraId="4E58041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tk.ref.id="I0005RF"</w:instrText>
      </w:r>
      <w:r w:rsidRPr="00A25529">
        <w:rPr>
          <w:rStyle w:val="pxtk"/>
        </w:rPr>
        <w:fldChar w:fldCharType="end"/>
      </w:r>
      <w:del w:id="599" w:author="Cara Cardinale" w:date="2025-01-15T22:26:00Z">
        <w:r w:rsidRPr="00A25529" w:rsidDel="00D13CCE">
          <w:rPr>
            <w:rStyle w:val="pxtk"/>
          </w:rPr>
          <w:delText>West's Key Number Digest, Clubs &amp;key;14</w:delText>
        </w:r>
      </w:del>
    </w:p>
    <w:p w14:paraId="21A0D83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rc.ref.id="I002NDH"</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600" w:author="Cara Cardinale" w:date="2025-01-15T22:32:00Z">
        <w:r w:rsidRPr="00A25529" w:rsidDel="00D13CCE">
          <w:rPr>
            <w:rStyle w:val="pxrc"/>
          </w:rPr>
          <w:delText>22</w:delText>
        </w:r>
      </w:del>
      <w:ins w:id="601" w:author="Cara Cardinale" w:date="2025-01-15T22:32:00Z">
        <w:r w:rsidR="00D13CCE" w:rsidRPr="00A25529">
          <w:rPr>
            <w:rStyle w:val="pxrc"/>
          </w:rPr>
          <w:t>11</w:t>
        </w:r>
      </w:ins>
    </w:p>
    <w:p w14:paraId="3293A03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rc.ref.id="I005GID"</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602" w:author="Cara Cardinale" w:date="2025-01-15T21:40:00Z">
        <w:r w:rsidR="002B62D9" w:rsidRPr="00A25529">
          <w:rPr>
            <w:rStyle w:val="pxrc"/>
          </w:rPr>
          <w:t>18</w:t>
        </w:r>
      </w:ins>
      <w:del w:id="603" w:author="Cara Cardinale" w:date="2025-01-15T21:40:00Z">
        <w:r w:rsidRPr="00A25529" w:rsidDel="002B62D9">
          <w:rPr>
            <w:rStyle w:val="pxvis"/>
            <w:rFonts w:ascii="Times NewRoman" w:hAnsi="Times NewRoman"/>
            <w:b w:val="0"/>
            <w:sz w:val="24"/>
          </w:rPr>
          <w:delText>§</w:delText>
        </w:r>
        <w:r w:rsidRPr="00A25529" w:rsidDel="002B62D9">
          <w:rPr>
            <w:rStyle w:val="pxrc"/>
          </w:rPr>
          <w:delText>23, 24</w:delText>
        </w:r>
      </w:del>
    </w:p>
    <w:p w14:paraId="6476C0A3" w14:textId="77777777" w:rsidR="00FB29D8" w:rsidRPr="00A25529" w:rsidRDefault="00FB29D8">
      <w:pPr>
        <w:pStyle w:val="pxs"/>
        <w:spacing w:before="180"/>
        <w:rPr>
          <w:rPrChange w:id="604" w:author="Cara Cardinale" w:date="2025-03-04T10:36:00Z">
            <w:rPr>
              <w:sz w:val="27"/>
            </w:rPr>
          </w:rPrChange>
        </w:rPr>
      </w:pPr>
      <w:r w:rsidRPr="00A25529">
        <w:rPr>
          <w:rPrChange w:id="605" w:author="Cara Cardinale" w:date="2025-03-04T10:36:00Z">
            <w:rPr>
              <w:sz w:val="27"/>
            </w:rPr>
          </w:rPrChange>
        </w:rPr>
        <w:t>30:23. Checklist</w:t>
      </w:r>
      <w:r w:rsidRPr="00A25529">
        <w:rPr>
          <w:rStyle w:val="pxsep"/>
        </w:rPr>
        <w:t xml:space="preserve">-- </w:t>
      </w:r>
      <w:r w:rsidRPr="00A25529">
        <w:rPr>
          <w:rPrChange w:id="606" w:author="Cara Cardinale" w:date="2025-03-04T10:36:00Z">
            <w:rPr>
              <w:sz w:val="27"/>
            </w:rPr>
          </w:rPrChange>
        </w:rPr>
        <w:t>Matters to be considered when drafting bylaws for an unincorporated association</w:t>
      </w:r>
    </w:p>
    <w:p w14:paraId="3AC918D0" w14:textId="77777777" w:rsidR="00FB29D8" w:rsidRPr="00A25529" w:rsidRDefault="00FB29D8">
      <w:pPr>
        <w:pStyle w:val="pxov"/>
        <w:rPr>
          <w:vanish/>
        </w:rPr>
      </w:pPr>
      <w:r w:rsidRPr="00A25529">
        <w:rPr>
          <w:vanish/>
        </w:rPr>
        <w:t>COL</w:t>
      </w:r>
    </w:p>
    <w:p w14:paraId="4FC9B71B" w14:textId="77777777" w:rsidR="00FB29D8" w:rsidRPr="00A25529" w:rsidRDefault="00FB29D8">
      <w:pPr>
        <w:pStyle w:val="pxov"/>
        <w:rPr>
          <w:vanish/>
        </w:rPr>
      </w:pPr>
      <w:r w:rsidRPr="00A25529">
        <w:rPr>
          <w:vanish/>
        </w:rPr>
        <w:t>NFP</w:t>
      </w:r>
    </w:p>
    <w:p w14:paraId="088274F5" w14:textId="77777777" w:rsidR="00FB29D8" w:rsidRPr="00A25529" w:rsidRDefault="00FB29D8">
      <w:pPr>
        <w:pStyle w:val="pxov"/>
        <w:rPr>
          <w:vanish/>
        </w:rPr>
      </w:pPr>
      <w:r w:rsidRPr="00A25529">
        <w:rPr>
          <w:vanish/>
        </w:rPr>
        <w:t>CHK</w:t>
      </w:r>
    </w:p>
    <w:p w14:paraId="0FCD8EEF" w14:textId="77777777" w:rsidR="00FB29D8" w:rsidRPr="00A25529" w:rsidRDefault="00FB29D8">
      <w:pPr>
        <w:pStyle w:val="pxov"/>
        <w:rPr>
          <w:vanish/>
        </w:rPr>
      </w:pPr>
      <w:r w:rsidRPr="00A25529">
        <w:rPr>
          <w:vanish/>
        </w:rPr>
        <w:t>FCV</w:t>
      </w:r>
    </w:p>
    <w:p w14:paraId="5BF11594" w14:textId="77777777" w:rsidR="00FB29D8" w:rsidRPr="00A25529" w:rsidRDefault="00FB29D8">
      <w:pPr>
        <w:pStyle w:val="pxov"/>
        <w:rPr>
          <w:vanish/>
        </w:rPr>
      </w:pPr>
      <w:r w:rsidRPr="00A25529">
        <w:rPr>
          <w:vanish/>
        </w:rPr>
        <w:t>FTR</w:t>
      </w:r>
    </w:p>
    <w:p w14:paraId="4AD5B5CB" w14:textId="77777777" w:rsidR="00FB29D8" w:rsidRPr="00A25529" w:rsidRDefault="00FB29D8">
      <w:pPr>
        <w:pStyle w:val="pxov"/>
        <w:rPr>
          <w:vanish/>
        </w:rPr>
      </w:pPr>
      <w:r w:rsidRPr="00A25529">
        <w:rPr>
          <w:vanish/>
        </w:rPr>
        <w:t>EBL</w:t>
      </w:r>
    </w:p>
    <w:p w14:paraId="03ABFD3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1. Location and address of organization headquarters or office</w:t>
      </w:r>
      <w:ins w:id="607" w:author="Cara Cardinale" w:date="2025-01-16T19:08:00Z">
        <w:r w:rsidR="00BA0492" w:rsidRPr="00A25529">
          <w:t>.</w:t>
        </w:r>
      </w:ins>
    </w:p>
    <w:p w14:paraId="781E2A5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2. Form and structure of government</w:t>
      </w:r>
      <w:ins w:id="608" w:author="Cara Cardinale" w:date="2025-01-16T19:08:00Z">
        <w:r w:rsidR="00BA0492" w:rsidRPr="00A25529">
          <w:t>.</w:t>
        </w:r>
      </w:ins>
    </w:p>
    <w:p w14:paraId="384AC25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Designation of governing body</w:t>
      </w:r>
      <w:ins w:id="609" w:author="Cara Cardinale" w:date="2025-01-16T19:08:00Z">
        <w:r w:rsidR="00BA0492" w:rsidRPr="00A25529">
          <w:t>.</w:t>
        </w:r>
      </w:ins>
    </w:p>
    <w:p w14:paraId="270D633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Composition of governing body; qualifications, manner of election, and term of service of members of governing body</w:t>
      </w:r>
      <w:ins w:id="610" w:author="Cara Cardinale" w:date="2025-01-16T19:08:00Z">
        <w:r w:rsidR="00BA0492" w:rsidRPr="00A25529">
          <w:t>.</w:t>
        </w:r>
      </w:ins>
    </w:p>
    <w:p w14:paraId="47A2E00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Powers, duties, and liabilities of members of governing body</w:t>
      </w:r>
      <w:ins w:id="611" w:author="Cara Cardinale" w:date="2025-01-16T19:08:00Z">
        <w:r w:rsidR="00BA0492" w:rsidRPr="00A25529">
          <w:t>.</w:t>
        </w:r>
      </w:ins>
    </w:p>
    <w:p w14:paraId="4E798A9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d. Limitations on authority and powers of governing bodies and officers</w:t>
      </w:r>
      <w:ins w:id="612" w:author="Cara Cardinale" w:date="2025-01-16T19:08:00Z">
        <w:r w:rsidR="00BA0492" w:rsidRPr="00A25529">
          <w:t>.</w:t>
        </w:r>
      </w:ins>
    </w:p>
    <w:p w14:paraId="27C5B99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e. Composition and duties of committees</w:t>
      </w:r>
      <w:ins w:id="613" w:author="Cara Cardinale" w:date="2025-01-16T19:08:00Z">
        <w:r w:rsidR="00BA0492" w:rsidRPr="00A25529">
          <w:t>.</w:t>
        </w:r>
      </w:ins>
    </w:p>
    <w:p w14:paraId="676D925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f. Titles, number, and duties of officers</w:t>
      </w:r>
      <w:ins w:id="614" w:author="Cara Cardinale" w:date="2025-01-16T19:08:00Z">
        <w:r w:rsidR="00BA0492" w:rsidRPr="00A25529">
          <w:t>.</w:t>
        </w:r>
      </w:ins>
    </w:p>
    <w:p w14:paraId="7193440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3. Meetings of governing body</w:t>
      </w:r>
      <w:ins w:id="615" w:author="Cara Cardinale" w:date="2025-01-16T19:08:00Z">
        <w:r w:rsidR="00BA0492" w:rsidRPr="00A25529">
          <w:t>.</w:t>
        </w:r>
      </w:ins>
    </w:p>
    <w:p w14:paraId="39A5C47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Manner of giving notice of meetings</w:t>
      </w:r>
      <w:ins w:id="616" w:author="Cara Cardinale" w:date="2025-01-16T19:08:00Z">
        <w:r w:rsidR="00BA0492" w:rsidRPr="00A25529">
          <w:t>.</w:t>
        </w:r>
      </w:ins>
    </w:p>
    <w:p w14:paraId="276FEAA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Time and place of meetings</w:t>
      </w:r>
      <w:ins w:id="617" w:author="Cara Cardinale" w:date="2025-01-16T19:08:00Z">
        <w:r w:rsidR="00BA0492" w:rsidRPr="00A25529">
          <w:t>.</w:t>
        </w:r>
      </w:ins>
    </w:p>
    <w:p w14:paraId="0B8A743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Requirements of quorum</w:t>
      </w:r>
      <w:ins w:id="618" w:author="Cara Cardinale" w:date="2025-01-16T19:08:00Z">
        <w:r w:rsidR="00BA0492" w:rsidRPr="00A25529">
          <w:t>.</w:t>
        </w:r>
      </w:ins>
    </w:p>
    <w:p w14:paraId="599A4B5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4. Membership structure</w:t>
      </w:r>
      <w:ins w:id="619" w:author="Cara Cardinale" w:date="2025-01-16T19:08:00Z">
        <w:r w:rsidR="00BA0492" w:rsidRPr="00A25529">
          <w:t>.</w:t>
        </w:r>
      </w:ins>
    </w:p>
    <w:p w14:paraId="0F49E44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Qualifications for membership</w:t>
      </w:r>
      <w:ins w:id="620" w:author="Cara Cardinale" w:date="2025-01-16T19:08:00Z">
        <w:r w:rsidR="00BA0492" w:rsidRPr="00A25529">
          <w:t>.</w:t>
        </w:r>
      </w:ins>
    </w:p>
    <w:p w14:paraId="20C7928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Classes of membership and rights and obligations of each class</w:t>
      </w:r>
      <w:ins w:id="621" w:author="Cara Cardinale" w:date="2025-01-16T19:08:00Z">
        <w:r w:rsidR="00BA0492" w:rsidRPr="00A25529">
          <w:t>.</w:t>
        </w:r>
      </w:ins>
    </w:p>
    <w:p w14:paraId="234CD58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Regulations concerning the admission of members</w:t>
      </w:r>
      <w:ins w:id="622" w:author="Cara Cardinale" w:date="2025-01-16T19:08:00Z">
        <w:r w:rsidR="00BA0492" w:rsidRPr="00A25529">
          <w:t>.</w:t>
        </w:r>
      </w:ins>
    </w:p>
    <w:p w14:paraId="55A8746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d. Property, voting, and other rights of members</w:t>
      </w:r>
      <w:ins w:id="623" w:author="Cara Cardinale" w:date="2025-01-16T19:08:00Z">
        <w:r w:rsidR="00BA0492" w:rsidRPr="00A25529">
          <w:t>.</w:t>
        </w:r>
      </w:ins>
    </w:p>
    <w:p w14:paraId="3A85B35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e. Entrance or initiation fees for new members</w:t>
      </w:r>
      <w:ins w:id="624" w:author="Cara Cardinale" w:date="2025-01-16T19:08:00Z">
        <w:r w:rsidR="00BA0492" w:rsidRPr="00A25529">
          <w:t>.</w:t>
        </w:r>
      </w:ins>
    </w:p>
    <w:p w14:paraId="363EAF8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f. Amount and due date of monthly, semi-annual, or annual (or as the case may be) dues</w:t>
      </w:r>
      <w:ins w:id="625" w:author="Cara Cardinale" w:date="2025-01-16T19:09:00Z">
        <w:r w:rsidR="00BA0492" w:rsidRPr="00A25529">
          <w:t>.</w:t>
        </w:r>
      </w:ins>
    </w:p>
    <w:p w14:paraId="1DDFD4F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5. Regulation of membership</w:t>
      </w:r>
      <w:ins w:id="626" w:author="Cara Cardinale" w:date="2025-01-16T19:08:00Z">
        <w:r w:rsidR="00BA0492" w:rsidRPr="00A25529">
          <w:t>.</w:t>
        </w:r>
      </w:ins>
    </w:p>
    <w:p w14:paraId="2EF9A6D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Sanctions, including suspension or expulsion, for nonpayment of dues or violation of rules</w:t>
      </w:r>
      <w:ins w:id="627" w:author="Cara Cardinale" w:date="2025-01-16T19:56:00Z">
        <w:r w:rsidR="00B069BE" w:rsidRPr="00A25529">
          <w:t>.</w:t>
        </w:r>
      </w:ins>
    </w:p>
    <w:p w14:paraId="3A81D51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Procedure for enforcement of sanctions</w:t>
      </w:r>
      <w:ins w:id="628" w:author="Cara Cardinale" w:date="2025-01-16T19:56:00Z">
        <w:r w:rsidR="00B069BE" w:rsidRPr="00A25529">
          <w:t>.</w:t>
        </w:r>
      </w:ins>
    </w:p>
    <w:p w14:paraId="21D9283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Manner of withdrawal, suspension, and expulsion of members and manner of reinstatement</w:t>
      </w:r>
      <w:ins w:id="629" w:author="Cara Cardinale" w:date="2025-01-16T19:56:00Z">
        <w:r w:rsidR="00B069BE" w:rsidRPr="00A25529">
          <w:t>.</w:t>
        </w:r>
      </w:ins>
    </w:p>
    <w:p w14:paraId="22E9147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d. Transfer of membership</w:t>
      </w:r>
      <w:ins w:id="630" w:author="Cara Cardinale" w:date="2025-01-16T19:56:00Z">
        <w:r w:rsidR="00B069BE" w:rsidRPr="00A25529">
          <w:t>.</w:t>
        </w:r>
      </w:ins>
    </w:p>
    <w:p w14:paraId="62C3A39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e. Termination of membership</w:t>
      </w:r>
      <w:ins w:id="631" w:author="Cara Cardinale" w:date="2025-01-16T19:56:00Z">
        <w:r w:rsidR="00B069BE" w:rsidRPr="00A25529">
          <w:t>.</w:t>
        </w:r>
      </w:ins>
    </w:p>
    <w:p w14:paraId="06681A8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f. Notice and hearing of charges against member</w:t>
      </w:r>
      <w:ins w:id="632" w:author="Cara Cardinale" w:date="2025-01-16T19:57:00Z">
        <w:r w:rsidR="00B069BE" w:rsidRPr="00A25529">
          <w:t>.</w:t>
        </w:r>
      </w:ins>
    </w:p>
    <w:p w14:paraId="62CE366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6. Meetings of members</w:t>
      </w:r>
      <w:ins w:id="633" w:author="Cara Cardinale" w:date="2025-01-16T19:56:00Z">
        <w:r w:rsidR="00B069BE" w:rsidRPr="00A25529">
          <w:t>.</w:t>
        </w:r>
      </w:ins>
    </w:p>
    <w:p w14:paraId="1C0A28A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Dates for regular meetings and procedure for calling special meetings</w:t>
      </w:r>
      <w:ins w:id="634" w:author="Cara Cardinale" w:date="2025-01-16T19:57:00Z">
        <w:r w:rsidR="00B069BE" w:rsidRPr="00A25529">
          <w:t>.</w:t>
        </w:r>
      </w:ins>
    </w:p>
    <w:p w14:paraId="4CC70FB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Number of members necessary to constitute quorum</w:t>
      </w:r>
      <w:ins w:id="635" w:author="Cara Cardinale" w:date="2025-01-16T19:57:00Z">
        <w:r w:rsidR="00B069BE" w:rsidRPr="00A25529">
          <w:t>.</w:t>
        </w:r>
      </w:ins>
    </w:p>
    <w:p w14:paraId="0BB3F43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Order of business at meetings</w:t>
      </w:r>
      <w:ins w:id="636" w:author="Cara Cardinale" w:date="2025-01-16T19:57:00Z">
        <w:r w:rsidR="00B069BE" w:rsidRPr="00A25529">
          <w:t>.</w:t>
        </w:r>
      </w:ins>
    </w:p>
    <w:p w14:paraId="11ADD0E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7. Method of amending bylaws</w:t>
      </w:r>
      <w:ins w:id="637" w:author="Cara Cardinale" w:date="2025-01-16T19:57:00Z">
        <w:r w:rsidR="00B069BE" w:rsidRPr="00A25529">
          <w:t>.</w:t>
        </w:r>
      </w:ins>
    </w:p>
    <w:p w14:paraId="54341AB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8. Liability of members and association to third persons</w:t>
      </w:r>
      <w:ins w:id="638" w:author="Cara Cardinale" w:date="2025-01-16T19:57:00Z">
        <w:r w:rsidR="00B069BE" w:rsidRPr="00A25529">
          <w:t>.</w:t>
        </w:r>
      </w:ins>
    </w:p>
    <w:p w14:paraId="6DF1AE6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9. Dissolution of the association and distribution of assets</w:t>
      </w:r>
      <w:ins w:id="639" w:author="Cara Cardinale" w:date="2025-01-16T19:57:00Z">
        <w:r w:rsidR="00B069BE" w:rsidRPr="00A25529">
          <w:t>.</w:t>
        </w:r>
      </w:ins>
    </w:p>
    <w:p w14:paraId="6BBD848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10. Insignia</w:t>
      </w:r>
      <w:ins w:id="640" w:author="Cara Cardinale" w:date="2025-01-16T19:57:00Z">
        <w:r w:rsidR="00B069BE" w:rsidRPr="00A25529">
          <w:t>.</w:t>
        </w:r>
      </w:ins>
    </w:p>
    <w:p w14:paraId="609235D6" w14:textId="77777777" w:rsidR="00FB29D8" w:rsidRPr="00A25529" w:rsidRDefault="00FB29D8">
      <w:pPr>
        <w:pStyle w:val="pxcknotes"/>
        <w:rPr>
          <w:sz w:val="24"/>
          <w:szCs w:val="24"/>
        </w:rPr>
      </w:pPr>
    </w:p>
    <w:p w14:paraId="64284A40" w14:textId="77777777" w:rsidR="00FB29D8" w:rsidRPr="00A25529" w:rsidRDefault="00FB29D8">
      <w:pPr>
        <w:pStyle w:val="pxckrefn"/>
      </w:pPr>
      <w:r w:rsidRPr="00A25529">
        <w:t>Item 2.</w:t>
      </w:r>
    </w:p>
    <w:p w14:paraId="78B56E96" w14:textId="77777777" w:rsidR="00FB29D8" w:rsidRPr="00A25529" w:rsidRDefault="00FB29D8">
      <w:pPr>
        <w:pStyle w:val="pxckrefnote"/>
        <w:spacing w:before="180"/>
      </w:pPr>
      <w:del w:id="641" w:author="Cara Cardinale" w:date="2025-01-14T20:47:00Z">
        <w:r w:rsidRPr="00A25529" w:rsidDel="00CF1278">
          <w:delText>Drafter's Note</w:delText>
        </w:r>
      </w:del>
      <w:r w:rsidRPr="00A25529">
        <w:t xml:space="preserve"> </w:t>
      </w:r>
    </w:p>
    <w:p w14:paraId="63605B9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An association is generally formed by the voluntary action of a number of individuals in associating themselves together under a common name for the accomplishment of some lawful purpose; its organization, as in the case of corporations, does not usually depend upon compliance with any statutory provisions. </w:t>
      </w:r>
      <w:r w:rsidRPr="00A25529">
        <w:rPr>
          <w:rStyle w:val="pxcc"/>
          <w:color w:val="FF0000"/>
          <w:vertAlign w:val="superscript"/>
        </w:rPr>
        <w:t>►</w:t>
      </w:r>
      <w:r w:rsidRPr="00A25529">
        <w:rPr>
          <w:rStyle w:val="pxcc"/>
        </w:rPr>
        <w:fldChar w:fldCharType="begin"/>
      </w:r>
      <w:r w:rsidRPr="00A25529">
        <w:rPr>
          <w:rStyle w:val="pxcc"/>
        </w:rPr>
        <w:instrText>cc.ref.id="I0005KH"</w:instrText>
      </w:r>
      <w:r w:rsidRPr="00A25529">
        <w:rPr>
          <w:rStyle w:val="pxcc"/>
        </w:rPr>
        <w:fldChar w:fldCharType="end"/>
      </w:r>
      <w:r w:rsidRPr="00A25529">
        <w:rPr>
          <w:rStyle w:val="pxcc"/>
        </w:rPr>
        <w:t>Weidenfeld v. Keppler, 84 A.D. 235, 82 N.Y.S. 634 (1st Dep't 1903), aff'd, 176 N.Y. 562, 68 N.E. 1125 (1903)</w:t>
      </w:r>
      <w:r w:rsidRPr="00A25529">
        <w:t>.</w:t>
      </w:r>
    </w:p>
    <w:p w14:paraId="02A592E3" w14:textId="77777777" w:rsidR="00FB29D8" w:rsidRPr="00A25529" w:rsidRDefault="00FB29D8">
      <w:pPr>
        <w:pStyle w:val="pxckrefrr"/>
        <w:rPr>
          <w:sz w:val="24"/>
          <w:szCs w:val="24"/>
        </w:rPr>
      </w:pPr>
      <w:r w:rsidRPr="00A25529">
        <w:rPr>
          <w:rStyle w:val="pxvis"/>
          <w:rFonts w:cs="Arial"/>
          <w:bCs/>
          <w:sz w:val="50"/>
          <w:rPrChange w:id="642" w:author="Cara Cardinale" w:date="2025-03-04T10:36:00Z">
            <w:rPr>
              <w:rStyle w:val="pxvis"/>
              <w:rFonts w:cs="Arial"/>
              <w:bCs/>
            </w:rPr>
          </w:rPrChange>
        </w:rPr>
        <w:t>Research References</w:t>
      </w:r>
    </w:p>
    <w:p w14:paraId="2500AD5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tk.ref.id="I005GPB"</w:instrText>
      </w:r>
      <w:r w:rsidRPr="00A25529">
        <w:rPr>
          <w:rStyle w:val="pxtk"/>
        </w:rPr>
        <w:fldChar w:fldCharType="end"/>
      </w:r>
      <w:r w:rsidRPr="00A25529">
        <w:rPr>
          <w:rStyle w:val="pxtk"/>
        </w:rPr>
        <w:t>West's Key Number Digest, Associations &amp;key;</w:t>
      </w:r>
      <w:ins w:id="643" w:author="Cara Cardinale" w:date="2025-01-16T20:30:00Z">
        <w:r w:rsidR="00D4329A" w:rsidRPr="00A25529">
          <w:rPr>
            <w:rStyle w:val="pxtk"/>
          </w:rPr>
          <w:t>101 et seq.</w:t>
        </w:r>
      </w:ins>
      <w:del w:id="644" w:author="Cara Cardinale" w:date="2025-01-16T20:30:00Z">
        <w:r w:rsidRPr="00A25529" w:rsidDel="00D4329A">
          <w:rPr>
            <w:rStyle w:val="pxtk"/>
          </w:rPr>
          <w:delText>3</w:delText>
        </w:r>
      </w:del>
    </w:p>
    <w:p w14:paraId="26068FCB" w14:textId="77777777" w:rsidR="00FB29D8" w:rsidRPr="00A25529" w:rsidDel="00D4329A" w:rsidRDefault="00FB29D8">
      <w:pPr>
        <w:pStyle w:val="pxckrefrrp"/>
        <w:rPr>
          <w:del w:id="645" w:author="Cara Cardinale" w:date="2025-01-16T20:30:00Z"/>
        </w:rPr>
      </w:pPr>
      <w:del w:id="646" w:author="Cara Cardinale" w:date="2025-01-16T20:30:00Z">
        <w:r w:rsidRPr="00A25529" w:rsidDel="00D4329A">
          <w:delText xml:space="preserve"> </w:delText>
        </w:r>
        <w:r w:rsidRPr="00A25529" w:rsidDel="00D4329A">
          <w:rPr>
            <w:rStyle w:val="pxvis"/>
            <w:rFonts w:ascii="Times NewRoman" w:hAnsi="Times NewRoman"/>
            <w:b w:val="0"/>
            <w:sz w:val="24"/>
          </w:rPr>
          <w:tab/>
        </w:r>
        <w:r w:rsidRPr="00A25529" w:rsidDel="00D4329A">
          <w:rPr>
            <w:rStyle w:val="pxtk"/>
            <w:color w:val="FF0000"/>
            <w:vertAlign w:val="superscript"/>
          </w:rPr>
          <w:delText>►</w:delText>
        </w:r>
        <w:r w:rsidRPr="00A25529" w:rsidDel="00D4329A">
          <w:rPr>
            <w:rStyle w:val="pxtk"/>
          </w:rPr>
          <w:fldChar w:fldCharType="begin"/>
        </w:r>
        <w:r w:rsidRPr="00A25529" w:rsidDel="00D4329A">
          <w:rPr>
            <w:rStyle w:val="pxtk"/>
          </w:rPr>
          <w:delInstrText>tk.ref.id="I0089U7"</w:delInstrText>
        </w:r>
        <w:r w:rsidRPr="00A25529" w:rsidDel="00D4329A">
          <w:rPr>
            <w:rStyle w:val="pxtk"/>
          </w:rPr>
          <w:fldChar w:fldCharType="end"/>
        </w:r>
        <w:r w:rsidRPr="00A25529" w:rsidDel="00D4329A">
          <w:rPr>
            <w:rStyle w:val="pxtk"/>
          </w:rPr>
          <w:delText>West's Key Number Digest, Associations &amp;key;18</w:delText>
        </w:r>
      </w:del>
    </w:p>
    <w:p w14:paraId="64C7172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tk.ref.id="I00B2Z3"</w:instrText>
      </w:r>
      <w:r w:rsidRPr="00A25529">
        <w:rPr>
          <w:rStyle w:val="pxtk"/>
        </w:rPr>
        <w:fldChar w:fldCharType="end"/>
      </w:r>
      <w:del w:id="647" w:author="Cara Cardinale" w:date="2025-01-15T21:46:00Z">
        <w:r w:rsidRPr="00A25529" w:rsidDel="00B1644D">
          <w:rPr>
            <w:rStyle w:val="pxtk"/>
          </w:rPr>
          <w:delText>West's Key Number Digest, Clubs &amp;key;3</w:delText>
        </w:r>
      </w:del>
    </w:p>
    <w:p w14:paraId="44D09DD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tk.ref.id="I0005KF"</w:instrText>
      </w:r>
      <w:r w:rsidRPr="00A25529">
        <w:rPr>
          <w:rStyle w:val="pxtk"/>
        </w:rPr>
        <w:fldChar w:fldCharType="end"/>
      </w:r>
      <w:del w:id="648" w:author="Cara Cardinale" w:date="2025-01-15T21:47:00Z">
        <w:r w:rsidRPr="00A25529" w:rsidDel="00B1644D">
          <w:rPr>
            <w:rStyle w:val="pxtk"/>
          </w:rPr>
          <w:delText>West's Key Number Digest, Clubs &amp;key;8</w:delText>
        </w:r>
      </w:del>
    </w:p>
    <w:p w14:paraId="12443D6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rc.ref.id="I002NKH"</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5EF4CC1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rc.ref.id="I005GPD"</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4</w:t>
      </w:r>
    </w:p>
    <w:p w14:paraId="7046A496" w14:textId="77777777" w:rsidR="00FB29D8" w:rsidRPr="00A25529" w:rsidRDefault="00FB29D8">
      <w:pPr>
        <w:pStyle w:val="pxckrefn"/>
      </w:pPr>
      <w:r w:rsidRPr="00A25529">
        <w:t>Item 2b.</w:t>
      </w:r>
    </w:p>
    <w:p w14:paraId="6124EF99" w14:textId="77777777" w:rsidR="00FB29D8" w:rsidRPr="00A25529" w:rsidRDefault="00FB29D8">
      <w:pPr>
        <w:pStyle w:val="pxckrefnote"/>
        <w:spacing w:before="180"/>
      </w:pPr>
      <w:del w:id="649" w:author="Cara Cardinale" w:date="2025-01-14T20:47:00Z">
        <w:r w:rsidRPr="00A25529" w:rsidDel="00CF1278">
          <w:delText>Drafter's Note</w:delText>
        </w:r>
      </w:del>
      <w:r w:rsidRPr="00A25529">
        <w:t xml:space="preserve"> </w:t>
      </w:r>
    </w:p>
    <w:p w14:paraId="6108AA0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The bylaws govern the procedure and implementation of elections of officers or directors of the association.</w:t>
      </w:r>
    </w:p>
    <w:p w14:paraId="246ED802" w14:textId="77777777" w:rsidR="00FB29D8" w:rsidRPr="00A25529" w:rsidRDefault="00FB29D8">
      <w:pPr>
        <w:pStyle w:val="pxckrefrr"/>
        <w:rPr>
          <w:sz w:val="24"/>
          <w:szCs w:val="24"/>
        </w:rPr>
      </w:pPr>
      <w:r w:rsidRPr="00A25529">
        <w:rPr>
          <w:rStyle w:val="pxvis"/>
          <w:rFonts w:cs="Arial"/>
          <w:bCs/>
          <w:sz w:val="50"/>
          <w:rPrChange w:id="650" w:author="Cara Cardinale" w:date="2025-03-04T10:36:00Z">
            <w:rPr>
              <w:rStyle w:val="pxvis"/>
              <w:rFonts w:cs="Arial"/>
              <w:bCs/>
            </w:rPr>
          </w:rPrChange>
        </w:rPr>
        <w:t>Research References</w:t>
      </w:r>
    </w:p>
    <w:p w14:paraId="4B6190E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tk.ref.id="I0089U9"</w:instrText>
      </w:r>
      <w:r w:rsidRPr="00A25529">
        <w:rPr>
          <w:rStyle w:val="pxtk"/>
        </w:rPr>
        <w:fldChar w:fldCharType="end"/>
      </w:r>
      <w:r w:rsidRPr="00A25529">
        <w:rPr>
          <w:rStyle w:val="pxtk"/>
        </w:rPr>
        <w:t>West's Key Number Digest, Associations &amp;key;</w:t>
      </w:r>
      <w:ins w:id="651" w:author="Cara Cardinale" w:date="2025-01-16T22:03:00Z">
        <w:r w:rsidR="00FB4DB1" w:rsidRPr="00A25529">
          <w:rPr>
            <w:rStyle w:val="pxtk"/>
          </w:rPr>
          <w:t xml:space="preserve">221 </w:t>
        </w:r>
      </w:ins>
      <w:ins w:id="652" w:author="Cara Cardinale" w:date="2025-01-16T22:04:00Z">
        <w:r w:rsidR="00FB4DB1" w:rsidRPr="00A25529">
          <w:rPr>
            <w:rStyle w:val="pxtk"/>
          </w:rPr>
          <w:t>to 22</w:t>
        </w:r>
      </w:ins>
      <w:r w:rsidRPr="00A25529">
        <w:rPr>
          <w:rStyle w:val="pxtk"/>
        </w:rPr>
        <w:t>5</w:t>
      </w:r>
    </w:p>
    <w:p w14:paraId="7901C9E2" w14:textId="77777777" w:rsidR="00FB29D8" w:rsidRPr="00A25529" w:rsidDel="009743C2" w:rsidRDefault="00FB29D8">
      <w:pPr>
        <w:pStyle w:val="pxckrefrrp"/>
        <w:rPr>
          <w:del w:id="653" w:author="Cara Cardinale" w:date="2025-01-16T22:02:00Z"/>
        </w:rPr>
      </w:pPr>
      <w:del w:id="654" w:author="Cara Cardinale" w:date="2025-01-16T22:02:00Z">
        <w:r w:rsidRPr="00A25529" w:rsidDel="009743C2">
          <w:delText xml:space="preserve"> </w:delText>
        </w:r>
        <w:r w:rsidRPr="00A25529" w:rsidDel="009743C2">
          <w:rPr>
            <w:rStyle w:val="pxvis"/>
            <w:rFonts w:ascii="Times NewRoman" w:hAnsi="Times NewRoman"/>
            <w:b w:val="0"/>
            <w:sz w:val="24"/>
          </w:rPr>
          <w:tab/>
        </w:r>
        <w:r w:rsidRPr="00A25529" w:rsidDel="009743C2">
          <w:rPr>
            <w:rStyle w:val="pxtk"/>
            <w:color w:val="FF0000"/>
            <w:vertAlign w:val="superscript"/>
          </w:rPr>
          <w:delText>►</w:delText>
        </w:r>
        <w:r w:rsidRPr="00A25529" w:rsidDel="009743C2">
          <w:rPr>
            <w:rStyle w:val="pxtk"/>
          </w:rPr>
          <w:fldChar w:fldCharType="begin"/>
        </w:r>
        <w:r w:rsidRPr="00A25529" w:rsidDel="009743C2">
          <w:rPr>
            <w:rStyle w:val="pxtk"/>
          </w:rPr>
          <w:delInstrText>tk.ref.id="I00B2Z5"</w:delInstrText>
        </w:r>
        <w:r w:rsidRPr="00A25529" w:rsidDel="009743C2">
          <w:rPr>
            <w:rStyle w:val="pxtk"/>
          </w:rPr>
          <w:fldChar w:fldCharType="end"/>
        </w:r>
        <w:r w:rsidRPr="00A25529" w:rsidDel="009743C2">
          <w:rPr>
            <w:rStyle w:val="pxtk"/>
          </w:rPr>
          <w:delText>West's Key Number Digest, Associations &amp;key;18</w:delText>
        </w:r>
      </w:del>
    </w:p>
    <w:p w14:paraId="54AAD19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tk.ref.id="I0005KC"</w:instrText>
      </w:r>
      <w:r w:rsidRPr="00A25529">
        <w:rPr>
          <w:rStyle w:val="pxtk"/>
        </w:rPr>
        <w:fldChar w:fldCharType="end"/>
      </w:r>
      <w:del w:id="655" w:author="Cara Cardinale" w:date="2025-01-15T21:46:00Z">
        <w:r w:rsidRPr="00A25529" w:rsidDel="00B1644D">
          <w:rPr>
            <w:rStyle w:val="pxtk"/>
          </w:rPr>
          <w:delText>West's Key Number Digest, Clubs &amp;key;3</w:delText>
        </w:r>
      </w:del>
    </w:p>
    <w:p w14:paraId="3838979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tk.ref.id="I002NKK"</w:instrText>
      </w:r>
      <w:r w:rsidRPr="00A25529">
        <w:rPr>
          <w:rStyle w:val="pxtk"/>
        </w:rPr>
        <w:fldChar w:fldCharType="end"/>
      </w:r>
      <w:del w:id="656" w:author="Cara Cardinale" w:date="2025-01-15T17:53:00Z">
        <w:r w:rsidRPr="00A25529" w:rsidDel="007347E4">
          <w:rPr>
            <w:rStyle w:val="pxtk"/>
          </w:rPr>
          <w:delText>West's Key Number Digest, Clubs &amp;key;4</w:delText>
        </w:r>
      </w:del>
    </w:p>
    <w:p w14:paraId="6E1CDCC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tk.ref.id="I005GPG"</w:instrText>
      </w:r>
      <w:r w:rsidRPr="00A25529">
        <w:rPr>
          <w:rStyle w:val="pxtk"/>
        </w:rPr>
        <w:fldChar w:fldCharType="end"/>
      </w:r>
      <w:del w:id="657" w:author="Cara Cardinale" w:date="2025-01-15T21:47:00Z">
        <w:r w:rsidRPr="00A25529" w:rsidDel="00B1644D">
          <w:rPr>
            <w:rStyle w:val="pxtk"/>
          </w:rPr>
          <w:delText>West's Key Number Digest, Clubs &amp;key;8</w:delText>
        </w:r>
      </w:del>
    </w:p>
    <w:p w14:paraId="644F162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rc.ref.id="I0089UC"</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658" w:author="Cara Cardinale" w:date="2025-01-16T20:31:00Z">
        <w:r w:rsidRPr="00A25529" w:rsidDel="00D4329A">
          <w:rPr>
            <w:rStyle w:val="pxrc"/>
          </w:rPr>
          <w:delText>10</w:delText>
        </w:r>
      </w:del>
      <w:ins w:id="659" w:author="Cara Cardinale" w:date="2025-01-16T20:31:00Z">
        <w:r w:rsidR="00D4329A" w:rsidRPr="00A25529">
          <w:rPr>
            <w:rStyle w:val="pxrc"/>
          </w:rPr>
          <w:t>8</w:t>
        </w:r>
      </w:ins>
    </w:p>
    <w:p w14:paraId="49120892" w14:textId="77777777" w:rsidR="00FB29D8" w:rsidRPr="00A25529" w:rsidRDefault="00FB29D8">
      <w:pPr>
        <w:pStyle w:val="pxckrefn"/>
      </w:pPr>
      <w:r w:rsidRPr="00A25529">
        <w:t>Item 2c.</w:t>
      </w:r>
    </w:p>
    <w:p w14:paraId="53DFB589" w14:textId="77777777" w:rsidR="00FB29D8" w:rsidRPr="00A25529" w:rsidRDefault="00FB29D8">
      <w:pPr>
        <w:pStyle w:val="pxckrefnote"/>
        <w:spacing w:before="180"/>
      </w:pPr>
      <w:del w:id="660" w:author="Cara Cardinale" w:date="2025-01-14T20:47:00Z">
        <w:r w:rsidRPr="00A25529" w:rsidDel="00CF1278">
          <w:delText>Drafter's Note</w:delText>
        </w:r>
      </w:del>
      <w:r w:rsidRPr="00A25529">
        <w:t xml:space="preserve"> </w:t>
      </w:r>
    </w:p>
    <w:p w14:paraId="4844233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The general rule of the law of agency holds one who assumes to act as agent for a principal who has no such legal status or existence individually liable on the contract made on behalf of his or her professed principal. However, in the absence of a personal promise or covenant, one signing a contract, who therein represents himself or herself to be the agent of an association as a disclosed and known principal, or who assumes to contract for such principal only, cannot be held personally liable upon the covenants contained in such contract. </w:t>
      </w:r>
      <w:r w:rsidRPr="00A25529">
        <w:rPr>
          <w:rStyle w:val="pxcc"/>
          <w:color w:val="FF0000"/>
          <w:vertAlign w:val="superscript"/>
        </w:rPr>
        <w:t>►</w:t>
      </w:r>
      <w:r w:rsidRPr="00A25529">
        <w:rPr>
          <w:rStyle w:val="pxcc"/>
        </w:rPr>
        <w:fldChar w:fldCharType="begin"/>
      </w:r>
      <w:r w:rsidRPr="00A25529">
        <w:rPr>
          <w:rStyle w:val="pxcc"/>
        </w:rPr>
        <w:instrText>cc.ref.id="I00B2Z8"</w:instrText>
      </w:r>
      <w:r w:rsidRPr="00A25529">
        <w:rPr>
          <w:rStyle w:val="pxcc"/>
        </w:rPr>
        <w:fldChar w:fldCharType="end"/>
      </w:r>
      <w:r w:rsidRPr="00A25529">
        <w:rPr>
          <w:rStyle w:val="pxcc"/>
        </w:rPr>
        <w:t>Whitford v. Laidler, 94 N.Y. 145, 1883 WL 12735 (1883)</w:t>
      </w:r>
      <w:r w:rsidRPr="00A25529">
        <w:t>.</w:t>
      </w:r>
    </w:p>
    <w:p w14:paraId="79078B4E" w14:textId="77777777" w:rsidR="00FB29D8" w:rsidRPr="00A25529" w:rsidRDefault="00FB29D8">
      <w:pPr>
        <w:pStyle w:val="pxckrefrr"/>
        <w:rPr>
          <w:sz w:val="24"/>
          <w:szCs w:val="24"/>
        </w:rPr>
      </w:pPr>
      <w:r w:rsidRPr="00A25529">
        <w:rPr>
          <w:rStyle w:val="pxvis"/>
          <w:rFonts w:cs="Arial"/>
          <w:bCs/>
          <w:sz w:val="50"/>
          <w:rPrChange w:id="661" w:author="Cara Cardinale" w:date="2025-03-04T10:36:00Z">
            <w:rPr>
              <w:rStyle w:val="pxvis"/>
              <w:rFonts w:cs="Arial"/>
              <w:bCs/>
            </w:rPr>
          </w:rPrChange>
        </w:rPr>
        <w:t>Research References</w:t>
      </w:r>
    </w:p>
    <w:p w14:paraId="3178347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tk.ref.id="I0005KA"</w:instrText>
      </w:r>
      <w:r w:rsidRPr="00A25529">
        <w:rPr>
          <w:rStyle w:val="pxtk"/>
        </w:rPr>
        <w:fldChar w:fldCharType="end"/>
      </w:r>
      <w:r w:rsidRPr="00A25529">
        <w:rPr>
          <w:rStyle w:val="pxtk"/>
        </w:rPr>
        <w:t>West's Key Number Digest, Associations &amp;key;</w:t>
      </w:r>
      <w:ins w:id="662" w:author="Cara Cardinale" w:date="2025-01-16T21:22:00Z">
        <w:r w:rsidR="004347F0" w:rsidRPr="00A25529">
          <w:rPr>
            <w:rStyle w:val="pxtk"/>
          </w:rPr>
          <w:t>201 to 203</w:t>
        </w:r>
      </w:ins>
      <w:del w:id="663" w:author="Cara Cardinale" w:date="2025-01-16T21:22:00Z">
        <w:r w:rsidRPr="00A25529" w:rsidDel="004347F0">
          <w:rPr>
            <w:rStyle w:val="pxtk"/>
          </w:rPr>
          <w:delText>19</w:delText>
        </w:r>
      </w:del>
    </w:p>
    <w:p w14:paraId="6B824A5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tk.ref.id="I002NKM"</w:instrText>
      </w:r>
      <w:r w:rsidRPr="00A25529">
        <w:rPr>
          <w:rStyle w:val="pxtk"/>
        </w:rPr>
        <w:fldChar w:fldCharType="end"/>
      </w:r>
      <w:del w:id="664" w:author="Cara Cardinale" w:date="2025-01-16T20:32:00Z">
        <w:r w:rsidRPr="00A25529" w:rsidDel="00D4329A">
          <w:rPr>
            <w:rStyle w:val="pxtk"/>
          </w:rPr>
          <w:delText>West's Key Number Digest, Clubs &amp;key;11</w:delText>
        </w:r>
      </w:del>
    </w:p>
    <w:p w14:paraId="006AEEE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rc.ref.id="I0005J5"</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665" w:author="Cara Cardinale" w:date="2025-01-16T22:04:00Z">
        <w:r w:rsidR="00FB4DB1" w:rsidRPr="00A25529">
          <w:rPr>
            <w:rStyle w:val="pxrc"/>
          </w:rPr>
          <w:t>4</w:t>
        </w:r>
      </w:ins>
      <w:del w:id="666" w:author="Cara Cardinale" w:date="2025-01-16T22:04:00Z">
        <w:r w:rsidRPr="00A25529" w:rsidDel="00FB4DB1">
          <w:rPr>
            <w:rStyle w:val="pxrc"/>
          </w:rPr>
          <w:delText>6</w:delText>
        </w:r>
      </w:del>
    </w:p>
    <w:p w14:paraId="215B109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rc.ref.id="I002NLR"</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667" w:author="Cara Cardinale" w:date="2025-01-16T21:35:00Z">
        <w:r w:rsidRPr="00A25529" w:rsidDel="000F13E1">
          <w:rPr>
            <w:rStyle w:val="pxrc"/>
          </w:rPr>
          <w:delText>41 to 48</w:delText>
        </w:r>
      </w:del>
      <w:ins w:id="668" w:author="Cara Cardinale" w:date="2025-01-16T21:35:00Z">
        <w:r w:rsidR="000F13E1" w:rsidRPr="00A25529">
          <w:rPr>
            <w:rStyle w:val="pxrc"/>
          </w:rPr>
          <w:t>27 to 30</w:t>
        </w:r>
      </w:ins>
    </w:p>
    <w:p w14:paraId="3D977AEC" w14:textId="77777777" w:rsidR="00FB29D8" w:rsidRPr="00A25529" w:rsidRDefault="00FB29D8">
      <w:pPr>
        <w:pStyle w:val="pxckrefn"/>
      </w:pPr>
      <w:r w:rsidRPr="00A25529">
        <w:t>Item 4.</w:t>
      </w:r>
    </w:p>
    <w:p w14:paraId="77537274" w14:textId="77777777" w:rsidR="00FB29D8" w:rsidRPr="00A25529" w:rsidRDefault="00FB29D8">
      <w:pPr>
        <w:pStyle w:val="pxckrefnote"/>
        <w:spacing w:before="180"/>
      </w:pPr>
      <w:del w:id="669" w:author="Cara Cardinale" w:date="2025-01-14T20:47:00Z">
        <w:r w:rsidRPr="00A25529" w:rsidDel="00CF1278">
          <w:delText>Drafter's Note</w:delText>
        </w:r>
      </w:del>
      <w:r w:rsidRPr="00A25529">
        <w:t xml:space="preserve"> </w:t>
      </w:r>
    </w:p>
    <w:p w14:paraId="575AD60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cc.ref.id="I005GQN"</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cc.ref.id="I0005J2"</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cc.ref.id="I002NLU"</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52D0ECF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cc.ref.id="I005GQQ"</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341F51DD" w14:textId="77777777" w:rsidR="00FB29D8" w:rsidRPr="00A25529" w:rsidRDefault="00FB29D8">
      <w:pPr>
        <w:pStyle w:val="pxckrefrr"/>
        <w:rPr>
          <w:sz w:val="24"/>
          <w:szCs w:val="24"/>
        </w:rPr>
      </w:pPr>
      <w:r w:rsidRPr="00A25529">
        <w:rPr>
          <w:rStyle w:val="pxvis"/>
          <w:rFonts w:cs="Arial"/>
          <w:bCs/>
          <w:sz w:val="50"/>
          <w:rPrChange w:id="670" w:author="Cara Cardinale" w:date="2025-03-04T10:36:00Z">
            <w:rPr>
              <w:rStyle w:val="pxvis"/>
              <w:rFonts w:cs="Arial"/>
              <w:bCs/>
            </w:rPr>
          </w:rPrChange>
        </w:rPr>
        <w:t>Research References</w:t>
      </w:r>
    </w:p>
    <w:p w14:paraId="3094637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tk.ref.id="I0089VM"</w:instrText>
      </w:r>
      <w:r w:rsidRPr="00A25529">
        <w:rPr>
          <w:rStyle w:val="pxtk"/>
        </w:rPr>
        <w:fldChar w:fldCharType="end"/>
      </w:r>
      <w:r w:rsidRPr="00A25529">
        <w:rPr>
          <w:rStyle w:val="pxtk"/>
        </w:rPr>
        <w:t>West's Key Number Digest, Associations &amp;key;</w:t>
      </w:r>
      <w:del w:id="671" w:author="Cara Cardinale" w:date="2025-01-15T22:01:00Z">
        <w:r w:rsidRPr="00A25529" w:rsidDel="00A21BA0">
          <w:rPr>
            <w:rStyle w:val="pxtk"/>
          </w:rPr>
          <w:delText>6 to 11</w:delText>
        </w:r>
      </w:del>
      <w:ins w:id="672" w:author="Cara Cardinale" w:date="2025-01-15T22:01:00Z">
        <w:r w:rsidR="00A21BA0" w:rsidRPr="00A25529">
          <w:rPr>
            <w:rStyle w:val="pxtk"/>
          </w:rPr>
          <w:t>141 to 160</w:t>
        </w:r>
      </w:ins>
    </w:p>
    <w:p w14:paraId="47B9112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tk.ref.id="I0005DF"</w:instrText>
      </w:r>
      <w:r w:rsidRPr="00A25529">
        <w:rPr>
          <w:rStyle w:val="pxtk"/>
        </w:rPr>
        <w:fldChar w:fldCharType="end"/>
      </w:r>
      <w:del w:id="673" w:author="Cara Cardinale" w:date="2025-01-15T21:58:00Z">
        <w:r w:rsidRPr="00A25529" w:rsidDel="0024651B">
          <w:rPr>
            <w:rStyle w:val="pxtk"/>
          </w:rPr>
          <w:delText>West's Key Number Digest, Clubs &amp;key;5</w:delText>
        </w:r>
      </w:del>
    </w:p>
    <w:p w14:paraId="21D3796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rc.ref.id="I002NRH"</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674" w:author="Cara Cardinale" w:date="2025-01-12T16:11:00Z">
        <w:r w:rsidRPr="00A25529" w:rsidDel="004D68FF">
          <w:rPr>
            <w:rStyle w:val="pxrc"/>
          </w:rPr>
          <w:delText>17 to 28</w:delText>
        </w:r>
      </w:del>
      <w:ins w:id="675" w:author="Cara Cardinale" w:date="2025-01-12T16:11:00Z">
        <w:r w:rsidR="004D68FF" w:rsidRPr="00A25529">
          <w:rPr>
            <w:rStyle w:val="pxrc"/>
          </w:rPr>
          <w:t>15 to 24</w:t>
        </w:r>
      </w:ins>
    </w:p>
    <w:p w14:paraId="48E550C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rc.ref.id="I005GWD"</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676" w:author="Cara Cardinale" w:date="2025-01-15T22:00:00Z">
        <w:r w:rsidRPr="00A25529" w:rsidDel="0024651B">
          <w:rPr>
            <w:rStyle w:val="pxrc"/>
          </w:rPr>
          <w:delText>17 to 40</w:delText>
        </w:r>
      </w:del>
      <w:ins w:id="677" w:author="Cara Cardinale" w:date="2025-01-15T22:00:00Z">
        <w:r w:rsidR="0024651B" w:rsidRPr="00A25529">
          <w:rPr>
            <w:rStyle w:val="pxrc"/>
          </w:rPr>
          <w:t>13 to 26</w:t>
        </w:r>
      </w:ins>
    </w:p>
    <w:p w14:paraId="20583BB5" w14:textId="77777777" w:rsidR="00FB29D8" w:rsidRPr="00A25529" w:rsidRDefault="00FB29D8">
      <w:pPr>
        <w:pStyle w:val="pxckrefn"/>
      </w:pPr>
      <w:r w:rsidRPr="00A25529">
        <w:t>Item 4f.</w:t>
      </w:r>
    </w:p>
    <w:p w14:paraId="73F753AF" w14:textId="77777777" w:rsidR="00FB29D8" w:rsidRPr="00A25529" w:rsidRDefault="00FB29D8">
      <w:pPr>
        <w:pStyle w:val="pxckrefnote"/>
        <w:spacing w:before="180"/>
      </w:pPr>
      <w:del w:id="678" w:author="Cara Cardinale" w:date="2025-01-14T20:47:00Z">
        <w:r w:rsidRPr="00A25529" w:rsidDel="00CF1278">
          <w:delText>Drafter's Note</w:delText>
        </w:r>
      </w:del>
      <w:r w:rsidRPr="00A25529">
        <w:t xml:space="preserve"> </w:t>
      </w:r>
    </w:p>
    <w:p w14:paraId="725264F8"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Provisions of the articles of association imposing upon members the payment of dues and assessments at stated times and subscribed to by them create a legal obligation upon the part of each member to pay such dues and assessments as long as the society remains a going concern and his or her membership therein continues. </w:t>
      </w:r>
      <w:r w:rsidRPr="00A25529">
        <w:rPr>
          <w:rStyle w:val="pxrc"/>
          <w:color w:val="FF0000"/>
          <w:vertAlign w:val="superscript"/>
        </w:rPr>
        <w:t>►</w:t>
      </w:r>
      <w:r w:rsidRPr="00A25529">
        <w:rPr>
          <w:rStyle w:val="pxrc"/>
        </w:rPr>
        <w:fldChar w:fldCharType="begin"/>
      </w:r>
      <w:r w:rsidRPr="00A25529">
        <w:rPr>
          <w:rStyle w:val="pxrc"/>
        </w:rPr>
        <w:instrText>rc.ref.id="I008A19"</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679" w:author="Cara Cardinale" w:date="2025-01-16T22:06:00Z">
        <w:r w:rsidR="00FB4DB1" w:rsidRPr="00A25529">
          <w:rPr>
            <w:rStyle w:val="pxrc"/>
          </w:rPr>
          <w:t>7</w:t>
        </w:r>
      </w:ins>
      <w:del w:id="680" w:author="Cara Cardinale" w:date="2025-01-16T22:06:00Z">
        <w:r w:rsidRPr="00A25529" w:rsidDel="00FB4DB1">
          <w:rPr>
            <w:rStyle w:val="pxrc"/>
          </w:rPr>
          <w:delText>9</w:delText>
        </w:r>
      </w:del>
      <w:r w:rsidRPr="00A25529">
        <w:t>.</w:t>
      </w:r>
    </w:p>
    <w:p w14:paraId="5DF87CCC" w14:textId="77777777" w:rsidR="00FB29D8" w:rsidRPr="00A25529" w:rsidRDefault="00FB29D8">
      <w:pPr>
        <w:pStyle w:val="pxckrefrr"/>
        <w:rPr>
          <w:sz w:val="24"/>
          <w:szCs w:val="24"/>
        </w:rPr>
      </w:pPr>
      <w:r w:rsidRPr="00A25529">
        <w:rPr>
          <w:rStyle w:val="pxvis"/>
          <w:rFonts w:cs="Arial"/>
          <w:bCs/>
          <w:sz w:val="50"/>
          <w:rPrChange w:id="681" w:author="Cara Cardinale" w:date="2025-03-04T10:36:00Z">
            <w:rPr>
              <w:rStyle w:val="pxvis"/>
              <w:rFonts w:cs="Arial"/>
              <w:bCs/>
            </w:rPr>
          </w:rPrChange>
        </w:rPr>
        <w:t>Research References</w:t>
      </w:r>
    </w:p>
    <w:p w14:paraId="20D87DF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tk.ref.id="I00B365"</w:instrText>
      </w:r>
      <w:r w:rsidRPr="00A25529">
        <w:rPr>
          <w:rStyle w:val="pxtk"/>
        </w:rPr>
        <w:fldChar w:fldCharType="end"/>
      </w:r>
      <w:r w:rsidRPr="00A25529">
        <w:rPr>
          <w:rStyle w:val="pxtk"/>
        </w:rPr>
        <w:t>West's Key Number Digest, Associations &amp;key;1</w:t>
      </w:r>
      <w:ins w:id="682" w:author="Cara Cardinale" w:date="2025-01-16T22:05:00Z">
        <w:r w:rsidR="00FB4DB1" w:rsidRPr="00A25529">
          <w:rPr>
            <w:rStyle w:val="pxtk"/>
          </w:rPr>
          <w:t>73</w:t>
        </w:r>
      </w:ins>
      <w:del w:id="683" w:author="Cara Cardinale" w:date="2025-01-16T22:05:00Z">
        <w:r w:rsidRPr="00A25529" w:rsidDel="00FB4DB1">
          <w:rPr>
            <w:rStyle w:val="pxtk"/>
          </w:rPr>
          <w:delText>2</w:delText>
        </w:r>
      </w:del>
    </w:p>
    <w:p w14:paraId="2C646C9B" w14:textId="77777777" w:rsidR="00FB29D8" w:rsidRPr="00A25529" w:rsidDel="00FB4DB1" w:rsidRDefault="00FB29D8">
      <w:pPr>
        <w:pStyle w:val="pxckrefrrp"/>
        <w:rPr>
          <w:del w:id="684" w:author="Cara Cardinale" w:date="2025-01-16T22:05:00Z"/>
        </w:rPr>
      </w:pPr>
      <w:del w:id="685" w:author="Cara Cardinale" w:date="2025-01-16T22:05:00Z">
        <w:r w:rsidRPr="00A25529" w:rsidDel="00FB4DB1">
          <w:delText xml:space="preserve"> </w:delText>
        </w:r>
        <w:r w:rsidRPr="00A25529" w:rsidDel="00FB4DB1">
          <w:rPr>
            <w:rStyle w:val="pxvis"/>
            <w:rFonts w:ascii="Times NewRoman" w:hAnsi="Times NewRoman"/>
            <w:b w:val="0"/>
            <w:sz w:val="24"/>
          </w:rPr>
          <w:tab/>
        </w:r>
        <w:r w:rsidRPr="00A25529" w:rsidDel="00FB4DB1">
          <w:rPr>
            <w:rStyle w:val="pxtk"/>
            <w:color w:val="FF0000"/>
            <w:vertAlign w:val="superscript"/>
          </w:rPr>
          <w:delText>►</w:delText>
        </w:r>
        <w:r w:rsidRPr="00A25529" w:rsidDel="00FB4DB1">
          <w:rPr>
            <w:rStyle w:val="pxtk"/>
          </w:rPr>
          <w:fldChar w:fldCharType="begin"/>
        </w:r>
        <w:r w:rsidRPr="00A25529" w:rsidDel="00FB4DB1">
          <w:rPr>
            <w:rStyle w:val="pxtk"/>
          </w:rPr>
          <w:delInstrText>tk.ref.id="I0005DC"</w:delInstrText>
        </w:r>
        <w:r w:rsidRPr="00A25529" w:rsidDel="00FB4DB1">
          <w:rPr>
            <w:rStyle w:val="pxtk"/>
          </w:rPr>
          <w:fldChar w:fldCharType="end"/>
        </w:r>
        <w:r w:rsidRPr="00A25529" w:rsidDel="00FB4DB1">
          <w:rPr>
            <w:rStyle w:val="pxtk"/>
          </w:rPr>
          <w:delText>West's Key Number Digest, Clubs &amp;key;7</w:delText>
        </w:r>
      </w:del>
    </w:p>
    <w:p w14:paraId="23A738E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rc.ref.id="I002NRK"</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686" w:author="Cara Cardinale" w:date="2025-01-16T22:06:00Z">
        <w:r w:rsidR="00FB4DB1" w:rsidRPr="00A25529">
          <w:rPr>
            <w:rStyle w:val="pxrc"/>
          </w:rPr>
          <w:t>7</w:t>
        </w:r>
      </w:ins>
      <w:del w:id="687" w:author="Cara Cardinale" w:date="2025-01-16T22:06:00Z">
        <w:r w:rsidRPr="00A25529" w:rsidDel="00FB4DB1">
          <w:rPr>
            <w:rStyle w:val="pxrc"/>
          </w:rPr>
          <w:delText>9</w:delText>
        </w:r>
      </w:del>
    </w:p>
    <w:p w14:paraId="613F7B9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rc.ref.id="I005GWG"</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688" w:author="Cara Cardinale" w:date="2025-01-15T21:13:00Z">
        <w:r w:rsidR="00CA3449" w:rsidRPr="00A25529">
          <w:rPr>
            <w:rStyle w:val="pxrc"/>
          </w:rPr>
          <w:t>3</w:t>
        </w:r>
      </w:ins>
      <w:del w:id="689" w:author="Cara Cardinale" w:date="2025-01-15T21:13:00Z">
        <w:r w:rsidRPr="00A25529" w:rsidDel="00CA3449">
          <w:rPr>
            <w:rStyle w:val="pxrc"/>
          </w:rPr>
          <w:delText>5</w:delText>
        </w:r>
      </w:del>
    </w:p>
    <w:p w14:paraId="5B744E9A" w14:textId="77777777" w:rsidR="00FB29D8" w:rsidRPr="00A25529" w:rsidRDefault="00FB29D8">
      <w:pPr>
        <w:pStyle w:val="pxckrefn"/>
      </w:pPr>
      <w:r w:rsidRPr="00A25529">
        <w:t>Item 5a.</w:t>
      </w:r>
    </w:p>
    <w:p w14:paraId="17F85D7D" w14:textId="77777777" w:rsidR="00FB29D8" w:rsidRPr="00A25529" w:rsidRDefault="00FB29D8">
      <w:pPr>
        <w:pStyle w:val="pxckrefnote"/>
        <w:spacing w:before="180"/>
      </w:pPr>
      <w:del w:id="690" w:author="Cara Cardinale" w:date="2025-01-14T20:47:00Z">
        <w:r w:rsidRPr="00A25529" w:rsidDel="00CF1278">
          <w:delText>Drafter's Note</w:delText>
        </w:r>
      </w:del>
      <w:r w:rsidRPr="00A25529">
        <w:t xml:space="preserve"> </w:t>
      </w:r>
    </w:p>
    <w:p w14:paraId="2E273B5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An association may expel a member for a violation of its established rules for which expulsion is provided. </w:t>
      </w:r>
      <w:r w:rsidRPr="00A25529">
        <w:rPr>
          <w:rStyle w:val="pxcc"/>
          <w:color w:val="FF0000"/>
          <w:vertAlign w:val="superscript"/>
        </w:rPr>
        <w:t>►</w:t>
      </w:r>
      <w:r w:rsidRPr="00A25529">
        <w:rPr>
          <w:rStyle w:val="pxcc"/>
        </w:rPr>
        <w:fldChar w:fldCharType="begin"/>
      </w:r>
      <w:r w:rsidRPr="00A25529">
        <w:rPr>
          <w:rStyle w:val="pxcc"/>
        </w:rPr>
        <w:instrText>cc.ref.id="I0005DA"</w:instrText>
      </w:r>
      <w:r w:rsidRPr="00A25529">
        <w:rPr>
          <w:rStyle w:val="pxcc"/>
        </w:rPr>
        <w:fldChar w:fldCharType="end"/>
      </w:r>
      <w:r w:rsidRPr="00A25529">
        <w:rPr>
          <w:rStyle w:val="pxcc"/>
        </w:rPr>
        <w:t>Marandino v. Westchester Country Club, Inc., 33 A.D.3d 800, 822 N.Y.S.2d 762 (2d Dep't 2006)</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cc.ref.id="I002NRM"</w:instrText>
      </w:r>
      <w:r w:rsidRPr="00A25529">
        <w:rPr>
          <w:rStyle w:val="pxcc"/>
        </w:rPr>
        <w:fldChar w:fldCharType="end"/>
      </w:r>
      <w:r w:rsidRPr="00A25529">
        <w:rPr>
          <w:rStyle w:val="pxcc"/>
        </w:rPr>
        <w:t>Kelly v. Northport Yacht Club, Inc., 44 A.D.3d 858, 844 N.Y.S.2d 358 (2d Dep't 2007)</w:t>
      </w:r>
      <w:r w:rsidRPr="00A25529">
        <w:t>.</w:t>
      </w:r>
    </w:p>
    <w:p w14:paraId="321C0B3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Within contracts of association there inheres a term binding members to loyal support of the society in the attainment of its proper purposes and that, for a gross breach of this obligation, the power of expulsion is impliedly conferred on the association. </w:t>
      </w:r>
      <w:r w:rsidRPr="00A25529">
        <w:rPr>
          <w:rStyle w:val="pxcc"/>
          <w:color w:val="FF0000"/>
          <w:vertAlign w:val="superscript"/>
        </w:rPr>
        <w:t>►</w:t>
      </w:r>
      <w:r w:rsidRPr="00A25529">
        <w:rPr>
          <w:rStyle w:val="pxcc"/>
        </w:rPr>
        <w:fldChar w:fldCharType="begin"/>
      </w:r>
      <w:r w:rsidRPr="00A25529">
        <w:rPr>
          <w:rStyle w:val="pxcc"/>
        </w:rPr>
        <w:instrText>cc.ref.id="I005GWI"</w:instrText>
      </w:r>
      <w:r w:rsidRPr="00A25529">
        <w:rPr>
          <w:rStyle w:val="pxcc"/>
        </w:rPr>
        <w:fldChar w:fldCharType="end"/>
      </w:r>
      <w:r w:rsidRPr="00A25529">
        <w:rPr>
          <w:rStyle w:val="pxcc"/>
        </w:rPr>
        <w:t>Berich v. Ithaca Police Benev. Ass'n, Inc., 23 A.D.3d 904, 804 N.Y.S.2d 833 (3d Dep't 2005)</w:t>
      </w:r>
      <w:r w:rsidRPr="00A25529">
        <w:t>.</w:t>
      </w:r>
    </w:p>
    <w:p w14:paraId="78E60C12" w14:textId="77777777" w:rsidR="00FB29D8" w:rsidRPr="00A25529" w:rsidRDefault="00FB29D8">
      <w:pPr>
        <w:pStyle w:val="pxckrefrr"/>
        <w:rPr>
          <w:sz w:val="24"/>
          <w:szCs w:val="24"/>
        </w:rPr>
      </w:pPr>
      <w:r w:rsidRPr="00A25529">
        <w:rPr>
          <w:rStyle w:val="pxvis"/>
          <w:rFonts w:cs="Arial"/>
          <w:bCs/>
          <w:sz w:val="50"/>
          <w:rPrChange w:id="691" w:author="Cara Cardinale" w:date="2025-03-04T10:36:00Z">
            <w:rPr>
              <w:rStyle w:val="pxvis"/>
              <w:rFonts w:cs="Arial"/>
              <w:bCs/>
            </w:rPr>
          </w:rPrChange>
        </w:rPr>
        <w:t>Research References</w:t>
      </w:r>
    </w:p>
    <w:p w14:paraId="2C6A145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tk.ref.id="I0005D7"</w:instrText>
      </w:r>
      <w:r w:rsidRPr="00A25529">
        <w:rPr>
          <w:rStyle w:val="pxtk"/>
        </w:rPr>
        <w:fldChar w:fldCharType="end"/>
      </w:r>
      <w:r w:rsidRPr="00A25529">
        <w:rPr>
          <w:rStyle w:val="pxtk"/>
        </w:rPr>
        <w:t>West's Key Number Digest, Associations &amp;key;1</w:t>
      </w:r>
      <w:ins w:id="692" w:author="Cara Cardinale" w:date="2025-01-16T22:07:00Z">
        <w:r w:rsidR="00FB4DB1" w:rsidRPr="00A25529">
          <w:rPr>
            <w:rStyle w:val="pxtk"/>
          </w:rPr>
          <w:t>50 to 152, 244</w:t>
        </w:r>
      </w:ins>
      <w:del w:id="693" w:author="Cara Cardinale" w:date="2025-01-16T22:07:00Z">
        <w:r w:rsidRPr="00A25529" w:rsidDel="00FB4DB1">
          <w:rPr>
            <w:rStyle w:val="pxtk"/>
          </w:rPr>
          <w:delText>0</w:delText>
        </w:r>
      </w:del>
    </w:p>
    <w:p w14:paraId="7C9BF72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tk.ref.id="I002NRP"</w:instrText>
      </w:r>
      <w:r w:rsidRPr="00A25529">
        <w:rPr>
          <w:rStyle w:val="pxtk"/>
        </w:rPr>
        <w:fldChar w:fldCharType="end"/>
      </w:r>
      <w:del w:id="694" w:author="Cara Cardinale" w:date="2025-01-15T21:58:00Z">
        <w:r w:rsidRPr="00A25529" w:rsidDel="0024651B">
          <w:rPr>
            <w:rStyle w:val="pxtk"/>
          </w:rPr>
          <w:delText>West's Key Number Digest, Clubs &amp;key;5</w:delText>
        </w:r>
      </w:del>
    </w:p>
    <w:p w14:paraId="06652B9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tk.ref.id="I005GWL"</w:instrText>
      </w:r>
      <w:r w:rsidRPr="00A25529">
        <w:rPr>
          <w:rStyle w:val="pxtk"/>
        </w:rPr>
        <w:fldChar w:fldCharType="end"/>
      </w:r>
      <w:del w:id="695" w:author="Cara Cardinale" w:date="2025-01-16T22:08:00Z">
        <w:r w:rsidRPr="00A25529" w:rsidDel="00FB4DB1">
          <w:rPr>
            <w:rStyle w:val="pxtk"/>
          </w:rPr>
          <w:delText>West's Key Number Digest, Clubs &amp;key;7</w:delText>
        </w:r>
      </w:del>
    </w:p>
    <w:p w14:paraId="7246487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tk.ref.id="I008A1H"</w:instrText>
      </w:r>
      <w:r w:rsidRPr="00A25529">
        <w:rPr>
          <w:rStyle w:val="pxtk"/>
        </w:rPr>
        <w:fldChar w:fldCharType="end"/>
      </w:r>
      <w:del w:id="696" w:author="Cara Cardinale" w:date="2025-01-16T22:09:00Z">
        <w:r w:rsidRPr="00A25529" w:rsidDel="00FB4DB1">
          <w:rPr>
            <w:rStyle w:val="pxtk"/>
          </w:rPr>
          <w:delText>West's Key Number Digest, Clubs &amp;key;9</w:delText>
        </w:r>
      </w:del>
    </w:p>
    <w:p w14:paraId="0D5642A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rc.ref.id="I00B36D"</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697" w:author="Cara Cardinale" w:date="2025-01-16T22:09:00Z">
        <w:r w:rsidR="00FB4DB1" w:rsidRPr="00A25529">
          <w:rPr>
            <w:rStyle w:val="pxrc"/>
          </w:rPr>
          <w:t>1</w:t>
        </w:r>
      </w:ins>
      <w:del w:id="698" w:author="Cara Cardinale" w:date="2025-01-16T22:09:00Z">
        <w:r w:rsidRPr="00A25529" w:rsidDel="00FB4DB1">
          <w:rPr>
            <w:rStyle w:val="pxrc"/>
          </w:rPr>
          <w:delText>3</w:delText>
        </w:r>
      </w:del>
    </w:p>
    <w:p w14:paraId="41473F8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rc.ref.id="I0005C2"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699" w:author="Cara Cardinale" w:date="2025-01-17T14:14:00Z">
        <w:r w:rsidR="00383038" w:rsidRPr="00A25529">
          <w:rPr>
            <w:rStyle w:val="pxrc"/>
          </w:rPr>
          <w:t>23</w:t>
        </w:r>
      </w:ins>
      <w:del w:id="700" w:author="Cara Cardinale" w:date="2025-01-17T14:14:00Z">
        <w:r w:rsidRPr="00A25529" w:rsidDel="00383038">
          <w:rPr>
            <w:rStyle w:val="pxrc"/>
          </w:rPr>
          <w:delText>32</w:delText>
        </w:r>
      </w:del>
    </w:p>
    <w:p w14:paraId="655E0A58" w14:textId="77777777" w:rsidR="00FB29D8" w:rsidRPr="00A25529" w:rsidRDefault="00FB29D8">
      <w:pPr>
        <w:pStyle w:val="pxckrefn"/>
      </w:pPr>
      <w:r w:rsidRPr="00A25529">
        <w:t>Item 5c.</w:t>
      </w:r>
    </w:p>
    <w:p w14:paraId="63BFB10D" w14:textId="77777777" w:rsidR="00FB29D8" w:rsidRPr="00A25529" w:rsidRDefault="00FB29D8">
      <w:pPr>
        <w:pStyle w:val="pxckrefnote"/>
        <w:spacing w:before="180"/>
      </w:pPr>
      <w:del w:id="701" w:author="Cara Cardinale" w:date="2025-01-14T20:47:00Z">
        <w:r w:rsidRPr="00A25529" w:rsidDel="00CF1278">
          <w:delText>Drafter's Note</w:delText>
        </w:r>
      </w:del>
      <w:r w:rsidRPr="00A25529">
        <w:t xml:space="preserve"> </w:t>
      </w:r>
    </w:p>
    <w:p w14:paraId="4BF82CD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Where the constitution and bylaws of a voluntary association reasonably set forth grounds for expulsion and provide for a hearing upon notice to the member, judicial review of such proceedings is unavailable, unless the reason for expulsion is not a violation of the constitution or bylaws or is so trivial as to suggest that the action of the association was capricious or corrupt or unless the association failed to administer its own rules fairly. </w:t>
      </w:r>
      <w:r w:rsidRPr="00A25529">
        <w:rPr>
          <w:rStyle w:val="pxcc"/>
          <w:color w:val="FF0000"/>
          <w:vertAlign w:val="superscript"/>
        </w:rPr>
        <w:t>►</w:t>
      </w:r>
      <w:r w:rsidRPr="00A25529">
        <w:rPr>
          <w:rStyle w:val="pxcc"/>
        </w:rPr>
        <w:fldChar w:fldCharType="begin"/>
      </w:r>
      <w:r w:rsidRPr="00A25529">
        <w:rPr>
          <w:rStyle w:val="pxcc"/>
        </w:rPr>
        <w:instrText>cc.ref.id="I002NSU"</w:instrText>
      </w:r>
      <w:r w:rsidRPr="00A25529">
        <w:rPr>
          <w:rStyle w:val="pxcc"/>
        </w:rPr>
        <w:fldChar w:fldCharType="end"/>
      </w:r>
      <w:r w:rsidRPr="00A25529">
        <w:rPr>
          <w:rStyle w:val="pxcc"/>
        </w:rPr>
        <w:t>Marandino v. Westchester Country Club, Inc., 33 A.D.3d 800, 822 N.Y.S.2d 762 (2d Dep't 2006)</w:t>
      </w:r>
      <w:r w:rsidRPr="00A25529">
        <w:t>.</w:t>
      </w:r>
    </w:p>
    <w:p w14:paraId="0ADC39C0" w14:textId="77777777" w:rsidR="00FB29D8" w:rsidRPr="00A25529" w:rsidRDefault="00FB29D8">
      <w:pPr>
        <w:pStyle w:val="pxckrefrr"/>
        <w:rPr>
          <w:sz w:val="24"/>
          <w:szCs w:val="24"/>
        </w:rPr>
      </w:pPr>
      <w:r w:rsidRPr="00A25529">
        <w:rPr>
          <w:rStyle w:val="pxvis"/>
          <w:rFonts w:cs="Arial"/>
          <w:bCs/>
          <w:sz w:val="50"/>
          <w:rPrChange w:id="702" w:author="Cara Cardinale" w:date="2025-03-04T10:36:00Z">
            <w:rPr>
              <w:rStyle w:val="pxvis"/>
              <w:rFonts w:cs="Arial"/>
              <w:bCs/>
            </w:rPr>
          </w:rPrChange>
        </w:rPr>
        <w:t>Research References</w:t>
      </w:r>
    </w:p>
    <w:p w14:paraId="3DA03CD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tk.ref.id="I005GXQ"</w:instrText>
      </w:r>
      <w:r w:rsidRPr="00A25529">
        <w:rPr>
          <w:rStyle w:val="pxtk"/>
        </w:rPr>
        <w:fldChar w:fldCharType="end"/>
      </w:r>
      <w:r w:rsidRPr="00A25529">
        <w:rPr>
          <w:rStyle w:val="pxtk"/>
        </w:rPr>
        <w:t>West's Key Number Digest, Associations &amp;key;</w:t>
      </w:r>
      <w:ins w:id="703" w:author="Cara Cardinale" w:date="2025-01-16T22:08:00Z">
        <w:r w:rsidR="00FB4DB1" w:rsidRPr="00A25529">
          <w:rPr>
            <w:rStyle w:val="pxtk"/>
          </w:rPr>
          <w:t>150 to 152, 244</w:t>
        </w:r>
      </w:ins>
      <w:del w:id="704" w:author="Cara Cardinale" w:date="2025-01-16T22:08:00Z">
        <w:r w:rsidRPr="00A25529" w:rsidDel="00FB4DB1">
          <w:rPr>
            <w:rStyle w:val="pxtk"/>
          </w:rPr>
          <w:delText>10</w:delText>
        </w:r>
      </w:del>
    </w:p>
    <w:p w14:paraId="474ABF86" w14:textId="77777777" w:rsidR="00FB29D8" w:rsidRPr="00A25529" w:rsidDel="00FB4DB1" w:rsidRDefault="00FB29D8">
      <w:pPr>
        <w:pStyle w:val="pxckrefrrp"/>
        <w:rPr>
          <w:del w:id="705" w:author="Cara Cardinale" w:date="2025-01-16T22:08:00Z"/>
        </w:rPr>
      </w:pPr>
      <w:del w:id="706" w:author="Cara Cardinale" w:date="2025-01-16T22:08:00Z">
        <w:r w:rsidRPr="00A25529" w:rsidDel="00FB4DB1">
          <w:delText xml:space="preserve"> </w:delText>
        </w:r>
        <w:r w:rsidRPr="00A25529" w:rsidDel="00FB4DB1">
          <w:rPr>
            <w:rStyle w:val="pxvis"/>
            <w:rFonts w:ascii="Times NewRoman" w:hAnsi="Times NewRoman"/>
            <w:b w:val="0"/>
            <w:sz w:val="24"/>
          </w:rPr>
          <w:tab/>
        </w:r>
        <w:r w:rsidRPr="00A25529" w:rsidDel="00FB4DB1">
          <w:rPr>
            <w:rStyle w:val="pxtk"/>
            <w:color w:val="FF0000"/>
            <w:vertAlign w:val="superscript"/>
          </w:rPr>
          <w:delText>►</w:delText>
        </w:r>
        <w:r w:rsidRPr="00A25529" w:rsidDel="00FB4DB1">
          <w:rPr>
            <w:rStyle w:val="pxtk"/>
          </w:rPr>
          <w:fldChar w:fldCharType="begin"/>
        </w:r>
        <w:r w:rsidRPr="00A25529" w:rsidDel="00FB4DB1">
          <w:rPr>
            <w:rStyle w:val="pxtk"/>
          </w:rPr>
          <w:delInstrText>tk.ref.id="I008A2M"</w:delInstrText>
        </w:r>
        <w:r w:rsidRPr="00A25529" w:rsidDel="00FB4DB1">
          <w:rPr>
            <w:rStyle w:val="pxtk"/>
          </w:rPr>
          <w:fldChar w:fldCharType="end"/>
        </w:r>
        <w:r w:rsidRPr="00A25529" w:rsidDel="00FB4DB1">
          <w:rPr>
            <w:rStyle w:val="pxtk"/>
          </w:rPr>
          <w:delText>West's Key Number Digest, Associations &amp;key;11</w:delText>
        </w:r>
      </w:del>
    </w:p>
    <w:p w14:paraId="19A2531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tk.ref.id="I00B37I"</w:instrText>
      </w:r>
      <w:r w:rsidRPr="00A25529">
        <w:rPr>
          <w:rStyle w:val="pxtk"/>
        </w:rPr>
        <w:fldChar w:fldCharType="end"/>
      </w:r>
      <w:del w:id="707" w:author="Cara Cardinale" w:date="2025-01-15T21:58:00Z">
        <w:r w:rsidRPr="00A25529" w:rsidDel="0024651B">
          <w:rPr>
            <w:rStyle w:val="pxtk"/>
          </w:rPr>
          <w:delText>West's Key Number Digest, Clubs &amp;key;5</w:delText>
        </w:r>
      </w:del>
    </w:p>
    <w:p w14:paraId="035A8A4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tk.ref.id="I0005C0"</w:instrText>
      </w:r>
      <w:r w:rsidRPr="00A25529">
        <w:rPr>
          <w:rStyle w:val="pxtk"/>
        </w:rPr>
        <w:fldChar w:fldCharType="end"/>
      </w:r>
      <w:del w:id="708" w:author="Cara Cardinale" w:date="2025-01-16T22:09:00Z">
        <w:r w:rsidRPr="00A25529" w:rsidDel="00FB4DB1">
          <w:rPr>
            <w:rStyle w:val="pxtk"/>
          </w:rPr>
          <w:delText>West's Key Number Digest, Clubs &amp;key;9</w:delText>
        </w:r>
      </w:del>
    </w:p>
    <w:p w14:paraId="43776F0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rc.ref.id="I002NSW"</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709" w:author="Cara Cardinale" w:date="2025-01-16T22:09:00Z">
        <w:r w:rsidR="00FB4DB1" w:rsidRPr="00A25529">
          <w:rPr>
            <w:rStyle w:val="pxrc"/>
          </w:rPr>
          <w:t>1</w:t>
        </w:r>
      </w:ins>
      <w:del w:id="710" w:author="Cara Cardinale" w:date="2025-01-16T22:09:00Z">
        <w:r w:rsidRPr="00A25529" w:rsidDel="00FB4DB1">
          <w:rPr>
            <w:rStyle w:val="pxrc"/>
          </w:rPr>
          <w:delText>3</w:delText>
        </w:r>
      </w:del>
    </w:p>
    <w:p w14:paraId="57EA4F7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rc.ref.id="I005GXS"</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711" w:author="Cara Cardinale" w:date="2025-01-16T22:11:00Z">
        <w:r w:rsidRPr="00A25529" w:rsidDel="00FB4DB1">
          <w:rPr>
            <w:rStyle w:val="pxrc"/>
          </w:rPr>
          <w:delText>31 to 40</w:delText>
        </w:r>
      </w:del>
      <w:ins w:id="712" w:author="Cara Cardinale" w:date="2025-01-16T22:11:00Z">
        <w:r w:rsidR="00FB4DB1" w:rsidRPr="00A25529">
          <w:rPr>
            <w:rStyle w:val="pxrc"/>
          </w:rPr>
          <w:t>22 to 26</w:t>
        </w:r>
      </w:ins>
    </w:p>
    <w:p w14:paraId="52F70A07" w14:textId="77777777" w:rsidR="00FB29D8" w:rsidRPr="00A25529" w:rsidRDefault="00FB29D8">
      <w:pPr>
        <w:pStyle w:val="pxckrefn"/>
      </w:pPr>
      <w:r w:rsidRPr="00A25529">
        <w:t>Item 5d.</w:t>
      </w:r>
    </w:p>
    <w:p w14:paraId="6A48962B" w14:textId="77777777" w:rsidR="00FB29D8" w:rsidRPr="00A25529" w:rsidRDefault="00FB29D8">
      <w:pPr>
        <w:pStyle w:val="pxckrefnote"/>
        <w:spacing w:before="180"/>
      </w:pPr>
      <w:del w:id="713" w:author="Cara Cardinale" w:date="2025-01-14T20:47:00Z">
        <w:r w:rsidRPr="00A25529" w:rsidDel="00CF1278">
          <w:delText>Drafter's Note</w:delText>
        </w:r>
      </w:del>
      <w:r w:rsidRPr="00A25529">
        <w:t xml:space="preserve"> </w:t>
      </w:r>
    </w:p>
    <w:p w14:paraId="7DB5D17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The right of membership in a voluntary unincorporated association is a privilege that may not be transferred or sold without the consent of the association. </w:t>
      </w:r>
      <w:r w:rsidRPr="00A25529">
        <w:rPr>
          <w:rStyle w:val="pxcc"/>
          <w:color w:val="FF0000"/>
          <w:vertAlign w:val="superscript"/>
        </w:rPr>
        <w:t>►</w:t>
      </w:r>
      <w:r w:rsidRPr="00A25529">
        <w:rPr>
          <w:rStyle w:val="pxcc"/>
        </w:rPr>
        <w:fldChar w:fldCharType="begin"/>
      </w:r>
      <w:r w:rsidRPr="00A25529">
        <w:rPr>
          <w:rStyle w:val="pxcc"/>
        </w:rPr>
        <w:instrText>cc.ref.id="I008A2O"</w:instrText>
      </w:r>
      <w:r w:rsidRPr="00A25529">
        <w:rPr>
          <w:rStyle w:val="pxcc"/>
        </w:rPr>
        <w:fldChar w:fldCharType="end"/>
      </w:r>
      <w:r w:rsidRPr="00A25529">
        <w:rPr>
          <w:rStyle w:val="pxcc"/>
        </w:rPr>
        <w:t>Branagan v. Buckman, 67 Misc. 242, 122 N.Y.S. 610 (Sup 1910), aff'd, 145 A.D. 950, 130 N.Y.S. 1106 (3d Dep't 1911)</w:t>
      </w:r>
      <w:r w:rsidRPr="00A25529">
        <w:t>.</w:t>
      </w:r>
    </w:p>
    <w:p w14:paraId="433217B4" w14:textId="77777777" w:rsidR="00FB29D8" w:rsidRPr="00A25529" w:rsidRDefault="00FB29D8">
      <w:pPr>
        <w:pStyle w:val="pxckrefrr"/>
        <w:rPr>
          <w:sz w:val="24"/>
          <w:szCs w:val="24"/>
        </w:rPr>
      </w:pPr>
      <w:r w:rsidRPr="00A25529">
        <w:rPr>
          <w:rStyle w:val="pxvis"/>
          <w:rFonts w:cs="Arial"/>
          <w:bCs/>
          <w:sz w:val="50"/>
          <w:rPrChange w:id="714" w:author="Cara Cardinale" w:date="2025-03-04T10:36:00Z">
            <w:rPr>
              <w:rStyle w:val="pxvis"/>
              <w:rFonts w:cs="Arial"/>
              <w:bCs/>
            </w:rPr>
          </w:rPrChange>
        </w:rPr>
        <w:t>Research References</w:t>
      </w:r>
    </w:p>
    <w:p w14:paraId="73C41AE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tk.ref.id="I0005BX"</w:instrText>
      </w:r>
      <w:r w:rsidRPr="00A25529">
        <w:rPr>
          <w:rStyle w:val="pxtk"/>
        </w:rPr>
        <w:fldChar w:fldCharType="end"/>
      </w:r>
      <w:r w:rsidRPr="00A25529">
        <w:rPr>
          <w:rStyle w:val="pxtk"/>
        </w:rPr>
        <w:t>West's Key Number Digest, Associations &amp;key;</w:t>
      </w:r>
      <w:ins w:id="715" w:author="Cara Cardinale" w:date="2025-01-16T22:12:00Z">
        <w:r w:rsidR="00FB4DB1" w:rsidRPr="00A25529">
          <w:rPr>
            <w:rStyle w:val="pxtk"/>
          </w:rPr>
          <w:t>15</w:t>
        </w:r>
      </w:ins>
      <w:r w:rsidRPr="00A25529">
        <w:rPr>
          <w:rStyle w:val="pxtk"/>
        </w:rPr>
        <w:t>6</w:t>
      </w:r>
    </w:p>
    <w:p w14:paraId="4548C079" w14:textId="77777777" w:rsidR="00FB29D8" w:rsidRPr="00A25529" w:rsidDel="00FB4DB1" w:rsidRDefault="00FB29D8">
      <w:pPr>
        <w:pStyle w:val="pxckrefrrp"/>
        <w:rPr>
          <w:del w:id="716" w:author="Cara Cardinale" w:date="2025-01-16T22:12:00Z"/>
        </w:rPr>
      </w:pPr>
      <w:del w:id="717" w:author="Cara Cardinale" w:date="2025-01-16T22:12:00Z">
        <w:r w:rsidRPr="00A25529" w:rsidDel="00FB4DB1">
          <w:delText xml:space="preserve"> </w:delText>
        </w:r>
        <w:r w:rsidRPr="00A25529" w:rsidDel="00FB4DB1">
          <w:rPr>
            <w:rStyle w:val="pxvis"/>
            <w:rFonts w:ascii="Times NewRoman" w:hAnsi="Times NewRoman"/>
            <w:b w:val="0"/>
            <w:sz w:val="24"/>
          </w:rPr>
          <w:tab/>
        </w:r>
        <w:r w:rsidRPr="00A25529" w:rsidDel="00FB4DB1">
          <w:rPr>
            <w:rStyle w:val="pxtk"/>
            <w:color w:val="FF0000"/>
            <w:vertAlign w:val="superscript"/>
          </w:rPr>
          <w:delText>►</w:delText>
        </w:r>
        <w:r w:rsidRPr="00A25529" w:rsidDel="00FB4DB1">
          <w:rPr>
            <w:rStyle w:val="pxtk"/>
          </w:rPr>
          <w:fldChar w:fldCharType="begin"/>
        </w:r>
        <w:r w:rsidRPr="00A25529" w:rsidDel="00FB4DB1">
          <w:rPr>
            <w:rStyle w:val="pxtk"/>
          </w:rPr>
          <w:delInstrText>tk.ref.id="I00056A"</w:delInstrText>
        </w:r>
        <w:r w:rsidRPr="00A25529" w:rsidDel="00FB4DB1">
          <w:rPr>
            <w:rStyle w:val="pxtk"/>
          </w:rPr>
          <w:fldChar w:fldCharType="end"/>
        </w:r>
        <w:r w:rsidRPr="00A25529" w:rsidDel="00FB4DB1">
          <w:rPr>
            <w:rStyle w:val="pxtk"/>
          </w:rPr>
          <w:delText>West's Key Number Digest, Associations &amp;key;9</w:delText>
        </w:r>
      </w:del>
    </w:p>
    <w:p w14:paraId="130CB06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tk.ref.id="I002NYM"</w:instrText>
      </w:r>
      <w:r w:rsidRPr="00A25529">
        <w:rPr>
          <w:rStyle w:val="pxtk"/>
        </w:rPr>
        <w:fldChar w:fldCharType="end"/>
      </w:r>
      <w:del w:id="718" w:author="Cara Cardinale" w:date="2025-01-15T21:58:00Z">
        <w:r w:rsidRPr="00A25529" w:rsidDel="0024651B">
          <w:rPr>
            <w:rStyle w:val="pxtk"/>
          </w:rPr>
          <w:delText>West's Key Number Digest, Clubs &amp;key;5</w:delText>
        </w:r>
      </w:del>
    </w:p>
    <w:p w14:paraId="68D8667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719" w:author="Cara Cardinale" w:date="2025-01-16T22:13:00Z">
        <w:r w:rsidR="001A738C" w:rsidRPr="00A25529">
          <w:rPr>
            <w:rStyle w:val="pxrc"/>
          </w:rPr>
          <w:t>6</w:t>
        </w:r>
      </w:ins>
      <w:del w:id="720" w:author="Cara Cardinale" w:date="2025-01-16T22:13:00Z">
        <w:r w:rsidRPr="00A25529" w:rsidDel="001A738C">
          <w:rPr>
            <w:rStyle w:val="pxrc"/>
          </w:rPr>
          <w:delText>8</w:delText>
        </w:r>
      </w:del>
    </w:p>
    <w:p w14:paraId="50DEBCA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rc.ref.id="I008A8E"</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721" w:author="Cara Cardinale" w:date="2025-01-16T22:13:00Z">
        <w:r w:rsidR="001A738C" w:rsidRPr="00A25529">
          <w:rPr>
            <w:rStyle w:val="pxrc"/>
          </w:rPr>
          <w:t>0</w:t>
        </w:r>
      </w:ins>
      <w:del w:id="722" w:author="Cara Cardinale" w:date="2025-01-16T22:13:00Z">
        <w:r w:rsidRPr="00A25529" w:rsidDel="001A738C">
          <w:rPr>
            <w:rStyle w:val="pxrc"/>
          </w:rPr>
          <w:delText>6</w:delText>
        </w:r>
      </w:del>
    </w:p>
    <w:p w14:paraId="0BF8A7C4" w14:textId="77777777" w:rsidR="00FB29D8" w:rsidRPr="00A25529" w:rsidRDefault="00FB29D8">
      <w:pPr>
        <w:pStyle w:val="pxckrefn"/>
      </w:pPr>
      <w:r w:rsidRPr="00A25529">
        <w:t>Item 5f.</w:t>
      </w:r>
    </w:p>
    <w:p w14:paraId="5D48D428" w14:textId="77777777" w:rsidR="00FB29D8" w:rsidRPr="00A25529" w:rsidRDefault="00FB29D8">
      <w:pPr>
        <w:pStyle w:val="pxckrefnote"/>
        <w:spacing w:before="180"/>
      </w:pPr>
      <w:del w:id="723" w:author="Cara Cardinale" w:date="2025-01-14T20:47:00Z">
        <w:r w:rsidRPr="00A25529" w:rsidDel="00CF1278">
          <w:delText>Drafter's Note</w:delText>
        </w:r>
      </w:del>
      <w:r w:rsidRPr="00A25529">
        <w:t xml:space="preserve"> </w:t>
      </w:r>
    </w:p>
    <w:p w14:paraId="4DFFE71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Ordinarily, the rules and bylaws of a voluntary unincorporated association provide for the course of procedure to be followed in disciplining or expelling members, and such disciplinary action, in order to be valid, must be made in the regular manner in conformity with such rules and bylaws. </w:t>
      </w:r>
      <w:r w:rsidRPr="00A25529">
        <w:rPr>
          <w:rStyle w:val="pxcc"/>
          <w:color w:val="FF0000"/>
          <w:vertAlign w:val="superscript"/>
        </w:rPr>
        <w:t>►</w:t>
      </w:r>
      <w:r w:rsidRPr="00A25529">
        <w:rPr>
          <w:rStyle w:val="pxcc"/>
        </w:rPr>
        <w:fldChar w:fldCharType="begin"/>
      </w:r>
      <w:r w:rsidRPr="00A25529">
        <w:rPr>
          <w:rStyle w:val="pxcc"/>
        </w:rPr>
        <w:instrText>cc.ref.id="I000567"</w:instrText>
      </w:r>
      <w:r w:rsidRPr="00A25529">
        <w:rPr>
          <w:rStyle w:val="pxcc"/>
        </w:rPr>
        <w:fldChar w:fldCharType="end"/>
      </w:r>
      <w:r w:rsidRPr="00A25529">
        <w:rPr>
          <w:rStyle w:val="pxcc"/>
        </w:rPr>
        <w:t>Harmon v. Matthews, 27 N.Y.S.2d 656 (Sup 1941)</w:t>
      </w:r>
      <w:r w:rsidRPr="00A25529">
        <w:t>.</w:t>
      </w:r>
    </w:p>
    <w:p w14:paraId="6D5107B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Club member's right to be advised of charges against him or her to receive notice of disciplinary hearing and to be given opportunity to appear and be heard at hearing are fundamental rights that must be afforded even in absence of club bylaws. </w:t>
      </w:r>
      <w:r w:rsidRPr="00A25529">
        <w:rPr>
          <w:rStyle w:val="pxcc"/>
          <w:color w:val="FF0000"/>
          <w:vertAlign w:val="superscript"/>
        </w:rPr>
        <w:t>►</w:t>
      </w:r>
      <w:r w:rsidRPr="00A25529">
        <w:rPr>
          <w:rStyle w:val="pxcc"/>
        </w:rPr>
        <w:fldChar w:fldCharType="begin"/>
      </w:r>
      <w:r w:rsidRPr="00A25529">
        <w:rPr>
          <w:rStyle w:val="pxcc"/>
        </w:rPr>
        <w:instrText>cc.ref.id="I002NYP"</w:instrText>
      </w:r>
      <w:r w:rsidRPr="00A25529">
        <w:rPr>
          <w:rStyle w:val="pxcc"/>
        </w:rPr>
        <w:fldChar w:fldCharType="end"/>
      </w:r>
      <w:r w:rsidRPr="00A25529">
        <w:rPr>
          <w:rStyle w:val="pxcc"/>
        </w:rPr>
        <w:t>Anderson v. Board of Directors of Powelton Club, 183 Misc. 2d 200, 702 N.Y.S.2d 762 (Sup 1999)</w:t>
      </w:r>
      <w:r w:rsidRPr="00A25529">
        <w:t>.</w:t>
      </w:r>
    </w:p>
    <w:p w14:paraId="58A0DCD4" w14:textId="77777777" w:rsidR="00FB29D8" w:rsidRPr="00A25529" w:rsidRDefault="00FB29D8">
      <w:pPr>
        <w:pStyle w:val="pxckrefrr"/>
        <w:rPr>
          <w:sz w:val="24"/>
          <w:szCs w:val="24"/>
        </w:rPr>
      </w:pPr>
      <w:r w:rsidRPr="00A25529">
        <w:rPr>
          <w:rStyle w:val="pxvis"/>
          <w:rFonts w:cs="Arial"/>
          <w:bCs/>
          <w:sz w:val="50"/>
          <w:rPrChange w:id="724" w:author="Cara Cardinale" w:date="2025-03-04T10:36:00Z">
            <w:rPr>
              <w:rStyle w:val="pxvis"/>
              <w:rFonts w:cs="Arial"/>
              <w:bCs/>
            </w:rPr>
          </w:rPrChange>
        </w:rPr>
        <w:t>Research References</w:t>
      </w:r>
    </w:p>
    <w:p w14:paraId="2E448E7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tk.ref.id="I005H3L"</w:instrText>
      </w:r>
      <w:r w:rsidRPr="00A25529">
        <w:rPr>
          <w:rStyle w:val="pxtk"/>
        </w:rPr>
        <w:fldChar w:fldCharType="end"/>
      </w:r>
      <w:r w:rsidRPr="00A25529">
        <w:rPr>
          <w:rStyle w:val="pxtk"/>
        </w:rPr>
        <w:t>West's Key Number Digest, Associations &amp;key;</w:t>
      </w:r>
      <w:ins w:id="725" w:author="Cara Cardinale" w:date="2025-01-16T22:08:00Z">
        <w:r w:rsidR="00FB4DB1" w:rsidRPr="00A25529">
          <w:rPr>
            <w:rStyle w:val="pxtk"/>
          </w:rPr>
          <w:t>150 to 152, 244</w:t>
        </w:r>
      </w:ins>
      <w:del w:id="726" w:author="Cara Cardinale" w:date="2025-01-16T22:08:00Z">
        <w:r w:rsidRPr="00A25529" w:rsidDel="00FB4DB1">
          <w:rPr>
            <w:rStyle w:val="pxtk"/>
          </w:rPr>
          <w:delText>10</w:delText>
        </w:r>
      </w:del>
    </w:p>
    <w:p w14:paraId="1719BF0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tk.ref.id="I008A8H"</w:instrText>
      </w:r>
      <w:r w:rsidRPr="00A25529">
        <w:rPr>
          <w:rStyle w:val="pxtk"/>
        </w:rPr>
        <w:fldChar w:fldCharType="end"/>
      </w:r>
      <w:del w:id="727" w:author="Cara Cardinale" w:date="2025-01-15T21:58:00Z">
        <w:r w:rsidRPr="00A25529" w:rsidDel="0024651B">
          <w:rPr>
            <w:rStyle w:val="pxtk"/>
          </w:rPr>
          <w:delText>West's Key Number Digest, Clubs &amp;key;5</w:delText>
        </w:r>
      </w:del>
    </w:p>
    <w:p w14:paraId="51C21C93"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tk.ref.id="I00B3DD"</w:instrText>
      </w:r>
      <w:r w:rsidRPr="00A25529">
        <w:rPr>
          <w:rStyle w:val="pxtk"/>
        </w:rPr>
        <w:fldChar w:fldCharType="end"/>
      </w:r>
      <w:del w:id="728" w:author="Cara Cardinale" w:date="2025-01-16T22:09:00Z">
        <w:r w:rsidRPr="00A25529" w:rsidDel="00FB4DB1">
          <w:rPr>
            <w:rStyle w:val="pxtk"/>
          </w:rPr>
          <w:delText>West's Key Number Digest, Clubs &amp;key;9</w:delText>
        </w:r>
      </w:del>
    </w:p>
    <w:p w14:paraId="1ECF139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rc.ref.id="I000565"</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729" w:author="Cara Cardinale" w:date="2025-01-15T21:00:00Z">
        <w:r w:rsidR="003733C3" w:rsidRPr="00A25529">
          <w:rPr>
            <w:rStyle w:val="pxrc"/>
          </w:rPr>
          <w:t>2</w:t>
        </w:r>
      </w:ins>
      <w:del w:id="730" w:author="Cara Cardinale" w:date="2025-01-15T21:00:00Z">
        <w:r w:rsidRPr="00A25529" w:rsidDel="003733C3">
          <w:rPr>
            <w:rStyle w:val="pxrc"/>
          </w:rPr>
          <w:delText>4</w:delText>
        </w:r>
      </w:del>
    </w:p>
    <w:p w14:paraId="09302A3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rc.ref.id="I002NYR"</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731" w:author="Cara Cardinale" w:date="2025-01-15T21:03:00Z">
        <w:r w:rsidR="003733C3" w:rsidRPr="00A25529">
          <w:rPr>
            <w:rStyle w:val="pxrc"/>
          </w:rPr>
          <w:t>2</w:t>
        </w:r>
      </w:ins>
      <w:del w:id="732" w:author="Cara Cardinale" w:date="2025-01-15T21:03:00Z">
        <w:r w:rsidRPr="00A25529" w:rsidDel="003733C3">
          <w:rPr>
            <w:rStyle w:val="pxrc"/>
          </w:rPr>
          <w:delText>3</w:delText>
        </w:r>
      </w:del>
      <w:r w:rsidRPr="00A25529">
        <w:rPr>
          <w:rStyle w:val="pxrc"/>
        </w:rPr>
        <w:t>4</w:t>
      </w:r>
    </w:p>
    <w:p w14:paraId="17CFE143" w14:textId="77777777" w:rsidR="00FB29D8" w:rsidRPr="00A25529" w:rsidRDefault="00FB29D8">
      <w:pPr>
        <w:pStyle w:val="pxckrefn"/>
      </w:pPr>
      <w:r w:rsidRPr="00A25529">
        <w:t>Item 6.</w:t>
      </w:r>
    </w:p>
    <w:p w14:paraId="1D018F0C" w14:textId="77777777" w:rsidR="00FB29D8" w:rsidRPr="00A25529" w:rsidRDefault="00FB29D8">
      <w:pPr>
        <w:pStyle w:val="pxckrefnote"/>
        <w:spacing w:before="180"/>
      </w:pPr>
      <w:del w:id="733" w:author="Cara Cardinale" w:date="2025-01-14T20:47:00Z">
        <w:r w:rsidRPr="00A25529" w:rsidDel="00CF1278">
          <w:delText>Drafter's Note</w:delText>
        </w:r>
      </w:del>
      <w:r w:rsidRPr="00A25529">
        <w:t xml:space="preserve"> </w:t>
      </w:r>
    </w:p>
    <w:p w14:paraId="5FD992A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All members in good standing of an association have a legally enforceable right to attend the meetings of the society and participate in its deliberations and decisions. </w:t>
      </w:r>
      <w:r w:rsidRPr="00A25529">
        <w:rPr>
          <w:rStyle w:val="pxrc"/>
          <w:color w:val="FF0000"/>
          <w:vertAlign w:val="superscript"/>
        </w:rPr>
        <w:t>►</w:t>
      </w:r>
      <w:r w:rsidRPr="00A25529">
        <w:rPr>
          <w:rStyle w:val="pxrc"/>
        </w:rPr>
        <w:fldChar w:fldCharType="begin"/>
      </w:r>
      <w:r w:rsidRPr="00A25529">
        <w:rPr>
          <w:rStyle w:val="pxrc"/>
        </w:rPr>
        <w:instrText>rc.ref.id="I005H3N"</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734" w:author="Cara Cardinale" w:date="2025-01-15T20:43:00Z">
        <w:r w:rsidRPr="00A25529" w:rsidDel="00BC5C96">
          <w:rPr>
            <w:rStyle w:val="pxrc"/>
          </w:rPr>
          <w:delText>20</w:delText>
        </w:r>
      </w:del>
      <w:ins w:id="735" w:author="Cara Cardinale" w:date="2025-01-15T20:43:00Z">
        <w:r w:rsidR="00BC5C96" w:rsidRPr="00A25529">
          <w:rPr>
            <w:rStyle w:val="pxrc"/>
          </w:rPr>
          <w:t>18</w:t>
        </w:r>
      </w:ins>
      <w:r w:rsidRPr="00A25529">
        <w:t>.</w:t>
      </w:r>
    </w:p>
    <w:p w14:paraId="38DCF674" w14:textId="77777777" w:rsidR="00FB29D8" w:rsidRPr="00A25529" w:rsidRDefault="00FB29D8">
      <w:pPr>
        <w:pStyle w:val="pxckrefrr"/>
        <w:rPr>
          <w:sz w:val="24"/>
          <w:szCs w:val="24"/>
        </w:rPr>
      </w:pPr>
      <w:r w:rsidRPr="00A25529">
        <w:rPr>
          <w:rStyle w:val="pxvis"/>
          <w:rFonts w:cs="Arial"/>
          <w:bCs/>
          <w:sz w:val="50"/>
          <w:rPrChange w:id="736" w:author="Cara Cardinale" w:date="2025-03-04T10:36:00Z">
            <w:rPr>
              <w:rStyle w:val="pxvis"/>
              <w:rFonts w:cs="Arial"/>
              <w:bCs/>
            </w:rPr>
          </w:rPrChange>
        </w:rPr>
        <w:t>Research References</w:t>
      </w:r>
    </w:p>
    <w:p w14:paraId="0FE7806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tk.ref.id="I008A8J"</w:instrText>
      </w:r>
      <w:r w:rsidRPr="00A25529">
        <w:rPr>
          <w:rStyle w:val="pxtk"/>
        </w:rPr>
        <w:fldChar w:fldCharType="end"/>
      </w:r>
      <w:r w:rsidRPr="00A25529">
        <w:rPr>
          <w:rStyle w:val="pxtk"/>
        </w:rPr>
        <w:t>West's Key Number Digest, Associations &amp;key;17</w:t>
      </w:r>
      <w:ins w:id="737" w:author="Cara Cardinale" w:date="2025-01-15T22:02:00Z">
        <w:r w:rsidR="00A21BA0" w:rsidRPr="00A25529">
          <w:rPr>
            <w:rStyle w:val="pxtk"/>
          </w:rPr>
          <w:t>1</w:t>
        </w:r>
      </w:ins>
    </w:p>
    <w:p w14:paraId="3F36CFF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tk.ref.id="I000562"</w:instrText>
      </w:r>
      <w:r w:rsidRPr="00A25529">
        <w:rPr>
          <w:rStyle w:val="pxtk"/>
        </w:rPr>
        <w:fldChar w:fldCharType="end"/>
      </w:r>
      <w:del w:id="738" w:author="Cara Cardinale" w:date="2025-01-15T21:58:00Z">
        <w:r w:rsidRPr="00A25529" w:rsidDel="0024651B">
          <w:rPr>
            <w:rStyle w:val="pxtk"/>
          </w:rPr>
          <w:delText>West's Key Number Digest, Clubs &amp;key;5</w:delText>
        </w:r>
      </w:del>
    </w:p>
    <w:p w14:paraId="34D4B53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rc.ref.id="I002NYU"</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739" w:author="Cara Cardinale" w:date="2025-01-15T20:43:00Z">
        <w:r w:rsidRPr="00A25529" w:rsidDel="00BC5C96">
          <w:rPr>
            <w:rStyle w:val="pxrc"/>
          </w:rPr>
          <w:delText>20</w:delText>
        </w:r>
      </w:del>
      <w:ins w:id="740" w:author="Cara Cardinale" w:date="2025-01-15T20:43:00Z">
        <w:r w:rsidR="00BC5C96" w:rsidRPr="00A25529">
          <w:rPr>
            <w:rStyle w:val="pxrc"/>
          </w:rPr>
          <w:t>18</w:t>
        </w:r>
      </w:ins>
    </w:p>
    <w:p w14:paraId="5F39805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rc.ref.id="I005H3Q"</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741" w:author="Cara Cardinale" w:date="2025-01-15T21:50:00Z">
        <w:r w:rsidR="00B1644D" w:rsidRPr="00A25529">
          <w:rPr>
            <w:rStyle w:val="pxrc"/>
          </w:rPr>
          <w:t>17</w:t>
        </w:r>
      </w:ins>
      <w:del w:id="742" w:author="Cara Cardinale" w:date="2025-01-15T21:50:00Z">
        <w:r w:rsidRPr="00A25529" w:rsidDel="00B1644D">
          <w:rPr>
            <w:rStyle w:val="pxrc"/>
          </w:rPr>
          <w:delText>21, 22</w:delText>
        </w:r>
      </w:del>
    </w:p>
    <w:p w14:paraId="3BFE20CA" w14:textId="77777777" w:rsidR="00FB29D8" w:rsidRPr="00A25529" w:rsidRDefault="00FB29D8">
      <w:pPr>
        <w:pStyle w:val="pxckrefn"/>
      </w:pPr>
      <w:r w:rsidRPr="00A25529">
        <w:t>Item 7.</w:t>
      </w:r>
    </w:p>
    <w:p w14:paraId="1F3CB748" w14:textId="77777777" w:rsidR="00FB29D8" w:rsidRPr="00A25529" w:rsidRDefault="00FB29D8">
      <w:pPr>
        <w:pStyle w:val="pxckrefnote"/>
        <w:spacing w:before="180"/>
      </w:pPr>
      <w:del w:id="743" w:author="Cara Cardinale" w:date="2025-01-14T20:47:00Z">
        <w:r w:rsidRPr="00A25529" w:rsidDel="00CF1278">
          <w:delText>Drafter's Note</w:delText>
        </w:r>
      </w:del>
      <w:r w:rsidRPr="00A25529">
        <w:t xml:space="preserve"> </w:t>
      </w:r>
    </w:p>
    <w:p w14:paraId="77500D1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rc.ref.id="I008A8M"</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744" w:author="Cara Cardinale" w:date="2025-01-15T18:15:00Z">
        <w:r w:rsidRPr="00A25529" w:rsidDel="00DA4079">
          <w:rPr>
            <w:rStyle w:val="pxrc"/>
          </w:rPr>
          <w:delText>9</w:delText>
        </w:r>
      </w:del>
      <w:ins w:id="745" w:author="Cara Cardinale" w:date="2025-01-15T18:15:00Z">
        <w:r w:rsidR="00DA4079" w:rsidRPr="00A25529">
          <w:rPr>
            <w:rStyle w:val="pxrc"/>
          </w:rPr>
          <w:t>7</w:t>
        </w:r>
      </w:ins>
      <w:r w:rsidRPr="00A25529">
        <w:t>.</w:t>
      </w:r>
    </w:p>
    <w:p w14:paraId="5512ED37" w14:textId="77777777" w:rsidR="00FB29D8" w:rsidRPr="00A25529" w:rsidRDefault="00FB29D8">
      <w:pPr>
        <w:pStyle w:val="pxckrefrr"/>
        <w:rPr>
          <w:sz w:val="24"/>
          <w:szCs w:val="24"/>
        </w:rPr>
      </w:pPr>
      <w:r w:rsidRPr="00A25529">
        <w:rPr>
          <w:rStyle w:val="pxvis"/>
          <w:rFonts w:cs="Arial"/>
          <w:bCs/>
          <w:sz w:val="50"/>
          <w:rPrChange w:id="746" w:author="Cara Cardinale" w:date="2025-03-04T10:36:00Z">
            <w:rPr>
              <w:rStyle w:val="pxvis"/>
              <w:rFonts w:cs="Arial"/>
              <w:bCs/>
            </w:rPr>
          </w:rPrChange>
        </w:rPr>
        <w:t>Research References</w:t>
      </w:r>
    </w:p>
    <w:p w14:paraId="52234A4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tk.ref.id="I00054X"</w:instrText>
      </w:r>
      <w:r w:rsidRPr="00A25529">
        <w:rPr>
          <w:rStyle w:val="pxtk"/>
        </w:rPr>
        <w:fldChar w:fldCharType="end"/>
      </w:r>
      <w:r w:rsidRPr="00A25529">
        <w:rPr>
          <w:rStyle w:val="pxtk"/>
        </w:rPr>
        <w:t>West's Key Number Digest, Associations &amp;key;</w:t>
      </w:r>
      <w:ins w:id="747" w:author="Cara Cardinale" w:date="2025-01-16T22:14:00Z">
        <w:r w:rsidR="001A738C" w:rsidRPr="00A25529">
          <w:rPr>
            <w:rStyle w:val="pxtk"/>
          </w:rPr>
          <w:t>128</w:t>
        </w:r>
      </w:ins>
      <w:del w:id="748" w:author="Cara Cardinale" w:date="2025-01-16T22:14:00Z">
        <w:r w:rsidRPr="00A25529" w:rsidDel="001A738C">
          <w:rPr>
            <w:rStyle w:val="pxtk"/>
          </w:rPr>
          <w:delText>5</w:delText>
        </w:r>
      </w:del>
    </w:p>
    <w:p w14:paraId="2EE60DF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tk.ref.id="I002NZZ"</w:instrText>
      </w:r>
      <w:r w:rsidRPr="00A25529">
        <w:rPr>
          <w:rStyle w:val="pxtk"/>
        </w:rPr>
        <w:fldChar w:fldCharType="end"/>
      </w:r>
      <w:del w:id="749" w:author="Cara Cardinale" w:date="2025-01-15T17:53:00Z">
        <w:r w:rsidRPr="00A25529" w:rsidDel="007347E4">
          <w:rPr>
            <w:rStyle w:val="pxtk"/>
          </w:rPr>
          <w:delText>West's Key Number Digest, Clubs &amp;key;4</w:delText>
        </w:r>
      </w:del>
    </w:p>
    <w:p w14:paraId="4AB38E9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rc.ref.id="I00054U"</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750" w:author="Cara Cardinale" w:date="2025-01-15T18:15:00Z">
        <w:r w:rsidR="00DA4079" w:rsidRPr="00A25529">
          <w:rPr>
            <w:rStyle w:val="pxvis"/>
            <w:rFonts w:ascii="Times NewRoman" w:hAnsi="Times NewRoman"/>
            <w:b w:val="0"/>
            <w:sz w:val="24"/>
          </w:rPr>
          <w:t>7</w:t>
        </w:r>
      </w:ins>
      <w:del w:id="751" w:author="Cara Cardinale" w:date="2025-01-15T18:15:00Z">
        <w:r w:rsidRPr="00A25529" w:rsidDel="00DA4079">
          <w:rPr>
            <w:rStyle w:val="pxrc"/>
          </w:rPr>
          <w:delText>9</w:delText>
        </w:r>
      </w:del>
    </w:p>
    <w:p w14:paraId="6571C4A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rc.ref.id="I002O02"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752" w:author="Cara Cardinale" w:date="2025-01-15T18:13:00Z">
        <w:r w:rsidR="00DA4079" w:rsidRPr="00A25529">
          <w:rPr>
            <w:rStyle w:val="pxvis"/>
            <w:rFonts w:ascii="Times NewRoman" w:hAnsi="Times NewRoman"/>
            <w:b w:val="0"/>
            <w:sz w:val="24"/>
          </w:rPr>
          <w:t>8</w:t>
        </w:r>
      </w:ins>
      <w:del w:id="753" w:author="Cara Cardinale" w:date="2025-01-15T18:13:00Z">
        <w:r w:rsidRPr="00A25529" w:rsidDel="00DA4079">
          <w:rPr>
            <w:rStyle w:val="pxrc"/>
          </w:rPr>
          <w:delText>9</w:delText>
        </w:r>
      </w:del>
    </w:p>
    <w:p w14:paraId="5891B19A" w14:textId="77777777" w:rsidR="00FB29D8" w:rsidRPr="00A25529" w:rsidRDefault="00FB29D8">
      <w:pPr>
        <w:pStyle w:val="pxckrefn"/>
      </w:pPr>
      <w:r w:rsidRPr="00A25529">
        <w:t>Item 8.</w:t>
      </w:r>
    </w:p>
    <w:p w14:paraId="68573B9B" w14:textId="77777777" w:rsidR="00FB29D8" w:rsidRPr="00A25529" w:rsidRDefault="00FB29D8">
      <w:pPr>
        <w:pStyle w:val="pxckrefnote"/>
        <w:spacing w:before="180"/>
      </w:pPr>
      <w:del w:id="754" w:author="Cara Cardinale" w:date="2025-01-14T20:47:00Z">
        <w:r w:rsidRPr="00A25529" w:rsidDel="00CF1278">
          <w:delText>Drafter's Note</w:delText>
        </w:r>
      </w:del>
      <w:r w:rsidRPr="00A25529">
        <w:t xml:space="preserve"> </w:t>
      </w:r>
    </w:p>
    <w:p w14:paraId="7596A14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Homeowners' association did not have duty to warn or protect motorist who was driving on street owned by association from dangerous condition created by tree that was located on neighboring property and thus was not liable for injuries allegedly sustained by motorist as result of tree falling on vehicle. </w:t>
      </w:r>
      <w:r w:rsidRPr="00A25529">
        <w:rPr>
          <w:rStyle w:val="pxcc"/>
          <w:color w:val="FF0000"/>
          <w:vertAlign w:val="superscript"/>
        </w:rPr>
        <w:t>►</w:t>
      </w:r>
      <w:r w:rsidRPr="00A25529">
        <w:rPr>
          <w:rStyle w:val="pxcc"/>
        </w:rPr>
        <w:fldChar w:fldCharType="begin"/>
      </w:r>
      <w:r w:rsidRPr="00A25529">
        <w:rPr>
          <w:rStyle w:val="pxcc"/>
        </w:rPr>
        <w:instrText>cc.ref.id="I005H4Y"</w:instrText>
      </w:r>
      <w:r w:rsidRPr="00A25529">
        <w:rPr>
          <w:rStyle w:val="pxcc"/>
        </w:rPr>
        <w:fldChar w:fldCharType="end"/>
      </w:r>
      <w:r w:rsidRPr="00A25529">
        <w:rPr>
          <w:rStyle w:val="pxcc"/>
        </w:rPr>
        <w:t xml:space="preserve">Crawford v. Forest Hills Gardens, 16 A.D.3d </w:t>
      </w:r>
      <w:del w:id="755" w:author="Cara Cardinale" w:date="2025-01-21T11:35:00Z">
        <w:r w:rsidRPr="00A25529" w:rsidDel="00D0029E">
          <w:rPr>
            <w:rStyle w:val="pxcc"/>
          </w:rPr>
          <w:delText>540</w:delText>
        </w:r>
      </w:del>
      <w:ins w:id="756" w:author="Cara Cardinale" w:date="2025-01-21T11:35:00Z">
        <w:r w:rsidR="00D0029E" w:rsidRPr="00A25529">
          <w:rPr>
            <w:rStyle w:val="pxcc"/>
          </w:rPr>
          <w:t>535</w:t>
        </w:r>
      </w:ins>
      <w:r w:rsidRPr="00A25529">
        <w:rPr>
          <w:rStyle w:val="pxcc"/>
        </w:rPr>
        <w:t>, 792 N.Y.S.2d 135 (2d Dep't 2005)</w:t>
      </w:r>
      <w:r w:rsidRPr="00A25529">
        <w:t>.</w:t>
      </w:r>
    </w:p>
    <w:p w14:paraId="2EB5A67D" w14:textId="77777777" w:rsidR="00FB29D8" w:rsidRPr="00A25529" w:rsidRDefault="00FB29D8">
      <w:pPr>
        <w:pStyle w:val="pxckrefrr"/>
        <w:rPr>
          <w:sz w:val="24"/>
          <w:szCs w:val="24"/>
        </w:rPr>
      </w:pPr>
      <w:r w:rsidRPr="00A25529">
        <w:rPr>
          <w:rStyle w:val="pxvis"/>
          <w:rFonts w:cs="Arial"/>
          <w:bCs/>
          <w:sz w:val="50"/>
          <w:rPrChange w:id="757" w:author="Cara Cardinale" w:date="2025-03-04T10:36:00Z">
            <w:rPr>
              <w:rStyle w:val="pxvis"/>
              <w:rFonts w:cs="Arial"/>
              <w:bCs/>
            </w:rPr>
          </w:rPrChange>
        </w:rPr>
        <w:t>Research References</w:t>
      </w:r>
    </w:p>
    <w:p w14:paraId="09C0DBC3"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tk.ref.id="I008A9U"</w:instrText>
      </w:r>
      <w:r w:rsidRPr="00A25529">
        <w:rPr>
          <w:rStyle w:val="pxtk"/>
        </w:rPr>
        <w:fldChar w:fldCharType="end"/>
      </w:r>
      <w:r w:rsidRPr="00A25529">
        <w:rPr>
          <w:rStyle w:val="pxtk"/>
        </w:rPr>
        <w:t>West's Key Number Digest, Associations &amp;key;</w:t>
      </w:r>
      <w:ins w:id="758" w:author="Cara Cardinale" w:date="2025-01-16T21:34:00Z">
        <w:r w:rsidR="000F13E1" w:rsidRPr="00A25529">
          <w:rPr>
            <w:rStyle w:val="pxtk"/>
          </w:rPr>
          <w:t>2</w:t>
        </w:r>
      </w:ins>
      <w:r w:rsidRPr="00A25529">
        <w:rPr>
          <w:rStyle w:val="pxtk"/>
        </w:rPr>
        <w:t>1</w:t>
      </w:r>
      <w:ins w:id="759" w:author="Cara Cardinale" w:date="2025-01-16T21:34:00Z">
        <w:r w:rsidR="000F13E1" w:rsidRPr="00A25529">
          <w:rPr>
            <w:rStyle w:val="pxtk"/>
          </w:rPr>
          <w:t>1 to 214</w:t>
        </w:r>
      </w:ins>
      <w:del w:id="760" w:author="Cara Cardinale" w:date="2025-01-16T21:34:00Z">
        <w:r w:rsidRPr="00A25529" w:rsidDel="000F13E1">
          <w:rPr>
            <w:rStyle w:val="pxtk"/>
          </w:rPr>
          <w:delText>6</w:delText>
        </w:r>
      </w:del>
    </w:p>
    <w:p w14:paraId="46BB6CDB" w14:textId="77777777" w:rsidR="00FB29D8" w:rsidRPr="00A25529" w:rsidDel="004347F0" w:rsidRDefault="00FB29D8">
      <w:pPr>
        <w:pStyle w:val="pxckrefrrp"/>
        <w:rPr>
          <w:del w:id="761" w:author="Cara Cardinale" w:date="2025-01-16T21:24:00Z"/>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tk.ref.id="I00B3EQ"</w:instrText>
      </w:r>
      <w:r w:rsidRPr="00A25529">
        <w:rPr>
          <w:rStyle w:val="pxtk"/>
        </w:rPr>
        <w:fldChar w:fldCharType="end"/>
      </w:r>
      <w:r w:rsidRPr="00A25529">
        <w:rPr>
          <w:rStyle w:val="pxtk"/>
        </w:rPr>
        <w:t>West's Key Number Digest, Associations &amp;key;</w:t>
      </w:r>
      <w:del w:id="762" w:author="Cara Cardinale" w:date="2025-01-16T21:24:00Z">
        <w:r w:rsidRPr="00A25529" w:rsidDel="004347F0">
          <w:rPr>
            <w:rStyle w:val="pxtk"/>
          </w:rPr>
          <w:delText>19</w:delText>
        </w:r>
      </w:del>
      <w:ins w:id="763" w:author="Cara Cardinale" w:date="2025-01-16T21:24:00Z">
        <w:r w:rsidR="004347F0" w:rsidRPr="00A25529">
          <w:rPr>
            <w:rStyle w:val="pxtk"/>
          </w:rPr>
          <w:t>201 to 203</w:t>
        </w:r>
      </w:ins>
    </w:p>
    <w:p w14:paraId="1F4BDD0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tk.ref.id="I000YQ5"</w:instrText>
      </w:r>
      <w:r w:rsidRPr="00A25529">
        <w:rPr>
          <w:rStyle w:val="pxtk"/>
        </w:rPr>
        <w:fldChar w:fldCharType="end"/>
      </w:r>
      <w:del w:id="764" w:author="Cara Cardinale" w:date="2025-01-16T20:32:00Z">
        <w:r w:rsidRPr="00A25529" w:rsidDel="00D4329A">
          <w:rPr>
            <w:rStyle w:val="pxtk"/>
          </w:rPr>
          <w:delText>West's Key Number Digest, Clubs &amp;key;11</w:delText>
        </w:r>
      </w:del>
    </w:p>
    <w:p w14:paraId="3C6C5793"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rc.ref.id="I003RV1"</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w:t>
      </w:r>
      <w:ins w:id="765" w:author="Cara Cardinale" w:date="2025-01-16T21:34:00Z">
        <w:r w:rsidR="000F13E1" w:rsidRPr="00A25529">
          <w:rPr>
            <w:rStyle w:val="pxrc"/>
          </w:rPr>
          <w:t>2</w:t>
        </w:r>
      </w:ins>
      <w:del w:id="766" w:author="Cara Cardinale" w:date="2025-01-16T21:34:00Z">
        <w:r w:rsidRPr="00A25529" w:rsidDel="000F13E1">
          <w:rPr>
            <w:rStyle w:val="pxrc"/>
          </w:rPr>
          <w:delText>4</w:delText>
        </w:r>
      </w:del>
      <w:r w:rsidRPr="00A25529">
        <w:rPr>
          <w:rStyle w:val="pxrc"/>
        </w:rPr>
        <w:t xml:space="preserve"> to 1</w:t>
      </w:r>
      <w:ins w:id="767" w:author="Cara Cardinale" w:date="2025-01-16T21:34:00Z">
        <w:r w:rsidR="000F13E1" w:rsidRPr="00A25529">
          <w:rPr>
            <w:rStyle w:val="pxrc"/>
          </w:rPr>
          <w:t>4</w:t>
        </w:r>
      </w:ins>
      <w:del w:id="768" w:author="Cara Cardinale" w:date="2025-01-16T21:34:00Z">
        <w:r w:rsidRPr="00A25529" w:rsidDel="000F13E1">
          <w:rPr>
            <w:rStyle w:val="pxrc"/>
          </w:rPr>
          <w:delText>6</w:delText>
        </w:r>
      </w:del>
    </w:p>
    <w:p w14:paraId="2368750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rc.ref.id="I006KZX"</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769" w:author="Cara Cardinale" w:date="2025-01-16T21:35:00Z">
        <w:r w:rsidRPr="00A25529" w:rsidDel="000F13E1">
          <w:rPr>
            <w:rStyle w:val="pxrc"/>
          </w:rPr>
          <w:delText>41 to 48</w:delText>
        </w:r>
      </w:del>
      <w:ins w:id="770" w:author="Cara Cardinale" w:date="2025-01-16T21:35:00Z">
        <w:r w:rsidR="000F13E1" w:rsidRPr="00A25529">
          <w:rPr>
            <w:rStyle w:val="pxrc"/>
          </w:rPr>
          <w:t>27 to 30</w:t>
        </w:r>
      </w:ins>
    </w:p>
    <w:p w14:paraId="795F349B" w14:textId="77777777" w:rsidR="00FB29D8" w:rsidRPr="00A25529" w:rsidRDefault="00FB29D8">
      <w:pPr>
        <w:pStyle w:val="pxckrefn"/>
      </w:pPr>
      <w:r w:rsidRPr="00A25529">
        <w:t>Item 9.</w:t>
      </w:r>
    </w:p>
    <w:p w14:paraId="54722A0D" w14:textId="77777777" w:rsidR="00FB29D8" w:rsidRPr="00A25529" w:rsidRDefault="00FB29D8">
      <w:pPr>
        <w:pStyle w:val="pxckrefnote"/>
        <w:spacing w:before="180"/>
      </w:pPr>
      <w:del w:id="771" w:author="Cara Cardinale" w:date="2025-01-14T20:47:00Z">
        <w:r w:rsidRPr="00A25529" w:rsidDel="00CF1278">
          <w:delText>Drafter's Note</w:delText>
        </w:r>
      </w:del>
      <w:r w:rsidRPr="00A25529">
        <w:t xml:space="preserve"> </w:t>
      </w:r>
    </w:p>
    <w:p w14:paraId="3AC4056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rc.ref.id="I009E4T"</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772" w:author="Cara Cardinale" w:date="2025-01-15T21:37:00Z">
        <w:r w:rsidR="002B62D9" w:rsidRPr="00A25529">
          <w:rPr>
            <w:rStyle w:val="pxrc"/>
          </w:rPr>
          <w:t>1</w:t>
        </w:r>
      </w:ins>
      <w:del w:id="773" w:author="Cara Cardinale" w:date="2025-01-15T21:37:00Z">
        <w:r w:rsidRPr="00A25529" w:rsidDel="002B62D9">
          <w:rPr>
            <w:rStyle w:val="pxrc"/>
          </w:rPr>
          <w:delText>3</w:delText>
        </w:r>
      </w:del>
      <w:r w:rsidRPr="00A25529">
        <w:t>.</w:t>
      </w:r>
    </w:p>
    <w:p w14:paraId="0D10CBC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The dissolution of an association as a body entitles the members thereof at the time of the dissolution to a distribution, in accordance with their just interests, of its funds and other property. </w:t>
      </w:r>
      <w:r w:rsidRPr="00A25529">
        <w:rPr>
          <w:rStyle w:val="pxrc"/>
          <w:color w:val="FF0000"/>
          <w:vertAlign w:val="superscript"/>
        </w:rPr>
        <w:t>►</w:t>
      </w:r>
      <w:r w:rsidRPr="00A25529">
        <w:rPr>
          <w:rStyle w:val="pxrc"/>
        </w:rPr>
        <w:fldChar w:fldCharType="begin"/>
      </w:r>
      <w:r w:rsidRPr="00A25529">
        <w:rPr>
          <w:rStyle w:val="pxrc"/>
        </w:rPr>
        <w:instrText>rc.ref.id="I00C79P"</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774" w:author="Cara Cardinale" w:date="2025-01-15T21:38:00Z">
        <w:r w:rsidR="002B62D9" w:rsidRPr="00A25529">
          <w:rPr>
            <w:rStyle w:val="pxrc"/>
          </w:rPr>
          <w:t>1</w:t>
        </w:r>
      </w:ins>
      <w:del w:id="775" w:author="Cara Cardinale" w:date="2025-01-15T21:38:00Z">
        <w:r w:rsidRPr="00A25529" w:rsidDel="002B62D9">
          <w:rPr>
            <w:rStyle w:val="pxrc"/>
          </w:rPr>
          <w:delText>3</w:delText>
        </w:r>
      </w:del>
      <w:r w:rsidRPr="00A25529">
        <w:t>.</w:t>
      </w:r>
    </w:p>
    <w:p w14:paraId="5865D54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In the absence of an applicable statutory plan, the assets of a dissolved association should be distributed in accordance with the rules of the organization. </w:t>
      </w:r>
      <w:r w:rsidRPr="00A25529">
        <w:rPr>
          <w:rStyle w:val="pxcc"/>
          <w:color w:val="FF0000"/>
          <w:vertAlign w:val="superscript"/>
        </w:rPr>
        <w:t>►</w:t>
      </w:r>
      <w:r w:rsidRPr="00A25529">
        <w:rPr>
          <w:rStyle w:val="pxcc"/>
        </w:rPr>
        <w:fldChar w:fldCharType="begin"/>
      </w:r>
      <w:r w:rsidRPr="00A25529">
        <w:rPr>
          <w:rStyle w:val="pxcc"/>
        </w:rPr>
        <w:instrText>cc.ref.id="I06431C"</w:instrText>
      </w:r>
      <w:r w:rsidRPr="00A25529">
        <w:rPr>
          <w:rStyle w:val="pxcc"/>
        </w:rPr>
        <w:fldChar w:fldCharType="end"/>
      </w:r>
      <w:r w:rsidRPr="00A25529">
        <w:rPr>
          <w:rStyle w:val="pxcc"/>
        </w:rPr>
        <w:t>In re American Dramatic Fund Ass'n, 3 N.Y.S. 793 (Sup 1889)</w:t>
      </w:r>
      <w:r w:rsidRPr="00A25529">
        <w:t>.</w:t>
      </w:r>
    </w:p>
    <w:p w14:paraId="55B3CBAD" w14:textId="77777777" w:rsidR="00FB29D8" w:rsidRPr="00A25529" w:rsidRDefault="00FB29D8">
      <w:pPr>
        <w:pStyle w:val="pxckrefrr"/>
        <w:rPr>
          <w:sz w:val="24"/>
          <w:szCs w:val="24"/>
        </w:rPr>
      </w:pPr>
      <w:r w:rsidRPr="00A25529">
        <w:rPr>
          <w:rStyle w:val="pxvis"/>
          <w:rFonts w:cs="Arial"/>
          <w:bCs/>
          <w:sz w:val="50"/>
          <w:rPrChange w:id="776" w:author="Cara Cardinale" w:date="2025-03-04T10:36:00Z">
            <w:rPr>
              <w:rStyle w:val="pxvis"/>
              <w:rFonts w:cs="Arial"/>
              <w:bCs/>
            </w:rPr>
          </w:rPrChange>
        </w:rPr>
        <w:t>Research References</w:t>
      </w:r>
    </w:p>
    <w:p w14:paraId="6D997F3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tk.ref.id="I05ZVC0"</w:instrText>
      </w:r>
      <w:r w:rsidRPr="00A25529">
        <w:rPr>
          <w:rStyle w:val="pxtk"/>
        </w:rPr>
        <w:fldChar w:fldCharType="end"/>
      </w:r>
      <w:r w:rsidRPr="00A25529">
        <w:rPr>
          <w:rStyle w:val="pxtk"/>
        </w:rPr>
        <w:t>West's Key Number Digest, Associations &amp;key;</w:t>
      </w:r>
      <w:del w:id="777" w:author="Cara Cardinale" w:date="2025-01-16T21:48:00Z">
        <w:r w:rsidRPr="00A25529" w:rsidDel="001D410B">
          <w:rPr>
            <w:rStyle w:val="pxtk"/>
          </w:rPr>
          <w:delText>15</w:delText>
        </w:r>
      </w:del>
      <w:ins w:id="778" w:author="Cara Cardinale" w:date="2025-01-16T21:48:00Z">
        <w:r w:rsidR="001D410B" w:rsidRPr="00A25529">
          <w:rPr>
            <w:rStyle w:val="pxtk"/>
          </w:rPr>
          <w:t>341 to 347</w:t>
        </w:r>
      </w:ins>
    </w:p>
    <w:p w14:paraId="34B34DBB" w14:textId="77777777" w:rsidR="00FB29D8" w:rsidRPr="00A25529" w:rsidDel="001D410B" w:rsidRDefault="00FB29D8">
      <w:pPr>
        <w:pStyle w:val="pxckrefrrp"/>
        <w:rPr>
          <w:del w:id="779" w:author="Cara Cardinale" w:date="2025-01-16T21:48:00Z"/>
        </w:rPr>
      </w:pPr>
      <w:del w:id="780" w:author="Cara Cardinale" w:date="2025-01-16T21:48:00Z">
        <w:r w:rsidRPr="00A25529" w:rsidDel="001D410B">
          <w:delText xml:space="preserve"> </w:delText>
        </w:r>
        <w:r w:rsidRPr="00A25529" w:rsidDel="001D410B">
          <w:rPr>
            <w:rStyle w:val="pxvis"/>
            <w:rFonts w:ascii="Times NewRoman" w:hAnsi="Times NewRoman"/>
            <w:b w:val="0"/>
            <w:sz w:val="24"/>
          </w:rPr>
          <w:tab/>
        </w:r>
        <w:r w:rsidRPr="00A25529" w:rsidDel="001D410B">
          <w:rPr>
            <w:rStyle w:val="pxtk"/>
            <w:color w:val="FF0000"/>
            <w:vertAlign w:val="superscript"/>
          </w:rPr>
          <w:delText>►</w:delText>
        </w:r>
        <w:r w:rsidRPr="00A25529" w:rsidDel="001D410B">
          <w:rPr>
            <w:rStyle w:val="pxtk"/>
          </w:rPr>
          <w:fldChar w:fldCharType="begin"/>
        </w:r>
        <w:r w:rsidRPr="00A25529" w:rsidDel="001D410B">
          <w:rPr>
            <w:rStyle w:val="pxtk"/>
          </w:rPr>
          <w:delInstrText>tk.ref.id="I006KZZ"</w:delInstrText>
        </w:r>
        <w:r w:rsidRPr="00A25529" w:rsidDel="001D410B">
          <w:rPr>
            <w:rStyle w:val="pxtk"/>
          </w:rPr>
          <w:fldChar w:fldCharType="end"/>
        </w:r>
        <w:r w:rsidRPr="00A25529" w:rsidDel="001D410B">
          <w:rPr>
            <w:rStyle w:val="pxtk"/>
          </w:rPr>
          <w:delText>West's Key Number Digest, Associations &amp;key;25</w:delText>
        </w:r>
      </w:del>
    </w:p>
    <w:p w14:paraId="5DB9E17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tk.ref.id="I009E4V"</w:instrText>
      </w:r>
      <w:r w:rsidRPr="00A25529">
        <w:rPr>
          <w:rStyle w:val="pxtk"/>
        </w:rPr>
        <w:fldChar w:fldCharType="end"/>
      </w:r>
      <w:del w:id="781" w:author="Cara Cardinale" w:date="2025-01-15T21:58:00Z">
        <w:r w:rsidRPr="00A25529" w:rsidDel="0024651B">
          <w:rPr>
            <w:rStyle w:val="pxtk"/>
          </w:rPr>
          <w:delText>West's Key Number Digest, Clubs &amp;key;5</w:delText>
        </w:r>
      </w:del>
    </w:p>
    <w:p w14:paraId="3F0B669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tk.ref.id="I000YQA"</w:instrText>
      </w:r>
      <w:r w:rsidRPr="00A25529">
        <w:rPr>
          <w:rStyle w:val="pxtk"/>
        </w:rPr>
        <w:fldChar w:fldCharType="end"/>
      </w:r>
      <w:del w:id="782" w:author="Cara Cardinale" w:date="2025-01-15T22:26:00Z">
        <w:r w:rsidRPr="00A25529" w:rsidDel="00D13CCE">
          <w:rPr>
            <w:rStyle w:val="pxtk"/>
          </w:rPr>
          <w:delText>West's Key Number Digest, Clubs &amp;key;14</w:delText>
        </w:r>
      </w:del>
    </w:p>
    <w:p w14:paraId="336BE9A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rc.ref.id="I003RV6"</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w:t>
      </w:r>
      <w:ins w:id="783" w:author="Cara Cardinale" w:date="2025-01-16T22:00:00Z">
        <w:r w:rsidR="009743C2" w:rsidRPr="00A25529">
          <w:rPr>
            <w:rStyle w:val="pxrc"/>
          </w:rPr>
          <w:t>1</w:t>
        </w:r>
      </w:ins>
      <w:del w:id="784" w:author="Cara Cardinale" w:date="2025-01-16T22:00:00Z">
        <w:r w:rsidRPr="00A25529" w:rsidDel="009743C2">
          <w:rPr>
            <w:rStyle w:val="pxrc"/>
          </w:rPr>
          <w:delText>3</w:delText>
        </w:r>
      </w:del>
      <w:r w:rsidRPr="00A25529">
        <w:rPr>
          <w:rStyle w:val="pxrc"/>
        </w:rPr>
        <w:t xml:space="preserve">, </w:t>
      </w:r>
      <w:del w:id="785" w:author="Cara Cardinale" w:date="2025-01-16T22:01:00Z">
        <w:r w:rsidRPr="00A25529" w:rsidDel="009743C2">
          <w:rPr>
            <w:rStyle w:val="pxrc"/>
          </w:rPr>
          <w:delText>22</w:delText>
        </w:r>
      </w:del>
      <w:ins w:id="786" w:author="Cara Cardinale" w:date="2025-01-16T22:01:00Z">
        <w:r w:rsidR="009743C2" w:rsidRPr="00A25529">
          <w:rPr>
            <w:rStyle w:val="pxrc"/>
          </w:rPr>
          <w:t>20</w:t>
        </w:r>
      </w:ins>
    </w:p>
    <w:p w14:paraId="4DEF7EF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rc.ref.id="I006L02"</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787" w:author="Cara Cardinale" w:date="2025-01-15T21:40:00Z">
        <w:r w:rsidR="002B62D9" w:rsidRPr="00A25529">
          <w:rPr>
            <w:rStyle w:val="pxrc"/>
          </w:rPr>
          <w:t>18</w:t>
        </w:r>
      </w:ins>
      <w:del w:id="788" w:author="Cara Cardinale" w:date="2025-01-15T21:40:00Z">
        <w:r w:rsidRPr="00A25529" w:rsidDel="002B62D9">
          <w:rPr>
            <w:rStyle w:val="pxrc"/>
          </w:rPr>
          <w:delText>23, 24</w:delText>
        </w:r>
      </w:del>
      <w:r w:rsidRPr="00A25529">
        <w:rPr>
          <w:rStyle w:val="pxrc"/>
        </w:rPr>
        <w:t>,</w:t>
      </w:r>
      <w:ins w:id="789" w:author="Cara Cardinale" w:date="2025-01-16T21:59:00Z">
        <w:r w:rsidR="009743C2" w:rsidRPr="00A25529">
          <w:rPr>
            <w:rStyle w:val="pxrc"/>
          </w:rPr>
          <w:t xml:space="preserve"> 38</w:t>
        </w:r>
      </w:ins>
      <w:del w:id="790" w:author="Cara Cardinale" w:date="2025-01-16T21:59:00Z">
        <w:r w:rsidRPr="00A25529" w:rsidDel="009743C2">
          <w:rPr>
            <w:rStyle w:val="pxrc"/>
          </w:rPr>
          <w:delText xml:space="preserve"> 61, 62</w:delText>
        </w:r>
      </w:del>
    </w:p>
    <w:p w14:paraId="77E78926" w14:textId="77777777" w:rsidR="00FB29D8" w:rsidRPr="00A25529" w:rsidRDefault="00FB29D8">
      <w:pPr>
        <w:pStyle w:val="pxckrefn"/>
      </w:pPr>
      <w:r w:rsidRPr="00A25529">
        <w:t>Item 10.</w:t>
      </w:r>
    </w:p>
    <w:p w14:paraId="08855D76" w14:textId="77777777" w:rsidR="00FB29D8" w:rsidRPr="00A25529" w:rsidRDefault="00FB29D8">
      <w:pPr>
        <w:pStyle w:val="pxckrefnote"/>
        <w:spacing w:before="180"/>
      </w:pPr>
      <w:del w:id="791" w:author="Cara Cardinale" w:date="2025-01-14T20:47:00Z">
        <w:r w:rsidRPr="00A25529" w:rsidDel="00CF1278">
          <w:delText>Drafter's Note</w:delText>
        </w:r>
      </w:del>
      <w:r w:rsidRPr="00A25529">
        <w:t xml:space="preserve"> </w:t>
      </w:r>
    </w:p>
    <w:p w14:paraId="7F5F25A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 society, club, or association does have the right to protection against the copying of its insignia, badges, and emblems by another organization. </w:t>
      </w:r>
      <w:r w:rsidRPr="00A25529">
        <w:rPr>
          <w:rStyle w:val="pxrc"/>
          <w:color w:val="FF0000"/>
          <w:vertAlign w:val="superscript"/>
        </w:rPr>
        <w:t>►</w:t>
      </w:r>
      <w:r w:rsidRPr="00A25529">
        <w:rPr>
          <w:rStyle w:val="pxrc"/>
        </w:rPr>
        <w:fldChar w:fldCharType="begin"/>
      </w:r>
      <w:r w:rsidRPr="00A25529">
        <w:rPr>
          <w:rStyle w:val="pxrc"/>
        </w:rPr>
        <w:instrText>rc.ref.id="I009E4Y"</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792" w:author="Cara Cardinale" w:date="2025-01-16T22:01:00Z">
        <w:r w:rsidR="009743C2" w:rsidRPr="00A25529">
          <w:rPr>
            <w:rStyle w:val="pxrc"/>
          </w:rPr>
          <w:t>2</w:t>
        </w:r>
      </w:ins>
      <w:del w:id="793" w:author="Cara Cardinale" w:date="2025-01-16T22:01:00Z">
        <w:r w:rsidRPr="00A25529" w:rsidDel="009743C2">
          <w:rPr>
            <w:rStyle w:val="pxrc"/>
          </w:rPr>
          <w:delText>6</w:delText>
        </w:r>
      </w:del>
      <w:r w:rsidRPr="00A25529">
        <w:t>.</w:t>
      </w:r>
    </w:p>
    <w:p w14:paraId="00342A79" w14:textId="77777777" w:rsidR="00FB29D8" w:rsidRPr="00A25529" w:rsidRDefault="00FB29D8">
      <w:pPr>
        <w:pStyle w:val="pxckrefrr"/>
        <w:rPr>
          <w:sz w:val="24"/>
          <w:szCs w:val="24"/>
        </w:rPr>
      </w:pPr>
      <w:r w:rsidRPr="00A25529">
        <w:rPr>
          <w:rStyle w:val="pxvis"/>
          <w:rFonts w:cs="Arial"/>
          <w:bCs/>
          <w:sz w:val="50"/>
          <w:rPrChange w:id="794" w:author="Cara Cardinale" w:date="2025-03-04T10:36:00Z">
            <w:rPr>
              <w:rStyle w:val="pxvis"/>
              <w:rFonts w:cs="Arial"/>
              <w:bCs/>
            </w:rPr>
          </w:rPrChange>
        </w:rPr>
        <w:t>Research References</w:t>
      </w:r>
    </w:p>
    <w:p w14:paraId="6C4E1D6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tk.ref.id="I064312"</w:instrText>
      </w:r>
      <w:r w:rsidRPr="00A25529">
        <w:rPr>
          <w:rStyle w:val="pxtk"/>
        </w:rPr>
        <w:fldChar w:fldCharType="end"/>
      </w:r>
      <w:r w:rsidRPr="00A25529">
        <w:rPr>
          <w:rStyle w:val="pxtk"/>
        </w:rPr>
        <w:t>West's Key Number Digest, Associations &amp;key;</w:t>
      </w:r>
      <w:ins w:id="795" w:author="Cara Cardinale" w:date="2025-01-15T21:45:00Z">
        <w:r w:rsidR="000123A1" w:rsidRPr="00A25529">
          <w:rPr>
            <w:rStyle w:val="pxtk"/>
          </w:rPr>
          <w:t>120 to 123</w:t>
        </w:r>
      </w:ins>
      <w:del w:id="796" w:author="Cara Cardinale" w:date="2025-01-15T21:45:00Z">
        <w:r w:rsidRPr="00A25529" w:rsidDel="000123A1">
          <w:rPr>
            <w:rStyle w:val="pxtk"/>
          </w:rPr>
          <w:delText>4</w:delText>
        </w:r>
      </w:del>
    </w:p>
    <w:p w14:paraId="0BCBC4A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rc.ref.id="I05ZVBQ"</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797" w:author="Cara Cardinale" w:date="2025-01-16T22:01:00Z">
        <w:r w:rsidR="009743C2" w:rsidRPr="00A25529">
          <w:rPr>
            <w:rStyle w:val="pxrc"/>
          </w:rPr>
          <w:t>2</w:t>
        </w:r>
      </w:ins>
      <w:del w:id="798" w:author="Cara Cardinale" w:date="2025-01-16T22:01:00Z">
        <w:r w:rsidRPr="00A25529" w:rsidDel="009743C2">
          <w:rPr>
            <w:rStyle w:val="pxrc"/>
          </w:rPr>
          <w:delText>6</w:delText>
        </w:r>
      </w:del>
    </w:p>
    <w:p w14:paraId="23440BAB" w14:textId="77777777" w:rsidR="00FB29D8" w:rsidRPr="00A25529" w:rsidRDefault="004655AE">
      <w:pPr>
        <w:pStyle w:val="pxd"/>
        <w:spacing w:before="180"/>
      </w:pPr>
      <w:ins w:id="799" w:author="Cara Cardinale" w:date="2025-01-16T22:14:00Z">
        <w:r w:rsidRPr="00A25529">
          <w:rPr>
            <w:rPrChange w:id="800" w:author="Cara Cardinale" w:date="2025-03-04T10:36:00Z">
              <w:rPr>
                <w:highlight w:val="yellow"/>
              </w:rPr>
            </w:rPrChange>
          </w:rPr>
          <w:t xml:space="preserve"> </w:t>
        </w:r>
      </w:ins>
      <w:r w:rsidR="00FB29D8" w:rsidRPr="00A25529">
        <w:t>B. Forms</w:t>
      </w:r>
    </w:p>
    <w:p w14:paraId="0480602A" w14:textId="77777777" w:rsidR="00FB29D8" w:rsidRPr="00A25529" w:rsidRDefault="00FB29D8">
      <w:pPr>
        <w:pStyle w:val="pxs"/>
        <w:spacing w:before="180"/>
        <w:rPr>
          <w:rPrChange w:id="801" w:author="Cara Cardinale" w:date="2025-03-04T10:36:00Z">
            <w:rPr>
              <w:sz w:val="27"/>
            </w:rPr>
          </w:rPrChange>
        </w:rPr>
      </w:pPr>
      <w:r w:rsidRPr="00A25529">
        <w:rPr>
          <w:rPrChange w:id="802" w:author="Cara Cardinale" w:date="2025-03-04T10:36:00Z">
            <w:rPr>
              <w:sz w:val="27"/>
            </w:rPr>
          </w:rPrChange>
        </w:rPr>
        <w:t>30:24. Articles of association</w:t>
      </w:r>
    </w:p>
    <w:p w14:paraId="4BF5D1D8" w14:textId="77777777" w:rsidR="00FB29D8" w:rsidRPr="00A25529" w:rsidRDefault="00FB29D8">
      <w:pPr>
        <w:pStyle w:val="pxov"/>
        <w:rPr>
          <w:vanish/>
        </w:rPr>
      </w:pPr>
      <w:r w:rsidRPr="00A25529">
        <w:rPr>
          <w:vanish/>
        </w:rPr>
        <w:t>FMS</w:t>
      </w:r>
    </w:p>
    <w:p w14:paraId="30803A37" w14:textId="77777777" w:rsidR="00FB29D8" w:rsidRPr="00A25529" w:rsidRDefault="00FB29D8">
      <w:pPr>
        <w:pStyle w:val="pxov"/>
        <w:rPr>
          <w:vanish/>
        </w:rPr>
      </w:pPr>
      <w:r w:rsidRPr="00A25529">
        <w:rPr>
          <w:vanish/>
        </w:rPr>
        <w:t>NFP</w:t>
      </w:r>
    </w:p>
    <w:p w14:paraId="4246154A" w14:textId="77777777" w:rsidR="00FB29D8" w:rsidRPr="00A25529" w:rsidRDefault="00FB29D8">
      <w:pPr>
        <w:pStyle w:val="pxov"/>
        <w:rPr>
          <w:vanish/>
        </w:rPr>
      </w:pPr>
      <w:r w:rsidRPr="00A25529">
        <w:rPr>
          <w:vanish/>
        </w:rPr>
        <w:t>COL</w:t>
      </w:r>
    </w:p>
    <w:p w14:paraId="15AB9266" w14:textId="77777777" w:rsidR="00FB29D8" w:rsidRPr="00A25529" w:rsidRDefault="00FB29D8">
      <w:pPr>
        <w:pStyle w:val="pxov"/>
        <w:rPr>
          <w:vanish/>
        </w:rPr>
      </w:pPr>
      <w:r w:rsidRPr="00A25529">
        <w:rPr>
          <w:vanish/>
        </w:rPr>
        <w:t>FCV</w:t>
      </w:r>
    </w:p>
    <w:p w14:paraId="721C16B6" w14:textId="77777777" w:rsidR="00FB29D8" w:rsidRPr="00A25529" w:rsidRDefault="00FB29D8">
      <w:pPr>
        <w:pStyle w:val="pxov"/>
        <w:rPr>
          <w:vanish/>
        </w:rPr>
      </w:pPr>
      <w:r w:rsidRPr="00A25529">
        <w:rPr>
          <w:vanish/>
        </w:rPr>
        <w:t>FTR</w:t>
      </w:r>
    </w:p>
    <w:p w14:paraId="3AA04525" w14:textId="77777777" w:rsidR="00FB29D8" w:rsidRPr="00A25529" w:rsidRDefault="00FB29D8">
      <w:pPr>
        <w:pStyle w:val="pxov"/>
        <w:rPr>
          <w:vanish/>
        </w:rPr>
      </w:pPr>
      <w:r w:rsidRPr="00A25529">
        <w:rPr>
          <w:vanish/>
        </w:rPr>
        <w:t>EBL</w:t>
      </w:r>
    </w:p>
    <w:p w14:paraId="31896E30" w14:textId="77777777" w:rsidR="00FB29D8" w:rsidRPr="00A25529" w:rsidRDefault="00FB29D8">
      <w:pPr>
        <w:pStyle w:val="pxov"/>
        <w:rPr>
          <w:vanish/>
        </w:rPr>
      </w:pPr>
      <w:r w:rsidRPr="00A25529">
        <w:rPr>
          <w:vanish/>
        </w:rPr>
        <w:t>TEM</w:t>
      </w:r>
    </w:p>
    <w:p w14:paraId="005507CD" w14:textId="77777777" w:rsidR="00FB29D8" w:rsidRPr="00A25529" w:rsidRDefault="00FB29D8">
      <w:pPr>
        <w:pStyle w:val="pxov"/>
        <w:rPr>
          <w:vanish/>
        </w:rPr>
      </w:pPr>
      <w:r w:rsidRPr="00A25529">
        <w:rPr>
          <w:vanish/>
        </w:rPr>
        <w:t>MTD</w:t>
      </w:r>
    </w:p>
    <w:p w14:paraId="5918E736"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form.fid="Id53700901b6411e684899cfd92da4eb0"</w:instrText>
      </w:r>
      <w:r w:rsidRPr="00A25529">
        <w:fldChar w:fldCharType="end"/>
      </w:r>
      <w:r w:rsidRPr="00A25529">
        <w:t xml:space="preserve">ARTICLES OF ASSOCIATION </w:t>
      </w:r>
    </w:p>
    <w:p w14:paraId="2B6AF5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To further common purposes, the members agree to organize under these articles of association.</w:t>
      </w:r>
    </w:p>
    <w:p w14:paraId="414A0A04" w14:textId="77777777" w:rsidR="00FB29D8" w:rsidRPr="00A25529" w:rsidRDefault="00FB29D8">
      <w:pPr>
        <w:pStyle w:val="pxformfl"/>
        <w:ind w:left="500"/>
      </w:pPr>
      <w:r w:rsidRPr="00A25529">
        <w:t xml:space="preserve"> </w:t>
      </w:r>
    </w:p>
    <w:p w14:paraId="506F02E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  NAME</w:t>
      </w:r>
    </w:p>
    <w:p w14:paraId="4DD06F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name of this association shall be </w:t>
      </w:r>
      <w:r w:rsidRPr="00A25529">
        <w:rPr>
          <w:rStyle w:val="pxfinstr"/>
          <w:i/>
          <w:iCs/>
        </w:rPr>
        <w:t>[name of association]</w:t>
      </w:r>
      <w:r w:rsidRPr="00A25529">
        <w:t>.</w:t>
      </w:r>
    </w:p>
    <w:p w14:paraId="50564C8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2  PRINCIPAL OFFICE</w:t>
      </w:r>
    </w:p>
    <w:p w14:paraId="19C37C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principal office of the association shall be at </w:t>
      </w:r>
      <w:r w:rsidRPr="00A25529">
        <w:rPr>
          <w:rStyle w:val="pxfinstr"/>
          <w:i/>
          <w:iCs/>
        </w:rPr>
        <w:t>[office address of association]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w:t>
      </w:r>
      <w:r w:rsidRPr="00A25529">
        <w:rPr>
          <w:rStyle w:val="pxfinstr"/>
          <w:i/>
          <w:iCs/>
        </w:rPr>
        <w:t>[OPTIONAL: The association may have such other offices as may, from time to time, be designated by its members or its executive committee.]</w:t>
      </w:r>
    </w:p>
    <w:p w14:paraId="7B87C08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3  PURPOSES</w:t>
      </w:r>
    </w:p>
    <w:p w14:paraId="21F1B7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purposes for which this association is formed are:</w:t>
      </w:r>
    </w:p>
    <w:p w14:paraId="511426CD" w14:textId="77777777" w:rsidR="00FB29D8" w:rsidRPr="00A25529" w:rsidRDefault="00FB29D8">
      <w:pPr>
        <w:pStyle w:val="pxformfl"/>
        <w:ind w:left="500"/>
      </w:pPr>
      <w:r w:rsidRPr="00A25529">
        <w:t xml:space="preserve"> </w:t>
      </w:r>
    </w:p>
    <w:p w14:paraId="0D21734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574FEE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To own, operate, and maintain an association exclusively for the pleasure, entertainment, and recreation of its members.</w:t>
      </w:r>
    </w:p>
    <w:p w14:paraId="306AE20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0F6DE0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To do anything necessary and proper for the accomplishment of any purposes set forth in the statement of principles adopted by the founders of this association.</w:t>
      </w:r>
    </w:p>
    <w:p w14:paraId="0548F85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C. </w:t>
      </w:r>
    </w:p>
    <w:p w14:paraId="5B6CFE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This association is organized and operated exclusively for the above-stated purposes and for other not-for-profit purposes. No part of any net earnings shall inure to the benefit of any private member.</w:t>
      </w:r>
    </w:p>
    <w:p w14:paraId="7F68572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4  POWERS</w:t>
      </w:r>
    </w:p>
    <w:p w14:paraId="60E3A9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In furtherance of the objectives described above, but not in limitation of such objectives, the association shall have the power, insofar as such power is conferred or is not limited, by law, to make and perform contracts for any lawful purpose; to engage in various funding and fund-raising activities; and to acquire, own, hold, operate, and maintain such property as to effectuate its purposes.</w:t>
      </w:r>
    </w:p>
    <w:p w14:paraId="18EAF1A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5  MEMBERSHIP</w:t>
      </w:r>
    </w:p>
    <w:p w14:paraId="0845CFE4" w14:textId="77777777" w:rsidR="00FB29D8" w:rsidRPr="00A25529" w:rsidRDefault="00FB29D8">
      <w:pPr>
        <w:pStyle w:val="pxformfl"/>
        <w:ind w:left="500"/>
      </w:pPr>
      <w:r w:rsidRPr="00A25529">
        <w:t xml:space="preserve"> </w:t>
      </w:r>
    </w:p>
    <w:p w14:paraId="79451C1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6B539C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association shall have one class of members only. All voting rights and other rights, interests, and privileges of each member shall be equal.</w:t>
      </w:r>
    </w:p>
    <w:p w14:paraId="01A3498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70485F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rights and privileges of members, their liability for dues and assessments, and the termination and transfer of membership shall be as stated in the bylaws.</w:t>
      </w:r>
    </w:p>
    <w:p w14:paraId="2376AA2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6  GOVERNING BODY</w:t>
      </w:r>
    </w:p>
    <w:p w14:paraId="1A6AFA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powers of the association shall be exercised and its property controlled by a council comprised of </w:t>
      </w:r>
      <w:r w:rsidRPr="00A25529">
        <w:rPr>
          <w:rStyle w:val="pxfinstr"/>
          <w:i/>
          <w:iCs/>
        </w:rPr>
        <w:t>[number of members]</w:t>
      </w:r>
      <w:r w:rsidRPr="00A25529">
        <w:t xml:space="preserve"> members. The qualifications, the time and manner of election, the terms and duties of office, and the manner of filling vacancies shall be set forth in the bylaws.</w:t>
      </w:r>
    </w:p>
    <w:p w14:paraId="151BDA2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7  OFFICERS</w:t>
      </w:r>
    </w:p>
    <w:p w14:paraId="688C0013" w14:textId="77777777" w:rsidR="00FB29D8" w:rsidRPr="00A25529" w:rsidRDefault="00FB29D8">
      <w:pPr>
        <w:pStyle w:val="pxformfl"/>
        <w:ind w:left="500"/>
      </w:pPr>
      <w:r w:rsidRPr="00A25529">
        <w:t xml:space="preserve"> </w:t>
      </w:r>
    </w:p>
    <w:p w14:paraId="5DEBBBC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Elective officers. </w:t>
      </w:r>
    </w:p>
    <w:p w14:paraId="3790C5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officers of this association shall be a President, Vice President, secretary, and treasurer. Other offices and officers may be established or appointed by members of the association at the regular annual meeting. The qualifications of, the time and manner of electing, the duties of, the terms of office of, and the manner of removing officers shall be set forth in the bylaws.</w:t>
      </w:r>
    </w:p>
    <w:p w14:paraId="47E436D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Standing committees. </w:t>
      </w:r>
    </w:p>
    <w:p w14:paraId="191811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This association shall have at least two standing committees: The </w:t>
      </w:r>
      <w:r w:rsidRPr="00A25529">
        <w:rPr>
          <w:rStyle w:val="pxfinstr"/>
          <w:i/>
          <w:iCs/>
        </w:rPr>
        <w:t>[name of council]</w:t>
      </w:r>
      <w:r w:rsidRPr="00A25529">
        <w:t xml:space="preserve"> shall elect annually, from among its members, an executive committee of </w:t>
      </w:r>
      <w:r w:rsidRPr="00A25529">
        <w:rPr>
          <w:rStyle w:val="pxfinstr"/>
          <w:i/>
          <w:iCs/>
        </w:rPr>
        <w:t>[number of persons on executive committee]</w:t>
      </w:r>
      <w:r w:rsidRPr="00A25529">
        <w:t xml:space="preserve"> persons and a committee on admissions of </w:t>
      </w:r>
      <w:r w:rsidRPr="00A25529">
        <w:rPr>
          <w:rStyle w:val="pxfinstr"/>
          <w:i/>
          <w:iCs/>
        </w:rPr>
        <w:t>[number of persons on admissions committee]</w:t>
      </w:r>
      <w:r w:rsidRPr="00A25529">
        <w:t xml:space="preserve"> persons. Other committees may be specified in the bylaws or may be appointed from time to time by the </w:t>
      </w:r>
      <w:r w:rsidRPr="00A25529">
        <w:rPr>
          <w:rStyle w:val="pxfinstr"/>
          <w:i/>
          <w:iCs/>
        </w:rPr>
        <w:t>[name of council]</w:t>
      </w:r>
      <w:r w:rsidRPr="00A25529">
        <w:t>.</w:t>
      </w:r>
    </w:p>
    <w:p w14:paraId="4B71797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8  AMENDMENTS TO ARTICLES</w:t>
      </w:r>
    </w:p>
    <w:p w14:paraId="5B4D96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These articles may be amended or repealed, in whole or in part, only by majority vote of this association's members at an organized meeting of the association.</w:t>
      </w:r>
    </w:p>
    <w:p w14:paraId="4A96AF7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9  BYLAWS</w:t>
      </w:r>
    </w:p>
    <w:p w14:paraId="11D734B1" w14:textId="77777777" w:rsidR="008712D7" w:rsidRPr="00A25529" w:rsidRDefault="00FB29D8">
      <w:pPr>
        <w:pStyle w:val="pxformp"/>
        <w:rPr>
          <w:ins w:id="803" w:author="Cara Cardinale" w:date="2025-01-17T10:07: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Bylaws will be hereafter adopted. Such bylaws may be amended or repealed, in whole </w:t>
      </w:r>
    </w:p>
    <w:p w14:paraId="080D1B75" w14:textId="77777777" w:rsidR="00FB29D8" w:rsidRPr="00A25529" w:rsidRDefault="00FB29D8">
      <w:pPr>
        <w:pStyle w:val="pxformp"/>
      </w:pPr>
      <w:r w:rsidRPr="00A25529">
        <w:t>or in part, in the manner they provide, and the amendments to the bylaws shall be binding on all members, including those who may have voted against them.</w:t>
      </w:r>
    </w:p>
    <w:p w14:paraId="79E310F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10  DISSOLUTION</w:t>
      </w:r>
    </w:p>
    <w:p w14:paraId="170F06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This association shall be dissolved and its affairs wound up </w:t>
      </w:r>
      <w:r w:rsidRPr="00A25529">
        <w:rPr>
          <w:rStyle w:val="pxfinstr"/>
          <w:i/>
          <w:iCs/>
        </w:rPr>
        <w:t>[specification of manner of voluntary dissolution]</w:t>
      </w:r>
      <w:r w:rsidRPr="00A25529">
        <w:t>.</w:t>
      </w:r>
    </w:p>
    <w:p w14:paraId="3679925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11  DISTRIBUTION OF PROPERTY ON DISSOLUTION</w:t>
      </w:r>
    </w:p>
    <w:p w14:paraId="70F05A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In the event of dissolution, property of the association shall be distributed as follows: </w:t>
      </w:r>
      <w:r w:rsidRPr="00A25529">
        <w:rPr>
          <w:rStyle w:val="pxfinstr"/>
          <w:i/>
          <w:iCs/>
        </w:rPr>
        <w:t>[specification of method of distribution]</w:t>
      </w:r>
      <w:r w:rsidRPr="00A25529">
        <w:t>.</w:t>
      </w:r>
    </w:p>
    <w:p w14:paraId="4FCB63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These articles of association are adopted on </w:t>
      </w:r>
      <w:r w:rsidRPr="00A25529">
        <w:rPr>
          <w:rStyle w:val="pxfinstr"/>
          <w:i/>
          <w:iCs/>
        </w:rPr>
        <w:t>[date of adoption]</w:t>
      </w:r>
      <w:r w:rsidRPr="00A25529">
        <w:t xml:space="preserve">, at </w:t>
      </w:r>
      <w:r w:rsidRPr="00A25529">
        <w:rPr>
          <w:rStyle w:val="pxfinstr"/>
          <w:i/>
          <w:iCs/>
        </w:rPr>
        <w:t>[address of adoption]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w:t>
      </w:r>
    </w:p>
    <w:p w14:paraId="48C4FC5F"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4812A5B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E6C828D"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73D9149D" w14:textId="77777777" w:rsidR="00FB29D8" w:rsidRPr="00A25529" w:rsidRDefault="00FB29D8">
      <w:pPr>
        <w:pStyle w:val="pxformnotes"/>
        <w:jc w:val="center"/>
        <w:rPr>
          <w:sz w:val="24"/>
          <w:szCs w:val="24"/>
        </w:rPr>
      </w:pPr>
      <w:r w:rsidRPr="00A25529">
        <w:rPr>
          <w:rStyle w:val="pxvis"/>
          <w:rFonts w:cs="Arial"/>
          <w:bCs/>
          <w:sz w:val="24"/>
          <w:szCs w:val="24"/>
          <w:rPrChange w:id="804" w:author="Cara Cardinale" w:date="2025-03-04T10:36:00Z">
            <w:rPr>
              <w:rStyle w:val="pxvis"/>
              <w:rFonts w:cs="Arial"/>
              <w:bCs/>
              <w:szCs w:val="24"/>
            </w:rPr>
          </w:rPrChange>
        </w:rPr>
        <w:t>Notes to Form</w:t>
      </w:r>
    </w:p>
    <w:p w14:paraId="69F8D07B" w14:textId="77777777" w:rsidR="00FB29D8" w:rsidRPr="00A25529" w:rsidRDefault="00FB29D8">
      <w:pPr>
        <w:pStyle w:val="pxformnotes"/>
        <w:rPr>
          <w:sz w:val="24"/>
          <w:szCs w:val="24"/>
        </w:rPr>
      </w:pPr>
    </w:p>
    <w:p w14:paraId="0962EBDC" w14:textId="77777777" w:rsidR="00FB29D8" w:rsidRPr="00A25529" w:rsidRDefault="00FB29D8">
      <w:pPr>
        <w:pStyle w:val="pxformnote"/>
        <w:spacing w:before="180"/>
      </w:pPr>
      <w:r w:rsidRPr="00A25529">
        <w:t xml:space="preserve">Tax Notes </w:t>
      </w:r>
    </w:p>
    <w:p w14:paraId="32FEFC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st.ref.id="I000YXA"</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7B3C33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 not-for-profit association may or may not be tax exempt, depending on its purposes and powers. See </w:t>
      </w:r>
      <w:r w:rsidRPr="00A25529">
        <w:rPr>
          <w:rStyle w:val="pxx"/>
          <w:color w:val="FF0000"/>
          <w:vertAlign w:val="superscript"/>
        </w:rPr>
        <w:t>►</w:t>
      </w:r>
      <w:r w:rsidRPr="00A25529">
        <w:rPr>
          <w:rStyle w:val="pxx"/>
        </w:rPr>
        <w:fldChar w:fldCharType="begin"/>
      </w:r>
      <w:r w:rsidRPr="00A25529">
        <w:rPr>
          <w:rStyle w:val="pxx"/>
        </w:rPr>
        <w:instrText>x.ref.id="I003S26"</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30:2 et seq.</w:t>
      </w:r>
    </w:p>
    <w:p w14:paraId="4F9EFA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See </w:t>
      </w:r>
      <w:r w:rsidRPr="00A25529">
        <w:rPr>
          <w:rStyle w:val="pxx"/>
          <w:color w:val="FF0000"/>
          <w:vertAlign w:val="superscript"/>
        </w:rPr>
        <w:t>►</w:t>
      </w:r>
      <w:r w:rsidRPr="00A25529">
        <w:rPr>
          <w:rStyle w:val="pxx"/>
        </w:rPr>
        <w:fldChar w:fldCharType="begin"/>
      </w:r>
      <w:r w:rsidRPr="00A25529">
        <w:rPr>
          <w:rStyle w:val="pxx"/>
        </w:rPr>
        <w:instrText>x.ref.id="I000YXD"</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30:20 et seq.</w:t>
      </w:r>
      <w:r w:rsidRPr="00A25529">
        <w:t xml:space="preserve"> as to function and content of articles.</w:t>
      </w:r>
    </w:p>
    <w:p w14:paraId="20FE0B73" w14:textId="77777777" w:rsidR="00FB29D8" w:rsidRPr="00A25529" w:rsidRDefault="00FB29D8">
      <w:pPr>
        <w:pStyle w:val="pxformrefn"/>
      </w:pPr>
      <w:r w:rsidRPr="00A25529">
        <w:t xml:space="preserve">ARTICLE 1. </w:t>
      </w:r>
    </w:p>
    <w:p w14:paraId="4D09FEA9" w14:textId="77777777" w:rsidR="00FB29D8" w:rsidRPr="00A25529" w:rsidRDefault="00FB29D8">
      <w:pPr>
        <w:pStyle w:val="pxformrefnote"/>
        <w:spacing w:before="180"/>
      </w:pPr>
      <w:del w:id="805" w:author="Cara Cardinale" w:date="2025-01-14T20:47:00Z">
        <w:r w:rsidRPr="00A25529" w:rsidDel="00CF1278">
          <w:delText>Drafter's Note</w:delText>
        </w:r>
      </w:del>
      <w:r w:rsidRPr="00A25529">
        <w:t xml:space="preserve"> </w:t>
      </w:r>
    </w:p>
    <w:p w14:paraId="137B88F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An unincorporated association is entitled to protection against the use of its name by another organization and may resort to injunctive relief to restrain the use of its name by others. </w:t>
      </w:r>
      <w:r w:rsidRPr="00A25529">
        <w:rPr>
          <w:rStyle w:val="pxcc"/>
          <w:color w:val="FF0000"/>
          <w:vertAlign w:val="superscript"/>
        </w:rPr>
        <w:t>►</w:t>
      </w:r>
      <w:r w:rsidRPr="00A25529">
        <w:rPr>
          <w:rStyle w:val="pxcc"/>
        </w:rPr>
        <w:fldChar w:fldCharType="begin"/>
      </w:r>
      <w:r w:rsidRPr="00A25529">
        <w:rPr>
          <w:rStyle w:val="pxcc"/>
        </w:rPr>
        <w:instrText>cc.ref.id="I003S29"</w:instrText>
      </w:r>
      <w:r w:rsidRPr="00A25529">
        <w:rPr>
          <w:rStyle w:val="pxcc"/>
        </w:rPr>
        <w:fldChar w:fldCharType="end"/>
      </w:r>
      <w:r w:rsidRPr="00A25529">
        <w:rPr>
          <w:rStyle w:val="pxcc"/>
        </w:rPr>
        <w:t>Democratic Organization of County of Richmond v. Democratic Organization of County of Richmond, 253 A.D. 820, 1 N.Y.S.2d 349 (2d Dep't 1938)</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cc.ref.id="I000YXF"</w:instrText>
      </w:r>
      <w:r w:rsidRPr="00A25529">
        <w:rPr>
          <w:rStyle w:val="pxcc"/>
        </w:rPr>
        <w:fldChar w:fldCharType="end"/>
      </w:r>
      <w:r w:rsidRPr="00A25529">
        <w:rPr>
          <w:rStyle w:val="pxcc"/>
        </w:rPr>
        <w:t>Rudolph v. Southern Beneficial League, 7 N.Y.S. 135 (Sup 1889)</w:t>
      </w:r>
      <w:r w:rsidRPr="00A25529">
        <w:t>.</w:t>
      </w:r>
    </w:p>
    <w:p w14:paraId="054230F8" w14:textId="77777777" w:rsidR="00FB29D8" w:rsidRPr="00A25529" w:rsidRDefault="00FB29D8">
      <w:pPr>
        <w:pStyle w:val="pxformrefrr"/>
        <w:rPr>
          <w:sz w:val="24"/>
          <w:szCs w:val="24"/>
        </w:rPr>
      </w:pPr>
      <w:r w:rsidRPr="00A25529">
        <w:rPr>
          <w:rStyle w:val="pxvis"/>
          <w:rFonts w:cs="Arial"/>
          <w:bCs/>
          <w:sz w:val="50"/>
          <w:rPrChange w:id="806" w:author="Cara Cardinale" w:date="2025-03-04T10:36:00Z">
            <w:rPr>
              <w:rStyle w:val="pxvis"/>
              <w:rFonts w:cs="Arial"/>
              <w:bCs/>
            </w:rPr>
          </w:rPrChange>
        </w:rPr>
        <w:t>Research References</w:t>
      </w:r>
    </w:p>
    <w:p w14:paraId="575D474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tk.ref.id="I003S2B"</w:instrText>
      </w:r>
      <w:r w:rsidRPr="00A25529">
        <w:rPr>
          <w:rStyle w:val="pxtk"/>
        </w:rPr>
        <w:fldChar w:fldCharType="end"/>
      </w:r>
      <w:r w:rsidRPr="00A25529">
        <w:rPr>
          <w:rStyle w:val="pxtk"/>
        </w:rPr>
        <w:t>West's Key Number Digest, Associations &amp;key;1</w:t>
      </w:r>
      <w:del w:id="807" w:author="Cara Cardinale" w:date="2025-01-17T10:13:00Z">
        <w:r w:rsidRPr="00A25529" w:rsidDel="008712D7">
          <w:rPr>
            <w:rStyle w:val="pxtk"/>
          </w:rPr>
          <w:delText>1</w:delText>
        </w:r>
      </w:del>
      <w:r w:rsidRPr="00A25529">
        <w:rPr>
          <w:rStyle w:val="pxtk"/>
        </w:rPr>
        <w:t>2</w:t>
      </w:r>
      <w:ins w:id="808" w:author="Cara Cardinale" w:date="2025-01-17T10:13:00Z">
        <w:r w:rsidR="008712D7" w:rsidRPr="00A25529">
          <w:rPr>
            <w:rStyle w:val="pxtk"/>
          </w:rPr>
          <w:t>0</w:t>
        </w:r>
      </w:ins>
      <w:r w:rsidRPr="00A25529">
        <w:rPr>
          <w:rStyle w:val="pxtk"/>
        </w:rPr>
        <w:t xml:space="preserve"> to 1</w:t>
      </w:r>
      <w:ins w:id="809" w:author="Cara Cardinale" w:date="2025-01-17T10:13:00Z">
        <w:r w:rsidR="008712D7" w:rsidRPr="00A25529">
          <w:rPr>
            <w:rStyle w:val="pxtk"/>
          </w:rPr>
          <w:t>23</w:t>
        </w:r>
      </w:ins>
      <w:del w:id="810" w:author="Cara Cardinale" w:date="2025-01-17T10:13:00Z">
        <w:r w:rsidRPr="00A25529" w:rsidDel="008712D7">
          <w:rPr>
            <w:rStyle w:val="pxtk"/>
          </w:rPr>
          <w:delText>18</w:delText>
        </w:r>
      </w:del>
    </w:p>
    <w:p w14:paraId="30843693" w14:textId="77777777" w:rsidR="00FB29D8" w:rsidRPr="00A25529" w:rsidDel="008712D7" w:rsidRDefault="00FB29D8" w:rsidP="008712D7">
      <w:pPr>
        <w:pStyle w:val="pxformrefrrp"/>
        <w:rPr>
          <w:del w:id="811" w:author="Cara Cardinale" w:date="2025-01-17T10:13:00Z"/>
        </w:rPr>
      </w:pPr>
      <w:r w:rsidRPr="00A25529">
        <w:t xml:space="preserve"> </w:t>
      </w:r>
      <w:del w:id="812" w:author="Cara Cardinale" w:date="2025-01-17T10:13:00Z">
        <w:r w:rsidRPr="00A25529" w:rsidDel="008712D7">
          <w:rPr>
            <w:rStyle w:val="pxvis"/>
            <w:rFonts w:ascii="Times NewRoman" w:hAnsi="Times NewRoman"/>
            <w:b w:val="0"/>
            <w:sz w:val="24"/>
          </w:rPr>
          <w:tab/>
        </w:r>
        <w:r w:rsidRPr="00A25529" w:rsidDel="008712D7">
          <w:rPr>
            <w:rStyle w:val="pxtk"/>
            <w:color w:val="FF0000"/>
            <w:vertAlign w:val="superscript"/>
          </w:rPr>
          <w:delText>►</w:delText>
        </w:r>
        <w:r w:rsidRPr="00A25529" w:rsidDel="008712D7">
          <w:rPr>
            <w:rStyle w:val="pxtk"/>
          </w:rPr>
          <w:fldChar w:fldCharType="begin"/>
        </w:r>
        <w:r w:rsidRPr="00A25529" w:rsidDel="008712D7">
          <w:rPr>
            <w:rStyle w:val="pxtk"/>
          </w:rPr>
          <w:delInstrText>tk.ref.id="I006L77"</w:delInstrText>
        </w:r>
        <w:r w:rsidRPr="00A25529" w:rsidDel="008712D7">
          <w:rPr>
            <w:rStyle w:val="pxtk"/>
          </w:rPr>
          <w:fldChar w:fldCharType="end"/>
        </w:r>
        <w:r w:rsidRPr="00A25529" w:rsidDel="008712D7">
          <w:rPr>
            <w:rStyle w:val="pxtk"/>
          </w:rPr>
          <w:delText>West's Key Number Digest, Associations &amp;key;143 to 146</w:delText>
        </w:r>
      </w:del>
    </w:p>
    <w:p w14:paraId="5B2E7FB1" w14:textId="77777777" w:rsidR="00FB29D8" w:rsidRPr="00A25529" w:rsidDel="008712D7" w:rsidRDefault="00FB29D8" w:rsidP="008712D7">
      <w:pPr>
        <w:pStyle w:val="pxformrefrrp"/>
        <w:rPr>
          <w:del w:id="813" w:author="Cara Cardinale" w:date="2025-01-17T10:13:00Z"/>
        </w:rPr>
      </w:pPr>
      <w:del w:id="814" w:author="Cara Cardinale" w:date="2025-01-17T10:13:00Z">
        <w:r w:rsidRPr="00A25529" w:rsidDel="008712D7">
          <w:delText xml:space="preserve"> </w:delText>
        </w:r>
        <w:r w:rsidRPr="00A25529" w:rsidDel="008712D7">
          <w:rPr>
            <w:rStyle w:val="pxvis"/>
            <w:rFonts w:ascii="Times NewRoman" w:hAnsi="Times NewRoman"/>
            <w:b w:val="0"/>
            <w:sz w:val="24"/>
          </w:rPr>
          <w:tab/>
        </w:r>
        <w:r w:rsidRPr="00A25529" w:rsidDel="008712D7">
          <w:rPr>
            <w:rStyle w:val="pxtk"/>
            <w:color w:val="FF0000"/>
            <w:vertAlign w:val="superscript"/>
          </w:rPr>
          <w:delText>►</w:delText>
        </w:r>
        <w:r w:rsidRPr="00A25529" w:rsidDel="008712D7">
          <w:rPr>
            <w:rStyle w:val="pxtk"/>
          </w:rPr>
          <w:fldChar w:fldCharType="begin"/>
        </w:r>
        <w:r w:rsidRPr="00A25529" w:rsidDel="008712D7">
          <w:rPr>
            <w:rStyle w:val="pxtk"/>
          </w:rPr>
          <w:delInstrText>tk.ref.id="I009EC3"</w:delInstrText>
        </w:r>
        <w:r w:rsidRPr="00A25529" w:rsidDel="008712D7">
          <w:rPr>
            <w:rStyle w:val="pxtk"/>
          </w:rPr>
          <w:fldChar w:fldCharType="end"/>
        </w:r>
        <w:r w:rsidRPr="00A25529" w:rsidDel="008712D7">
          <w:rPr>
            <w:rStyle w:val="pxtk"/>
          </w:rPr>
          <w:delText>West's Key Number Digest, Associations &amp;key;162</w:delText>
        </w:r>
      </w:del>
    </w:p>
    <w:p w14:paraId="21E57E6C" w14:textId="77777777" w:rsidR="00FB29D8" w:rsidRPr="00A25529" w:rsidDel="008712D7" w:rsidRDefault="00FB29D8" w:rsidP="008712D7">
      <w:pPr>
        <w:pStyle w:val="pxformrefrrp"/>
        <w:rPr>
          <w:del w:id="815" w:author="Cara Cardinale" w:date="2025-01-17T10:13:00Z"/>
        </w:rPr>
      </w:pPr>
      <w:del w:id="816" w:author="Cara Cardinale" w:date="2025-01-17T10:13:00Z">
        <w:r w:rsidRPr="00A25529" w:rsidDel="008712D7">
          <w:delText xml:space="preserve"> </w:delText>
        </w:r>
        <w:r w:rsidRPr="00A25529" w:rsidDel="008712D7">
          <w:rPr>
            <w:rStyle w:val="pxvis"/>
            <w:rFonts w:ascii="Times NewRoman" w:hAnsi="Times NewRoman"/>
            <w:b w:val="0"/>
            <w:sz w:val="24"/>
          </w:rPr>
          <w:tab/>
        </w:r>
        <w:r w:rsidRPr="00A25529" w:rsidDel="008712D7">
          <w:rPr>
            <w:rStyle w:val="pxtk"/>
            <w:color w:val="FF0000"/>
            <w:vertAlign w:val="superscript"/>
          </w:rPr>
          <w:delText>►</w:delText>
        </w:r>
        <w:r w:rsidRPr="00A25529" w:rsidDel="008712D7">
          <w:rPr>
            <w:rStyle w:val="pxtk"/>
          </w:rPr>
          <w:fldChar w:fldCharType="begin"/>
        </w:r>
        <w:r w:rsidRPr="00A25529" w:rsidDel="008712D7">
          <w:rPr>
            <w:rStyle w:val="pxtk"/>
          </w:rPr>
          <w:delInstrText>tk.ref.id="I00C7GZ"</w:delInstrText>
        </w:r>
        <w:r w:rsidRPr="00A25529" w:rsidDel="008712D7">
          <w:rPr>
            <w:rStyle w:val="pxtk"/>
          </w:rPr>
          <w:fldChar w:fldCharType="end"/>
        </w:r>
        <w:r w:rsidRPr="00A25529" w:rsidDel="008712D7">
          <w:rPr>
            <w:rStyle w:val="pxtk"/>
          </w:rPr>
          <w:delText>West's Key Number Digest, Associations &amp;key;172 to 175</w:delText>
        </w:r>
      </w:del>
    </w:p>
    <w:p w14:paraId="7C2FB5E5" w14:textId="77777777" w:rsidR="00FB29D8" w:rsidRPr="00A25529" w:rsidRDefault="00FB29D8" w:rsidP="008712D7">
      <w:pPr>
        <w:pStyle w:val="pxformrefrrp"/>
      </w:pPr>
      <w:del w:id="817" w:author="Cara Cardinale" w:date="2025-01-17T10:13:00Z">
        <w:r w:rsidRPr="00A25529" w:rsidDel="008712D7">
          <w:delText xml:space="preserve"> </w:delText>
        </w:r>
        <w:r w:rsidRPr="00A25529" w:rsidDel="008712D7">
          <w:rPr>
            <w:rStyle w:val="pxvis"/>
            <w:rFonts w:ascii="Times NewRoman" w:hAnsi="Times NewRoman"/>
            <w:b w:val="0"/>
            <w:sz w:val="24"/>
          </w:rPr>
          <w:tab/>
        </w:r>
        <w:r w:rsidRPr="00A25529" w:rsidDel="008712D7">
          <w:rPr>
            <w:rStyle w:val="pxtk"/>
            <w:color w:val="FF0000"/>
            <w:vertAlign w:val="superscript"/>
          </w:rPr>
          <w:delText>►</w:delText>
        </w:r>
        <w:r w:rsidRPr="00A25529" w:rsidDel="008712D7">
          <w:rPr>
            <w:rStyle w:val="pxtk"/>
          </w:rPr>
          <w:fldChar w:fldCharType="begin"/>
        </w:r>
        <w:r w:rsidRPr="00A25529" w:rsidDel="008712D7">
          <w:rPr>
            <w:rStyle w:val="pxtk"/>
          </w:rPr>
          <w:delInstrText>tk.ref.id="I0642MS"</w:delInstrText>
        </w:r>
        <w:r w:rsidRPr="00A25529" w:rsidDel="008712D7">
          <w:rPr>
            <w:rStyle w:val="pxtk"/>
          </w:rPr>
          <w:fldChar w:fldCharType="end"/>
        </w:r>
        <w:r w:rsidRPr="00A25529" w:rsidDel="008712D7">
          <w:rPr>
            <w:rStyle w:val="pxtk"/>
          </w:rPr>
          <w:delText>West's Key Number Digest, Associations &amp;key;222 to 224</w:delText>
        </w:r>
      </w:del>
    </w:p>
    <w:p w14:paraId="4D62090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rc.ref.id="I05ZUXG"</w:instrText>
      </w:r>
      <w:r w:rsidRPr="00A25529">
        <w:rPr>
          <w:rStyle w:val="pxrc"/>
        </w:rPr>
        <w:fldChar w:fldCharType="end"/>
      </w:r>
      <w:r w:rsidRPr="00A25529">
        <w:rPr>
          <w:rStyle w:val="pxrc"/>
        </w:rPr>
        <w:t>Right of charitable or religious association or corporation to protection against use of same or similar name by another, 37 A.L.R.3d 277</w:t>
      </w:r>
    </w:p>
    <w:p w14:paraId="45012EA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rc.ref.id="I006L79"</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818" w:author="Cara Cardinale" w:date="2025-01-15T21:48:00Z">
        <w:r w:rsidR="00B1644D" w:rsidRPr="00A25529">
          <w:rPr>
            <w:rStyle w:val="pxrc"/>
          </w:rPr>
          <w:t>2</w:t>
        </w:r>
      </w:ins>
      <w:del w:id="819" w:author="Cara Cardinale" w:date="2025-01-15T21:48:00Z">
        <w:r w:rsidRPr="00A25529" w:rsidDel="00B1644D">
          <w:rPr>
            <w:rStyle w:val="pxrc"/>
          </w:rPr>
          <w:delText>5</w:delText>
        </w:r>
      </w:del>
    </w:p>
    <w:p w14:paraId="59689A95" w14:textId="77777777" w:rsidR="00FB29D8" w:rsidRPr="00A25529" w:rsidRDefault="00FB29D8">
      <w:pPr>
        <w:pStyle w:val="pxformrefn"/>
      </w:pPr>
      <w:r w:rsidRPr="00A25529">
        <w:t xml:space="preserve">ARTICLE 3. </w:t>
      </w:r>
    </w:p>
    <w:p w14:paraId="1CFF2A03" w14:textId="77777777" w:rsidR="00FB29D8" w:rsidRPr="00A25529" w:rsidRDefault="00FB29D8">
      <w:pPr>
        <w:pStyle w:val="pxformrefnote"/>
        <w:spacing w:before="180"/>
      </w:pPr>
      <w:del w:id="820" w:author="Cara Cardinale" w:date="2025-01-14T20:47:00Z">
        <w:r w:rsidRPr="00A25529" w:rsidDel="00CF1278">
          <w:delText>Drafter's Note</w:delText>
        </w:r>
      </w:del>
      <w:r w:rsidRPr="00A25529">
        <w:t xml:space="preserve"> </w:t>
      </w:r>
    </w:p>
    <w:p w14:paraId="03FB6D7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Societies and clubs may perform all necessary governmental acts in any way consonant with their purposes and with the laws, internal and external, to which they are subject. </w:t>
      </w:r>
      <w:r w:rsidRPr="00A25529">
        <w:rPr>
          <w:rStyle w:val="pxcc"/>
          <w:color w:val="FF0000"/>
          <w:vertAlign w:val="superscript"/>
        </w:rPr>
        <w:t>►</w:t>
      </w:r>
      <w:r w:rsidRPr="00A25529">
        <w:rPr>
          <w:rStyle w:val="pxcc"/>
        </w:rPr>
        <w:fldChar w:fldCharType="begin"/>
      </w:r>
      <w:r w:rsidRPr="00A25529">
        <w:rPr>
          <w:rStyle w:val="pxcc"/>
        </w:rPr>
        <w:instrText>cc.ref.id="I009EC5"</w:instrText>
      </w:r>
      <w:r w:rsidRPr="00A25529">
        <w:rPr>
          <w:rStyle w:val="pxcc"/>
        </w:rPr>
        <w:fldChar w:fldCharType="end"/>
      </w:r>
      <w:r w:rsidRPr="00A25529">
        <w:rPr>
          <w:rStyle w:val="pxcc"/>
        </w:rPr>
        <w:t>Wicks v. Monihan, 130 N.Y. 232, 29 N.E. 139 (1891)</w:t>
      </w:r>
      <w:r w:rsidRPr="00A25529">
        <w:t>.</w:t>
      </w:r>
    </w:p>
    <w:p w14:paraId="5FA22BF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Purpose clauses, see </w:t>
      </w:r>
      <w:r w:rsidRPr="00A25529">
        <w:rPr>
          <w:rStyle w:val="pxx"/>
          <w:color w:val="FF0000"/>
          <w:vertAlign w:val="superscript"/>
        </w:rPr>
        <w:t>►</w:t>
      </w:r>
      <w:r w:rsidRPr="00A25529">
        <w:rPr>
          <w:rStyle w:val="pxx"/>
        </w:rPr>
        <w:fldChar w:fldCharType="begin"/>
      </w:r>
      <w:r w:rsidRPr="00A25529">
        <w:rPr>
          <w:rStyle w:val="pxx"/>
        </w:rPr>
        <w:instrText>x.ref.id="I00C7H1"</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30:74 et seq.</w:t>
      </w:r>
    </w:p>
    <w:p w14:paraId="6B7C969D" w14:textId="77777777" w:rsidR="00FB29D8" w:rsidRPr="00A25529" w:rsidRDefault="00FB29D8">
      <w:pPr>
        <w:pStyle w:val="pxformrefn"/>
      </w:pPr>
      <w:r w:rsidRPr="00A25529">
        <w:t xml:space="preserve">ARTICLE 4. </w:t>
      </w:r>
    </w:p>
    <w:p w14:paraId="25AAEB9D" w14:textId="77777777" w:rsidR="00FB29D8" w:rsidRPr="00A25529" w:rsidRDefault="00FB29D8">
      <w:pPr>
        <w:pStyle w:val="pxformrefnote"/>
        <w:spacing w:before="180"/>
      </w:pPr>
      <w:del w:id="821" w:author="Cara Cardinale" w:date="2025-01-14T20:47:00Z">
        <w:r w:rsidRPr="00A25529" w:rsidDel="00CF1278">
          <w:delText>Drafter's Note</w:delText>
        </w:r>
      </w:del>
      <w:r w:rsidRPr="00A25529">
        <w:t xml:space="preserve"> </w:t>
      </w:r>
    </w:p>
    <w:p w14:paraId="291DB32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Voluntary, unincorporated associations have inherent power, somewhat akin to the police power of a state, and are under a duty to provide for the welfare of their members and to regulate their affairs so as to attain the objects and purposes for which they were constituted. </w:t>
      </w:r>
      <w:r w:rsidRPr="00A25529">
        <w:rPr>
          <w:rStyle w:val="pxcc"/>
          <w:color w:val="FF0000"/>
          <w:vertAlign w:val="superscript"/>
        </w:rPr>
        <w:t>►</w:t>
      </w:r>
      <w:r w:rsidRPr="00A25529">
        <w:rPr>
          <w:rStyle w:val="pxcc"/>
        </w:rPr>
        <w:fldChar w:fldCharType="begin"/>
      </w:r>
      <w:r w:rsidRPr="00A25529">
        <w:rPr>
          <w:rStyle w:val="pxcc"/>
        </w:rPr>
        <w:instrText>cc.ref.id="I000YYN"</w:instrText>
      </w:r>
      <w:r w:rsidRPr="00A25529">
        <w:rPr>
          <w:rStyle w:val="pxcc"/>
        </w:rPr>
        <w:fldChar w:fldCharType="end"/>
      </w:r>
      <w:r w:rsidRPr="00A25529">
        <w:rPr>
          <w:rStyle w:val="pxcc"/>
        </w:rPr>
        <w:t>Weinstock v. Ladisky, 197 Misc. 859, 98 N.Y.S.2d 85 (Sup 1950)</w:t>
      </w:r>
      <w:r w:rsidRPr="00A25529">
        <w:t>.</w:t>
      </w:r>
    </w:p>
    <w:p w14:paraId="736E1C08" w14:textId="77777777" w:rsidR="00FB29D8" w:rsidRPr="00A25529" w:rsidRDefault="00FB29D8">
      <w:pPr>
        <w:pStyle w:val="pxformrefrr"/>
        <w:rPr>
          <w:sz w:val="24"/>
          <w:szCs w:val="24"/>
        </w:rPr>
      </w:pPr>
      <w:r w:rsidRPr="00A25529">
        <w:rPr>
          <w:rStyle w:val="pxvis"/>
          <w:rFonts w:cs="Arial"/>
          <w:bCs/>
          <w:sz w:val="50"/>
          <w:rPrChange w:id="822" w:author="Cara Cardinale" w:date="2025-03-04T10:36:00Z">
            <w:rPr>
              <w:rStyle w:val="pxvis"/>
              <w:rFonts w:cs="Arial"/>
              <w:bCs/>
            </w:rPr>
          </w:rPrChange>
        </w:rPr>
        <w:t>Research References</w:t>
      </w:r>
    </w:p>
    <w:p w14:paraId="6236425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rc.ref.id="I003S3J"</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823" w:author="Cara Cardinale" w:date="2025-01-15T13:09:00Z">
        <w:r w:rsidRPr="00A25529" w:rsidDel="00554D72">
          <w:rPr>
            <w:rStyle w:val="pxrc"/>
          </w:rPr>
          <w:delText>11</w:delText>
        </w:r>
      </w:del>
      <w:ins w:id="824" w:author="Cara Cardinale" w:date="2025-01-15T13:09:00Z">
        <w:r w:rsidR="00554D72" w:rsidRPr="00A25529">
          <w:rPr>
            <w:rStyle w:val="pxrc"/>
          </w:rPr>
          <w:t>9</w:t>
        </w:r>
      </w:ins>
    </w:p>
    <w:p w14:paraId="569BB89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rc.ref.id="I006L8F"</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825" w:author="Cara Cardinale" w:date="2025-01-15T21:57:00Z">
        <w:r w:rsidRPr="00A25529" w:rsidDel="0024651B">
          <w:rPr>
            <w:rStyle w:val="pxrc"/>
          </w:rPr>
          <w:delText>10 to 16</w:delText>
        </w:r>
      </w:del>
      <w:ins w:id="826" w:author="Cara Cardinale" w:date="2025-01-15T21:57:00Z">
        <w:r w:rsidR="0024651B" w:rsidRPr="00A25529">
          <w:rPr>
            <w:rStyle w:val="pxrc"/>
          </w:rPr>
          <w:t>9 to 12</w:t>
        </w:r>
      </w:ins>
    </w:p>
    <w:p w14:paraId="2F04EFB7" w14:textId="77777777" w:rsidR="00FB29D8" w:rsidRPr="00A25529" w:rsidRDefault="00FB29D8">
      <w:pPr>
        <w:pStyle w:val="pxformrefn"/>
      </w:pPr>
      <w:r w:rsidRPr="00A25529">
        <w:t xml:space="preserve">ARTICLE 5. </w:t>
      </w:r>
    </w:p>
    <w:p w14:paraId="6B6D132C" w14:textId="77777777" w:rsidR="00FB29D8" w:rsidRPr="00A25529" w:rsidRDefault="00FB29D8">
      <w:pPr>
        <w:pStyle w:val="pxformrefnote"/>
        <w:spacing w:before="180"/>
      </w:pPr>
      <w:del w:id="827" w:author="Cara Cardinale" w:date="2025-01-14T20:47:00Z">
        <w:r w:rsidRPr="00A25529" w:rsidDel="00CF1278">
          <w:delText>Drafter's Note</w:delText>
        </w:r>
      </w:del>
      <w:r w:rsidRPr="00A25529">
        <w:t xml:space="preserve"> </w:t>
      </w:r>
    </w:p>
    <w:p w14:paraId="52857B1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cc.ref.id="I0642KC"</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cc.ref.id="I05VN5O"</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cc.ref.id="I000Z4D"</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65CF0D3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cc.ref.id="I003S99"</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533B199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right of membership in a voluntary unincorporated association is a privilege that may not be transferred or sold without the consent of the association. </w:t>
      </w:r>
      <w:r w:rsidRPr="00A25529">
        <w:rPr>
          <w:rStyle w:val="pxcc"/>
          <w:color w:val="FF0000"/>
          <w:vertAlign w:val="superscript"/>
        </w:rPr>
        <w:t>►</w:t>
      </w:r>
      <w:r w:rsidRPr="00A25529">
        <w:rPr>
          <w:rStyle w:val="pxcc"/>
        </w:rPr>
        <w:fldChar w:fldCharType="begin"/>
      </w:r>
      <w:r w:rsidRPr="00A25529">
        <w:rPr>
          <w:rStyle w:val="pxcc"/>
        </w:rPr>
        <w:instrText>cc.ref.id="I006LE5"</w:instrText>
      </w:r>
      <w:r w:rsidRPr="00A25529">
        <w:rPr>
          <w:rStyle w:val="pxcc"/>
        </w:rPr>
        <w:fldChar w:fldCharType="end"/>
      </w:r>
      <w:r w:rsidRPr="00A25529">
        <w:rPr>
          <w:rStyle w:val="pxcc"/>
        </w:rPr>
        <w:t>Branagan v. Buckman, 67 Misc. 242, 122 N.Y.S. 610 (Sup 1910), aff'd, 145 A.D. 950, 130 N.Y.S. 1106 (3d Dep't 1911)</w:t>
      </w:r>
      <w:r w:rsidRPr="00A25529">
        <w:t>.</w:t>
      </w:r>
    </w:p>
    <w:p w14:paraId="1D50FC63" w14:textId="77777777" w:rsidR="00FB29D8" w:rsidRPr="00A25529" w:rsidRDefault="00FB29D8">
      <w:pPr>
        <w:pStyle w:val="pxformrefrr"/>
        <w:rPr>
          <w:sz w:val="24"/>
          <w:szCs w:val="24"/>
        </w:rPr>
      </w:pPr>
      <w:r w:rsidRPr="00A25529">
        <w:rPr>
          <w:rStyle w:val="pxvis"/>
          <w:rFonts w:cs="Arial"/>
          <w:bCs/>
          <w:sz w:val="50"/>
          <w:rPrChange w:id="828" w:author="Cara Cardinale" w:date="2025-03-04T10:36:00Z">
            <w:rPr>
              <w:rStyle w:val="pxvis"/>
              <w:rFonts w:cs="Arial"/>
              <w:bCs/>
            </w:rPr>
          </w:rPrChange>
        </w:rPr>
        <w:t>Research References</w:t>
      </w:r>
    </w:p>
    <w:p w14:paraId="46EF2F9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rc.ref.id="I06428W"</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829" w:author="Cara Cardinale" w:date="2025-01-12T16:11:00Z">
        <w:r w:rsidRPr="00A25529" w:rsidDel="004D68FF">
          <w:rPr>
            <w:rStyle w:val="pxrc"/>
          </w:rPr>
          <w:delText>17 to 28</w:delText>
        </w:r>
      </w:del>
      <w:ins w:id="830" w:author="Cara Cardinale" w:date="2025-01-12T16:11:00Z">
        <w:r w:rsidR="004D68FF" w:rsidRPr="00A25529">
          <w:rPr>
            <w:rStyle w:val="pxrc"/>
          </w:rPr>
          <w:t>15 to 24</w:t>
        </w:r>
      </w:ins>
    </w:p>
    <w:p w14:paraId="6101949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rc.ref.id="I003S9B"</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831" w:author="Cara Cardinale" w:date="2025-01-15T22:00:00Z">
        <w:r w:rsidRPr="00A25529" w:rsidDel="0024651B">
          <w:rPr>
            <w:rStyle w:val="pxrc"/>
          </w:rPr>
          <w:delText>17 to 40</w:delText>
        </w:r>
      </w:del>
      <w:ins w:id="832" w:author="Cara Cardinale" w:date="2025-01-15T22:00:00Z">
        <w:r w:rsidR="0024651B" w:rsidRPr="00A25529">
          <w:rPr>
            <w:rStyle w:val="pxrc"/>
          </w:rPr>
          <w:t>13 to 26</w:t>
        </w:r>
      </w:ins>
    </w:p>
    <w:p w14:paraId="14AE2B71" w14:textId="77777777" w:rsidR="00FB29D8" w:rsidRPr="00A25529" w:rsidRDefault="00FB29D8">
      <w:pPr>
        <w:pStyle w:val="pxformrefn"/>
      </w:pPr>
      <w:r w:rsidRPr="00A25529">
        <w:t xml:space="preserve">ARTICLE 7. </w:t>
      </w:r>
    </w:p>
    <w:p w14:paraId="78C54592" w14:textId="77777777" w:rsidR="00FB29D8" w:rsidRPr="00A25529" w:rsidRDefault="00FB29D8">
      <w:pPr>
        <w:pStyle w:val="pxformrefnote"/>
        <w:spacing w:before="180"/>
      </w:pPr>
      <w:del w:id="833" w:author="Cara Cardinale" w:date="2025-01-14T20:47:00Z">
        <w:r w:rsidRPr="00A25529" w:rsidDel="00CF1278">
          <w:delText>Drafter's Note</w:delText>
        </w:r>
      </w:del>
      <w:r w:rsidRPr="00A25529">
        <w:t xml:space="preserve"> </w:t>
      </w:r>
    </w:p>
    <w:p w14:paraId="430AE2B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bylaws govern the procedure and implementation of elections of officers or directors of the association. </w:t>
      </w:r>
      <w:r w:rsidRPr="00A25529">
        <w:rPr>
          <w:rStyle w:val="pxrc"/>
          <w:color w:val="FF0000"/>
          <w:vertAlign w:val="superscript"/>
        </w:rPr>
        <w:t>►</w:t>
      </w:r>
      <w:r w:rsidRPr="00A25529">
        <w:rPr>
          <w:rStyle w:val="pxrc"/>
        </w:rPr>
        <w:fldChar w:fldCharType="begin"/>
      </w:r>
      <w:r w:rsidRPr="00A25529">
        <w:rPr>
          <w:rStyle w:val="pxrc"/>
        </w:rPr>
        <w:instrText>rc.ref.id="I006LE7"</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834" w:author="Cara Cardinale" w:date="2025-01-16T20:31:00Z">
        <w:r w:rsidRPr="00A25529" w:rsidDel="00D4329A">
          <w:rPr>
            <w:rStyle w:val="pxrc"/>
          </w:rPr>
          <w:delText>10</w:delText>
        </w:r>
      </w:del>
      <w:ins w:id="835" w:author="Cara Cardinale" w:date="2025-01-16T20:31:00Z">
        <w:r w:rsidR="00D4329A" w:rsidRPr="00A25529">
          <w:rPr>
            <w:rStyle w:val="pxrc"/>
          </w:rPr>
          <w:t>8</w:t>
        </w:r>
      </w:ins>
      <w:r w:rsidRPr="00A25529">
        <w:t>.</w:t>
      </w:r>
    </w:p>
    <w:p w14:paraId="13A900F8" w14:textId="77777777" w:rsidR="00FB29D8" w:rsidRPr="00A25529" w:rsidRDefault="00FB29D8">
      <w:pPr>
        <w:pStyle w:val="pxformrefrr"/>
        <w:rPr>
          <w:sz w:val="24"/>
          <w:szCs w:val="24"/>
        </w:rPr>
      </w:pPr>
      <w:r w:rsidRPr="00A25529">
        <w:rPr>
          <w:rStyle w:val="pxvis"/>
          <w:rFonts w:cs="Arial"/>
          <w:bCs/>
          <w:sz w:val="50"/>
          <w:rPrChange w:id="836" w:author="Cara Cardinale" w:date="2025-03-04T10:36:00Z">
            <w:rPr>
              <w:rStyle w:val="pxvis"/>
              <w:rFonts w:cs="Arial"/>
              <w:bCs/>
            </w:rPr>
          </w:rPrChange>
        </w:rPr>
        <w:t>Research References</w:t>
      </w:r>
    </w:p>
    <w:p w14:paraId="5596E62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rc.ref.id="I009EJ3"</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837" w:author="Cara Cardinale" w:date="2025-01-16T20:31:00Z">
        <w:r w:rsidRPr="00A25529" w:rsidDel="00D4329A">
          <w:rPr>
            <w:rStyle w:val="pxrc"/>
          </w:rPr>
          <w:delText>10</w:delText>
        </w:r>
      </w:del>
      <w:ins w:id="838" w:author="Cara Cardinale" w:date="2025-01-16T20:31:00Z">
        <w:r w:rsidR="00D4329A" w:rsidRPr="00A25529">
          <w:rPr>
            <w:rStyle w:val="pxrc"/>
          </w:rPr>
          <w:t>8</w:t>
        </w:r>
      </w:ins>
    </w:p>
    <w:p w14:paraId="19098CD7" w14:textId="77777777" w:rsidR="00FB29D8" w:rsidRPr="00A25529" w:rsidRDefault="00FB29D8">
      <w:pPr>
        <w:pStyle w:val="pxformrefn"/>
      </w:pPr>
      <w:r w:rsidRPr="00A25529">
        <w:t xml:space="preserve">ARTICLE 8. </w:t>
      </w:r>
    </w:p>
    <w:p w14:paraId="1E6CDFEF" w14:textId="77777777" w:rsidR="00FB29D8" w:rsidRPr="00A25529" w:rsidRDefault="00FB29D8">
      <w:pPr>
        <w:pStyle w:val="pxformrefnote"/>
        <w:spacing w:before="180"/>
      </w:pPr>
      <w:del w:id="839" w:author="Cara Cardinale" w:date="2025-01-14T20:47:00Z">
        <w:r w:rsidRPr="00A25529" w:rsidDel="00CF1278">
          <w:delText>Drafter's Note</w:delText>
        </w:r>
      </w:del>
      <w:r w:rsidRPr="00A25529">
        <w:t xml:space="preserve"> </w:t>
      </w:r>
    </w:p>
    <w:p w14:paraId="51D7A6C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rc.ref.id="I000Z4I"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840" w:author="Cara Cardinale" w:date="2025-01-15T18:15:00Z">
        <w:r w:rsidRPr="00A25529" w:rsidDel="00DA4079">
          <w:rPr>
            <w:rStyle w:val="pxrc"/>
          </w:rPr>
          <w:delText>9</w:delText>
        </w:r>
      </w:del>
      <w:ins w:id="841" w:author="Cara Cardinale" w:date="2025-01-15T18:15:00Z">
        <w:r w:rsidR="00DA4079" w:rsidRPr="00A25529">
          <w:rPr>
            <w:rStyle w:val="pxrc"/>
          </w:rPr>
          <w:t>7</w:t>
        </w:r>
      </w:ins>
      <w:r w:rsidRPr="00A25529">
        <w:t>.</w:t>
      </w:r>
    </w:p>
    <w:p w14:paraId="5925B054" w14:textId="77777777" w:rsidR="00FB29D8" w:rsidRPr="00A25529" w:rsidRDefault="00FB29D8">
      <w:pPr>
        <w:pStyle w:val="pxformrefrr"/>
        <w:rPr>
          <w:sz w:val="24"/>
          <w:szCs w:val="24"/>
        </w:rPr>
      </w:pPr>
      <w:r w:rsidRPr="00A25529">
        <w:rPr>
          <w:rStyle w:val="pxvis"/>
          <w:rFonts w:cs="Arial"/>
          <w:bCs/>
          <w:sz w:val="50"/>
          <w:rPrChange w:id="842" w:author="Cara Cardinale" w:date="2025-03-04T10:36:00Z">
            <w:rPr>
              <w:rStyle w:val="pxvis"/>
              <w:rFonts w:cs="Arial"/>
              <w:bCs/>
            </w:rPr>
          </w:rPrChange>
        </w:rPr>
        <w:t>Research References</w:t>
      </w:r>
    </w:p>
    <w:p w14:paraId="15EA5B6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rc.ref.id="I003S9E"</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843" w:author="Cara Cardinale" w:date="2025-01-15T18:15:00Z">
        <w:r w:rsidR="00DA4079" w:rsidRPr="00A25529">
          <w:rPr>
            <w:rStyle w:val="pxrc"/>
          </w:rPr>
          <w:t>7</w:t>
        </w:r>
      </w:ins>
      <w:del w:id="844" w:author="Cara Cardinale" w:date="2025-01-15T18:15:00Z">
        <w:r w:rsidRPr="00A25529" w:rsidDel="00DA4079">
          <w:rPr>
            <w:rStyle w:val="pxrc"/>
          </w:rPr>
          <w:delText>9</w:delText>
        </w:r>
      </w:del>
    </w:p>
    <w:p w14:paraId="5AC19D4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rc.ref.id="I006LEA"</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845" w:author="Cara Cardinale" w:date="2025-01-15T18:13:00Z">
        <w:r w:rsidR="00DA4079" w:rsidRPr="00A25529">
          <w:rPr>
            <w:rStyle w:val="pxrc"/>
          </w:rPr>
          <w:t>8</w:t>
        </w:r>
      </w:ins>
      <w:del w:id="846" w:author="Cara Cardinale" w:date="2025-01-15T18:13:00Z">
        <w:r w:rsidRPr="00A25529" w:rsidDel="00DA4079">
          <w:rPr>
            <w:rStyle w:val="pxrc"/>
          </w:rPr>
          <w:delText>9</w:delText>
        </w:r>
      </w:del>
    </w:p>
    <w:p w14:paraId="50BB168A" w14:textId="77777777" w:rsidR="00FB29D8" w:rsidRPr="00A25529" w:rsidRDefault="00FB29D8">
      <w:pPr>
        <w:pStyle w:val="pxformrefn"/>
      </w:pPr>
      <w:r w:rsidRPr="00A25529">
        <w:t xml:space="preserve">ARTICLE 9. </w:t>
      </w:r>
    </w:p>
    <w:p w14:paraId="345C87FF" w14:textId="77777777" w:rsidR="00FB29D8" w:rsidRPr="00A25529" w:rsidRDefault="00FB29D8">
      <w:pPr>
        <w:pStyle w:val="pxformrefnote"/>
        <w:spacing w:before="180"/>
      </w:pPr>
      <w:del w:id="847" w:author="Cara Cardinale" w:date="2025-01-14T20:47:00Z">
        <w:r w:rsidRPr="00A25529" w:rsidDel="00CF1278">
          <w:delText>Drafter's Note</w:delText>
        </w:r>
      </w:del>
      <w:r w:rsidRPr="00A25529">
        <w:t xml:space="preserve"> </w:t>
      </w:r>
    </w:p>
    <w:p w14:paraId="5CDA0FA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contract between a new member and the association includes the constitution and bylaws of that association to which the new member is deemed to have consented. Furthermore, the bylaws and articles of association constitute a contract among the members of that association which the courts will enforce.</w:t>
      </w:r>
    </w:p>
    <w:p w14:paraId="3496BD6D" w14:textId="77777777" w:rsidR="00FB29D8" w:rsidRPr="00A25529" w:rsidRDefault="00FB29D8">
      <w:pPr>
        <w:pStyle w:val="pxformrefrr"/>
        <w:rPr>
          <w:sz w:val="24"/>
          <w:szCs w:val="24"/>
        </w:rPr>
      </w:pPr>
      <w:r w:rsidRPr="00A25529">
        <w:rPr>
          <w:rStyle w:val="pxvis"/>
          <w:rFonts w:cs="Arial"/>
          <w:bCs/>
          <w:sz w:val="50"/>
          <w:rPrChange w:id="848" w:author="Cara Cardinale" w:date="2025-03-04T10:36:00Z">
            <w:rPr>
              <w:rStyle w:val="pxvis"/>
              <w:rFonts w:cs="Arial"/>
              <w:bCs/>
            </w:rPr>
          </w:rPrChange>
        </w:rPr>
        <w:t>Research References</w:t>
      </w:r>
    </w:p>
    <w:p w14:paraId="15EDD6F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rc.ref.id="I000Z4K"</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849" w:author="Cara Cardinale" w:date="2025-01-17T10:24:00Z">
        <w:r w:rsidRPr="00A25529" w:rsidDel="00556E45">
          <w:rPr>
            <w:rStyle w:val="pxvis"/>
            <w:rFonts w:ascii="Times NewRoman" w:hAnsi="Times NewRoman"/>
            <w:b w:val="0"/>
            <w:sz w:val="24"/>
          </w:rPr>
          <w:delText>§</w:delText>
        </w:r>
        <w:r w:rsidRPr="00A25529" w:rsidDel="00556E45">
          <w:rPr>
            <w:rStyle w:val="pxrc"/>
          </w:rPr>
          <w:delText>6 to 8</w:delText>
        </w:r>
      </w:del>
      <w:ins w:id="850" w:author="Cara Cardinale" w:date="2025-01-17T10:24:00Z">
        <w:r w:rsidR="00556E45" w:rsidRPr="00A25529">
          <w:rPr>
            <w:rStyle w:val="pxrc"/>
          </w:rPr>
          <w:t>6</w:t>
        </w:r>
      </w:ins>
    </w:p>
    <w:p w14:paraId="605B94F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rc.ref.id="I000Z5Q"</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346DE700" w14:textId="77777777" w:rsidR="00FB29D8" w:rsidRPr="00A25529" w:rsidRDefault="00FB29D8">
      <w:pPr>
        <w:pStyle w:val="pxformrefn"/>
      </w:pPr>
      <w:r w:rsidRPr="00A25529">
        <w:t xml:space="preserve">ARTICLE 10. </w:t>
      </w:r>
    </w:p>
    <w:p w14:paraId="7743B1BB" w14:textId="77777777" w:rsidR="00FB29D8" w:rsidRPr="00A25529" w:rsidRDefault="00FB29D8">
      <w:pPr>
        <w:pStyle w:val="pxformrefnote"/>
        <w:spacing w:before="180"/>
      </w:pPr>
      <w:del w:id="851" w:author="Cara Cardinale" w:date="2025-01-14T20:47:00Z">
        <w:r w:rsidRPr="00A25529" w:rsidDel="00CF1278">
          <w:delText>Drafter's Note</w:delText>
        </w:r>
      </w:del>
      <w:r w:rsidRPr="00A25529">
        <w:t xml:space="preserve"> </w:t>
      </w:r>
    </w:p>
    <w:p w14:paraId="7B063EC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rc.ref.id="I003SAM"</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852" w:author="Cara Cardinale" w:date="2025-01-15T21:38:00Z">
        <w:r w:rsidR="002B62D9" w:rsidRPr="00A25529">
          <w:rPr>
            <w:rStyle w:val="pxrc"/>
          </w:rPr>
          <w:t>1</w:t>
        </w:r>
      </w:ins>
      <w:del w:id="853" w:author="Cara Cardinale" w:date="2025-01-15T21:38:00Z">
        <w:r w:rsidRPr="00A25529" w:rsidDel="002B62D9">
          <w:rPr>
            <w:rStyle w:val="pxrc"/>
          </w:rPr>
          <w:delText>3</w:delText>
        </w:r>
      </w:del>
      <w:r w:rsidRPr="00A25529">
        <w:t>.</w:t>
      </w:r>
    </w:p>
    <w:p w14:paraId="39A25AA4" w14:textId="77777777" w:rsidR="00FB29D8" w:rsidRPr="00A25529" w:rsidRDefault="00FB29D8">
      <w:pPr>
        <w:pStyle w:val="pxformrefrr"/>
        <w:rPr>
          <w:sz w:val="24"/>
          <w:szCs w:val="24"/>
        </w:rPr>
      </w:pPr>
      <w:r w:rsidRPr="00A25529">
        <w:rPr>
          <w:rStyle w:val="pxvis"/>
          <w:rFonts w:cs="Arial"/>
          <w:bCs/>
          <w:sz w:val="50"/>
          <w:rPrChange w:id="854" w:author="Cara Cardinale" w:date="2025-03-04T10:36:00Z">
            <w:rPr>
              <w:rStyle w:val="pxvis"/>
              <w:rFonts w:cs="Arial"/>
              <w:bCs/>
            </w:rPr>
          </w:rPrChange>
        </w:rPr>
        <w:t>Research References</w:t>
      </w:r>
    </w:p>
    <w:p w14:paraId="247C080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rc.ref.id="I006LFI"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855" w:author="Cara Cardinale" w:date="2025-01-15T21:38:00Z">
        <w:r w:rsidR="002B62D9" w:rsidRPr="00A25529">
          <w:rPr>
            <w:rStyle w:val="pxrc"/>
          </w:rPr>
          <w:t>1</w:t>
        </w:r>
      </w:ins>
      <w:del w:id="856" w:author="Cara Cardinale" w:date="2025-01-15T21:38:00Z">
        <w:r w:rsidRPr="00A25529" w:rsidDel="002B62D9">
          <w:rPr>
            <w:rStyle w:val="pxrc"/>
          </w:rPr>
          <w:delText>3</w:delText>
        </w:r>
      </w:del>
    </w:p>
    <w:p w14:paraId="454D45E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rc.ref.id="I009EKE"</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857" w:author="Cara Cardinale" w:date="2025-01-15T22:29:00Z">
        <w:r w:rsidRPr="00A25529" w:rsidDel="00D13CCE">
          <w:rPr>
            <w:rStyle w:val="pxrc"/>
          </w:rPr>
          <w:delText>59, 60</w:delText>
        </w:r>
      </w:del>
      <w:ins w:id="858" w:author="Cara Cardinale" w:date="2025-01-15T22:29:00Z">
        <w:r w:rsidR="00D13CCE" w:rsidRPr="00A25529">
          <w:rPr>
            <w:rStyle w:val="pxrc"/>
          </w:rPr>
          <w:t>38</w:t>
        </w:r>
      </w:ins>
    </w:p>
    <w:p w14:paraId="407F2900" w14:textId="77777777" w:rsidR="00FB29D8" w:rsidRPr="00A25529" w:rsidRDefault="00FB29D8">
      <w:pPr>
        <w:pStyle w:val="pxformrefn"/>
      </w:pPr>
      <w:r w:rsidRPr="00A25529">
        <w:t xml:space="preserve">ARTICLE 11. </w:t>
      </w:r>
    </w:p>
    <w:p w14:paraId="6954B16D" w14:textId="77777777" w:rsidR="00FB29D8" w:rsidRPr="00A25529" w:rsidRDefault="00FB29D8">
      <w:pPr>
        <w:pStyle w:val="pxformrefnote"/>
        <w:spacing w:before="180"/>
      </w:pPr>
      <w:del w:id="859" w:author="Cara Cardinale" w:date="2025-01-14T20:47:00Z">
        <w:r w:rsidRPr="00A25529" w:rsidDel="00CF1278">
          <w:delText>Drafter's Note</w:delText>
        </w:r>
      </w:del>
      <w:r w:rsidRPr="00A25529">
        <w:t xml:space="preserve"> </w:t>
      </w:r>
    </w:p>
    <w:p w14:paraId="712786E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dissolution of an association as a body entitles the members thereof at the time of the dissolution to a distribution, in accordance with their just interests, of its funds and other property. </w:t>
      </w:r>
      <w:r w:rsidRPr="00A25529">
        <w:rPr>
          <w:rStyle w:val="pxrc"/>
          <w:color w:val="FF0000"/>
          <w:vertAlign w:val="superscript"/>
        </w:rPr>
        <w:t>►</w:t>
      </w:r>
      <w:r w:rsidRPr="00A25529">
        <w:rPr>
          <w:rStyle w:val="pxrc"/>
        </w:rPr>
        <w:fldChar w:fldCharType="begin"/>
      </w:r>
      <w:r w:rsidRPr="00A25529">
        <w:rPr>
          <w:rStyle w:val="pxrc"/>
        </w:rPr>
        <w:instrText>rc.ref.id="I000Z5S"</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del w:id="860" w:author="Cara Cardinale" w:date="2025-01-15T21:38:00Z">
        <w:r w:rsidRPr="00A25529" w:rsidDel="002B62D9">
          <w:rPr>
            <w:rStyle w:val="pxrc"/>
          </w:rPr>
          <w:delText>3</w:delText>
        </w:r>
      </w:del>
      <w:ins w:id="861" w:author="Cara Cardinale" w:date="2025-01-15T21:38:00Z">
        <w:r w:rsidR="002B62D9" w:rsidRPr="00A25529">
          <w:rPr>
            <w:rStyle w:val="pxrc"/>
          </w:rPr>
          <w:t>1</w:t>
        </w:r>
      </w:ins>
      <w:r w:rsidRPr="00A25529">
        <w:t>.</w:t>
      </w:r>
    </w:p>
    <w:p w14:paraId="1470144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In the absence of an applicable statutory plan, the assets of a dissolved association should be distributed in accordance with the rules of the organization. </w:t>
      </w:r>
      <w:r w:rsidRPr="00A25529">
        <w:rPr>
          <w:rStyle w:val="pxcc"/>
          <w:color w:val="FF0000"/>
          <w:vertAlign w:val="superscript"/>
        </w:rPr>
        <w:t>►</w:t>
      </w:r>
      <w:r w:rsidRPr="00A25529">
        <w:rPr>
          <w:rStyle w:val="pxcc"/>
        </w:rPr>
        <w:fldChar w:fldCharType="begin"/>
      </w:r>
      <w:r w:rsidRPr="00A25529">
        <w:rPr>
          <w:rStyle w:val="pxcc"/>
        </w:rPr>
        <w:instrText>cc.ref.id="I003SAO"</w:instrText>
      </w:r>
      <w:r w:rsidRPr="00A25529">
        <w:rPr>
          <w:rStyle w:val="pxcc"/>
        </w:rPr>
        <w:fldChar w:fldCharType="end"/>
      </w:r>
      <w:r w:rsidRPr="00A25529">
        <w:rPr>
          <w:rStyle w:val="pxcc"/>
        </w:rPr>
        <w:t>In re American Dramatic Fund Ass'n, 3 N.Y.S. 793 (Sup 1889)</w:t>
      </w:r>
      <w:r w:rsidRPr="00A25529">
        <w:t>.</w:t>
      </w:r>
    </w:p>
    <w:p w14:paraId="2AC5D9A8" w14:textId="77777777" w:rsidR="00FB29D8" w:rsidRPr="00A25529" w:rsidRDefault="00FB29D8">
      <w:pPr>
        <w:pStyle w:val="pxformrefrr"/>
        <w:rPr>
          <w:sz w:val="24"/>
          <w:szCs w:val="24"/>
        </w:rPr>
      </w:pPr>
      <w:r w:rsidRPr="00A25529">
        <w:rPr>
          <w:rStyle w:val="pxvis"/>
          <w:rFonts w:cs="Arial"/>
          <w:bCs/>
          <w:sz w:val="50"/>
          <w:rPrChange w:id="862" w:author="Cara Cardinale" w:date="2025-03-04T10:36:00Z">
            <w:rPr>
              <w:rStyle w:val="pxvis"/>
              <w:rFonts w:cs="Arial"/>
              <w:bCs/>
            </w:rPr>
          </w:rPrChange>
        </w:rPr>
        <w:t>Research References</w:t>
      </w:r>
    </w:p>
    <w:p w14:paraId="033BC5E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rc.ref.id="I006LFK"</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863" w:author="Cara Cardinale" w:date="2025-01-15T22:31:00Z">
        <w:r w:rsidRPr="00A25529" w:rsidDel="00D13CCE">
          <w:rPr>
            <w:rStyle w:val="pxrc"/>
          </w:rPr>
          <w:delText>22</w:delText>
        </w:r>
      </w:del>
      <w:ins w:id="864" w:author="Cara Cardinale" w:date="2025-01-15T22:31:00Z">
        <w:r w:rsidR="00D13CCE" w:rsidRPr="00A25529">
          <w:rPr>
            <w:rStyle w:val="pxrc"/>
          </w:rPr>
          <w:t>11</w:t>
        </w:r>
      </w:ins>
    </w:p>
    <w:p w14:paraId="2724919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rc.ref.id="I009EKG"</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865" w:author="Cara Cardinale" w:date="2025-01-15T21:40:00Z">
        <w:r w:rsidR="002B62D9" w:rsidRPr="00A25529">
          <w:rPr>
            <w:rStyle w:val="pxrc"/>
          </w:rPr>
          <w:t>18</w:t>
        </w:r>
      </w:ins>
      <w:del w:id="866" w:author="Cara Cardinale" w:date="2025-01-15T21:40:00Z">
        <w:r w:rsidRPr="00A25529" w:rsidDel="002B62D9">
          <w:rPr>
            <w:rStyle w:val="pxrc"/>
          </w:rPr>
          <w:delText>23, 24</w:delText>
        </w:r>
      </w:del>
    </w:p>
    <w:p w14:paraId="40F1A001" w14:textId="77777777" w:rsidR="00FB29D8" w:rsidRPr="00A25529" w:rsidDel="00556E45" w:rsidRDefault="00FB29D8">
      <w:pPr>
        <w:pStyle w:val="pxs"/>
        <w:spacing w:before="180"/>
        <w:rPr>
          <w:del w:id="867" w:author="Cara Cardinale" w:date="2025-01-17T10:26:00Z"/>
          <w:rPrChange w:id="868" w:author="Cara Cardinale" w:date="2025-03-04T10:36:00Z">
            <w:rPr>
              <w:del w:id="869" w:author="Cara Cardinale" w:date="2025-01-17T10:26:00Z"/>
              <w:sz w:val="27"/>
            </w:rPr>
          </w:rPrChange>
        </w:rPr>
      </w:pPr>
      <w:del w:id="870" w:author="Cara Cardinale" w:date="2025-01-17T10:26:00Z">
        <w:r w:rsidRPr="00A25529" w:rsidDel="00556E45">
          <w:rPr>
            <w:rPrChange w:id="871" w:author="Cara Cardinale" w:date="2025-03-04T10:36:00Z">
              <w:rPr>
                <w:sz w:val="27"/>
              </w:rPr>
            </w:rPrChange>
          </w:rPr>
          <w:delText>30:24.50. Purpose provision</w:delText>
        </w:r>
        <w:r w:rsidRPr="00A25529" w:rsidDel="00556E45">
          <w:rPr>
            <w:rStyle w:val="pxsep"/>
          </w:rPr>
          <w:delText xml:space="preserve">-- </w:delText>
        </w:r>
        <w:r w:rsidRPr="00A25529" w:rsidDel="00556E45">
          <w:rPr>
            <w:rPrChange w:id="872" w:author="Cara Cardinale" w:date="2025-03-04T10:36:00Z">
              <w:rPr>
                <w:sz w:val="27"/>
              </w:rPr>
            </w:rPrChange>
          </w:rPr>
          <w:delText>LGBT social club</w:delText>
        </w:r>
      </w:del>
    </w:p>
    <w:p w14:paraId="10940A8D" w14:textId="77777777" w:rsidR="00FB29D8" w:rsidRPr="00A25529" w:rsidDel="00556E45" w:rsidRDefault="00FB29D8">
      <w:pPr>
        <w:pStyle w:val="pxs"/>
        <w:spacing w:before="180"/>
        <w:rPr>
          <w:del w:id="873" w:author="Cara Cardinale" w:date="2025-01-17T10:26:00Z"/>
          <w:vanish/>
        </w:rPr>
      </w:pPr>
      <w:del w:id="874" w:author="Cara Cardinale" w:date="2025-01-17T10:26:00Z">
        <w:r w:rsidRPr="00A25529" w:rsidDel="00556E45">
          <w:rPr>
            <w:vanish/>
          </w:rPr>
          <w:delText>FCV</w:delText>
        </w:r>
      </w:del>
    </w:p>
    <w:p w14:paraId="1A6581F1" w14:textId="77777777" w:rsidR="00FB29D8" w:rsidRPr="00A25529" w:rsidDel="00556E45" w:rsidRDefault="00FB29D8">
      <w:pPr>
        <w:pStyle w:val="pxs"/>
        <w:spacing w:before="180"/>
        <w:rPr>
          <w:del w:id="875" w:author="Cara Cardinale" w:date="2025-01-17T10:26:00Z"/>
          <w:vanish/>
        </w:rPr>
      </w:pPr>
      <w:del w:id="876" w:author="Cara Cardinale" w:date="2025-01-17T10:26:00Z">
        <w:r w:rsidRPr="00A25529" w:rsidDel="00556E45">
          <w:rPr>
            <w:vanish/>
          </w:rPr>
          <w:delText>FTR</w:delText>
        </w:r>
      </w:del>
    </w:p>
    <w:p w14:paraId="4336AF4D" w14:textId="77777777" w:rsidR="00FB29D8" w:rsidRPr="00A25529" w:rsidDel="00556E45" w:rsidRDefault="00FB29D8">
      <w:pPr>
        <w:pStyle w:val="pxs"/>
        <w:spacing w:before="180"/>
        <w:rPr>
          <w:del w:id="877" w:author="Cara Cardinale" w:date="2025-01-17T10:26:00Z"/>
          <w:vanish/>
        </w:rPr>
      </w:pPr>
      <w:del w:id="878" w:author="Cara Cardinale" w:date="2025-01-17T10:26:00Z">
        <w:r w:rsidRPr="00A25529" w:rsidDel="00556E45">
          <w:rPr>
            <w:vanish/>
          </w:rPr>
          <w:delText>COL</w:delText>
        </w:r>
      </w:del>
    </w:p>
    <w:p w14:paraId="23EFF205" w14:textId="77777777" w:rsidR="00FB29D8" w:rsidRPr="00A25529" w:rsidDel="00556E45" w:rsidRDefault="00FB29D8">
      <w:pPr>
        <w:pStyle w:val="pxs"/>
        <w:spacing w:before="180"/>
        <w:rPr>
          <w:del w:id="879" w:author="Cara Cardinale" w:date="2025-01-17T10:26:00Z"/>
          <w:vanish/>
        </w:rPr>
      </w:pPr>
      <w:del w:id="880" w:author="Cara Cardinale" w:date="2025-01-17T10:26:00Z">
        <w:r w:rsidRPr="00A25529" w:rsidDel="00556E45">
          <w:rPr>
            <w:vanish/>
          </w:rPr>
          <w:delText>NFP</w:delText>
        </w:r>
      </w:del>
    </w:p>
    <w:p w14:paraId="47246383" w14:textId="77777777" w:rsidR="00FB29D8" w:rsidRPr="00A25529" w:rsidDel="00556E45" w:rsidRDefault="00FB29D8">
      <w:pPr>
        <w:pStyle w:val="pxs"/>
        <w:spacing w:before="180"/>
        <w:rPr>
          <w:del w:id="881" w:author="Cara Cardinale" w:date="2025-01-17T10:26:00Z"/>
          <w:vanish/>
        </w:rPr>
      </w:pPr>
      <w:del w:id="882" w:author="Cara Cardinale" w:date="2025-01-17T10:26:00Z">
        <w:r w:rsidRPr="00A25529" w:rsidDel="00556E45">
          <w:rPr>
            <w:vanish/>
          </w:rPr>
          <w:delText>CLS</w:delText>
        </w:r>
      </w:del>
    </w:p>
    <w:p w14:paraId="5A0A6D2F" w14:textId="77777777" w:rsidR="00FB29D8" w:rsidRPr="00A25529" w:rsidDel="00556E45" w:rsidRDefault="00FB29D8">
      <w:pPr>
        <w:pStyle w:val="pxs"/>
        <w:spacing w:before="180"/>
        <w:rPr>
          <w:del w:id="883" w:author="Cara Cardinale" w:date="2025-01-17T10:26:00Z"/>
          <w:vanish/>
        </w:rPr>
      </w:pPr>
      <w:del w:id="884" w:author="Cara Cardinale" w:date="2025-01-17T10:26:00Z">
        <w:r w:rsidRPr="00A25529" w:rsidDel="00556E45">
          <w:rPr>
            <w:vanish/>
          </w:rPr>
          <w:delText>TEM</w:delText>
        </w:r>
      </w:del>
    </w:p>
    <w:p w14:paraId="5D0B80AF" w14:textId="77777777" w:rsidR="00FB29D8" w:rsidRPr="00A25529" w:rsidDel="00556E45" w:rsidRDefault="00FB29D8">
      <w:pPr>
        <w:pStyle w:val="pxs"/>
        <w:spacing w:before="180"/>
        <w:rPr>
          <w:del w:id="885" w:author="Cara Cardinale" w:date="2025-01-17T10:26:00Z"/>
          <w:vanish/>
        </w:rPr>
      </w:pPr>
      <w:del w:id="886" w:author="Cara Cardinale" w:date="2025-01-17T10:26:00Z">
        <w:r w:rsidRPr="00A25529" w:rsidDel="00556E45">
          <w:rPr>
            <w:vanish/>
          </w:rPr>
          <w:delText>MTD</w:delText>
        </w:r>
      </w:del>
    </w:p>
    <w:p w14:paraId="1D54A6E6" w14:textId="77777777" w:rsidR="00FB29D8" w:rsidRPr="00A25529" w:rsidDel="00556E45" w:rsidRDefault="00FB29D8">
      <w:pPr>
        <w:pStyle w:val="pxs"/>
        <w:spacing w:before="180"/>
        <w:rPr>
          <w:del w:id="887" w:author="Cara Cardinale" w:date="2025-01-17T10:26:00Z"/>
        </w:rPr>
      </w:pPr>
      <w:del w:id="888"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form.du="0"</w:delInstrText>
        </w:r>
        <w:r w:rsidRPr="00A25529" w:rsidDel="00556E45">
          <w:fldChar w:fldCharType="end"/>
        </w:r>
        <w:r w:rsidRPr="00A25529" w:rsidDel="00556E45">
          <w:fldChar w:fldCharType="begin"/>
        </w:r>
        <w:r w:rsidRPr="00A25529" w:rsidDel="00556E45">
          <w:delInstrText>form.fid="I9aa137003fa111e6b356a92de1b1c32a"</w:delInstrText>
        </w:r>
        <w:r w:rsidRPr="00A25529" w:rsidDel="00556E45">
          <w:fldChar w:fldCharType="end"/>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This association is formed for the purpose of providing its members who identify as lesbian, gay, bi-sexual or transexual (</w:delText>
        </w:r>
        <w:r w:rsidRPr="00A25529" w:rsidDel="00556E45">
          <w:rPr>
            <w:vanish/>
          </w:rPr>
          <w:delText>&amp;ldquo;</w:delText>
        </w:r>
        <w:r w:rsidRPr="00A25529" w:rsidDel="00556E45">
          <w:rPr>
            <w:rStyle w:val="pxvis"/>
            <w:rFonts w:ascii="Times NewRoman" w:hAnsi="Times NewRoman"/>
            <w:b w:val="0"/>
            <w:sz w:val="24"/>
          </w:rPr>
          <w:delText>“</w:delText>
        </w:r>
        <w:r w:rsidRPr="00A25529" w:rsidDel="00556E45">
          <w:delText>LGBT</w:delText>
        </w:r>
        <w:r w:rsidRPr="00A25529" w:rsidDel="00556E45">
          <w:rPr>
            <w:vanish/>
          </w:rPr>
          <w:delText>&amp;rdquo;</w:delText>
        </w:r>
        <w:r w:rsidRPr="00A25529" w:rsidDel="00556E45">
          <w:rPr>
            <w:rStyle w:val="pxvis"/>
            <w:rFonts w:ascii="Times NewRoman" w:hAnsi="Times NewRoman"/>
            <w:b w:val="0"/>
            <w:sz w:val="24"/>
          </w:rPr>
          <w:delText>”</w:delText>
        </w:r>
        <w:r w:rsidRPr="00A25529" w:rsidDel="00556E45">
          <w:delText>) a social gathering organization. This association will be authorized as follows:</w:delText>
        </w:r>
      </w:del>
    </w:p>
    <w:p w14:paraId="5393798E" w14:textId="77777777" w:rsidR="00FB29D8" w:rsidRPr="00A25529" w:rsidDel="00556E45" w:rsidRDefault="00FB29D8">
      <w:pPr>
        <w:pStyle w:val="pxs"/>
        <w:spacing w:before="180"/>
        <w:rPr>
          <w:del w:id="889" w:author="Cara Cardinale" w:date="2025-01-17T10:26:00Z"/>
        </w:rPr>
      </w:pPr>
      <w:del w:id="890" w:author="Cara Cardinale" w:date="2025-01-17T10:26:00Z">
        <w:r w:rsidRPr="00A25529" w:rsidDel="00556E45">
          <w:delText xml:space="preserve"> </w:delText>
        </w:r>
      </w:del>
    </w:p>
    <w:p w14:paraId="5BAB18AC" w14:textId="77777777" w:rsidR="00FB29D8" w:rsidRPr="00A25529" w:rsidDel="00556E45" w:rsidRDefault="00FB29D8">
      <w:pPr>
        <w:pStyle w:val="pxs"/>
        <w:spacing w:before="180"/>
        <w:rPr>
          <w:del w:id="891" w:author="Cara Cardinale" w:date="2025-01-17T10:26:00Z"/>
        </w:rPr>
      </w:pPr>
      <w:del w:id="892"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A. </w:delText>
        </w:r>
      </w:del>
    </w:p>
    <w:p w14:paraId="4DDE6164" w14:textId="77777777" w:rsidR="00FB29D8" w:rsidRPr="00A25529" w:rsidDel="00556E45" w:rsidRDefault="00FB29D8">
      <w:pPr>
        <w:pStyle w:val="pxs"/>
        <w:spacing w:before="180"/>
        <w:rPr>
          <w:del w:id="893" w:author="Cara Cardinale" w:date="2025-01-17T10:26:00Z"/>
        </w:rPr>
      </w:pPr>
      <w:del w:id="894"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operate and manage the association to provide a support and educational organization for the LGBT community;</w:delText>
        </w:r>
      </w:del>
    </w:p>
    <w:p w14:paraId="674B0A2C" w14:textId="77777777" w:rsidR="00FB29D8" w:rsidRPr="00A25529" w:rsidDel="00556E45" w:rsidRDefault="00FB29D8">
      <w:pPr>
        <w:pStyle w:val="pxs"/>
        <w:spacing w:before="180"/>
        <w:rPr>
          <w:del w:id="895" w:author="Cara Cardinale" w:date="2025-01-17T10:26:00Z"/>
        </w:rPr>
      </w:pPr>
      <w:del w:id="896"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B. </w:delText>
        </w:r>
      </w:del>
    </w:p>
    <w:p w14:paraId="44D239D0" w14:textId="77777777" w:rsidR="00FB29D8" w:rsidRPr="00A25529" w:rsidDel="00556E45" w:rsidRDefault="00FB29D8">
      <w:pPr>
        <w:pStyle w:val="pxs"/>
        <w:spacing w:before="180"/>
        <w:rPr>
          <w:del w:id="897" w:author="Cara Cardinale" w:date="2025-01-17T10:26:00Z"/>
        </w:rPr>
      </w:pPr>
      <w:del w:id="898"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organize social gathering for the association;</w:delText>
        </w:r>
      </w:del>
    </w:p>
    <w:p w14:paraId="5000B5C1" w14:textId="77777777" w:rsidR="00FB29D8" w:rsidRPr="00A25529" w:rsidDel="00556E45" w:rsidRDefault="00FB29D8">
      <w:pPr>
        <w:pStyle w:val="pxs"/>
        <w:spacing w:before="180"/>
        <w:rPr>
          <w:del w:id="899" w:author="Cara Cardinale" w:date="2025-01-17T10:26:00Z"/>
        </w:rPr>
      </w:pPr>
      <w:del w:id="900"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C. </w:delText>
        </w:r>
      </w:del>
    </w:p>
    <w:p w14:paraId="46499B1C" w14:textId="77777777" w:rsidR="00FB29D8" w:rsidRPr="00A25529" w:rsidDel="00556E45" w:rsidRDefault="00FB29D8">
      <w:pPr>
        <w:pStyle w:val="pxs"/>
        <w:spacing w:before="180"/>
        <w:rPr>
          <w:del w:id="901" w:author="Cara Cardinale" w:date="2025-01-17T10:26:00Z"/>
        </w:rPr>
      </w:pPr>
      <w:del w:id="902"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organize public forums and gatherings to educate on LGBT issues;</w:delText>
        </w:r>
      </w:del>
    </w:p>
    <w:p w14:paraId="10D04D87" w14:textId="77777777" w:rsidR="00FB29D8" w:rsidRPr="00A25529" w:rsidDel="00556E45" w:rsidRDefault="00FB29D8">
      <w:pPr>
        <w:pStyle w:val="pxs"/>
        <w:spacing w:before="180"/>
        <w:rPr>
          <w:del w:id="903" w:author="Cara Cardinale" w:date="2025-01-17T10:26:00Z"/>
        </w:rPr>
      </w:pPr>
      <w:del w:id="904"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D. </w:delText>
        </w:r>
      </w:del>
    </w:p>
    <w:p w14:paraId="223AEB0B" w14:textId="77777777" w:rsidR="00FB29D8" w:rsidRPr="00A25529" w:rsidDel="00556E45" w:rsidRDefault="00FB29D8">
      <w:pPr>
        <w:pStyle w:val="pxs"/>
        <w:spacing w:before="180"/>
        <w:rPr>
          <w:del w:id="905" w:author="Cara Cardinale" w:date="2025-01-17T10:26:00Z"/>
        </w:rPr>
      </w:pPr>
      <w:del w:id="906"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provide opportunities for networking for business and other purposes among LGBT members;</w:delText>
        </w:r>
      </w:del>
    </w:p>
    <w:p w14:paraId="4957C4E9" w14:textId="77777777" w:rsidR="00FB29D8" w:rsidRPr="00A25529" w:rsidDel="00556E45" w:rsidRDefault="00FB29D8">
      <w:pPr>
        <w:pStyle w:val="pxs"/>
        <w:spacing w:before="180"/>
        <w:rPr>
          <w:del w:id="907" w:author="Cara Cardinale" w:date="2025-01-17T10:26:00Z"/>
        </w:rPr>
      </w:pPr>
      <w:del w:id="908"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E. </w:delText>
        </w:r>
      </w:del>
    </w:p>
    <w:p w14:paraId="4729F629" w14:textId="77777777" w:rsidR="00FB29D8" w:rsidRPr="00A25529" w:rsidDel="00556E45" w:rsidRDefault="00FB29D8">
      <w:pPr>
        <w:pStyle w:val="pxs"/>
        <w:spacing w:before="180"/>
        <w:rPr>
          <w:del w:id="909" w:author="Cara Cardinale" w:date="2025-01-17T10:26:00Z"/>
        </w:rPr>
      </w:pPr>
      <w:del w:id="910"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plan weekend or other trips for the association members;</w:delText>
        </w:r>
      </w:del>
    </w:p>
    <w:p w14:paraId="2FD562BB" w14:textId="77777777" w:rsidR="00FB29D8" w:rsidRPr="00A25529" w:rsidDel="00556E45" w:rsidRDefault="00FB29D8">
      <w:pPr>
        <w:pStyle w:val="pxs"/>
        <w:spacing w:before="180"/>
        <w:rPr>
          <w:del w:id="911" w:author="Cara Cardinale" w:date="2025-01-17T10:26:00Z"/>
        </w:rPr>
      </w:pPr>
      <w:del w:id="912"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F. </w:delText>
        </w:r>
      </w:del>
    </w:p>
    <w:p w14:paraId="28395FA0" w14:textId="77777777" w:rsidR="00FB29D8" w:rsidRPr="00A25529" w:rsidDel="00556E45" w:rsidRDefault="00FB29D8">
      <w:pPr>
        <w:pStyle w:val="pxs"/>
        <w:spacing w:before="180"/>
        <w:rPr>
          <w:del w:id="913" w:author="Cara Cardinale" w:date="2025-01-17T10:26:00Z"/>
        </w:rPr>
      </w:pPr>
      <w:del w:id="914"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raise funds and provide other support for the LGBT community; and</w:delText>
        </w:r>
      </w:del>
    </w:p>
    <w:p w14:paraId="3C163FBD" w14:textId="77777777" w:rsidR="00FB29D8" w:rsidRPr="00A25529" w:rsidDel="00556E45" w:rsidRDefault="00FB29D8">
      <w:pPr>
        <w:pStyle w:val="pxs"/>
        <w:spacing w:before="180"/>
        <w:rPr>
          <w:del w:id="915" w:author="Cara Cardinale" w:date="2025-01-17T10:26:00Z"/>
        </w:rPr>
      </w:pPr>
      <w:del w:id="916" w:author="Cara Cardinale" w:date="2025-01-17T10:26:00Z">
        <w:r w:rsidRPr="00A25529" w:rsidDel="00556E45">
          <w:rPr>
            <w:color w:val="FF0000"/>
            <w:vertAlign w:val="superscript"/>
          </w:rPr>
          <w:delText>►</w:delText>
        </w:r>
        <w:r w:rsidRPr="00A25529" w:rsidDel="00556E45">
          <w:fldChar w:fldCharType="begin"/>
        </w:r>
        <w:r w:rsidRPr="00A25529" w:rsidDel="00556E45">
          <w:delInstrText>fi.lvl="1"</w:delInstrText>
        </w:r>
        <w:r w:rsidRPr="00A25529" w:rsidDel="00556E45">
          <w:fldChar w:fldCharType="end"/>
        </w:r>
        <w:r w:rsidRPr="00A25529" w:rsidDel="00556E45">
          <w:delText xml:space="preserve">G. </w:delText>
        </w:r>
      </w:del>
    </w:p>
    <w:p w14:paraId="3C97FB7E" w14:textId="77777777" w:rsidR="00FB29D8" w:rsidRPr="00A25529" w:rsidDel="00556E45" w:rsidRDefault="00FB29D8">
      <w:pPr>
        <w:pStyle w:val="pxs"/>
        <w:spacing w:before="180"/>
        <w:rPr>
          <w:del w:id="917" w:author="Cara Cardinale" w:date="2025-01-17T10:26:00Z"/>
        </w:rPr>
      </w:pPr>
      <w:del w:id="918"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color w:val="FF0000"/>
            <w:vertAlign w:val="superscript"/>
          </w:rPr>
          <w:delText>►</w:delText>
        </w:r>
        <w:r w:rsidRPr="00A25529" w:rsidDel="00556E45">
          <w:fldChar w:fldCharType="begin"/>
        </w:r>
        <w:r w:rsidRPr="00A25529" w:rsidDel="00556E45">
          <w:delInstrText>p.ct.id="f2fd26a0b92511efa75bc0a5c2da1858|25|30:24.50"</w:delInstrText>
        </w:r>
        <w:r w:rsidRPr="00A25529" w:rsidDel="00556E45">
          <w:fldChar w:fldCharType="end"/>
        </w:r>
        <w:r w:rsidRPr="00A25529" w:rsidDel="00556E45">
          <w:delText>To take any other action or provide any other support as the members deem proper and necessary.</w:delText>
        </w:r>
      </w:del>
    </w:p>
    <w:p w14:paraId="2D97F5B4" w14:textId="77777777" w:rsidR="00FB29D8" w:rsidRPr="00A25529" w:rsidDel="00556E45" w:rsidRDefault="00FB29D8">
      <w:pPr>
        <w:pStyle w:val="pxs"/>
        <w:spacing w:before="180"/>
        <w:rPr>
          <w:del w:id="919" w:author="Cara Cardinale" w:date="2025-01-17T10:26:00Z"/>
        </w:rPr>
      </w:pPr>
      <w:del w:id="920" w:author="Cara Cardinale" w:date="2025-01-17T10:26:00Z">
        <w:r w:rsidRPr="00A25529" w:rsidDel="00556E45">
          <w:rPr>
            <w:rStyle w:val="pxvis"/>
            <w:rFonts w:cs="Arial"/>
            <w:bCs/>
            <w:sz w:val="24"/>
            <w:rPrChange w:id="921" w:author="Cara Cardinale" w:date="2025-03-04T10:36:00Z">
              <w:rPr>
                <w:rStyle w:val="pxvis"/>
                <w:rFonts w:cs="Arial"/>
                <w:bCs/>
              </w:rPr>
            </w:rPrChange>
          </w:rPr>
          <w:delText>Notes to Form</w:delText>
        </w:r>
      </w:del>
    </w:p>
    <w:p w14:paraId="39B9C791" w14:textId="77777777" w:rsidR="00FB29D8" w:rsidRPr="00A25529" w:rsidDel="00556E45" w:rsidRDefault="00FB29D8">
      <w:pPr>
        <w:pStyle w:val="pxs"/>
        <w:spacing w:before="180"/>
        <w:rPr>
          <w:del w:id="922" w:author="Cara Cardinale" w:date="2025-01-17T10:26:00Z"/>
        </w:rPr>
      </w:pPr>
    </w:p>
    <w:p w14:paraId="2729E2F7" w14:textId="77777777" w:rsidR="00FB29D8" w:rsidRPr="00A25529" w:rsidDel="00556E45" w:rsidRDefault="00FB29D8">
      <w:pPr>
        <w:pStyle w:val="pxs"/>
        <w:spacing w:before="180"/>
        <w:rPr>
          <w:del w:id="923" w:author="Cara Cardinale" w:date="2025-01-17T10:26:00Z"/>
        </w:rPr>
      </w:pPr>
      <w:del w:id="924" w:author="Cara Cardinale" w:date="2025-01-17T10:26:00Z">
        <w:r w:rsidRPr="00A25529" w:rsidDel="00556E45">
          <w:rPr>
            <w:rStyle w:val="pxvis"/>
            <w:rFonts w:cs="Arial"/>
            <w:bCs/>
            <w:sz w:val="24"/>
            <w:rPrChange w:id="925" w:author="Cara Cardinale" w:date="2025-03-04T10:36:00Z">
              <w:rPr>
                <w:rStyle w:val="pxvis"/>
                <w:rFonts w:cs="Arial"/>
                <w:bCs/>
              </w:rPr>
            </w:rPrChange>
          </w:rPr>
          <w:delText>Research References</w:delText>
        </w:r>
      </w:del>
    </w:p>
    <w:p w14:paraId="0CF4D6AE" w14:textId="77777777" w:rsidR="00FB29D8" w:rsidRPr="00A25529" w:rsidDel="00556E45" w:rsidRDefault="00FB29D8">
      <w:pPr>
        <w:pStyle w:val="pxs"/>
        <w:spacing w:before="180"/>
        <w:rPr>
          <w:del w:id="926" w:author="Cara Cardinale" w:date="2025-01-17T10:26:00Z"/>
        </w:rPr>
      </w:pPr>
      <w:del w:id="927"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rStyle w:val="pxtk"/>
            <w:color w:val="FF0000"/>
            <w:vertAlign w:val="superscript"/>
          </w:rPr>
          <w:delText>►</w:delText>
        </w:r>
        <w:r w:rsidRPr="00A25529" w:rsidDel="00556E45">
          <w:rPr>
            <w:rStyle w:val="pxtk"/>
          </w:rPr>
          <w:fldChar w:fldCharType="begin"/>
        </w:r>
        <w:r w:rsidRPr="00A25529" w:rsidDel="00556E45">
          <w:rPr>
            <w:rStyle w:val="pxtk"/>
          </w:rPr>
          <w:delInstrText>tk.ref.id="I000ZBI"</w:delInstrText>
        </w:r>
        <w:r w:rsidRPr="00A25529" w:rsidDel="00556E45">
          <w:rPr>
            <w:rStyle w:val="pxtk"/>
          </w:rPr>
          <w:fldChar w:fldCharType="end"/>
        </w:r>
        <w:r w:rsidRPr="00A25529" w:rsidDel="00556E45">
          <w:rPr>
            <w:rStyle w:val="pxtk"/>
          </w:rPr>
          <w:delText>West's Key Number Digest, Associations &amp;key;112 to 118</w:delText>
        </w:r>
      </w:del>
    </w:p>
    <w:p w14:paraId="27DC867D" w14:textId="77777777" w:rsidR="00FB29D8" w:rsidRPr="00A25529" w:rsidDel="00556E45" w:rsidRDefault="00FB29D8">
      <w:pPr>
        <w:pStyle w:val="pxs"/>
        <w:spacing w:before="180"/>
        <w:rPr>
          <w:del w:id="928" w:author="Cara Cardinale" w:date="2025-01-17T10:26:00Z"/>
        </w:rPr>
      </w:pPr>
      <w:del w:id="929"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rStyle w:val="pxtk"/>
            <w:color w:val="FF0000"/>
            <w:vertAlign w:val="superscript"/>
          </w:rPr>
          <w:delText>►</w:delText>
        </w:r>
        <w:r w:rsidRPr="00A25529" w:rsidDel="00556E45">
          <w:rPr>
            <w:rStyle w:val="pxtk"/>
          </w:rPr>
          <w:fldChar w:fldCharType="begin"/>
        </w:r>
        <w:r w:rsidRPr="00A25529" w:rsidDel="00556E45">
          <w:rPr>
            <w:rStyle w:val="pxtk"/>
          </w:rPr>
          <w:delInstrText>tk.ref.id="I0641UM"</w:delInstrText>
        </w:r>
        <w:r w:rsidRPr="00A25529" w:rsidDel="00556E45">
          <w:rPr>
            <w:rStyle w:val="pxtk"/>
          </w:rPr>
          <w:fldChar w:fldCharType="end"/>
        </w:r>
        <w:r w:rsidRPr="00A25529" w:rsidDel="00556E45">
          <w:rPr>
            <w:rStyle w:val="pxtk"/>
          </w:rPr>
          <w:delText>West's Key Number Digest, Associations &amp;key;143 to 146</w:delText>
        </w:r>
      </w:del>
    </w:p>
    <w:p w14:paraId="52202281" w14:textId="77777777" w:rsidR="00FB29D8" w:rsidRPr="00A25529" w:rsidDel="00556E45" w:rsidRDefault="00FB29D8">
      <w:pPr>
        <w:pStyle w:val="pxs"/>
        <w:spacing w:before="180"/>
        <w:rPr>
          <w:del w:id="930" w:author="Cara Cardinale" w:date="2025-01-17T10:26:00Z"/>
        </w:rPr>
      </w:pPr>
      <w:del w:id="931"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rStyle w:val="pxtk"/>
            <w:color w:val="FF0000"/>
            <w:vertAlign w:val="superscript"/>
          </w:rPr>
          <w:delText>►</w:delText>
        </w:r>
        <w:r w:rsidRPr="00A25529" w:rsidDel="00556E45">
          <w:rPr>
            <w:rStyle w:val="pxtk"/>
          </w:rPr>
          <w:fldChar w:fldCharType="begin"/>
        </w:r>
        <w:r w:rsidRPr="00A25529" w:rsidDel="00556E45">
          <w:rPr>
            <w:rStyle w:val="pxtk"/>
          </w:rPr>
          <w:delInstrText>tk.ref.id="I003SGG"</w:delInstrText>
        </w:r>
        <w:r w:rsidRPr="00A25529" w:rsidDel="00556E45">
          <w:rPr>
            <w:rStyle w:val="pxtk"/>
          </w:rPr>
          <w:fldChar w:fldCharType="end"/>
        </w:r>
        <w:r w:rsidRPr="00A25529" w:rsidDel="00556E45">
          <w:rPr>
            <w:rStyle w:val="pxtk"/>
          </w:rPr>
          <w:delText>West's Key Number Digest, Associations &amp;key;162</w:delText>
        </w:r>
      </w:del>
    </w:p>
    <w:p w14:paraId="35D89870" w14:textId="77777777" w:rsidR="00FB29D8" w:rsidRPr="00A25529" w:rsidDel="00556E45" w:rsidRDefault="00FB29D8">
      <w:pPr>
        <w:pStyle w:val="pxs"/>
        <w:spacing w:before="180"/>
        <w:rPr>
          <w:del w:id="932" w:author="Cara Cardinale" w:date="2025-01-17T10:26:00Z"/>
        </w:rPr>
      </w:pPr>
      <w:del w:id="933"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rStyle w:val="pxtk"/>
            <w:color w:val="FF0000"/>
            <w:vertAlign w:val="superscript"/>
          </w:rPr>
          <w:delText>►</w:delText>
        </w:r>
        <w:r w:rsidRPr="00A25529" w:rsidDel="00556E45">
          <w:rPr>
            <w:rStyle w:val="pxtk"/>
          </w:rPr>
          <w:fldChar w:fldCharType="begin"/>
        </w:r>
        <w:r w:rsidRPr="00A25529" w:rsidDel="00556E45">
          <w:rPr>
            <w:rStyle w:val="pxtk"/>
          </w:rPr>
          <w:delInstrText>tk.ref.id="I006LLC"</w:delInstrText>
        </w:r>
        <w:r w:rsidRPr="00A25529" w:rsidDel="00556E45">
          <w:rPr>
            <w:rStyle w:val="pxtk"/>
          </w:rPr>
          <w:fldChar w:fldCharType="end"/>
        </w:r>
        <w:r w:rsidRPr="00A25529" w:rsidDel="00556E45">
          <w:rPr>
            <w:rStyle w:val="pxtk"/>
          </w:rPr>
          <w:delText>West's Key Number Digest, Associations &amp;key;172 to 175</w:delText>
        </w:r>
      </w:del>
    </w:p>
    <w:p w14:paraId="515CD7E7" w14:textId="77777777" w:rsidR="00FB29D8" w:rsidRPr="00A25529" w:rsidDel="00556E45" w:rsidRDefault="00FB29D8">
      <w:pPr>
        <w:pStyle w:val="pxs"/>
        <w:spacing w:before="180"/>
        <w:rPr>
          <w:del w:id="934" w:author="Cara Cardinale" w:date="2025-01-17T10:26:00Z"/>
        </w:rPr>
      </w:pPr>
      <w:del w:id="935" w:author="Cara Cardinale" w:date="2025-01-17T10:26:00Z">
        <w:r w:rsidRPr="00A25529" w:rsidDel="00556E45">
          <w:delText xml:space="preserve"> </w:delText>
        </w:r>
        <w:r w:rsidRPr="00A25529" w:rsidDel="00556E45">
          <w:rPr>
            <w:rStyle w:val="pxvis"/>
            <w:rFonts w:ascii="Times NewRoman" w:hAnsi="Times NewRoman"/>
            <w:b w:val="0"/>
            <w:sz w:val="24"/>
          </w:rPr>
          <w:tab/>
        </w:r>
        <w:r w:rsidRPr="00A25529" w:rsidDel="00556E45">
          <w:rPr>
            <w:rStyle w:val="pxtk"/>
            <w:color w:val="FF0000"/>
            <w:vertAlign w:val="superscript"/>
          </w:rPr>
          <w:delText>►</w:delText>
        </w:r>
        <w:r w:rsidRPr="00A25529" w:rsidDel="00556E45">
          <w:rPr>
            <w:rStyle w:val="pxtk"/>
          </w:rPr>
          <w:fldChar w:fldCharType="begin"/>
        </w:r>
        <w:r w:rsidRPr="00A25529" w:rsidDel="00556E45">
          <w:rPr>
            <w:rStyle w:val="pxtk"/>
          </w:rPr>
          <w:delInstrText>tk.ref.id="I009EQ8"</w:delInstrText>
        </w:r>
        <w:r w:rsidRPr="00A25529" w:rsidDel="00556E45">
          <w:rPr>
            <w:rStyle w:val="pxtk"/>
          </w:rPr>
          <w:fldChar w:fldCharType="end"/>
        </w:r>
        <w:r w:rsidRPr="00A25529" w:rsidDel="00556E45">
          <w:rPr>
            <w:rStyle w:val="pxtk"/>
          </w:rPr>
          <w:delText>West's Key Number Digest, Associations &amp;key;222 to 224</w:delText>
        </w:r>
      </w:del>
    </w:p>
    <w:p w14:paraId="71D3A33D" w14:textId="77777777" w:rsidR="00FB29D8" w:rsidRPr="00A25529" w:rsidRDefault="00FB29D8">
      <w:pPr>
        <w:pStyle w:val="pxs"/>
        <w:spacing w:before="180"/>
        <w:rPr>
          <w:rPrChange w:id="936" w:author="Cara Cardinale" w:date="2025-03-04T10:36:00Z">
            <w:rPr>
              <w:sz w:val="27"/>
            </w:rPr>
          </w:rPrChange>
        </w:rPr>
      </w:pPr>
      <w:r w:rsidRPr="00A25529">
        <w:rPr>
          <w:rPrChange w:id="937" w:author="Cara Cardinale" w:date="2025-03-04T10:36:00Z">
            <w:rPr>
              <w:sz w:val="27"/>
            </w:rPr>
          </w:rPrChange>
        </w:rPr>
        <w:t>30:25. Bylaws of association governed by council</w:t>
      </w:r>
    </w:p>
    <w:p w14:paraId="5F2A51B2" w14:textId="77777777" w:rsidR="00FB29D8" w:rsidRPr="00A25529" w:rsidRDefault="00FB29D8">
      <w:pPr>
        <w:pStyle w:val="pxov"/>
        <w:rPr>
          <w:vanish/>
        </w:rPr>
      </w:pPr>
      <w:r w:rsidRPr="00A25529">
        <w:rPr>
          <w:vanish/>
        </w:rPr>
        <w:t>FMS</w:t>
      </w:r>
    </w:p>
    <w:p w14:paraId="758D0149" w14:textId="77777777" w:rsidR="00FB29D8" w:rsidRPr="00A25529" w:rsidRDefault="00FB29D8">
      <w:pPr>
        <w:pStyle w:val="pxov"/>
        <w:rPr>
          <w:vanish/>
        </w:rPr>
      </w:pPr>
      <w:r w:rsidRPr="00A25529">
        <w:rPr>
          <w:vanish/>
        </w:rPr>
        <w:t>NFP</w:t>
      </w:r>
    </w:p>
    <w:p w14:paraId="3D7755BD" w14:textId="77777777" w:rsidR="00FB29D8" w:rsidRPr="00A25529" w:rsidRDefault="00FB29D8">
      <w:pPr>
        <w:pStyle w:val="pxov"/>
        <w:rPr>
          <w:vanish/>
        </w:rPr>
      </w:pPr>
      <w:r w:rsidRPr="00A25529">
        <w:rPr>
          <w:vanish/>
        </w:rPr>
        <w:t>COL</w:t>
      </w:r>
    </w:p>
    <w:p w14:paraId="26211631" w14:textId="77777777" w:rsidR="00FB29D8" w:rsidRPr="00A25529" w:rsidRDefault="00FB29D8">
      <w:pPr>
        <w:pStyle w:val="pxov"/>
        <w:rPr>
          <w:vanish/>
        </w:rPr>
      </w:pPr>
      <w:r w:rsidRPr="00A25529">
        <w:rPr>
          <w:vanish/>
        </w:rPr>
        <w:t>FCV</w:t>
      </w:r>
    </w:p>
    <w:p w14:paraId="5E5D2A2B" w14:textId="77777777" w:rsidR="00FB29D8" w:rsidRPr="00A25529" w:rsidRDefault="00FB29D8">
      <w:pPr>
        <w:pStyle w:val="pxov"/>
        <w:rPr>
          <w:vanish/>
        </w:rPr>
      </w:pPr>
      <w:r w:rsidRPr="00A25529">
        <w:rPr>
          <w:vanish/>
        </w:rPr>
        <w:t>FTR</w:t>
      </w:r>
    </w:p>
    <w:p w14:paraId="3727A1B1" w14:textId="77777777" w:rsidR="00FB29D8" w:rsidRPr="00A25529" w:rsidRDefault="00FB29D8">
      <w:pPr>
        <w:pStyle w:val="pxov"/>
        <w:rPr>
          <w:vanish/>
        </w:rPr>
      </w:pPr>
      <w:r w:rsidRPr="00A25529">
        <w:rPr>
          <w:vanish/>
        </w:rPr>
        <w:t>TEM</w:t>
      </w:r>
    </w:p>
    <w:p w14:paraId="0672D6A0" w14:textId="77777777" w:rsidR="00FB29D8" w:rsidRPr="00A25529" w:rsidRDefault="00FB29D8">
      <w:pPr>
        <w:pStyle w:val="pxov"/>
        <w:rPr>
          <w:vanish/>
        </w:rPr>
      </w:pPr>
      <w:r w:rsidRPr="00A25529">
        <w:rPr>
          <w:vanish/>
        </w:rPr>
        <w:t>MTD</w:t>
      </w:r>
    </w:p>
    <w:p w14:paraId="7EA06AFF"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form.fid="Id53839101b6411e684899cfd92da4eb0"</w:instrText>
      </w:r>
      <w:r w:rsidRPr="00A25529">
        <w:fldChar w:fldCharType="end"/>
      </w:r>
      <w:r w:rsidRPr="00A25529">
        <w:t xml:space="preserve">BYLAWS OF </w:t>
      </w:r>
      <w:r w:rsidRPr="00A25529">
        <w:rPr>
          <w:rStyle w:val="pxfinstr"/>
          <w:i/>
          <w:iCs/>
        </w:rPr>
        <w:t>[NAME OF ASSOCIATION]</w:t>
      </w:r>
      <w:r w:rsidRPr="00A25529">
        <w:t xml:space="preserve"> </w:t>
      </w:r>
    </w:p>
    <w:p w14:paraId="6B35C5A6" w14:textId="77777777" w:rsidR="00FB29D8" w:rsidRPr="00A25529" w:rsidRDefault="00FB29D8">
      <w:pPr>
        <w:pStyle w:val="pxformfl"/>
        <w:ind w:left="500"/>
      </w:pPr>
      <w:r w:rsidRPr="00A25529">
        <w:t xml:space="preserve"> </w:t>
      </w:r>
    </w:p>
    <w:p w14:paraId="08EC6BD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  PRINCIPAL OFFICE</w:t>
      </w:r>
    </w:p>
    <w:p w14:paraId="70F0E3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principal office of the association for the transaction of its business is located at </w:t>
      </w:r>
      <w:r w:rsidRPr="00A25529">
        <w:rPr>
          <w:rStyle w:val="pxfinstr"/>
          <w:i/>
          <w:iCs/>
        </w:rPr>
        <w:t>[office address of association]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 The association may have such other offices as may, from time to time, be designated by its members or its executive committee.</w:t>
      </w:r>
    </w:p>
    <w:p w14:paraId="6460161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2  THE COUNCIL</w:t>
      </w:r>
    </w:p>
    <w:p w14:paraId="553D9DC5" w14:textId="77777777" w:rsidR="00FB29D8" w:rsidRPr="00A25529" w:rsidRDefault="00FB29D8">
      <w:pPr>
        <w:pStyle w:val="pxformfl"/>
        <w:ind w:left="500"/>
      </w:pPr>
      <w:r w:rsidRPr="00A25529">
        <w:t xml:space="preserve"> </w:t>
      </w:r>
    </w:p>
    <w:p w14:paraId="37DA67B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 Council as Governing Body. </w:t>
      </w:r>
    </w:p>
    <w:p w14:paraId="50CA50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association shall be governed by a council of </w:t>
      </w:r>
      <w:r w:rsidRPr="00A25529">
        <w:rPr>
          <w:rStyle w:val="pxfinstr"/>
          <w:i/>
          <w:iCs/>
        </w:rPr>
        <w:t>[number of members]</w:t>
      </w:r>
      <w:r w:rsidRPr="00A25529">
        <w:t xml:space="preserve"> members.</w:t>
      </w:r>
    </w:p>
    <w:p w14:paraId="7C83958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2.2. Composition and Term of Service. </w:t>
      </w:r>
    </w:p>
    <w:p w14:paraId="5F0BB3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members of the council first elected shall consist of </w:t>
      </w:r>
      <w:r w:rsidRPr="00A25529">
        <w:rPr>
          <w:rStyle w:val="pxfinstr"/>
          <w:i/>
          <w:iCs/>
        </w:rPr>
        <w:t>[number of classes]</w:t>
      </w:r>
      <w:r w:rsidRPr="00A25529">
        <w:t xml:space="preserve"> classes of </w:t>
      </w:r>
      <w:r w:rsidRPr="00A25529">
        <w:rPr>
          <w:rStyle w:val="pxfinstr"/>
          <w:i/>
          <w:iCs/>
        </w:rPr>
        <w:t>[number of members]</w:t>
      </w:r>
      <w:r w:rsidRPr="00A25529">
        <w:t xml:space="preserve"> members each. The first class shall serve for </w:t>
      </w:r>
      <w:r w:rsidRPr="00A25529">
        <w:rPr>
          <w:rStyle w:val="pxfinstr"/>
          <w:i/>
          <w:iCs/>
        </w:rPr>
        <w:t>[number of years]</w:t>
      </w:r>
      <w:r w:rsidRPr="00A25529">
        <w:t xml:space="preserve"> years, the second class for </w:t>
      </w:r>
      <w:r w:rsidRPr="00A25529">
        <w:rPr>
          <w:rStyle w:val="pxfinstr"/>
          <w:i/>
          <w:iCs/>
        </w:rPr>
        <w:t>[number of years]</w:t>
      </w:r>
      <w:r w:rsidRPr="00A25529">
        <w:t xml:space="preserve"> years, and the third class for </w:t>
      </w:r>
      <w:r w:rsidRPr="00A25529">
        <w:rPr>
          <w:rStyle w:val="pxfinstr"/>
          <w:i/>
          <w:iCs/>
        </w:rPr>
        <w:t>[number of years]</w:t>
      </w:r>
      <w:r w:rsidRPr="00A25529">
        <w:t xml:space="preserve"> years from the date of the first annual meeting.</w:t>
      </w:r>
    </w:p>
    <w:p w14:paraId="5EFDD1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Thereafter, </w:t>
      </w:r>
      <w:r w:rsidRPr="00A25529">
        <w:rPr>
          <w:rStyle w:val="pxfinstr"/>
          <w:i/>
          <w:iCs/>
        </w:rPr>
        <w:t>[number of members]</w:t>
      </w:r>
      <w:r w:rsidRPr="00A25529">
        <w:t xml:space="preserve"> members shall be elected to the council by the association each year to serve </w:t>
      </w:r>
      <w:r w:rsidRPr="00A25529">
        <w:rPr>
          <w:rStyle w:val="pxfinstr"/>
          <w:i/>
          <w:iCs/>
        </w:rPr>
        <w:t>[number of years]</w:t>
      </w:r>
      <w:r w:rsidRPr="00A25529">
        <w:t xml:space="preserve"> years and to take the places of the class retiring. No member of the council will be eligible for reelection until at least one year has expired after the last term of office of such member.</w:t>
      </w:r>
    </w:p>
    <w:p w14:paraId="4A55830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2.3. Election to Council. </w:t>
      </w:r>
    </w:p>
    <w:p w14:paraId="4D8F62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Election to the council shall be by ballot of the members. A plurality of votes cast will be required to elect. Vacancies occurring in the council will be filled, until the next annual election, by vote of the remaining members of the council.</w:t>
      </w:r>
    </w:p>
    <w:p w14:paraId="10D211D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2.4. Nominating Committee. </w:t>
      </w:r>
    </w:p>
    <w:p w14:paraId="6602F1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In </w:t>
      </w:r>
      <w:r w:rsidRPr="00A25529">
        <w:rPr>
          <w:rStyle w:val="pxfinstr"/>
          <w:i/>
          <w:iCs/>
        </w:rPr>
        <w:t>[name of month]</w:t>
      </w:r>
      <w:r w:rsidRPr="00A25529">
        <w:t xml:space="preserve"> of each year, the council will appoint a nominating committee to consist of </w:t>
      </w:r>
      <w:r w:rsidRPr="00A25529">
        <w:rPr>
          <w:rStyle w:val="pxfinstr"/>
          <w:i/>
          <w:iCs/>
        </w:rPr>
        <w:t>[number of members]</w:t>
      </w:r>
      <w:r w:rsidRPr="00A25529">
        <w:t xml:space="preserve"> members of the association who are not members of the council. At least </w:t>
      </w:r>
      <w:r w:rsidRPr="00A25529">
        <w:rPr>
          <w:rStyle w:val="pxfinstr"/>
          <w:i/>
          <w:iCs/>
        </w:rPr>
        <w:t>[number of weeks]</w:t>
      </w:r>
      <w:r w:rsidRPr="00A25529">
        <w:t xml:space="preserve"> weeks before the annual meeting, such committee will advise the secretary of its nomination of candidates for the vacancies in the council to be filled at the next annual meeting. These nominations will be mailed by the secretary to the members of the association.</w:t>
      </w:r>
    </w:p>
    <w:p w14:paraId="19E5221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Other nominations may be made in writing if signed by at least </w:t>
      </w:r>
      <w:r w:rsidRPr="00A25529">
        <w:rPr>
          <w:rStyle w:val="pxfinstr"/>
          <w:i/>
          <w:iCs/>
        </w:rPr>
        <w:t>[number of members]</w:t>
      </w:r>
      <w:r w:rsidRPr="00A25529">
        <w:t xml:space="preserve"> members and delivered to the secretary at least </w:t>
      </w:r>
      <w:r w:rsidRPr="00A25529">
        <w:rPr>
          <w:rStyle w:val="pxfinstr"/>
          <w:i/>
          <w:iCs/>
        </w:rPr>
        <w:t>[number of weeks]</w:t>
      </w:r>
      <w:r w:rsidRPr="00A25529">
        <w:t xml:space="preserve"> weeks before the annual meeting. The nominations shall likewise be mailed by the secretary to the members of the association.</w:t>
      </w:r>
    </w:p>
    <w:p w14:paraId="0659749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2.5. Executive Committee. </w:t>
      </w:r>
    </w:p>
    <w:p w14:paraId="30DAB3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council shall elect annually, from among its members, an executive committee of </w:t>
      </w:r>
      <w:r w:rsidRPr="00A25529">
        <w:rPr>
          <w:rStyle w:val="pxfinstr"/>
          <w:i/>
          <w:iCs/>
        </w:rPr>
        <w:t>[number of members]</w:t>
      </w:r>
      <w:r w:rsidRPr="00A25529">
        <w:t xml:space="preserve"> members and may delegate to this committee power to transact, when the council is not in session, business not affecting the established policy or procedure of the association. The executive committee shall keep full minutes of each of its meetings and report the same to the next meeting of the council.</w:t>
      </w:r>
    </w:p>
    <w:p w14:paraId="5123208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2.6. Management of Association Property. </w:t>
      </w:r>
    </w:p>
    <w:p w14:paraId="4BA324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Property of the association may be used in accordance with the directions of the council. The council shall not incur any debt or liability, or any combination of debts or liabilities, exceeding the net assets of the association.</w:t>
      </w:r>
    </w:p>
    <w:p w14:paraId="4CB62D3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2.7. Insignia, Colors, Badges, and Flags. </w:t>
      </w:r>
    </w:p>
    <w:p w14:paraId="03F285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council may adopt insignia, colors, badges, and flags for the association as it deems desirable.</w:t>
      </w:r>
    </w:p>
    <w:p w14:paraId="09EDFCE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2.8. Signature on Contracts and Formal Documents. </w:t>
      </w:r>
    </w:p>
    <w:p w14:paraId="0A0B12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Contracts and formal documents will be signed by </w:t>
      </w:r>
      <w:r w:rsidRPr="00A25529">
        <w:rPr>
          <w:rStyle w:val="pxfinstr"/>
          <w:i/>
          <w:iCs/>
        </w:rPr>
        <w:t>[number of officers]</w:t>
      </w:r>
      <w:r w:rsidRPr="00A25529">
        <w:t xml:space="preserve"> officers of the council or by </w:t>
      </w:r>
      <w:r w:rsidRPr="00A25529">
        <w:rPr>
          <w:rStyle w:val="pxfinstr"/>
          <w:i/>
          <w:iCs/>
        </w:rPr>
        <w:t>[number of members]</w:t>
      </w:r>
      <w:r w:rsidRPr="00A25529">
        <w:t xml:space="preserve"> of its members whom the council shall designate.</w:t>
      </w:r>
    </w:p>
    <w:p w14:paraId="65CE3BB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3  MEETINGS OF THE COUNCIL</w:t>
      </w:r>
    </w:p>
    <w:p w14:paraId="33D5685F" w14:textId="77777777" w:rsidR="00FB29D8" w:rsidRPr="00A25529" w:rsidRDefault="00FB29D8">
      <w:pPr>
        <w:pStyle w:val="pxformfl"/>
        <w:ind w:left="500"/>
      </w:pPr>
      <w:r w:rsidRPr="00A25529">
        <w:t xml:space="preserve"> </w:t>
      </w:r>
    </w:p>
    <w:p w14:paraId="1D11C14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 Regular Meetings. </w:t>
      </w:r>
    </w:p>
    <w:p w14:paraId="4D30A6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Regular meetings of the council will be held on the </w:t>
      </w:r>
      <w:r w:rsidRPr="00A25529">
        <w:rPr>
          <w:rStyle w:val="pxfinstr"/>
          <w:i/>
          <w:iCs/>
        </w:rPr>
        <w:t>[ordinal number of day]</w:t>
      </w:r>
      <w:r w:rsidRPr="00A25529">
        <w:t xml:space="preserve"> of every month unless such day falls on a legal holiday, in which event the regular meeting for that month will be held at such time and place as may be designated by resolution of the council.</w:t>
      </w:r>
    </w:p>
    <w:p w14:paraId="5E7215F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3.2. Special Meetings. </w:t>
      </w:r>
    </w:p>
    <w:p w14:paraId="59C154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President may call a special meeting of the council at any time. A special meeting must be called on the written request of any </w:t>
      </w:r>
      <w:r w:rsidRPr="00A25529">
        <w:rPr>
          <w:rStyle w:val="pxfinstr"/>
          <w:i/>
          <w:iCs/>
        </w:rPr>
        <w:t>[number of members]</w:t>
      </w:r>
      <w:r w:rsidRPr="00A25529">
        <w:t xml:space="preserve"> members of the council. At least </w:t>
      </w:r>
      <w:r w:rsidRPr="00A25529">
        <w:rPr>
          <w:rStyle w:val="pxfinstr"/>
          <w:i/>
          <w:iCs/>
        </w:rPr>
        <w:t>[number of days]</w:t>
      </w:r>
      <w:r w:rsidRPr="00A25529">
        <w:t xml:space="preserve"> days' notice by mail or telephone of such meeting must be given to the members of the council. The notice must state the object of the meeting.</w:t>
      </w:r>
    </w:p>
    <w:p w14:paraId="68DAA10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3.3. Quorum. </w:t>
      </w:r>
    </w:p>
    <w:p w14:paraId="265F7E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rPr>
          <w:rStyle w:val="pxfinstr"/>
          <w:i/>
          <w:iCs/>
        </w:rPr>
        <w:t>[Text number of members]</w:t>
      </w:r>
      <w:r w:rsidRPr="00A25529">
        <w:t xml:space="preserve"> members shall constitute a quorum at meetings of the council.</w:t>
      </w:r>
    </w:p>
    <w:p w14:paraId="3889A31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3.4. Order of Business. </w:t>
      </w:r>
    </w:p>
    <w:p w14:paraId="13431A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At meetings of the council, the following shall be the order of business:</w:t>
      </w:r>
    </w:p>
    <w:p w14:paraId="10614179" w14:textId="77777777" w:rsidR="00FB29D8" w:rsidRPr="00A25529" w:rsidRDefault="00FB29D8">
      <w:pPr>
        <w:pStyle w:val="pxformfl"/>
        <w:ind w:left="500"/>
      </w:pPr>
      <w:r w:rsidRPr="00A25529">
        <w:t xml:space="preserve"> </w:t>
      </w:r>
    </w:p>
    <w:p w14:paraId="7E196E2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30A405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Roll call.</w:t>
      </w:r>
    </w:p>
    <w:p w14:paraId="1F6EC55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779534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Minutes of preceding meeting and action thereon.</w:t>
      </w:r>
    </w:p>
    <w:p w14:paraId="31FBDA2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25EDD4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Reports of officers and committees.</w:t>
      </w:r>
    </w:p>
    <w:p w14:paraId="2FF9538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0B05FD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Elections.</w:t>
      </w:r>
    </w:p>
    <w:p w14:paraId="7FE24A1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 </w:t>
      </w:r>
    </w:p>
    <w:p w14:paraId="27421A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Unfinished business.</w:t>
      </w:r>
    </w:p>
    <w:p w14:paraId="2DEEEEC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6. </w:t>
      </w:r>
    </w:p>
    <w:p w14:paraId="424BBB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New business.</w:t>
      </w:r>
    </w:p>
    <w:p w14:paraId="6E70DAC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3.5. Attendance. </w:t>
      </w:r>
    </w:p>
    <w:p w14:paraId="7A85D1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Any member of the council who is absent from </w:t>
      </w:r>
      <w:r w:rsidRPr="00A25529">
        <w:rPr>
          <w:rStyle w:val="pxfinstr"/>
          <w:i/>
          <w:iCs/>
        </w:rPr>
        <w:t>[number of consecutive meetings]</w:t>
      </w:r>
      <w:r w:rsidRPr="00A25529">
        <w:t xml:space="preserve"> consecutive meetings without presenting a satisfactory excuse shall be deemed to have resigned as a member of the council and shall cease to be a member of the council. Such member may, however, be reinstated by a majority vote of the council.</w:t>
      </w:r>
    </w:p>
    <w:p w14:paraId="7ABC062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4  OFFICERS</w:t>
      </w:r>
    </w:p>
    <w:p w14:paraId="1A445458" w14:textId="77777777" w:rsidR="00FB29D8" w:rsidRPr="00A25529" w:rsidRDefault="00FB29D8">
      <w:pPr>
        <w:pStyle w:val="pxformfl"/>
        <w:ind w:left="500"/>
      </w:pPr>
      <w:r w:rsidRPr="00A25529">
        <w:t xml:space="preserve"> </w:t>
      </w:r>
    </w:p>
    <w:p w14:paraId="4A646F8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4.1. Designation of Officers. </w:t>
      </w:r>
    </w:p>
    <w:p w14:paraId="0A17C4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officers of the association shall be a President, a Vice President, a secretary, and a treasurer. The President and Vice President will be elected annually by the council from among its elected members and will hold office until their successors shall have been elected. The secretary and treasurer will be appointed by, and hold office during the pleasure of, the council. The offices of secretary and treasurer may be held by the same person. Any active member of the association shall be qualified to be an officer of the association.</w:t>
      </w:r>
    </w:p>
    <w:p w14:paraId="4CCB9B9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4.2. Duties of President. </w:t>
      </w:r>
    </w:p>
    <w:p w14:paraId="3A1C26BA" w14:textId="77777777" w:rsidR="00FB29D8" w:rsidRPr="00A25529" w:rsidRDefault="00FB29D8">
      <w:pPr>
        <w:pStyle w:val="pxformfl"/>
        <w:ind w:left="500"/>
      </w:pPr>
      <w:r w:rsidRPr="00A25529">
        <w:t xml:space="preserve"> </w:t>
      </w:r>
    </w:p>
    <w:p w14:paraId="65067C9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Presiding Officer. </w:t>
      </w:r>
    </w:p>
    <w:p w14:paraId="44E7AB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or in the absence of the President, the Vice President, shall preside over all meetings of the association and the council. In the absence of both, a temporary presiding officer shall be elected from among the members present.</w:t>
      </w:r>
    </w:p>
    <w:p w14:paraId="06A8D31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Appointing Committees. </w:t>
      </w:r>
    </w:p>
    <w:p w14:paraId="15B5CB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appoint all committees of the association and of the council, unless it is specially provided or ordered otherwise.</w:t>
      </w:r>
    </w:p>
    <w:p w14:paraId="7A4AF54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General Supervision. </w:t>
      </w:r>
    </w:p>
    <w:p w14:paraId="28B0CA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exercise a general supervision over all of the affairs of the association.</w:t>
      </w:r>
    </w:p>
    <w:p w14:paraId="215C7B6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Ex-Officio Member of Committees. </w:t>
      </w:r>
    </w:p>
    <w:p w14:paraId="73F72A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be a member, ex officio, of all committees but shall not be counted in determining a quorum. In the absence of the President, the Vice President may so serve.</w:t>
      </w:r>
    </w:p>
    <w:p w14:paraId="6C33165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4.3. Duties of Vice President. </w:t>
      </w:r>
    </w:p>
    <w:p w14:paraId="7EED66F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In the absence or disability of the President, the Vice President shall perform all duties of the President and, in so acting, shall have all powers of and be subject to all restrictions on the President.</w:t>
      </w:r>
    </w:p>
    <w:p w14:paraId="7493FDB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4.4. Duties of Secretary. </w:t>
      </w:r>
    </w:p>
    <w:p w14:paraId="6C78B2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secretary shall keep a complete record of all proceedings and correspondence of the association and council. The secretary shall send notices of meetings by mail to members of the association or council as required. The secretary shall keep a membership book containing the names and addresses of each member of the association and the date and manner of termination of any such membership and shall perform all other duties usually appertaining to the office of secretary.</w:t>
      </w:r>
    </w:p>
    <w:p w14:paraId="6D6445F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4.5. Duties of Treasurer. </w:t>
      </w:r>
    </w:p>
    <w:p w14:paraId="3ADE00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treasurer shall keep the books and accounts of the association and shall perform any other duties usually assigned to a treasurer. The treasurer shall give bond if required by the council. The treasurer shall make payments only for bills properly approved by the council. The treasurer shall co-sign with the President or Vice President all checks drawn on the accounts of the association. In the absence or incapacity of the treasurer, the treasurer's power to sign checks may be delegated by the council to one of its members.</w:t>
      </w:r>
    </w:p>
    <w:p w14:paraId="71C0903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5  COMMITTEES</w:t>
      </w:r>
    </w:p>
    <w:p w14:paraId="0369F3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following shall be committees of the association and shall be constituted and empowered by the council as follows:</w:t>
      </w:r>
    </w:p>
    <w:p w14:paraId="12BD2341" w14:textId="77777777" w:rsidR="00FB29D8" w:rsidRPr="00A25529" w:rsidRDefault="00FB29D8">
      <w:pPr>
        <w:pStyle w:val="pxformfl"/>
        <w:ind w:left="500"/>
      </w:pPr>
      <w:r w:rsidRPr="00A25529">
        <w:t xml:space="preserve"> </w:t>
      </w:r>
    </w:p>
    <w:p w14:paraId="7CFE306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5.1. Executive Committee. </w:t>
      </w:r>
    </w:p>
    <w:p w14:paraId="3E93DD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This committee's duties and the number of members thereof are set forth in Bylaw 2, Section 2.5.</w:t>
      </w:r>
    </w:p>
    <w:p w14:paraId="49ABEBD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5.2. Committee on Admissions. </w:t>
      </w:r>
    </w:p>
    <w:p w14:paraId="6384A2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This committee shall consist of </w:t>
      </w:r>
      <w:r w:rsidRPr="00A25529">
        <w:rPr>
          <w:rStyle w:val="pxfinstr"/>
          <w:i/>
          <w:iCs/>
        </w:rPr>
        <w:t>[number of members]</w:t>
      </w:r>
      <w:r w:rsidRPr="00A25529">
        <w:t xml:space="preserve"> members of the council and shall investigate the qualifications of applicants for membership and report its findings to the council.</w:t>
      </w:r>
    </w:p>
    <w:p w14:paraId="7258165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5.3. Program Committee. </w:t>
      </w:r>
    </w:p>
    <w:p w14:paraId="385D49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This committee shall be appointed by and have the number of members from time to time determined by the council or the President and shall provide speakers on appropriate topics for the monthly meetings of the council and the annual meetings of the association.</w:t>
      </w:r>
    </w:p>
    <w:p w14:paraId="6DCACB2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5.4. Other Committees. </w:t>
      </w:r>
    </w:p>
    <w:p w14:paraId="17E08D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Other committees may be appointed from time to time by the council or the President to consider and report to the council on subjects requiring investigation.</w:t>
      </w:r>
    </w:p>
    <w:p w14:paraId="1C9D9A8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5.5. Appointment; Tenure. </w:t>
      </w:r>
    </w:p>
    <w:p w14:paraId="653E45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Committee members may be appointed by the President to hold office until relieved if the council so requests.</w:t>
      </w:r>
    </w:p>
    <w:p w14:paraId="2106914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6  MEMBERSHIP</w:t>
      </w:r>
    </w:p>
    <w:p w14:paraId="13FFD897" w14:textId="77777777" w:rsidR="00FB29D8" w:rsidRPr="00A25529" w:rsidRDefault="00FB29D8">
      <w:pPr>
        <w:pStyle w:val="pxformfl"/>
        <w:ind w:left="500"/>
      </w:pPr>
      <w:r w:rsidRPr="00A25529">
        <w:t xml:space="preserve"> </w:t>
      </w:r>
    </w:p>
    <w:p w14:paraId="5924C82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6.1. Classes of Membership. </w:t>
      </w:r>
    </w:p>
    <w:p w14:paraId="731EB1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classes of membership are as defined in the </w:t>
      </w:r>
      <w:r w:rsidRPr="00A25529">
        <w:rPr>
          <w:rStyle w:val="pxfinstr"/>
          <w:i/>
          <w:iCs/>
        </w:rPr>
        <w:t>[articles of association/[specification of document]]</w:t>
      </w:r>
      <w:r w:rsidRPr="00A25529">
        <w:t>.</w:t>
      </w:r>
    </w:p>
    <w:p w14:paraId="7B9792B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6.2. Nomination of Candidates for Membership. </w:t>
      </w:r>
    </w:p>
    <w:p w14:paraId="00E515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candidate for membership must be proposed by a member and seconded by at least </w:t>
      </w:r>
      <w:r w:rsidRPr="00A25529">
        <w:rPr>
          <w:rStyle w:val="pxfinstr"/>
          <w:i/>
          <w:iCs/>
        </w:rPr>
        <w:t>[number of other members]</w:t>
      </w:r>
      <w:r w:rsidRPr="00A25529">
        <w:t xml:space="preserve"> other members of the association in personally signed letters addressed to the secretary. The candidate shall submit such application forms as may be prescribed from time to time by the council.</w:t>
      </w:r>
    </w:p>
    <w:p w14:paraId="6F89165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6.3. Information on Candidates. </w:t>
      </w:r>
    </w:p>
    <w:p w14:paraId="792C32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name, address, and occupation of a candidate and a statement of the candidate's qualifications, together with the names of the candidate's sponsor and seconders, shall, after receipt by the council, be referred to the committee on admissions. The committee shall send the information to each member of the association with a request for confidential information concerning the candidate. The committee on admissions shall report its findings to the council, which shall then proceed to ballot in accordance with the provisions of Section 6.4 of this bylaw.</w:t>
      </w:r>
    </w:p>
    <w:p w14:paraId="2FA1C98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6.4. Election of Members. </w:t>
      </w:r>
    </w:p>
    <w:p w14:paraId="6CBD2B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election of members shall be by ballot of the council. </w:t>
      </w:r>
      <w:r w:rsidRPr="00A25529">
        <w:rPr>
          <w:rStyle w:val="pxfinstr"/>
          <w:i/>
          <w:iCs/>
        </w:rPr>
        <w:t>[Text number of affirmative votes]</w:t>
      </w:r>
      <w:r w:rsidRPr="00A25529">
        <w:t xml:space="preserve"> affirmative votes shall be necessary to elect and </w:t>
      </w:r>
      <w:r w:rsidRPr="00A25529">
        <w:rPr>
          <w:rStyle w:val="pxfinstr"/>
          <w:i/>
          <w:iCs/>
        </w:rPr>
        <w:t>[number of negative votes]</w:t>
      </w:r>
      <w:r w:rsidRPr="00A25529">
        <w:t xml:space="preserve"> negative votes shall reject an applicant. A rejected applicant shall not be reconsidered for membership until at least </w:t>
      </w:r>
      <w:r w:rsidRPr="00A25529">
        <w:rPr>
          <w:rStyle w:val="pxfinstr"/>
          <w:i/>
          <w:iCs/>
        </w:rPr>
        <w:t>[specification of time period]</w:t>
      </w:r>
      <w:r w:rsidRPr="00A25529">
        <w:t xml:space="preserve"> after the date of any previous rejection.</w:t>
      </w:r>
    </w:p>
    <w:p w14:paraId="3037668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6.5. Notification and Subscription of Elected Candidate. </w:t>
      </w:r>
    </w:p>
    <w:p w14:paraId="586483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 elected candidate will be notified and will subscribe to the </w:t>
      </w:r>
      <w:r w:rsidRPr="00A25529">
        <w:rPr>
          <w:rStyle w:val="pxfinstr"/>
          <w:i/>
          <w:iCs/>
        </w:rPr>
        <w:t>[articles of association/constitution]</w:t>
      </w:r>
      <w:r w:rsidRPr="00A25529">
        <w:t xml:space="preserve"> and bylaws of the association within </w:t>
      </w:r>
      <w:r w:rsidRPr="00A25529">
        <w:rPr>
          <w:rStyle w:val="pxfinstr"/>
          <w:i/>
          <w:iCs/>
        </w:rPr>
        <w:t>[number of months]</w:t>
      </w:r>
      <w:r w:rsidRPr="00A25529">
        <w:t xml:space="preserve"> months after election. If the candidate does not so subscribe, the election shall be void.</w:t>
      </w:r>
    </w:p>
    <w:p w14:paraId="231E9C7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6.6. Proceedings Confidential. </w:t>
      </w:r>
    </w:p>
    <w:p w14:paraId="68653A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All proceedings of the council or any part thereof, acting as a committee on admissions, shall be privileged and confidential.</w:t>
      </w:r>
    </w:p>
    <w:p w14:paraId="0E840B5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7  ENTRANCE FEES AND ANNUAL DUES</w:t>
      </w:r>
    </w:p>
    <w:p w14:paraId="7AB3D375" w14:textId="77777777" w:rsidR="00FB29D8" w:rsidRPr="00A25529" w:rsidRDefault="00FB29D8">
      <w:pPr>
        <w:pStyle w:val="pxformfl"/>
        <w:ind w:left="500"/>
      </w:pPr>
      <w:r w:rsidRPr="00A25529">
        <w:t xml:space="preserve"> </w:t>
      </w:r>
    </w:p>
    <w:p w14:paraId="5FC41AF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7.1. Entrance Fee. </w:t>
      </w:r>
    </w:p>
    <w:p w14:paraId="014AC86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entrance fee shall be $</w:t>
      </w:r>
      <w:r w:rsidRPr="00A25529">
        <w:rPr>
          <w:rStyle w:val="pxfinstr"/>
          <w:i/>
          <w:iCs/>
        </w:rPr>
        <w:t>[dollar amount of entrance fee]</w:t>
      </w:r>
      <w:r w:rsidRPr="00A25529">
        <w:t>.</w:t>
      </w:r>
    </w:p>
    <w:p w14:paraId="2CF6CF0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7.2. Annual Dues. </w:t>
      </w:r>
    </w:p>
    <w:p w14:paraId="13709D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annual membership dues, payable in advance in the month of </w:t>
      </w:r>
      <w:r w:rsidRPr="00A25529">
        <w:rPr>
          <w:rStyle w:val="pxfinstr"/>
          <w:i/>
          <w:iCs/>
        </w:rPr>
        <w:t>[name of month]</w:t>
      </w:r>
      <w:r w:rsidRPr="00A25529">
        <w:t xml:space="preserve"> of each year shall be $</w:t>
      </w:r>
      <w:r w:rsidRPr="00A25529">
        <w:rPr>
          <w:rStyle w:val="pxfinstr"/>
          <w:i/>
          <w:iCs/>
        </w:rPr>
        <w:t>[dollar amount of annual membership dues]</w:t>
      </w:r>
      <w:r w:rsidRPr="00A25529">
        <w:t xml:space="preserve">. A member elected after the first day of </w:t>
      </w:r>
      <w:r w:rsidRPr="00A25529">
        <w:rPr>
          <w:rStyle w:val="pxfinstr"/>
          <w:i/>
          <w:iCs/>
        </w:rPr>
        <w:t>[name of month]</w:t>
      </w:r>
      <w:r w:rsidRPr="00A25529">
        <w:t xml:space="preserve"> in any year will pay one-half of the dues for that year.</w:t>
      </w:r>
    </w:p>
    <w:p w14:paraId="6260B72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7.3. Remission of Dues. </w:t>
      </w:r>
    </w:p>
    <w:p w14:paraId="335F91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In a special case, the council is empowered to remit the annual dues of a member should a majority of the members of the council deem such action to be in the best interest of the association.</w:t>
      </w:r>
    </w:p>
    <w:p w14:paraId="7458DA3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7.4. Effect of Nonpayment of Dues. </w:t>
      </w:r>
    </w:p>
    <w:p w14:paraId="0FB7DD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Any member neglecting to pay dues or obligations of any kind for a period of </w:t>
      </w:r>
      <w:r w:rsidRPr="00A25529">
        <w:rPr>
          <w:rStyle w:val="pxfinstr"/>
          <w:i/>
          <w:iCs/>
        </w:rPr>
        <w:t>[number of months]</w:t>
      </w:r>
      <w:r w:rsidRPr="00A25529">
        <w:t xml:space="preserve"> months after they are due, provided notice of such deficiency has been mailed to the member, shall forfeit his or her rights to membership. After one additional month, if such dues or obligations are still unpaid, the member may be dropped from the roll of membership at the discretion of the council. If such discretion is not exercised, the member shall be dropped from the roll at the end of the calendar year.</w:t>
      </w:r>
    </w:p>
    <w:p w14:paraId="1BC9894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8  TERMINATION OF MEMBERSHIP</w:t>
      </w:r>
    </w:p>
    <w:p w14:paraId="1DA3CA13" w14:textId="77777777" w:rsidR="00FB29D8" w:rsidRPr="00A25529" w:rsidRDefault="00FB29D8">
      <w:pPr>
        <w:pStyle w:val="pxformfl"/>
        <w:ind w:left="500"/>
      </w:pPr>
      <w:r w:rsidRPr="00A25529">
        <w:t xml:space="preserve"> </w:t>
      </w:r>
    </w:p>
    <w:p w14:paraId="2F8C029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8.1. Termination by Resignation, Death, or Expulsion. </w:t>
      </w:r>
    </w:p>
    <w:p w14:paraId="294CED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membership of any member of the association will automatically terminate on the member's death, on the member's written request for termination delivered to the President or secretary of the association, or upon the member's expulsion by the council.</w:t>
      </w:r>
    </w:p>
    <w:p w14:paraId="0753028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8.2. Rights on Termination. </w:t>
      </w:r>
    </w:p>
    <w:p w14:paraId="169442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On termination of membership, any right, title, or interest of the member in or to the property and assets of the association shall cease. All sums due and owing to the association from any person who has terminated his or her membership shall remain a debt owed to the association by such person. Such debt shall be enforceable against the person or against the member's estate.</w:t>
      </w:r>
    </w:p>
    <w:p w14:paraId="50BE188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9  SUSPENSION AND EXPULSION OF MEMBERS</w:t>
      </w:r>
    </w:p>
    <w:p w14:paraId="27BF718C" w14:textId="77777777" w:rsidR="00FB29D8" w:rsidRPr="00A25529" w:rsidRDefault="00FB29D8">
      <w:pPr>
        <w:pStyle w:val="pxformfl"/>
        <w:ind w:left="500"/>
      </w:pPr>
      <w:r w:rsidRPr="00A25529">
        <w:t xml:space="preserve"> </w:t>
      </w:r>
    </w:p>
    <w:p w14:paraId="7673C96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9.1. Grounds for Suspension or Expulsion. </w:t>
      </w:r>
    </w:p>
    <w:p w14:paraId="53030B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Any member may be suspended or expelled from the association for willful infractions of the house rules or of any bylaw or for acts of conduct that the council may deem disorderly, injurious, or hostile to the interest or objectives of the association, provided the council gives notice to such offending member of the proceedings against him or her and is provided an opportunity to be heard in his or her own defense.</w:t>
      </w:r>
    </w:p>
    <w:p w14:paraId="36E0E4F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9.2. Initiation of Suspension or Expulsion. </w:t>
      </w:r>
    </w:p>
    <w:p w14:paraId="6CBDBA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Proceedings under this section shall be initiated by resolution of the council or on complaint against any member signed by </w:t>
      </w:r>
      <w:r w:rsidRPr="00A25529">
        <w:rPr>
          <w:rStyle w:val="pxfinstr"/>
          <w:i/>
          <w:iCs/>
        </w:rPr>
        <w:t>[number of members]</w:t>
      </w:r>
      <w:r w:rsidRPr="00A25529">
        <w:t xml:space="preserve"> other members and filed with the secretary. On adoption of the resolution or receipt of the complaint, as the case may be, the council shall schedule the matter to be heard at the first regular, or a special, meeting of the council. The secretary shall deliver to the accused member, at least </w:t>
      </w:r>
      <w:r w:rsidRPr="00A25529">
        <w:rPr>
          <w:rStyle w:val="pxfinstr"/>
          <w:i/>
          <w:iCs/>
        </w:rPr>
        <w:t>[number of days]</w:t>
      </w:r>
      <w:r w:rsidRPr="00A25529">
        <w:t xml:space="preserve"> days prior to the date of the hearing, a copy of the resolution or complaint, together with a notice of the time and place of hearing.</w:t>
      </w:r>
    </w:p>
    <w:p w14:paraId="459AD71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9.3. Hearing. </w:t>
      </w:r>
    </w:p>
    <w:p w14:paraId="60394E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preside at such hearing and shall read the charges against the accused member. Such member shall be allowed to make a statement in his or her own behalf, cross-examine opposing witnesses, and call witnesses on his or her own behalf.</w:t>
      </w:r>
    </w:p>
    <w:p w14:paraId="1185DF4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9.4. Determination of Hearing. </w:t>
      </w:r>
    </w:p>
    <w:p w14:paraId="57D402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council may, by the affirmative vote of </w:t>
      </w:r>
      <w:r w:rsidRPr="00A25529">
        <w:rPr>
          <w:rStyle w:val="pxfinstr"/>
          <w:i/>
          <w:iCs/>
        </w:rPr>
        <w:t>[two-thirds/[number of voting members]]</w:t>
      </w:r>
      <w:r w:rsidRPr="00A25529">
        <w:t xml:space="preserve"> of its members, request the offending member to resign or may suspend or expel the member. Should he or she decline to resign following such request, the member's name shall be stricken from the rolls by the council.</w:t>
      </w:r>
    </w:p>
    <w:p w14:paraId="7B78B80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10  ANNUAL MEETING OF ASSOCIATION--QUORUM</w:t>
      </w:r>
    </w:p>
    <w:p w14:paraId="61383842" w14:textId="77777777" w:rsidR="00FB29D8" w:rsidRPr="00A25529" w:rsidRDefault="00FB29D8">
      <w:pPr>
        <w:pStyle w:val="pxformfl"/>
        <w:ind w:left="500"/>
      </w:pPr>
      <w:r w:rsidRPr="00A25529">
        <w:t xml:space="preserve"> </w:t>
      </w:r>
    </w:p>
    <w:p w14:paraId="44D32ED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10.1. Date of Annual Meeting. </w:t>
      </w:r>
    </w:p>
    <w:p w14:paraId="74B8D9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annual meeting of the association for the election of members of the council and the transaction of the general business of the association shall be held on </w:t>
      </w:r>
      <w:r w:rsidRPr="00A25529">
        <w:rPr>
          <w:rStyle w:val="pxfinstr"/>
          <w:i/>
          <w:iCs/>
        </w:rPr>
        <w:t>[date of annual meeting]</w:t>
      </w:r>
      <w:r w:rsidRPr="00A25529">
        <w:t>.</w:t>
      </w:r>
    </w:p>
    <w:p w14:paraId="7279227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10.2. Special Meetings. </w:t>
      </w:r>
    </w:p>
    <w:p w14:paraId="2C2B94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Special meetings of the association may be called at any time by the President and must be called at any time by the President or, in the absence of the President, by the Vice President or secretary on the written request of a majority of the council or on the written request of not less than </w:t>
      </w:r>
      <w:r w:rsidRPr="00A25529">
        <w:rPr>
          <w:rStyle w:val="pxfinstr"/>
          <w:i/>
          <w:iCs/>
        </w:rPr>
        <w:t>[number of members]</w:t>
      </w:r>
      <w:r w:rsidRPr="00A25529">
        <w:t xml:space="preserve"> members of the association. </w:t>
      </w:r>
      <w:r w:rsidRPr="00A25529">
        <w:rPr>
          <w:rStyle w:val="pxfinstr"/>
          <w:i/>
          <w:iCs/>
        </w:rPr>
        <w:t>[Text number of days]</w:t>
      </w:r>
      <w:r w:rsidRPr="00A25529">
        <w:t xml:space="preserve"> days' notice of any special meeting must be given to the members of the association. The notice must state the object of the meeting.</w:t>
      </w:r>
    </w:p>
    <w:p w14:paraId="1EEC128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10.3. Quorum. </w:t>
      </w:r>
    </w:p>
    <w:p w14:paraId="618F38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rPr>
          <w:rStyle w:val="pxfinstr"/>
          <w:i/>
          <w:iCs/>
        </w:rPr>
        <w:t>[Text number of members]</w:t>
      </w:r>
      <w:r w:rsidRPr="00A25529">
        <w:t xml:space="preserve"> members shall constitute a quorum at meetings of the association.</w:t>
      </w:r>
    </w:p>
    <w:p w14:paraId="4E64675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10.4. Order of Business. </w:t>
      </w:r>
    </w:p>
    <w:p w14:paraId="7CDD3A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At the annual meetings of the association, the following shall be the order of business:</w:t>
      </w:r>
    </w:p>
    <w:p w14:paraId="4E17BF9E" w14:textId="77777777" w:rsidR="00FB29D8" w:rsidRPr="00A25529" w:rsidRDefault="00FB29D8">
      <w:pPr>
        <w:pStyle w:val="pxformfl"/>
        <w:ind w:left="500"/>
      </w:pPr>
      <w:r w:rsidRPr="00A25529">
        <w:t xml:space="preserve"> </w:t>
      </w:r>
    </w:p>
    <w:p w14:paraId="001EDDA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3B2A0D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Roll Call.</w:t>
      </w:r>
    </w:p>
    <w:p w14:paraId="5757022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3FF9E3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Report on election of new council members and on amendments.</w:t>
      </w:r>
    </w:p>
    <w:p w14:paraId="708AA6A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12291E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Report of the President.</w:t>
      </w:r>
    </w:p>
    <w:p w14:paraId="4E78855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00A002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Address of guest speaker and discussion thereon.</w:t>
      </w:r>
    </w:p>
    <w:p w14:paraId="159CC09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10.5. Secretary's Report. </w:t>
      </w:r>
    </w:p>
    <w:p w14:paraId="39947A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report of the secretary, not presented, summarizing the actions of the council for the year, shall be printed as an appendix to the proceedings of the meeting.</w:t>
      </w:r>
    </w:p>
    <w:p w14:paraId="1032474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11  AMENDMENTS</w:t>
      </w:r>
    </w:p>
    <w:p w14:paraId="73E623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These bylaws may be amended by the affirmative vote of a majority of the members voting at any regular or special meeting of the association, provided notice of such amendment or amendments and their nature shall have been given to the members of the association at least </w:t>
      </w:r>
      <w:r w:rsidRPr="00A25529">
        <w:rPr>
          <w:rStyle w:val="pxfinstr"/>
          <w:i/>
          <w:iCs/>
        </w:rPr>
        <w:t>[specification of time period]</w:t>
      </w:r>
      <w:r w:rsidRPr="00A25529">
        <w:t xml:space="preserve"> prior to the date of the meeting at which such amendment or amendments are to be presented for consideration. Any adopted amendments to the bylaws shall be binding on all members, including those who voted against them. Members not present at such meeting may vote by letter addressed to the secretary.</w:t>
      </w:r>
    </w:p>
    <w:p w14:paraId="5EDB678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12  SUBSCRIPTION</w:t>
      </w:r>
    </w:p>
    <w:p w14:paraId="221FED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By signing these bylaws, the member agrees and consents to any obligation incurred by the association in the past or to be incurred in the future.</w:t>
      </w:r>
    </w:p>
    <w:p w14:paraId="3DE455B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13  DISSOLUTION</w:t>
      </w:r>
    </w:p>
    <w:p w14:paraId="7BB88B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This association may be dissolved by the vote of a </w:t>
      </w:r>
      <w:r w:rsidRPr="00A25529">
        <w:rPr>
          <w:rStyle w:val="pxfinstr"/>
          <w:i/>
          <w:iCs/>
        </w:rPr>
        <w:t>[specification of portion]</w:t>
      </w:r>
      <w:r w:rsidRPr="00A25529">
        <w:t xml:space="preserve"> majority of its members. In the event of dissolution, the property of the association shall be distributed as follows: </w:t>
      </w:r>
      <w:r w:rsidRPr="00A25529">
        <w:rPr>
          <w:rStyle w:val="pxfinstr"/>
          <w:i/>
          <w:iCs/>
        </w:rPr>
        <w:t>[specification of manner of distribution]</w:t>
      </w:r>
      <w:r w:rsidRPr="00A25529">
        <w:t>.</w:t>
      </w:r>
    </w:p>
    <w:p w14:paraId="71CB5375" w14:textId="77777777" w:rsidR="00FB29D8" w:rsidRPr="00A25529" w:rsidRDefault="00FB29D8">
      <w:pPr>
        <w:pStyle w:val="pxformnotes"/>
        <w:jc w:val="center"/>
        <w:rPr>
          <w:sz w:val="24"/>
          <w:szCs w:val="24"/>
        </w:rPr>
      </w:pPr>
      <w:r w:rsidRPr="00A25529">
        <w:rPr>
          <w:rStyle w:val="pxvis"/>
          <w:rFonts w:cs="Arial"/>
          <w:bCs/>
          <w:sz w:val="50"/>
          <w:rPrChange w:id="938" w:author="Cara Cardinale" w:date="2025-03-04T10:36:00Z">
            <w:rPr>
              <w:rStyle w:val="pxvis"/>
              <w:rFonts w:cs="Arial"/>
              <w:bCs/>
            </w:rPr>
          </w:rPrChange>
        </w:rPr>
        <w:t>Notes to Form</w:t>
      </w:r>
    </w:p>
    <w:p w14:paraId="204D99D4" w14:textId="77777777" w:rsidR="00FB29D8" w:rsidRPr="00A25529" w:rsidRDefault="00FB29D8">
      <w:pPr>
        <w:pStyle w:val="pxformnotes"/>
        <w:rPr>
          <w:sz w:val="24"/>
          <w:szCs w:val="24"/>
        </w:rPr>
      </w:pPr>
    </w:p>
    <w:p w14:paraId="5C132A43" w14:textId="77777777" w:rsidR="00FB29D8" w:rsidRPr="00A25529" w:rsidRDefault="00FB29D8">
      <w:pPr>
        <w:pStyle w:val="pxformnote"/>
        <w:spacing w:before="180"/>
      </w:pPr>
      <w:r w:rsidRPr="00A25529">
        <w:t xml:space="preserve">Tax Notes </w:t>
      </w:r>
    </w:p>
    <w:p w14:paraId="66493A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st.ref.id="I000ZPQ"</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226100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As to regulation of membership, generally, see </w:t>
      </w:r>
      <w:r w:rsidRPr="00A25529">
        <w:rPr>
          <w:rStyle w:val="pxx"/>
          <w:color w:val="FF0000"/>
          <w:vertAlign w:val="superscript"/>
        </w:rPr>
        <w:t>►</w:t>
      </w:r>
      <w:r w:rsidRPr="00A25529">
        <w:rPr>
          <w:rStyle w:val="pxx"/>
        </w:rPr>
        <w:fldChar w:fldCharType="begin"/>
      </w:r>
      <w:r w:rsidRPr="00A25529">
        <w:rPr>
          <w:rStyle w:val="pxx"/>
        </w:rPr>
        <w:instrText>x.ref.id="I003SUM"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30:20</w:t>
      </w:r>
      <w:r w:rsidRPr="00A25529">
        <w:t>.</w:t>
      </w:r>
    </w:p>
    <w:p w14:paraId="7E693CEB" w14:textId="77777777" w:rsidR="00FB29D8" w:rsidRPr="00A25529" w:rsidRDefault="00FB29D8">
      <w:pPr>
        <w:pStyle w:val="pxformrefn"/>
      </w:pPr>
      <w:r w:rsidRPr="00A25529">
        <w:t xml:space="preserve">BYLAW 1. </w:t>
      </w:r>
    </w:p>
    <w:p w14:paraId="26531243" w14:textId="77777777" w:rsidR="00FB29D8" w:rsidRPr="00A25529" w:rsidRDefault="00FB29D8">
      <w:pPr>
        <w:pStyle w:val="pxformrefrr"/>
        <w:rPr>
          <w:sz w:val="24"/>
          <w:szCs w:val="24"/>
        </w:rPr>
      </w:pPr>
      <w:r w:rsidRPr="00A25529">
        <w:rPr>
          <w:rStyle w:val="pxvis"/>
          <w:rFonts w:cs="Arial"/>
          <w:bCs/>
          <w:sz w:val="50"/>
          <w:rPrChange w:id="939" w:author="Cara Cardinale" w:date="2025-03-04T10:36:00Z">
            <w:rPr>
              <w:rStyle w:val="pxvis"/>
              <w:rFonts w:cs="Arial"/>
              <w:bCs/>
            </w:rPr>
          </w:rPrChange>
        </w:rPr>
        <w:t>Research References</w:t>
      </w:r>
    </w:p>
    <w:p w14:paraId="5BF056C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tk.ref.id="I000ZPS"</w:instrText>
      </w:r>
      <w:r w:rsidRPr="00A25529">
        <w:rPr>
          <w:rStyle w:val="pxtk"/>
        </w:rPr>
        <w:fldChar w:fldCharType="end"/>
      </w:r>
      <w:r w:rsidRPr="00A25529">
        <w:rPr>
          <w:rStyle w:val="pxtk"/>
        </w:rPr>
        <w:t>West's Key Number Digest, Associations &amp;key;1</w:t>
      </w:r>
      <w:ins w:id="940" w:author="Cara Cardinale" w:date="2025-01-17T14:09:00Z">
        <w:r w:rsidR="00383038" w:rsidRPr="00A25529">
          <w:rPr>
            <w:rStyle w:val="pxtk"/>
          </w:rPr>
          <w:t>0</w:t>
        </w:r>
      </w:ins>
      <w:r w:rsidRPr="00A25529">
        <w:rPr>
          <w:rStyle w:val="pxtk"/>
        </w:rPr>
        <w:t>1</w:t>
      </w:r>
      <w:ins w:id="941" w:author="Cara Cardinale" w:date="2025-01-17T14:09:00Z">
        <w:r w:rsidR="00383038" w:rsidRPr="00A25529">
          <w:rPr>
            <w:rStyle w:val="pxtk"/>
          </w:rPr>
          <w:t xml:space="preserve"> et seq.</w:t>
        </w:r>
      </w:ins>
      <w:del w:id="942" w:author="Cara Cardinale" w:date="2025-01-17T14:09:00Z">
        <w:r w:rsidRPr="00A25529" w:rsidDel="00383038">
          <w:rPr>
            <w:rStyle w:val="pxtk"/>
          </w:rPr>
          <w:delText>2 to 118</w:delText>
        </w:r>
      </w:del>
    </w:p>
    <w:p w14:paraId="2E3ED4BC" w14:textId="77777777" w:rsidR="00FB29D8" w:rsidRPr="00A25529" w:rsidDel="00383038" w:rsidRDefault="00FB29D8" w:rsidP="00383038">
      <w:pPr>
        <w:pStyle w:val="pxformrefrrp"/>
        <w:rPr>
          <w:del w:id="943" w:author="Cara Cardinale" w:date="2025-01-17T14:10:00Z"/>
        </w:rPr>
      </w:pPr>
      <w:r w:rsidRPr="00A25529">
        <w:t xml:space="preserve"> </w:t>
      </w:r>
      <w:del w:id="944" w:author="Cara Cardinale" w:date="2025-01-17T14:10:00Z">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tk.ref.id="I003SUO"</w:delInstrText>
        </w:r>
        <w:r w:rsidRPr="00A25529" w:rsidDel="00383038">
          <w:rPr>
            <w:rStyle w:val="pxtk"/>
          </w:rPr>
          <w:fldChar w:fldCharType="end"/>
        </w:r>
        <w:r w:rsidRPr="00A25529" w:rsidDel="00383038">
          <w:rPr>
            <w:rStyle w:val="pxtk"/>
          </w:rPr>
          <w:delText>West's Key Number Digest, Associations &amp;key;143 to 146</w:delText>
        </w:r>
      </w:del>
    </w:p>
    <w:p w14:paraId="3B73F71B" w14:textId="77777777" w:rsidR="00FB29D8" w:rsidRPr="00A25529" w:rsidDel="00383038" w:rsidRDefault="00FB29D8" w:rsidP="00383038">
      <w:pPr>
        <w:pStyle w:val="pxformrefrrp"/>
        <w:rPr>
          <w:del w:id="945" w:author="Cara Cardinale" w:date="2025-01-17T14:10:00Z"/>
        </w:rPr>
      </w:pPr>
      <w:del w:id="946" w:author="Cara Cardinale" w:date="2025-01-17T14:10: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tk.ref.id="I006LZK"</w:delInstrText>
        </w:r>
        <w:r w:rsidRPr="00A25529" w:rsidDel="00383038">
          <w:rPr>
            <w:rStyle w:val="pxtk"/>
          </w:rPr>
          <w:fldChar w:fldCharType="end"/>
        </w:r>
        <w:r w:rsidRPr="00A25529" w:rsidDel="00383038">
          <w:rPr>
            <w:rStyle w:val="pxtk"/>
          </w:rPr>
          <w:delText>West's Key Number Digest, Associations &amp;key;162</w:delText>
        </w:r>
      </w:del>
    </w:p>
    <w:p w14:paraId="6ADB933C" w14:textId="77777777" w:rsidR="00FB29D8" w:rsidRPr="00A25529" w:rsidDel="00383038" w:rsidRDefault="00FB29D8" w:rsidP="00383038">
      <w:pPr>
        <w:pStyle w:val="pxformrefrrp"/>
        <w:rPr>
          <w:del w:id="947" w:author="Cara Cardinale" w:date="2025-01-17T14:10:00Z"/>
        </w:rPr>
      </w:pPr>
      <w:del w:id="948" w:author="Cara Cardinale" w:date="2025-01-17T14:10: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tk.ref.id="I009F4G"</w:delInstrText>
        </w:r>
        <w:r w:rsidRPr="00A25529" w:rsidDel="00383038">
          <w:rPr>
            <w:rStyle w:val="pxtk"/>
          </w:rPr>
          <w:fldChar w:fldCharType="end"/>
        </w:r>
        <w:r w:rsidRPr="00A25529" w:rsidDel="00383038">
          <w:rPr>
            <w:rStyle w:val="pxtk"/>
          </w:rPr>
          <w:delText>West's Key Number Digest, Associations &amp;key;172 to 175</w:delText>
        </w:r>
      </w:del>
    </w:p>
    <w:p w14:paraId="04AC4921" w14:textId="77777777" w:rsidR="00FB29D8" w:rsidRPr="00A25529" w:rsidRDefault="00FB29D8" w:rsidP="00383038">
      <w:pPr>
        <w:pStyle w:val="pxformrefrrp"/>
      </w:pPr>
      <w:del w:id="949" w:author="Cara Cardinale" w:date="2025-01-17T14:10: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tk.ref.id="I064122"</w:delInstrText>
        </w:r>
        <w:r w:rsidRPr="00A25529" w:rsidDel="00383038">
          <w:rPr>
            <w:rStyle w:val="pxtk"/>
          </w:rPr>
          <w:fldChar w:fldCharType="end"/>
        </w:r>
        <w:r w:rsidRPr="00A25529" w:rsidDel="00383038">
          <w:rPr>
            <w:rStyle w:val="pxtk"/>
          </w:rPr>
          <w:delText>West's Key Number Digest, Associations &amp;key;222 to 224</w:delText>
        </w:r>
      </w:del>
    </w:p>
    <w:p w14:paraId="607E32D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rc.ref.id="I05ZTCQ"</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ins w:id="950" w:author="Cara Cardinale" w:date="2025-01-17T14:12:00Z">
        <w:r w:rsidR="00383038" w:rsidRPr="00A25529">
          <w:rPr>
            <w:rStyle w:val="pxvis"/>
            <w:rFonts w:ascii="Times NewRoman" w:hAnsi="Times NewRoman"/>
            <w:b w:val="0"/>
            <w:sz w:val="24"/>
          </w:rPr>
          <w:t>5</w:t>
        </w:r>
      </w:ins>
      <w:del w:id="951" w:author="Cara Cardinale" w:date="2025-01-17T14:12:00Z">
        <w:r w:rsidRPr="00A25529" w:rsidDel="00383038">
          <w:rPr>
            <w:rStyle w:val="pxvis"/>
            <w:rFonts w:ascii="Times NewRoman" w:hAnsi="Times NewRoman"/>
            <w:b w:val="0"/>
            <w:sz w:val="24"/>
          </w:rPr>
          <w:delText>§</w:delText>
        </w:r>
        <w:r w:rsidRPr="00A25529" w:rsidDel="00383038">
          <w:rPr>
            <w:rStyle w:val="pxrc"/>
          </w:rPr>
          <w:delText>12, 26</w:delText>
        </w:r>
      </w:del>
    </w:p>
    <w:p w14:paraId="6471DA6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rc.ref.id="I006LZM"</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952" w:author="Cara Cardinale" w:date="2025-01-17T14:11:00Z">
        <w:r w:rsidR="00383038" w:rsidRPr="00A25529">
          <w:rPr>
            <w:rStyle w:val="pxrc"/>
          </w:rPr>
          <w:t>9</w:t>
        </w:r>
      </w:ins>
      <w:del w:id="953" w:author="Cara Cardinale" w:date="2025-01-17T14:11:00Z">
        <w:r w:rsidRPr="00A25529" w:rsidDel="00383038">
          <w:rPr>
            <w:rStyle w:val="pxrc"/>
          </w:rPr>
          <w:delText>7</w:delText>
        </w:r>
      </w:del>
    </w:p>
    <w:p w14:paraId="7ED5130F" w14:textId="77777777" w:rsidR="00FB29D8" w:rsidRPr="00A25529" w:rsidRDefault="00FB29D8">
      <w:pPr>
        <w:pStyle w:val="pxformrefn"/>
      </w:pPr>
      <w:r w:rsidRPr="00A25529">
        <w:t xml:space="preserve">BYLAW 2. </w:t>
      </w:r>
    </w:p>
    <w:p w14:paraId="4F491EA2" w14:textId="77777777" w:rsidR="00FB29D8" w:rsidRPr="00A25529" w:rsidRDefault="00FB29D8">
      <w:pPr>
        <w:pStyle w:val="pxformrefn"/>
      </w:pPr>
      <w:r w:rsidRPr="00A25529">
        <w:t xml:space="preserve">Section 2.6. </w:t>
      </w:r>
    </w:p>
    <w:p w14:paraId="4329142E" w14:textId="77777777" w:rsidR="00FB29D8" w:rsidRPr="00A25529" w:rsidRDefault="00FB29D8">
      <w:pPr>
        <w:pStyle w:val="pxformrefrr"/>
        <w:rPr>
          <w:sz w:val="24"/>
          <w:szCs w:val="24"/>
        </w:rPr>
      </w:pPr>
      <w:r w:rsidRPr="00A25529">
        <w:rPr>
          <w:rStyle w:val="pxvis"/>
          <w:rFonts w:cs="Arial"/>
          <w:bCs/>
          <w:sz w:val="50"/>
          <w:rPrChange w:id="954" w:author="Cara Cardinale" w:date="2025-03-04T10:36:00Z">
            <w:rPr>
              <w:rStyle w:val="pxvis"/>
              <w:rFonts w:cs="Arial"/>
              <w:bCs/>
            </w:rPr>
          </w:rPrChange>
        </w:rPr>
        <w:t>Research References</w:t>
      </w:r>
    </w:p>
    <w:p w14:paraId="19F7EEB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rc.ref.id="I009F4I"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955" w:author="Cara Cardinale" w:date="2025-01-15T13:09:00Z">
        <w:r w:rsidRPr="00A25529" w:rsidDel="00554D72">
          <w:rPr>
            <w:rStyle w:val="pxrc"/>
          </w:rPr>
          <w:delText>11</w:delText>
        </w:r>
      </w:del>
      <w:ins w:id="956" w:author="Cara Cardinale" w:date="2025-01-15T13:09:00Z">
        <w:r w:rsidR="00554D72" w:rsidRPr="00A25529">
          <w:rPr>
            <w:rStyle w:val="pxrc"/>
          </w:rPr>
          <w:t>9</w:t>
        </w:r>
      </w:ins>
    </w:p>
    <w:p w14:paraId="578CEF2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rc.ref.id="I00C89E"</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957" w:author="Cara Cardinale" w:date="2025-01-15T13:11:00Z">
        <w:r w:rsidR="00554D72" w:rsidRPr="00A25529">
          <w:rPr>
            <w:rStyle w:val="pxrc"/>
          </w:rPr>
          <w:t>1</w:t>
        </w:r>
      </w:ins>
      <w:del w:id="958" w:author="Cara Cardinale" w:date="2025-01-15T13:11:00Z">
        <w:r w:rsidRPr="00A25529" w:rsidDel="00554D72">
          <w:rPr>
            <w:rStyle w:val="pxrc"/>
          </w:rPr>
          <w:delText>2</w:delText>
        </w:r>
      </w:del>
    </w:p>
    <w:p w14:paraId="54C0098E" w14:textId="77777777" w:rsidR="00FB29D8" w:rsidRPr="00A25529" w:rsidRDefault="00FB29D8">
      <w:pPr>
        <w:pStyle w:val="pxformrefn"/>
      </w:pPr>
      <w:r w:rsidRPr="00A25529">
        <w:t xml:space="preserve">BYLAW 2. </w:t>
      </w:r>
    </w:p>
    <w:p w14:paraId="663B6A9E" w14:textId="77777777" w:rsidR="00FB29D8" w:rsidRPr="00A25529" w:rsidRDefault="00FB29D8">
      <w:pPr>
        <w:pStyle w:val="pxformrefn"/>
      </w:pPr>
      <w:r w:rsidRPr="00A25529">
        <w:t xml:space="preserve">Section 2.7. </w:t>
      </w:r>
    </w:p>
    <w:p w14:paraId="10762E08" w14:textId="77777777" w:rsidR="00FB29D8" w:rsidRPr="00A25529" w:rsidRDefault="00FB29D8">
      <w:pPr>
        <w:pStyle w:val="pxformrefnote"/>
        <w:spacing w:before="180"/>
      </w:pPr>
      <w:del w:id="959" w:author="Cara Cardinale" w:date="2025-01-14T20:47:00Z">
        <w:r w:rsidRPr="00A25529" w:rsidDel="00CF1278">
          <w:delText>Drafter's Note</w:delText>
        </w:r>
      </w:del>
      <w:r w:rsidRPr="00A25529">
        <w:t xml:space="preserve"> </w:t>
      </w:r>
    </w:p>
    <w:p w14:paraId="20D09B5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society, club, or association does have the right to protection against the copying of its insignia, badges, and emblems by another organization. </w:t>
      </w:r>
      <w:r w:rsidRPr="00A25529">
        <w:rPr>
          <w:rStyle w:val="pxrc"/>
          <w:color w:val="FF0000"/>
          <w:vertAlign w:val="superscript"/>
        </w:rPr>
        <w:t>►</w:t>
      </w:r>
      <w:r w:rsidRPr="00A25529">
        <w:rPr>
          <w:rStyle w:val="pxrc"/>
        </w:rPr>
        <w:fldChar w:fldCharType="begin"/>
      </w:r>
      <w:r w:rsidRPr="00A25529">
        <w:rPr>
          <w:rStyle w:val="pxrc"/>
        </w:rPr>
        <w:instrText>rc.ref.id="I000ZPX"</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960" w:author="Cara Cardinale" w:date="2025-01-16T22:01:00Z">
        <w:r w:rsidR="009743C2" w:rsidRPr="00A25529">
          <w:rPr>
            <w:rStyle w:val="pxrc"/>
          </w:rPr>
          <w:t>2</w:t>
        </w:r>
      </w:ins>
      <w:del w:id="961" w:author="Cara Cardinale" w:date="2025-01-16T22:01:00Z">
        <w:r w:rsidRPr="00A25529" w:rsidDel="009743C2">
          <w:rPr>
            <w:rStyle w:val="pxrc"/>
          </w:rPr>
          <w:delText>6</w:delText>
        </w:r>
      </w:del>
      <w:r w:rsidRPr="00A25529">
        <w:t>.</w:t>
      </w:r>
    </w:p>
    <w:p w14:paraId="7DE3EF15" w14:textId="77777777" w:rsidR="00FB29D8" w:rsidRPr="00A25529" w:rsidRDefault="00FB29D8">
      <w:pPr>
        <w:pStyle w:val="pxformrefrr"/>
        <w:rPr>
          <w:sz w:val="24"/>
          <w:szCs w:val="24"/>
        </w:rPr>
      </w:pPr>
      <w:r w:rsidRPr="00A25529">
        <w:rPr>
          <w:rStyle w:val="pxvis"/>
          <w:rFonts w:cs="Arial"/>
          <w:bCs/>
          <w:sz w:val="50"/>
          <w:rPrChange w:id="962" w:author="Cara Cardinale" w:date="2025-03-04T10:36:00Z">
            <w:rPr>
              <w:rStyle w:val="pxvis"/>
              <w:rFonts w:cs="Arial"/>
              <w:bCs/>
            </w:rPr>
          </w:rPrChange>
        </w:rPr>
        <w:t>Research References</w:t>
      </w:r>
    </w:p>
    <w:p w14:paraId="2C57E55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rc.ref.id="I003SUT"</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963" w:author="Cara Cardinale" w:date="2025-01-16T22:01:00Z">
        <w:r w:rsidR="009743C2" w:rsidRPr="00A25529">
          <w:rPr>
            <w:rStyle w:val="pxrc"/>
          </w:rPr>
          <w:t>2</w:t>
        </w:r>
      </w:ins>
      <w:del w:id="964" w:author="Cara Cardinale" w:date="2025-01-16T22:01:00Z">
        <w:r w:rsidRPr="00A25529" w:rsidDel="009743C2">
          <w:rPr>
            <w:rStyle w:val="pxrc"/>
          </w:rPr>
          <w:delText>6</w:delText>
        </w:r>
      </w:del>
    </w:p>
    <w:p w14:paraId="430676C0" w14:textId="77777777" w:rsidR="00FB29D8" w:rsidRPr="00A25529" w:rsidRDefault="00FB29D8">
      <w:pPr>
        <w:pStyle w:val="pxformrefn"/>
      </w:pPr>
      <w:r w:rsidRPr="00A25529">
        <w:t xml:space="preserve">BYLAW 2. </w:t>
      </w:r>
    </w:p>
    <w:p w14:paraId="6A068168" w14:textId="77777777" w:rsidR="00FB29D8" w:rsidRPr="00A25529" w:rsidRDefault="00FB29D8">
      <w:pPr>
        <w:pStyle w:val="pxformrefn"/>
      </w:pPr>
      <w:r w:rsidRPr="00A25529">
        <w:t xml:space="preserve">Section 2.8. </w:t>
      </w:r>
    </w:p>
    <w:p w14:paraId="169F74EF" w14:textId="77777777" w:rsidR="00FB29D8" w:rsidRPr="00A25529" w:rsidRDefault="00FB29D8">
      <w:pPr>
        <w:pStyle w:val="pxformrefnote"/>
        <w:spacing w:before="180"/>
      </w:pPr>
      <w:del w:id="965" w:author="Cara Cardinale" w:date="2025-01-14T20:47:00Z">
        <w:r w:rsidRPr="00A25529" w:rsidDel="00CF1278">
          <w:delText>Drafter's Note</w:delText>
        </w:r>
      </w:del>
      <w:r w:rsidRPr="00A25529">
        <w:t xml:space="preserve"> </w:t>
      </w:r>
    </w:p>
    <w:p w14:paraId="7E55BBD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general rule of the law of agency holds one who assumes to act as agent for a principal who has no such legal status or existence individually liable on the contract made on behalf of his or her professed principal. However, in the absence of a personal promise or covenant, one signing a contract, who therein represents himself or herself to be the agent of an association as a disclosed and known principal, or who assumes to contract for such principal only, cannot be held personally liable upon the covenants contained in such contract. </w:t>
      </w:r>
      <w:r w:rsidRPr="00A25529">
        <w:rPr>
          <w:rStyle w:val="pxcc"/>
          <w:color w:val="FF0000"/>
          <w:vertAlign w:val="superscript"/>
        </w:rPr>
        <w:t>►</w:t>
      </w:r>
      <w:r w:rsidRPr="00A25529">
        <w:rPr>
          <w:rStyle w:val="pxcc"/>
        </w:rPr>
        <w:fldChar w:fldCharType="begin"/>
      </w:r>
      <w:r w:rsidRPr="00A25529">
        <w:rPr>
          <w:rStyle w:val="pxcc"/>
        </w:rPr>
        <w:instrText>cc.ref.id="I0640ZM"</w:instrText>
      </w:r>
      <w:r w:rsidRPr="00A25529">
        <w:rPr>
          <w:rStyle w:val="pxcc"/>
        </w:rPr>
        <w:fldChar w:fldCharType="end"/>
      </w:r>
      <w:r w:rsidRPr="00A25529">
        <w:rPr>
          <w:rStyle w:val="pxcc"/>
        </w:rPr>
        <w:t>Whitford v. Laidler, 94 N.Y. 145, 1883 WL 12735 (1883)</w:t>
      </w:r>
      <w:r w:rsidRPr="00A25529">
        <w:t>.</w:t>
      </w:r>
    </w:p>
    <w:p w14:paraId="3A14A1E4" w14:textId="77777777" w:rsidR="00FB29D8" w:rsidRPr="00A25529" w:rsidRDefault="00FB29D8">
      <w:pPr>
        <w:pStyle w:val="pxformrefrr"/>
        <w:rPr>
          <w:sz w:val="24"/>
          <w:szCs w:val="24"/>
        </w:rPr>
      </w:pPr>
      <w:r w:rsidRPr="00A25529">
        <w:rPr>
          <w:rStyle w:val="pxvis"/>
          <w:rFonts w:cs="Arial"/>
          <w:bCs/>
          <w:sz w:val="50"/>
          <w:rPrChange w:id="966" w:author="Cara Cardinale" w:date="2025-03-04T10:36:00Z">
            <w:rPr>
              <w:rStyle w:val="pxvis"/>
              <w:rFonts w:cs="Arial"/>
              <w:bCs/>
            </w:rPr>
          </w:rPrChange>
        </w:rPr>
        <w:t>Research References</w:t>
      </w:r>
    </w:p>
    <w:p w14:paraId="44937FD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rc.ref.id="I003SVY"</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967" w:author="Cara Cardinale" w:date="2025-01-16T22:04:00Z">
        <w:r w:rsidR="00FB4DB1" w:rsidRPr="00A25529">
          <w:rPr>
            <w:rStyle w:val="pxrc"/>
          </w:rPr>
          <w:t>4</w:t>
        </w:r>
      </w:ins>
      <w:del w:id="968" w:author="Cara Cardinale" w:date="2025-01-16T22:04:00Z">
        <w:r w:rsidRPr="00A25529" w:rsidDel="00FB4DB1">
          <w:rPr>
            <w:rStyle w:val="pxrc"/>
          </w:rPr>
          <w:delText>6</w:delText>
        </w:r>
      </w:del>
    </w:p>
    <w:p w14:paraId="699D51E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rc.ref.id="I006M0U"</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969" w:author="Cara Cardinale" w:date="2025-01-16T21:35:00Z">
        <w:r w:rsidRPr="00A25529" w:rsidDel="000F13E1">
          <w:rPr>
            <w:rStyle w:val="pxrc"/>
          </w:rPr>
          <w:delText>41 to 48</w:delText>
        </w:r>
      </w:del>
      <w:ins w:id="970" w:author="Cara Cardinale" w:date="2025-01-16T21:35:00Z">
        <w:r w:rsidR="000F13E1" w:rsidRPr="00A25529">
          <w:rPr>
            <w:rStyle w:val="pxrc"/>
          </w:rPr>
          <w:t>27 to 30</w:t>
        </w:r>
      </w:ins>
    </w:p>
    <w:p w14:paraId="535BADC2" w14:textId="77777777" w:rsidR="00FB29D8" w:rsidRPr="00A25529" w:rsidRDefault="00FB29D8">
      <w:pPr>
        <w:pStyle w:val="pxformrefn"/>
      </w:pPr>
      <w:r w:rsidRPr="00A25529">
        <w:t xml:space="preserve">BYLAW 6. </w:t>
      </w:r>
    </w:p>
    <w:p w14:paraId="7F25D712" w14:textId="77777777" w:rsidR="00FB29D8" w:rsidRPr="00A25529" w:rsidRDefault="00FB29D8">
      <w:pPr>
        <w:pStyle w:val="pxformrefnote"/>
        <w:spacing w:before="180"/>
      </w:pPr>
      <w:del w:id="971" w:author="Cara Cardinale" w:date="2025-01-14T20:47:00Z">
        <w:r w:rsidRPr="00A25529" w:rsidDel="00CF1278">
          <w:delText>Drafter's Note</w:delText>
        </w:r>
      </w:del>
      <w:r w:rsidRPr="00A25529">
        <w:t xml:space="preserve"> </w:t>
      </w:r>
    </w:p>
    <w:p w14:paraId="69B8C77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cc.ref.id="I000ZR5"</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cc.ref.id="I006M0X"</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cc.ref.id="I009F5T"</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70C84EA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cc.ref.id="I0640ZC"</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4F7D7E1C" w14:textId="77777777" w:rsidR="00FB29D8" w:rsidRPr="00A25529" w:rsidRDefault="00FB29D8">
      <w:pPr>
        <w:pStyle w:val="pxformrefrr"/>
        <w:rPr>
          <w:sz w:val="24"/>
          <w:szCs w:val="24"/>
        </w:rPr>
      </w:pPr>
      <w:r w:rsidRPr="00A25529">
        <w:rPr>
          <w:rStyle w:val="pxvis"/>
          <w:rFonts w:cs="Arial"/>
          <w:bCs/>
          <w:sz w:val="50"/>
          <w:rPrChange w:id="972" w:author="Cara Cardinale" w:date="2025-03-04T10:36:00Z">
            <w:rPr>
              <w:rStyle w:val="pxvis"/>
              <w:rFonts w:cs="Arial"/>
              <w:bCs/>
            </w:rPr>
          </w:rPrChange>
        </w:rPr>
        <w:t>Research References</w:t>
      </w:r>
    </w:p>
    <w:p w14:paraId="1C5BC95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rc.ref.id="I003SW3"</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973" w:author="Cara Cardinale" w:date="2025-01-12T16:11:00Z">
        <w:r w:rsidRPr="00A25529" w:rsidDel="004D68FF">
          <w:rPr>
            <w:rStyle w:val="pxrc"/>
          </w:rPr>
          <w:delText>17 to 28</w:delText>
        </w:r>
      </w:del>
      <w:ins w:id="974" w:author="Cara Cardinale" w:date="2025-01-12T16:11:00Z">
        <w:r w:rsidR="004D68FF" w:rsidRPr="00A25529">
          <w:rPr>
            <w:rStyle w:val="pxrc"/>
          </w:rPr>
          <w:t>15 to 24</w:t>
        </w:r>
      </w:ins>
    </w:p>
    <w:p w14:paraId="08471DC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rc.ref.id="I006M0Z"</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975" w:author="Cara Cardinale" w:date="2025-01-15T22:00:00Z">
        <w:r w:rsidRPr="00A25529" w:rsidDel="0024651B">
          <w:rPr>
            <w:rStyle w:val="pxrc"/>
          </w:rPr>
          <w:delText>17 to 40</w:delText>
        </w:r>
      </w:del>
      <w:ins w:id="976" w:author="Cara Cardinale" w:date="2025-01-15T22:00:00Z">
        <w:r w:rsidR="0024651B" w:rsidRPr="00A25529">
          <w:rPr>
            <w:rStyle w:val="pxrc"/>
          </w:rPr>
          <w:t>13 to 26</w:t>
        </w:r>
      </w:ins>
    </w:p>
    <w:p w14:paraId="2B4DACEA" w14:textId="77777777" w:rsidR="00FB29D8" w:rsidRPr="00A25529" w:rsidRDefault="00FB29D8">
      <w:pPr>
        <w:pStyle w:val="pxformrefn"/>
      </w:pPr>
      <w:r w:rsidRPr="00A25529">
        <w:t xml:space="preserve">BYLAW 7. </w:t>
      </w:r>
    </w:p>
    <w:p w14:paraId="5DEF5623" w14:textId="77777777" w:rsidR="00FB29D8" w:rsidRPr="00A25529" w:rsidRDefault="00FB29D8">
      <w:pPr>
        <w:pStyle w:val="pxformrefnote"/>
        <w:spacing w:before="180"/>
      </w:pPr>
      <w:del w:id="977" w:author="Cara Cardinale" w:date="2025-01-14T20:47:00Z">
        <w:r w:rsidRPr="00A25529" w:rsidDel="00CF1278">
          <w:delText>Drafter's Note</w:delText>
        </w:r>
      </w:del>
      <w:r w:rsidRPr="00A25529">
        <w:t xml:space="preserve"> </w:t>
      </w:r>
    </w:p>
    <w:p w14:paraId="41C8615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Provisions of the articles of association imposing upon members the payment of dues and assessments at stated times, and subscribed to by them, create a legal obligation upon the part of each member to pay such dues and assessments as long as the society remains a going concern and his or her membership therein continues. </w:t>
      </w:r>
      <w:r w:rsidRPr="00A25529">
        <w:rPr>
          <w:rStyle w:val="pxrc"/>
          <w:color w:val="FF0000"/>
          <w:vertAlign w:val="superscript"/>
        </w:rPr>
        <w:t>►</w:t>
      </w:r>
      <w:r w:rsidRPr="00A25529">
        <w:rPr>
          <w:rStyle w:val="pxrc"/>
        </w:rPr>
        <w:fldChar w:fldCharType="begin"/>
      </w:r>
      <w:r w:rsidRPr="00A25529">
        <w:rPr>
          <w:rStyle w:val="pxrc"/>
        </w:rPr>
        <w:instrText>rc.ref.id="I009F5V"</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978" w:author="Cara Cardinale" w:date="2025-01-16T22:06:00Z">
        <w:r w:rsidR="00FB4DB1" w:rsidRPr="00A25529">
          <w:rPr>
            <w:rStyle w:val="pxrc"/>
          </w:rPr>
          <w:t>7</w:t>
        </w:r>
      </w:ins>
      <w:del w:id="979" w:author="Cara Cardinale" w:date="2025-01-16T22:06:00Z">
        <w:r w:rsidRPr="00A25529" w:rsidDel="00FB4DB1">
          <w:rPr>
            <w:rStyle w:val="pxrc"/>
          </w:rPr>
          <w:delText>9</w:delText>
        </w:r>
      </w:del>
      <w:r w:rsidRPr="00A25529">
        <w:t>.</w:t>
      </w:r>
    </w:p>
    <w:p w14:paraId="3F4B44A3" w14:textId="77777777" w:rsidR="00FB29D8" w:rsidRPr="00A25529" w:rsidRDefault="00FB29D8">
      <w:pPr>
        <w:pStyle w:val="pxformrefrr"/>
        <w:rPr>
          <w:sz w:val="24"/>
          <w:szCs w:val="24"/>
        </w:rPr>
      </w:pPr>
      <w:r w:rsidRPr="00A25529">
        <w:rPr>
          <w:rStyle w:val="pxvis"/>
          <w:rFonts w:cs="Arial"/>
          <w:bCs/>
          <w:sz w:val="50"/>
          <w:rPrChange w:id="980" w:author="Cara Cardinale" w:date="2025-03-04T10:36:00Z">
            <w:rPr>
              <w:rStyle w:val="pxvis"/>
              <w:rFonts w:cs="Arial"/>
              <w:bCs/>
            </w:rPr>
          </w:rPrChange>
        </w:rPr>
        <w:t>Research References</w:t>
      </w:r>
    </w:p>
    <w:p w14:paraId="4594E89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rc.ref.id="I000ZWV"</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981" w:author="Cara Cardinale" w:date="2025-01-16T22:06:00Z">
        <w:r w:rsidR="00FB4DB1" w:rsidRPr="00A25529">
          <w:rPr>
            <w:rStyle w:val="pxrc"/>
          </w:rPr>
          <w:t>7</w:t>
        </w:r>
      </w:ins>
      <w:del w:id="982" w:author="Cara Cardinale" w:date="2025-01-16T22:06:00Z">
        <w:r w:rsidRPr="00A25529" w:rsidDel="00FB4DB1">
          <w:rPr>
            <w:rStyle w:val="pxrc"/>
          </w:rPr>
          <w:delText>9</w:delText>
        </w:r>
      </w:del>
    </w:p>
    <w:p w14:paraId="7CACF99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rc.ref.id="I003T1R"</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983" w:author="Cara Cardinale" w:date="2025-01-15T21:13:00Z">
        <w:r w:rsidR="00CA3449" w:rsidRPr="00A25529">
          <w:rPr>
            <w:rStyle w:val="pxrc"/>
          </w:rPr>
          <w:t>3</w:t>
        </w:r>
      </w:ins>
      <w:del w:id="984" w:author="Cara Cardinale" w:date="2025-01-15T21:13:00Z">
        <w:r w:rsidRPr="00A25529" w:rsidDel="00CA3449">
          <w:rPr>
            <w:rStyle w:val="pxrc"/>
          </w:rPr>
          <w:delText>5</w:delText>
        </w:r>
      </w:del>
    </w:p>
    <w:p w14:paraId="12EF3FC4" w14:textId="77777777" w:rsidR="00FB29D8" w:rsidRPr="00A25529" w:rsidRDefault="00FB29D8">
      <w:pPr>
        <w:pStyle w:val="pxformrefn"/>
      </w:pPr>
      <w:r w:rsidRPr="00A25529">
        <w:t xml:space="preserve">BYLAW 9. </w:t>
      </w:r>
    </w:p>
    <w:p w14:paraId="7F6E0110" w14:textId="77777777" w:rsidR="00FB29D8" w:rsidRPr="00A25529" w:rsidRDefault="00FB29D8">
      <w:pPr>
        <w:pStyle w:val="pxformrefnote"/>
        <w:spacing w:before="180"/>
      </w:pPr>
      <w:del w:id="985" w:author="Cara Cardinale" w:date="2025-01-14T20:47:00Z">
        <w:r w:rsidRPr="00A25529" w:rsidDel="00CF1278">
          <w:delText>Drafter's Note</w:delText>
        </w:r>
      </w:del>
      <w:r w:rsidRPr="00A25529">
        <w:t xml:space="preserve"> </w:t>
      </w:r>
    </w:p>
    <w:p w14:paraId="3A2BD23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 association may expel a member for a violation of its established rules for which expulsion is provided. </w:t>
      </w:r>
      <w:r w:rsidRPr="00A25529">
        <w:rPr>
          <w:rStyle w:val="pxcc"/>
          <w:color w:val="FF0000"/>
          <w:vertAlign w:val="superscript"/>
        </w:rPr>
        <w:t>►</w:t>
      </w:r>
      <w:r w:rsidRPr="00A25529">
        <w:rPr>
          <w:rStyle w:val="pxcc"/>
        </w:rPr>
        <w:fldChar w:fldCharType="begin"/>
      </w:r>
      <w:r w:rsidRPr="00A25529">
        <w:rPr>
          <w:rStyle w:val="pxcc"/>
        </w:rPr>
        <w:instrText>cc.ref.id="I006M6N"</w:instrText>
      </w:r>
      <w:r w:rsidRPr="00A25529">
        <w:rPr>
          <w:rStyle w:val="pxcc"/>
        </w:rPr>
        <w:fldChar w:fldCharType="end"/>
      </w:r>
      <w:r w:rsidRPr="00A25529">
        <w:rPr>
          <w:rStyle w:val="pxcc"/>
        </w:rPr>
        <w:t>Marandino v. Westchester Country Club, Inc., 33 A.D.3d 800, 822 N.Y.S.2d 762 (2d Dep't 2006)</w:t>
      </w:r>
      <w:r w:rsidRPr="00A25529">
        <w:t>.</w:t>
      </w:r>
    </w:p>
    <w:p w14:paraId="3E2CC80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Within contracts of association there inheres a term binding members to loyal support of the society in the attainment of its proper purposes and that, for a gross breach of this obligation, the power of expulsion is impliedly conferred on the association. </w:t>
      </w:r>
      <w:r w:rsidRPr="00A25529">
        <w:rPr>
          <w:rStyle w:val="pxcc"/>
          <w:color w:val="FF0000"/>
          <w:vertAlign w:val="superscript"/>
        </w:rPr>
        <w:t>►</w:t>
      </w:r>
      <w:r w:rsidRPr="00A25529">
        <w:rPr>
          <w:rStyle w:val="pxcc"/>
        </w:rPr>
        <w:fldChar w:fldCharType="begin"/>
      </w:r>
      <w:r w:rsidRPr="00A25529">
        <w:rPr>
          <w:rStyle w:val="pxcc"/>
        </w:rPr>
        <w:instrText>cc.ref.id="I000ZWX"</w:instrText>
      </w:r>
      <w:r w:rsidRPr="00A25529">
        <w:rPr>
          <w:rStyle w:val="pxcc"/>
        </w:rPr>
        <w:fldChar w:fldCharType="end"/>
      </w:r>
      <w:r w:rsidRPr="00A25529">
        <w:rPr>
          <w:rStyle w:val="pxcc"/>
        </w:rPr>
        <w:t>Berich v. Ithaca Police Benev. Ass'n, Inc., 23 A.D.3d 904, 804 N.Y.S.2d 833 (3d Dep't 2005)</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cc.ref.id="I000ZX0"</w:instrText>
      </w:r>
      <w:r w:rsidRPr="00A25529">
        <w:rPr>
          <w:rStyle w:val="pxcc"/>
        </w:rPr>
        <w:fldChar w:fldCharType="end"/>
      </w:r>
      <w:r w:rsidRPr="00A25529">
        <w:rPr>
          <w:rStyle w:val="pxcc"/>
        </w:rPr>
        <w:t>Kelly v. Northport Yacht Club, Inc., 44 A.D.3d 858, 844 N.Y.S.2d 358 (2d Dep't 2007)</w:t>
      </w:r>
      <w:r w:rsidRPr="00A25529">
        <w:t>.</w:t>
      </w:r>
    </w:p>
    <w:p w14:paraId="5702568F" w14:textId="77777777" w:rsidR="00FB29D8" w:rsidRPr="00A25529" w:rsidRDefault="00FB29D8">
      <w:pPr>
        <w:pStyle w:val="pxformrefrr"/>
        <w:rPr>
          <w:sz w:val="24"/>
          <w:szCs w:val="24"/>
        </w:rPr>
      </w:pPr>
      <w:r w:rsidRPr="00A25529">
        <w:rPr>
          <w:rStyle w:val="pxvis"/>
          <w:rFonts w:cs="Arial"/>
          <w:bCs/>
          <w:sz w:val="50"/>
          <w:rPrChange w:id="986" w:author="Cara Cardinale" w:date="2025-03-04T10:36:00Z">
            <w:rPr>
              <w:rStyle w:val="pxvis"/>
              <w:rFonts w:cs="Arial"/>
              <w:bCs/>
            </w:rPr>
          </w:rPrChange>
        </w:rPr>
        <w:t>Research References</w:t>
      </w:r>
    </w:p>
    <w:p w14:paraId="0FBF97A0"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rc.ref.id="I003T1W"</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4428894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rc.ref.id="I006M6S"</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987" w:author="Cara Cardinale" w:date="2025-01-16T22:10:00Z">
        <w:r w:rsidR="00FB4DB1" w:rsidRPr="00A25529">
          <w:rPr>
            <w:rStyle w:val="pxrc"/>
          </w:rPr>
          <w:t>1</w:t>
        </w:r>
      </w:ins>
      <w:del w:id="988" w:author="Cara Cardinale" w:date="2025-01-16T22:10:00Z">
        <w:r w:rsidRPr="00A25529" w:rsidDel="00FB4DB1">
          <w:rPr>
            <w:rStyle w:val="pxrc"/>
          </w:rPr>
          <w:delText>3</w:delText>
        </w:r>
      </w:del>
    </w:p>
    <w:p w14:paraId="62272C7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rc.ref.id="I009FBO"</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del w:id="989" w:author="Cara Cardinale" w:date="2025-01-17T14:14:00Z">
        <w:r w:rsidRPr="00A25529" w:rsidDel="00383038">
          <w:rPr>
            <w:rStyle w:val="pxrc"/>
          </w:rPr>
          <w:delText>3</w:delText>
        </w:r>
      </w:del>
      <w:r w:rsidRPr="00A25529">
        <w:rPr>
          <w:rStyle w:val="pxrc"/>
        </w:rPr>
        <w:t>2</w:t>
      </w:r>
      <w:ins w:id="990" w:author="Cara Cardinale" w:date="2025-01-17T14:14:00Z">
        <w:r w:rsidR="00383038" w:rsidRPr="00A25529">
          <w:rPr>
            <w:rStyle w:val="pxrc"/>
          </w:rPr>
          <w:t>3</w:t>
        </w:r>
      </w:ins>
    </w:p>
    <w:p w14:paraId="13E138C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rc.ref.id="I00C8GK"</w:instrText>
      </w:r>
      <w:r w:rsidRPr="00A25529">
        <w:rPr>
          <w:rStyle w:val="pxrc"/>
        </w:rPr>
        <w:fldChar w:fldCharType="end"/>
      </w:r>
      <w:r w:rsidRPr="00A25529">
        <w:rPr>
          <w:rStyle w:val="pxrc"/>
        </w:rPr>
        <w:t>Wrongful Expulsion from Voluntary Social Organization, 44 Am. Jur. Proof of Facts 2d 455</w:t>
      </w:r>
    </w:p>
    <w:p w14:paraId="424D086F" w14:textId="77777777" w:rsidR="00FB29D8" w:rsidRPr="00A25529" w:rsidRDefault="00FB29D8">
      <w:pPr>
        <w:pStyle w:val="pxformrefn"/>
      </w:pPr>
      <w:r w:rsidRPr="00A25529">
        <w:t xml:space="preserve">BYLAW 10. </w:t>
      </w:r>
    </w:p>
    <w:p w14:paraId="20495CBF" w14:textId="77777777" w:rsidR="00FB29D8" w:rsidRPr="00A25529" w:rsidRDefault="00FB29D8">
      <w:pPr>
        <w:pStyle w:val="pxformrefn"/>
      </w:pPr>
      <w:r w:rsidRPr="00A25529">
        <w:t xml:space="preserve">Section 10.2. </w:t>
      </w:r>
    </w:p>
    <w:p w14:paraId="3977DDBC" w14:textId="77777777" w:rsidR="00FB29D8" w:rsidRPr="00A25529" w:rsidRDefault="00FB29D8">
      <w:pPr>
        <w:pStyle w:val="pxformrefnote"/>
        <w:spacing w:before="180"/>
      </w:pPr>
      <w:del w:id="991" w:author="Cara Cardinale" w:date="2025-01-14T20:47:00Z">
        <w:r w:rsidRPr="00A25529" w:rsidDel="00CF1278">
          <w:delText>Drafter's Note</w:delText>
        </w:r>
      </w:del>
      <w:r w:rsidRPr="00A25529">
        <w:t xml:space="preserve"> </w:t>
      </w:r>
    </w:p>
    <w:p w14:paraId="468240A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All members in good standing have a legally enforceable right to attend the meetings of the association and participate in its deliberations and decisions. Where the laws of the association prescribe the time and manner of giving notice, notice to members must be given as so prescribed. </w:t>
      </w:r>
      <w:r w:rsidRPr="00A25529">
        <w:rPr>
          <w:rStyle w:val="pxcc"/>
          <w:color w:val="FF0000"/>
          <w:vertAlign w:val="superscript"/>
        </w:rPr>
        <w:t>►</w:t>
      </w:r>
      <w:r w:rsidRPr="00A25529">
        <w:rPr>
          <w:rStyle w:val="pxcc"/>
        </w:rPr>
        <w:fldChar w:fldCharType="begin"/>
      </w:r>
      <w:r w:rsidRPr="00A25529">
        <w:rPr>
          <w:rStyle w:val="pxcc"/>
        </w:rPr>
        <w:instrText>cc.ref.id="I000ZX2"</w:instrText>
      </w:r>
      <w:r w:rsidRPr="00A25529">
        <w:rPr>
          <w:rStyle w:val="pxcc"/>
        </w:rPr>
        <w:fldChar w:fldCharType="end"/>
      </w:r>
      <w:r w:rsidRPr="00A25529">
        <w:rPr>
          <w:rStyle w:val="pxcc"/>
        </w:rPr>
        <w:t>In re Bandanza, 132 Misc. 817, 230 N.Y.S. 460 (Sup 1928)</w:t>
      </w:r>
      <w:r w:rsidRPr="00A25529">
        <w:t>.</w:t>
      </w:r>
    </w:p>
    <w:p w14:paraId="0DF7FC5A" w14:textId="77777777" w:rsidR="00FB29D8" w:rsidRPr="00A25529" w:rsidRDefault="00FB29D8">
      <w:pPr>
        <w:pStyle w:val="pxformrefrr"/>
        <w:rPr>
          <w:sz w:val="24"/>
          <w:szCs w:val="24"/>
        </w:rPr>
      </w:pPr>
      <w:r w:rsidRPr="00A25529">
        <w:rPr>
          <w:rStyle w:val="pxvis"/>
          <w:rFonts w:cs="Arial"/>
          <w:bCs/>
          <w:sz w:val="50"/>
          <w:rPrChange w:id="992" w:author="Cara Cardinale" w:date="2025-03-04T10:36:00Z">
            <w:rPr>
              <w:rStyle w:val="pxvis"/>
              <w:rFonts w:cs="Arial"/>
              <w:bCs/>
            </w:rPr>
          </w:rPrChange>
        </w:rPr>
        <w:t>Research References</w:t>
      </w:r>
    </w:p>
    <w:p w14:paraId="7D98B17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rc.ref.id="I003T1Y"</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993" w:author="Cara Cardinale" w:date="2025-01-15T20:43:00Z">
        <w:r w:rsidRPr="00A25529" w:rsidDel="00BC5C96">
          <w:rPr>
            <w:rStyle w:val="pxrc"/>
          </w:rPr>
          <w:delText>20</w:delText>
        </w:r>
      </w:del>
      <w:ins w:id="994" w:author="Cara Cardinale" w:date="2025-01-15T20:43:00Z">
        <w:r w:rsidR="00BC5C96" w:rsidRPr="00A25529">
          <w:rPr>
            <w:rStyle w:val="pxrc"/>
          </w:rPr>
          <w:t>18</w:t>
        </w:r>
      </w:ins>
    </w:p>
    <w:p w14:paraId="65DCA82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rc.ref.id="I006M6U"</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995" w:author="Cara Cardinale" w:date="2025-01-15T21:50:00Z">
        <w:r w:rsidR="00B1644D" w:rsidRPr="00A25529">
          <w:rPr>
            <w:rStyle w:val="pxrc"/>
          </w:rPr>
          <w:t>17</w:t>
        </w:r>
      </w:ins>
      <w:del w:id="996" w:author="Cara Cardinale" w:date="2025-01-15T21:50:00Z">
        <w:r w:rsidRPr="00A25529" w:rsidDel="00B1644D">
          <w:rPr>
            <w:rStyle w:val="pxrc"/>
          </w:rPr>
          <w:delText>21, 22</w:delText>
        </w:r>
      </w:del>
    </w:p>
    <w:p w14:paraId="5D2BA121" w14:textId="77777777" w:rsidR="00FB29D8" w:rsidRPr="00A25529" w:rsidRDefault="00FB29D8">
      <w:pPr>
        <w:pStyle w:val="pxformrefn"/>
      </w:pPr>
      <w:r w:rsidRPr="00A25529">
        <w:t xml:space="preserve">BYLAW 11. </w:t>
      </w:r>
    </w:p>
    <w:p w14:paraId="6DD15B55" w14:textId="77777777" w:rsidR="00FB29D8" w:rsidRPr="00A25529" w:rsidRDefault="00FB29D8">
      <w:pPr>
        <w:pStyle w:val="pxformrefnote"/>
        <w:spacing w:before="180"/>
      </w:pPr>
      <w:del w:id="997" w:author="Cara Cardinale" w:date="2025-01-14T20:47:00Z">
        <w:r w:rsidRPr="00A25529" w:rsidDel="00CF1278">
          <w:delText>Drafter's Note</w:delText>
        </w:r>
      </w:del>
      <w:r w:rsidRPr="00A25529">
        <w:t xml:space="preserve"> </w:t>
      </w:r>
    </w:p>
    <w:p w14:paraId="13A9BEB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bylaws or articles of association should provide that amendments are valid and binding on all members, including those who may have voted against them.</w:t>
      </w:r>
    </w:p>
    <w:p w14:paraId="72076A6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Where the association has the right to alter its constitution and bylaws, a member is deemed to have consented to and acquiesced in amendments duly made. </w:t>
      </w:r>
      <w:r w:rsidRPr="00A25529">
        <w:rPr>
          <w:rStyle w:val="pxcc"/>
          <w:color w:val="FF0000"/>
          <w:vertAlign w:val="superscript"/>
        </w:rPr>
        <w:t>►</w:t>
      </w:r>
      <w:r w:rsidRPr="00A25529">
        <w:rPr>
          <w:rStyle w:val="pxcc"/>
        </w:rPr>
        <w:fldChar w:fldCharType="begin"/>
      </w:r>
      <w:r w:rsidRPr="00A25529">
        <w:rPr>
          <w:rStyle w:val="pxcc"/>
        </w:rPr>
        <w:instrText>cc.ref.id="I000ZY7"</w:instrText>
      </w:r>
      <w:r w:rsidRPr="00A25529">
        <w:rPr>
          <w:rStyle w:val="pxcc"/>
        </w:rPr>
        <w:fldChar w:fldCharType="end"/>
      </w:r>
      <w:r w:rsidRPr="00A25529">
        <w:rPr>
          <w:rStyle w:val="pxcc"/>
        </w:rPr>
        <w:t>Havens v. King, 221 A.D. 475, 224 N.Y.S. 193 (3d Dep't 1927), aff'd, 250 N.Y. 617, 166 N.E. 346 (1929)</w:t>
      </w:r>
      <w:r w:rsidRPr="00A25529">
        <w:t>.</w:t>
      </w:r>
    </w:p>
    <w:p w14:paraId="218989B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rc.ref.id="I006M7Z"</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998" w:author="Cara Cardinale" w:date="2025-01-15T18:15:00Z">
        <w:r w:rsidRPr="00A25529" w:rsidDel="00DA4079">
          <w:rPr>
            <w:rStyle w:val="pxrc"/>
          </w:rPr>
          <w:delText>9</w:delText>
        </w:r>
      </w:del>
      <w:ins w:id="999" w:author="Cara Cardinale" w:date="2025-01-15T18:15:00Z">
        <w:r w:rsidR="00DA4079" w:rsidRPr="00A25529">
          <w:rPr>
            <w:rStyle w:val="pxrc"/>
          </w:rPr>
          <w:t>7</w:t>
        </w:r>
      </w:ins>
      <w:r w:rsidRPr="00A25529">
        <w:t>.</w:t>
      </w:r>
    </w:p>
    <w:p w14:paraId="347445CF" w14:textId="77777777" w:rsidR="00FB29D8" w:rsidRPr="00A25529" w:rsidRDefault="00FB29D8">
      <w:pPr>
        <w:pStyle w:val="pxformrefrr"/>
        <w:rPr>
          <w:sz w:val="24"/>
          <w:szCs w:val="24"/>
        </w:rPr>
      </w:pPr>
      <w:r w:rsidRPr="00A25529">
        <w:rPr>
          <w:rStyle w:val="pxvis"/>
          <w:rFonts w:cs="Arial"/>
          <w:bCs/>
          <w:sz w:val="50"/>
          <w:rPrChange w:id="1000" w:author="Cara Cardinale" w:date="2025-03-04T10:36:00Z">
            <w:rPr>
              <w:rStyle w:val="pxvis"/>
              <w:rFonts w:cs="Arial"/>
              <w:bCs/>
            </w:rPr>
          </w:rPrChange>
        </w:rPr>
        <w:t>Research References</w:t>
      </w:r>
    </w:p>
    <w:p w14:paraId="6BA6EF5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rc.ref.id="I009FCV"</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ins w:id="1001" w:author="Cara Cardinale" w:date="2025-01-15T18:15:00Z">
        <w:r w:rsidR="00DA4079" w:rsidRPr="00A25529">
          <w:rPr>
            <w:rStyle w:val="pxrc"/>
          </w:rPr>
          <w:t>7</w:t>
        </w:r>
      </w:ins>
      <w:del w:id="1002" w:author="Cara Cardinale" w:date="2025-01-15T18:15:00Z">
        <w:r w:rsidRPr="00A25529" w:rsidDel="00DA4079">
          <w:rPr>
            <w:rStyle w:val="pxrc"/>
          </w:rPr>
          <w:delText>9</w:delText>
        </w:r>
      </w:del>
    </w:p>
    <w:p w14:paraId="7E39A27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rc.ref.id="I00C8HR"</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ins w:id="1003" w:author="Cara Cardinale" w:date="2025-01-15T18:13:00Z">
        <w:r w:rsidR="00DA4079" w:rsidRPr="00A25529">
          <w:rPr>
            <w:rStyle w:val="pxvis"/>
            <w:rFonts w:ascii="Times NewRoman" w:hAnsi="Times NewRoman"/>
            <w:b w:val="0"/>
            <w:sz w:val="24"/>
          </w:rPr>
          <w:t>8</w:t>
        </w:r>
      </w:ins>
      <w:del w:id="1004" w:author="Cara Cardinale" w:date="2025-01-15T18:13:00Z">
        <w:r w:rsidRPr="00A25529" w:rsidDel="00DA4079">
          <w:rPr>
            <w:rStyle w:val="pxrc"/>
          </w:rPr>
          <w:delText>9</w:delText>
        </w:r>
      </w:del>
    </w:p>
    <w:p w14:paraId="041AADCA" w14:textId="77777777" w:rsidR="00FB29D8" w:rsidRPr="00A25529" w:rsidRDefault="00FB29D8">
      <w:pPr>
        <w:pStyle w:val="pxformrefn"/>
      </w:pPr>
      <w:r w:rsidRPr="00A25529">
        <w:t xml:space="preserve">BYLAW 13. </w:t>
      </w:r>
    </w:p>
    <w:p w14:paraId="0E89C9EB" w14:textId="77777777" w:rsidR="00FB29D8" w:rsidRPr="00A25529" w:rsidRDefault="00FB29D8">
      <w:pPr>
        <w:pStyle w:val="pxformrefnote"/>
        <w:spacing w:before="180"/>
      </w:pPr>
      <w:del w:id="1005" w:author="Cara Cardinale" w:date="2025-01-14T20:47:00Z">
        <w:r w:rsidRPr="00A25529" w:rsidDel="00CF1278">
          <w:delText>Drafter's Note</w:delText>
        </w:r>
      </w:del>
      <w:r w:rsidRPr="00A25529">
        <w:t xml:space="preserve"> </w:t>
      </w:r>
    </w:p>
    <w:p w14:paraId="5714044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rc.ref.id="I000ZYA"</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1006" w:author="Cara Cardinale" w:date="2025-01-15T21:38:00Z">
        <w:r w:rsidR="002B62D9" w:rsidRPr="00A25529">
          <w:rPr>
            <w:rStyle w:val="pxrc"/>
          </w:rPr>
          <w:t>1</w:t>
        </w:r>
      </w:ins>
      <w:del w:id="1007" w:author="Cara Cardinale" w:date="2025-01-15T21:38:00Z">
        <w:r w:rsidRPr="00A25529" w:rsidDel="002B62D9">
          <w:rPr>
            <w:rStyle w:val="pxrc"/>
          </w:rPr>
          <w:delText>3</w:delText>
        </w:r>
      </w:del>
      <w:r w:rsidRPr="00A25529">
        <w:t>.</w:t>
      </w:r>
    </w:p>
    <w:p w14:paraId="35F5E633" w14:textId="77777777" w:rsidR="00FB29D8" w:rsidRPr="00A25529" w:rsidRDefault="00FB29D8">
      <w:pPr>
        <w:pStyle w:val="pxformrefrr"/>
        <w:rPr>
          <w:sz w:val="24"/>
          <w:szCs w:val="24"/>
        </w:rPr>
      </w:pPr>
      <w:r w:rsidRPr="00A25529">
        <w:rPr>
          <w:rStyle w:val="pxvis"/>
          <w:rFonts w:cs="Arial"/>
          <w:bCs/>
          <w:sz w:val="50"/>
          <w:rPrChange w:id="1008" w:author="Cara Cardinale" w:date="2025-03-04T10:36:00Z">
            <w:rPr>
              <w:rStyle w:val="pxvis"/>
              <w:rFonts w:cs="Arial"/>
              <w:bCs/>
            </w:rPr>
          </w:rPrChange>
        </w:rPr>
        <w:t>Research References</w:t>
      </w:r>
    </w:p>
    <w:p w14:paraId="358CFF6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rc.ref.id="I003T36"</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1009" w:author="Cara Cardinale" w:date="2025-01-15T21:38:00Z">
        <w:r w:rsidR="002B62D9" w:rsidRPr="00A25529">
          <w:rPr>
            <w:rStyle w:val="pxrc"/>
          </w:rPr>
          <w:t>1</w:t>
        </w:r>
      </w:ins>
      <w:del w:id="1010" w:author="Cara Cardinale" w:date="2025-01-15T21:38:00Z">
        <w:r w:rsidRPr="00A25529" w:rsidDel="002B62D9">
          <w:rPr>
            <w:rStyle w:val="pxrc"/>
          </w:rPr>
          <w:delText>3</w:delText>
        </w:r>
      </w:del>
    </w:p>
    <w:p w14:paraId="7D2EFA3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rc.ref.id="I06409W"</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1011" w:author="Cara Cardinale" w:date="2025-01-15T22:29:00Z">
        <w:r w:rsidRPr="00A25529" w:rsidDel="00D13CCE">
          <w:rPr>
            <w:rStyle w:val="pxrc"/>
          </w:rPr>
          <w:delText>59, 60</w:delText>
        </w:r>
      </w:del>
      <w:ins w:id="1012" w:author="Cara Cardinale" w:date="2025-01-15T22:29:00Z">
        <w:r w:rsidR="00D13CCE" w:rsidRPr="00A25529">
          <w:rPr>
            <w:rStyle w:val="pxrc"/>
          </w:rPr>
          <w:t>38</w:t>
        </w:r>
      </w:ins>
    </w:p>
    <w:p w14:paraId="0E411999" w14:textId="77777777" w:rsidR="00FB29D8" w:rsidRPr="00A25529" w:rsidRDefault="00FB29D8">
      <w:pPr>
        <w:pStyle w:val="pxs"/>
        <w:spacing w:before="180"/>
        <w:rPr>
          <w:rPrChange w:id="1013" w:author="Cara Cardinale" w:date="2025-03-04T10:36:00Z">
            <w:rPr>
              <w:sz w:val="27"/>
            </w:rPr>
          </w:rPrChange>
        </w:rPr>
      </w:pPr>
      <w:r w:rsidRPr="00A25529">
        <w:rPr>
          <w:rPrChange w:id="1014" w:author="Cara Cardinale" w:date="2025-03-04T10:36:00Z">
            <w:rPr>
              <w:sz w:val="27"/>
            </w:rPr>
          </w:rPrChange>
        </w:rPr>
        <w:t>30:25.50. Club meeting procedures</w:t>
      </w:r>
    </w:p>
    <w:p w14:paraId="727FB65B" w14:textId="77777777" w:rsidR="00FB29D8" w:rsidRPr="00A25529" w:rsidRDefault="00FB29D8">
      <w:pPr>
        <w:pStyle w:val="pxov"/>
        <w:rPr>
          <w:vanish/>
        </w:rPr>
      </w:pPr>
      <w:r w:rsidRPr="00A25529">
        <w:rPr>
          <w:vanish/>
        </w:rPr>
        <w:t>FCV</w:t>
      </w:r>
    </w:p>
    <w:p w14:paraId="2883AE9B" w14:textId="77777777" w:rsidR="00FB29D8" w:rsidRPr="00A25529" w:rsidRDefault="00FB29D8">
      <w:pPr>
        <w:pStyle w:val="pxov"/>
        <w:rPr>
          <w:vanish/>
        </w:rPr>
      </w:pPr>
      <w:r w:rsidRPr="00A25529">
        <w:rPr>
          <w:vanish/>
        </w:rPr>
        <w:t>FTR</w:t>
      </w:r>
    </w:p>
    <w:p w14:paraId="5ECE395D" w14:textId="77777777" w:rsidR="00FB29D8" w:rsidRPr="00A25529" w:rsidRDefault="00FB29D8">
      <w:pPr>
        <w:pStyle w:val="pxov"/>
        <w:rPr>
          <w:vanish/>
        </w:rPr>
      </w:pPr>
      <w:r w:rsidRPr="00A25529">
        <w:rPr>
          <w:vanish/>
        </w:rPr>
        <w:t>COL</w:t>
      </w:r>
    </w:p>
    <w:p w14:paraId="287B8273" w14:textId="77777777" w:rsidR="00FB29D8" w:rsidRPr="00A25529" w:rsidRDefault="00FB29D8">
      <w:pPr>
        <w:pStyle w:val="pxov"/>
        <w:rPr>
          <w:vanish/>
        </w:rPr>
      </w:pPr>
      <w:r w:rsidRPr="00A25529">
        <w:rPr>
          <w:vanish/>
        </w:rPr>
        <w:t>NFP</w:t>
      </w:r>
    </w:p>
    <w:p w14:paraId="25482B34" w14:textId="77777777" w:rsidR="00FB29D8" w:rsidRPr="00A25529" w:rsidRDefault="00FB29D8">
      <w:pPr>
        <w:pStyle w:val="pxov"/>
        <w:rPr>
          <w:vanish/>
        </w:rPr>
      </w:pPr>
      <w:r w:rsidRPr="00A25529">
        <w:rPr>
          <w:vanish/>
        </w:rPr>
        <w:t>CLS</w:t>
      </w:r>
    </w:p>
    <w:p w14:paraId="5CAE30EC" w14:textId="77777777" w:rsidR="00FB29D8" w:rsidRPr="00A25529" w:rsidRDefault="00FB29D8">
      <w:pPr>
        <w:pStyle w:val="pxov"/>
        <w:rPr>
          <w:vanish/>
        </w:rPr>
      </w:pPr>
      <w:r w:rsidRPr="00A25529">
        <w:rPr>
          <w:vanish/>
        </w:rPr>
        <w:t>TEM</w:t>
      </w:r>
    </w:p>
    <w:p w14:paraId="2197AF12" w14:textId="77777777" w:rsidR="00FB29D8" w:rsidRPr="00A25529" w:rsidRDefault="00FB29D8">
      <w:pPr>
        <w:pStyle w:val="pxov"/>
        <w:rPr>
          <w:vanish/>
        </w:rPr>
      </w:pPr>
      <w:r w:rsidRPr="00A25529">
        <w:rPr>
          <w:vanish/>
        </w:rPr>
        <w:t>MTD</w:t>
      </w:r>
    </w:p>
    <w:p w14:paraId="5323F724"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form.fid="I9aa444403fa111e6b356a92de1b1c32a"</w:instrText>
      </w:r>
      <w:r w:rsidRPr="00A25529">
        <w:fldChar w:fldCharType="end"/>
      </w:r>
      <w:r w:rsidRPr="00A25529">
        <w:t xml:space="preserve">Meetings </w:t>
      </w:r>
    </w:p>
    <w:p w14:paraId="25CD03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p.ct.id="f2fd26a0b92511efa75bc0a5c2da1858|27|30:25.50"</w:instrText>
      </w:r>
      <w:r w:rsidRPr="00A25529">
        <w:fldChar w:fldCharType="end"/>
      </w:r>
      <w:r w:rsidRPr="00A25529">
        <w:t xml:space="preserve">Meetings of the </w:t>
      </w:r>
      <w:r w:rsidRPr="00A25529">
        <w:rPr>
          <w:rStyle w:val="pxfinstr"/>
          <w:i/>
          <w:iCs/>
        </w:rPr>
        <w:t>[name of social or recreational group]</w:t>
      </w:r>
      <w:r w:rsidRPr="00A25529">
        <w:t xml:space="preserve"> may be called by the agreement of </w:t>
      </w:r>
      <w:r w:rsidRPr="00A25529">
        <w:rPr>
          <w:rStyle w:val="pxfinstr"/>
          <w:i/>
          <w:iCs/>
        </w:rPr>
        <w:t>[percentage of members]</w:t>
      </w:r>
      <w:r w:rsidRPr="00A25529">
        <w:t xml:space="preserve"> or more of the members of the </w:t>
      </w:r>
      <w:r w:rsidRPr="00A25529">
        <w:rPr>
          <w:rStyle w:val="pxfinstr"/>
          <w:i/>
          <w:iCs/>
        </w:rPr>
        <w:t>[name of social or recreational group]</w:t>
      </w:r>
      <w:r w:rsidRPr="00A25529">
        <w:t xml:space="preserve"> or by the </w:t>
      </w:r>
      <w:r w:rsidRPr="00A25529">
        <w:rPr>
          <w:rStyle w:val="pxfinstr"/>
          <w:i/>
          <w:iCs/>
        </w:rPr>
        <w:t>[name of executive board or committee]</w:t>
      </w:r>
      <w:r w:rsidRPr="00A25529">
        <w:t xml:space="preserve">. Not less than </w:t>
      </w:r>
      <w:r w:rsidRPr="00A25529">
        <w:rPr>
          <w:rStyle w:val="pxfinstr"/>
          <w:i/>
          <w:iCs/>
        </w:rPr>
        <w:t>[number of days]</w:t>
      </w:r>
      <w:r w:rsidRPr="00A25529">
        <w:t xml:space="preserve"> business days' notice of each meeting shall be given to each member, provided that a member may at any time before or after such meeting waive notice. For purposes of the preceding sentence, business days shall include only those days on which both United States national banking associations and Bermuda banks are open for regular business.</w:t>
      </w:r>
    </w:p>
    <w:p w14:paraId="4506ADBF" w14:textId="77777777" w:rsidR="00FB29D8" w:rsidRPr="00A25529" w:rsidRDefault="00FB29D8">
      <w:pPr>
        <w:pStyle w:val="pxformnotes"/>
        <w:jc w:val="center"/>
        <w:rPr>
          <w:sz w:val="24"/>
          <w:szCs w:val="24"/>
        </w:rPr>
      </w:pPr>
      <w:r w:rsidRPr="00A25529">
        <w:rPr>
          <w:rStyle w:val="pxvis"/>
          <w:rFonts w:cs="Arial"/>
          <w:bCs/>
          <w:sz w:val="50"/>
          <w:rPrChange w:id="1015" w:author="Cara Cardinale" w:date="2025-03-04T10:36:00Z">
            <w:rPr>
              <w:rStyle w:val="pxvis"/>
              <w:rFonts w:cs="Arial"/>
              <w:bCs/>
            </w:rPr>
          </w:rPrChange>
        </w:rPr>
        <w:t>Notes to Form</w:t>
      </w:r>
    </w:p>
    <w:p w14:paraId="2C44639C" w14:textId="77777777" w:rsidR="00FB29D8" w:rsidRPr="00A25529" w:rsidRDefault="00FB29D8">
      <w:pPr>
        <w:pStyle w:val="pxformnotes"/>
        <w:rPr>
          <w:sz w:val="24"/>
          <w:szCs w:val="24"/>
        </w:rPr>
      </w:pPr>
    </w:p>
    <w:p w14:paraId="56AE2EBD" w14:textId="77777777" w:rsidR="00FB29D8" w:rsidRPr="00A25529" w:rsidRDefault="00FB29D8">
      <w:pPr>
        <w:pStyle w:val="pxformrr"/>
        <w:rPr>
          <w:sz w:val="24"/>
          <w:szCs w:val="24"/>
        </w:rPr>
      </w:pPr>
      <w:r w:rsidRPr="00A25529">
        <w:rPr>
          <w:rStyle w:val="pxvis"/>
          <w:rFonts w:cs="Arial"/>
          <w:bCs/>
          <w:sz w:val="24"/>
          <w:szCs w:val="24"/>
          <w:rPrChange w:id="1016" w:author="Cara Cardinale" w:date="2025-03-04T10:36:00Z">
            <w:rPr>
              <w:rStyle w:val="pxvis"/>
              <w:rFonts w:cs="Arial"/>
              <w:bCs/>
              <w:szCs w:val="24"/>
            </w:rPr>
          </w:rPrChange>
        </w:rPr>
        <w:t>Research References</w:t>
      </w:r>
    </w:p>
    <w:p w14:paraId="7343E5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tk.ref.id="I05ZSKK"</w:instrText>
      </w:r>
      <w:r w:rsidRPr="00A25529">
        <w:rPr>
          <w:rStyle w:val="pxtk"/>
        </w:rPr>
        <w:fldChar w:fldCharType="end"/>
      </w:r>
      <w:r w:rsidRPr="00A25529">
        <w:rPr>
          <w:rStyle w:val="pxtk"/>
        </w:rPr>
        <w:t>West's Key Number Digest, Associations &amp;key;112 to 118</w:t>
      </w:r>
    </w:p>
    <w:p w14:paraId="0EB6D5C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tk.ref.id="I001040"</w:instrText>
      </w:r>
      <w:r w:rsidRPr="00A25529">
        <w:rPr>
          <w:rStyle w:val="pxtk"/>
        </w:rPr>
        <w:fldChar w:fldCharType="end"/>
      </w:r>
      <w:r w:rsidRPr="00A25529">
        <w:rPr>
          <w:rStyle w:val="pxtk"/>
        </w:rPr>
        <w:t>West's Key Number Digest, Associations &amp;key;143 to 146</w:t>
      </w:r>
    </w:p>
    <w:p w14:paraId="1733F3A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tk.ref.id="I003T8W"</w:instrText>
      </w:r>
      <w:r w:rsidRPr="00A25529">
        <w:rPr>
          <w:rStyle w:val="pxtk"/>
        </w:rPr>
        <w:fldChar w:fldCharType="end"/>
      </w:r>
      <w:r w:rsidRPr="00A25529">
        <w:rPr>
          <w:rStyle w:val="pxtk"/>
        </w:rPr>
        <w:t>West's Key Number Digest, Associations &amp;key;162</w:t>
      </w:r>
    </w:p>
    <w:p w14:paraId="3F174EF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tk.ref.id="I006MDS"</w:instrText>
      </w:r>
      <w:r w:rsidRPr="00A25529">
        <w:rPr>
          <w:rStyle w:val="pxtk"/>
        </w:rPr>
        <w:fldChar w:fldCharType="end"/>
      </w:r>
      <w:r w:rsidRPr="00A25529">
        <w:rPr>
          <w:rStyle w:val="pxtk"/>
        </w:rPr>
        <w:t>West's Key Number Digest, Associations &amp;key;172 to 175</w:t>
      </w:r>
    </w:p>
    <w:p w14:paraId="7C3E53B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tk.ref.id="I009FIO"</w:instrText>
      </w:r>
      <w:r w:rsidRPr="00A25529">
        <w:rPr>
          <w:rStyle w:val="pxtk"/>
        </w:rPr>
        <w:fldChar w:fldCharType="end"/>
      </w:r>
      <w:r w:rsidRPr="00A25529">
        <w:rPr>
          <w:rStyle w:val="pxtk"/>
        </w:rPr>
        <w:t>West's Key Number Digest, Associations &amp;key;222 to 224</w:t>
      </w:r>
    </w:p>
    <w:p w14:paraId="7E1F8852" w14:textId="77777777" w:rsidR="00FB29D8" w:rsidRPr="00A25529" w:rsidRDefault="00FB29D8">
      <w:pPr>
        <w:pStyle w:val="pxs"/>
        <w:spacing w:before="180"/>
        <w:rPr>
          <w:rPrChange w:id="1017" w:author="Cara Cardinale" w:date="2025-03-04T10:36:00Z">
            <w:rPr>
              <w:sz w:val="27"/>
            </w:rPr>
          </w:rPrChange>
        </w:rPr>
      </w:pPr>
      <w:r w:rsidRPr="00A25529">
        <w:rPr>
          <w:rPrChange w:id="1018" w:author="Cara Cardinale" w:date="2025-03-04T10:36:00Z">
            <w:rPr>
              <w:sz w:val="27"/>
            </w:rPr>
          </w:rPrChange>
        </w:rPr>
        <w:t>30:26. Bylaws</w:t>
      </w:r>
      <w:r w:rsidRPr="00A25529">
        <w:rPr>
          <w:rStyle w:val="pxsep"/>
        </w:rPr>
        <w:t xml:space="preserve">-- </w:t>
      </w:r>
      <w:r w:rsidRPr="00A25529">
        <w:rPr>
          <w:rPrChange w:id="1019" w:author="Cara Cardinale" w:date="2025-03-04T10:36:00Z">
            <w:rPr>
              <w:sz w:val="27"/>
            </w:rPr>
          </w:rPrChange>
        </w:rPr>
        <w:t>Provision</w:t>
      </w:r>
      <w:r w:rsidRPr="00A25529">
        <w:rPr>
          <w:rStyle w:val="pxsep"/>
        </w:rPr>
        <w:t xml:space="preserve">-- </w:t>
      </w:r>
      <w:r w:rsidRPr="00A25529">
        <w:rPr>
          <w:rPrChange w:id="1020" w:author="Cara Cardinale" w:date="2025-03-04T10:36:00Z">
            <w:rPr>
              <w:sz w:val="27"/>
            </w:rPr>
          </w:rPrChange>
        </w:rPr>
        <w:t>Expulsion of member</w:t>
      </w:r>
    </w:p>
    <w:p w14:paraId="1ABDAC00" w14:textId="77777777" w:rsidR="00FB29D8" w:rsidRPr="00A25529" w:rsidRDefault="00FB29D8">
      <w:pPr>
        <w:pStyle w:val="pxov"/>
        <w:rPr>
          <w:vanish/>
        </w:rPr>
      </w:pPr>
      <w:r w:rsidRPr="00A25529">
        <w:rPr>
          <w:vanish/>
        </w:rPr>
        <w:t>CLS</w:t>
      </w:r>
    </w:p>
    <w:p w14:paraId="797C395D" w14:textId="77777777" w:rsidR="00FB29D8" w:rsidRPr="00A25529" w:rsidRDefault="00FB29D8">
      <w:pPr>
        <w:pStyle w:val="pxov"/>
        <w:rPr>
          <w:vanish/>
        </w:rPr>
      </w:pPr>
      <w:r w:rsidRPr="00A25529">
        <w:rPr>
          <w:vanish/>
        </w:rPr>
        <w:t>NFP</w:t>
      </w:r>
    </w:p>
    <w:p w14:paraId="2DB19BEC" w14:textId="77777777" w:rsidR="00FB29D8" w:rsidRPr="00A25529" w:rsidRDefault="00FB29D8">
      <w:pPr>
        <w:pStyle w:val="pxov"/>
        <w:rPr>
          <w:vanish/>
        </w:rPr>
      </w:pPr>
      <w:r w:rsidRPr="00A25529">
        <w:rPr>
          <w:vanish/>
        </w:rPr>
        <w:t>COL</w:t>
      </w:r>
    </w:p>
    <w:p w14:paraId="11B77F62" w14:textId="77777777" w:rsidR="00FB29D8" w:rsidRPr="00A25529" w:rsidRDefault="00FB29D8">
      <w:pPr>
        <w:pStyle w:val="pxov"/>
        <w:rPr>
          <w:vanish/>
        </w:rPr>
      </w:pPr>
      <w:r w:rsidRPr="00A25529">
        <w:rPr>
          <w:vanish/>
        </w:rPr>
        <w:t>FCV</w:t>
      </w:r>
    </w:p>
    <w:p w14:paraId="479E937D" w14:textId="77777777" w:rsidR="00FB29D8" w:rsidRPr="00A25529" w:rsidRDefault="00FB29D8">
      <w:pPr>
        <w:pStyle w:val="pxov"/>
        <w:rPr>
          <w:vanish/>
        </w:rPr>
      </w:pPr>
      <w:r w:rsidRPr="00A25529">
        <w:rPr>
          <w:vanish/>
        </w:rPr>
        <w:t>FTR</w:t>
      </w:r>
    </w:p>
    <w:p w14:paraId="298D07CA" w14:textId="77777777" w:rsidR="00FB29D8" w:rsidRPr="00A25529" w:rsidRDefault="00FB29D8">
      <w:pPr>
        <w:pStyle w:val="pxov"/>
        <w:rPr>
          <w:vanish/>
        </w:rPr>
      </w:pPr>
      <w:r w:rsidRPr="00A25529">
        <w:rPr>
          <w:vanish/>
        </w:rPr>
        <w:t>TEM</w:t>
      </w:r>
    </w:p>
    <w:p w14:paraId="2270A102" w14:textId="77777777" w:rsidR="00FB29D8" w:rsidRPr="00A25529" w:rsidRDefault="00FB29D8">
      <w:pPr>
        <w:pStyle w:val="pxov"/>
        <w:rPr>
          <w:vanish/>
        </w:rPr>
      </w:pPr>
      <w:r w:rsidRPr="00A25529">
        <w:rPr>
          <w:vanish/>
        </w:rPr>
        <w:t>MTD</w:t>
      </w:r>
    </w:p>
    <w:p w14:paraId="55DD8E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form.fid="Id53887301b6411e684899cfd92da4eb0"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rPr>
          <w:vanish/>
        </w:rPr>
        <w:t>&amp;ldquo;</w:t>
      </w:r>
      <w:r w:rsidRPr="00A25529">
        <w:rPr>
          <w:rStyle w:val="pxvis"/>
          <w:rFonts w:ascii="Times NewRoman" w:hAnsi="Times NewRoman"/>
          <w:b w:val="0"/>
          <w:sz w:val="24"/>
        </w:rPr>
        <w:t>“</w:t>
      </w:r>
      <w:r w:rsidRPr="00A25529">
        <w:t>Cause</w:t>
      </w:r>
      <w:r w:rsidRPr="00A25529">
        <w:rPr>
          <w:vanish/>
        </w:rPr>
        <w:t>&amp;rdquo;</w:t>
      </w:r>
      <w:r w:rsidRPr="00A25529">
        <w:rPr>
          <w:rStyle w:val="pxvis"/>
          <w:rFonts w:ascii="Times NewRoman" w:hAnsi="Times NewRoman"/>
          <w:b w:val="0"/>
          <w:sz w:val="24"/>
        </w:rPr>
        <w:t>”</w:t>
      </w:r>
      <w:r w:rsidRPr="00A25529">
        <w:t xml:space="preserve"> means any one or more of the following, as determined by </w:t>
      </w:r>
      <w:r w:rsidRPr="00A25529">
        <w:rPr>
          <w:rStyle w:val="pxfinstr"/>
          <w:i/>
          <w:iCs/>
        </w:rPr>
        <w:t>[[name of association]/[name of association committee]]</w:t>
      </w:r>
      <w:r w:rsidRPr="00A25529">
        <w:t xml:space="preserve"> or its delegate in its sole discretion:</w:t>
      </w:r>
    </w:p>
    <w:p w14:paraId="2FA86814" w14:textId="77777777" w:rsidR="00FB29D8" w:rsidRPr="00A25529" w:rsidRDefault="00FB29D8">
      <w:pPr>
        <w:pStyle w:val="pxformfl"/>
        <w:ind w:left="500"/>
      </w:pPr>
      <w:r w:rsidRPr="00A25529">
        <w:t xml:space="preserve"> </w:t>
      </w:r>
    </w:p>
    <w:p w14:paraId="6AAD8DC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1F24BB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a member's commission of a felony or any crime of moral turpitude;</w:t>
      </w:r>
    </w:p>
    <w:p w14:paraId="5F47424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4BC6A4D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 xml:space="preserve">a member's dishonesty or material violation of standards of integrity in the course of fulfilling his or her duties to </w:t>
      </w:r>
      <w:r w:rsidRPr="00A25529">
        <w:rPr>
          <w:rStyle w:val="pxfinstr"/>
          <w:i/>
          <w:iCs/>
        </w:rPr>
        <w:t>[name of association]</w:t>
      </w:r>
      <w:r w:rsidRPr="00A25529">
        <w:t>;</w:t>
      </w:r>
    </w:p>
    <w:p w14:paraId="1EADA58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06B481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 xml:space="preserve">a material violation of a material written policy of </w:t>
      </w:r>
      <w:r w:rsidRPr="00A25529">
        <w:rPr>
          <w:rStyle w:val="pxfinstr"/>
          <w:i/>
          <w:iCs/>
        </w:rPr>
        <w:t>[name of association]</w:t>
      </w:r>
      <w:r w:rsidRPr="00A25529">
        <w:t xml:space="preserve">, violation of which would be grounds for immediate dismissal under applicable </w:t>
      </w:r>
      <w:r w:rsidRPr="00A25529">
        <w:rPr>
          <w:rStyle w:val="pxfinstr"/>
          <w:i/>
          <w:iCs/>
        </w:rPr>
        <w:t>[name of association]</w:t>
      </w:r>
      <w:r w:rsidRPr="00A25529">
        <w:t xml:space="preserve"> policy; or</w:t>
      </w:r>
    </w:p>
    <w:p w14:paraId="55CB0C0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699973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 xml:space="preserve">willful and deliberate failure on the part of the member to perform his or her duties to </w:t>
      </w:r>
      <w:r w:rsidRPr="00A25529">
        <w:rPr>
          <w:rStyle w:val="pxfinstr"/>
          <w:i/>
          <w:iCs/>
        </w:rPr>
        <w:t>[name of association]</w:t>
      </w:r>
      <w:r w:rsidRPr="00A25529">
        <w:t xml:space="preserve"> in any material respect, after reasonable notice of such failure and an opportunity to correct it.</w:t>
      </w:r>
    </w:p>
    <w:p w14:paraId="3EEF4691" w14:textId="77777777" w:rsidR="00FB29D8" w:rsidRPr="00A25529" w:rsidRDefault="00FB29D8">
      <w:pPr>
        <w:pStyle w:val="pxformnotes"/>
        <w:jc w:val="center"/>
        <w:rPr>
          <w:sz w:val="24"/>
          <w:szCs w:val="24"/>
        </w:rPr>
      </w:pPr>
      <w:r w:rsidRPr="00A25529">
        <w:rPr>
          <w:rStyle w:val="pxvis"/>
          <w:rFonts w:cs="Arial"/>
          <w:bCs/>
          <w:sz w:val="50"/>
          <w:rPrChange w:id="1021" w:author="Cara Cardinale" w:date="2025-03-04T10:36:00Z">
            <w:rPr>
              <w:rStyle w:val="pxvis"/>
              <w:rFonts w:cs="Arial"/>
              <w:bCs/>
            </w:rPr>
          </w:rPrChange>
        </w:rPr>
        <w:t>Notes to Form</w:t>
      </w:r>
    </w:p>
    <w:p w14:paraId="7C72F433" w14:textId="77777777" w:rsidR="00FB29D8" w:rsidRPr="00A25529" w:rsidRDefault="00FB29D8">
      <w:pPr>
        <w:pStyle w:val="pxformnotes"/>
        <w:rPr>
          <w:sz w:val="24"/>
          <w:szCs w:val="24"/>
        </w:rPr>
      </w:pPr>
    </w:p>
    <w:p w14:paraId="610F4C53" w14:textId="77777777" w:rsidR="00FB29D8" w:rsidRPr="00A25529" w:rsidRDefault="00FB29D8">
      <w:pPr>
        <w:pStyle w:val="pxformrr"/>
        <w:rPr>
          <w:sz w:val="24"/>
          <w:szCs w:val="24"/>
        </w:rPr>
      </w:pPr>
      <w:r w:rsidRPr="00A25529">
        <w:rPr>
          <w:rStyle w:val="pxvis"/>
          <w:rFonts w:cs="Arial"/>
          <w:bCs/>
          <w:sz w:val="24"/>
          <w:szCs w:val="24"/>
          <w:rPrChange w:id="1022" w:author="Cara Cardinale" w:date="2025-03-04T10:36:00Z">
            <w:rPr>
              <w:rStyle w:val="pxvis"/>
              <w:rFonts w:cs="Arial"/>
              <w:bCs/>
              <w:szCs w:val="24"/>
            </w:rPr>
          </w:rPrChange>
        </w:rPr>
        <w:t>Research References</w:t>
      </w:r>
    </w:p>
    <w:p w14:paraId="22EFF97A" w14:textId="77777777" w:rsidR="00FB29D8" w:rsidRPr="00A25529" w:rsidDel="00383038" w:rsidRDefault="00FB29D8" w:rsidP="00383038">
      <w:pPr>
        <w:pStyle w:val="pxformrrp"/>
        <w:rPr>
          <w:del w:id="1023" w:author="Cara Cardinale" w:date="2025-01-17T14:17:00Z"/>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tk.ref.id="I001045"</w:instrText>
      </w:r>
      <w:r w:rsidRPr="00A25529">
        <w:rPr>
          <w:rStyle w:val="pxtk"/>
        </w:rPr>
        <w:fldChar w:fldCharType="end"/>
      </w:r>
      <w:r w:rsidRPr="00A25529">
        <w:rPr>
          <w:rStyle w:val="pxtk"/>
        </w:rPr>
        <w:t>West's Key Number Digest, Associations &amp;key;1</w:t>
      </w:r>
      <w:ins w:id="1024" w:author="Cara Cardinale" w:date="2025-01-17T14:17:00Z">
        <w:r w:rsidR="00383038" w:rsidRPr="00A25529">
          <w:rPr>
            <w:rStyle w:val="pxtk"/>
          </w:rPr>
          <w:t>5</w:t>
        </w:r>
      </w:ins>
      <w:r w:rsidRPr="00A25529">
        <w:rPr>
          <w:rStyle w:val="pxtk"/>
        </w:rPr>
        <w:t>1</w:t>
      </w:r>
      <w:del w:id="1025" w:author="Cara Cardinale" w:date="2025-01-17T14:17:00Z">
        <w:r w:rsidRPr="00A25529" w:rsidDel="00383038">
          <w:rPr>
            <w:rStyle w:val="pxtk"/>
          </w:rPr>
          <w:delText>2 to 118</w:delText>
        </w:r>
      </w:del>
    </w:p>
    <w:p w14:paraId="6B427151" w14:textId="77777777" w:rsidR="00FB29D8" w:rsidRPr="00A25529" w:rsidDel="00383038" w:rsidRDefault="00FB29D8" w:rsidP="00383038">
      <w:pPr>
        <w:pStyle w:val="pxformrrp"/>
        <w:rPr>
          <w:del w:id="1026" w:author="Cara Cardinale" w:date="2025-01-17T14:17:00Z"/>
        </w:rPr>
      </w:pPr>
      <w:r w:rsidRPr="00A25529">
        <w:t xml:space="preserve"> </w:t>
      </w:r>
      <w:del w:id="1027" w:author="Cara Cardinale" w:date="2025-01-17T14:17:00Z">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tk.ref.id="I003T91"</w:delInstrText>
        </w:r>
        <w:r w:rsidRPr="00A25529" w:rsidDel="00383038">
          <w:rPr>
            <w:rStyle w:val="pxtk"/>
          </w:rPr>
          <w:fldChar w:fldCharType="end"/>
        </w:r>
        <w:r w:rsidRPr="00A25529" w:rsidDel="00383038">
          <w:rPr>
            <w:rStyle w:val="pxtk"/>
          </w:rPr>
          <w:delText>West's Key Number Digest, Associations &amp;key;143 to 146</w:delText>
        </w:r>
      </w:del>
    </w:p>
    <w:p w14:paraId="6F0232E0" w14:textId="77777777" w:rsidR="00FB29D8" w:rsidRPr="00A25529" w:rsidDel="00383038" w:rsidRDefault="00FB29D8" w:rsidP="00383038">
      <w:pPr>
        <w:pStyle w:val="pxformrrp"/>
        <w:rPr>
          <w:del w:id="1028" w:author="Cara Cardinale" w:date="2025-01-17T14:17:00Z"/>
        </w:rPr>
      </w:pPr>
      <w:del w:id="1029" w:author="Cara Cardinale" w:date="2025-01-17T14:17: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tk.ref.id="I006MDX"</w:delInstrText>
        </w:r>
        <w:r w:rsidRPr="00A25529" w:rsidDel="00383038">
          <w:rPr>
            <w:rStyle w:val="pxtk"/>
          </w:rPr>
          <w:fldChar w:fldCharType="end"/>
        </w:r>
        <w:r w:rsidRPr="00A25529" w:rsidDel="00383038">
          <w:rPr>
            <w:rStyle w:val="pxtk"/>
          </w:rPr>
          <w:delText>West's Key Number Digest, Associations &amp;key;162</w:delText>
        </w:r>
      </w:del>
    </w:p>
    <w:p w14:paraId="42669E5B" w14:textId="77777777" w:rsidR="00FB29D8" w:rsidRPr="00A25529" w:rsidDel="00383038" w:rsidRDefault="00FB29D8" w:rsidP="00383038">
      <w:pPr>
        <w:pStyle w:val="pxformrrp"/>
        <w:rPr>
          <w:del w:id="1030" w:author="Cara Cardinale" w:date="2025-01-17T14:17:00Z"/>
        </w:rPr>
      </w:pPr>
      <w:del w:id="1031" w:author="Cara Cardinale" w:date="2025-01-17T14:17: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tk.ref.id="I009FIT"</w:delInstrText>
        </w:r>
        <w:r w:rsidRPr="00A25529" w:rsidDel="00383038">
          <w:rPr>
            <w:rStyle w:val="pxtk"/>
          </w:rPr>
          <w:fldChar w:fldCharType="end"/>
        </w:r>
        <w:r w:rsidRPr="00A25529" w:rsidDel="00383038">
          <w:rPr>
            <w:rStyle w:val="pxtk"/>
          </w:rPr>
          <w:delText>West's Key Number Digest, Associations &amp;key;172 to 175</w:delText>
        </w:r>
      </w:del>
    </w:p>
    <w:p w14:paraId="75D5E0F2" w14:textId="77777777" w:rsidR="00FB29D8" w:rsidRPr="00A25529" w:rsidRDefault="00FB29D8" w:rsidP="00383038">
      <w:pPr>
        <w:pStyle w:val="pxformrrp"/>
      </w:pPr>
      <w:del w:id="1032" w:author="Cara Cardinale" w:date="2025-01-17T14:17: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tk.ref.id="I00105A"</w:delInstrText>
        </w:r>
        <w:r w:rsidRPr="00A25529" w:rsidDel="00383038">
          <w:rPr>
            <w:rStyle w:val="pxtk"/>
          </w:rPr>
          <w:fldChar w:fldCharType="end"/>
        </w:r>
        <w:r w:rsidRPr="00A25529" w:rsidDel="00383038">
          <w:rPr>
            <w:rStyle w:val="pxtk"/>
          </w:rPr>
          <w:delText>West's Key Number Digest, Associations &amp;key;222 to 224</w:delText>
        </w:r>
      </w:del>
    </w:p>
    <w:p w14:paraId="2923A697" w14:textId="77777777" w:rsidR="00FB29D8" w:rsidRPr="00A25529" w:rsidDel="00383038" w:rsidRDefault="00FB29D8">
      <w:pPr>
        <w:pStyle w:val="pxov"/>
        <w:rPr>
          <w:del w:id="1033" w:author="Cara Cardinale" w:date="2025-01-17T14:17:00Z"/>
          <w:rPrChange w:id="1034" w:author="Cara Cardinale" w:date="2025-03-04T10:36:00Z">
            <w:rPr>
              <w:del w:id="1035" w:author="Cara Cardinale" w:date="2025-01-17T14:17:00Z"/>
              <w:sz w:val="27"/>
            </w:rPr>
          </w:rPrChange>
        </w:rPr>
      </w:pPr>
      <w:del w:id="1036" w:author="Cara Cardinale" w:date="2025-01-17T14:17:00Z">
        <w:r w:rsidRPr="00A25529" w:rsidDel="00383038">
          <w:rPr>
            <w:rPrChange w:id="1037" w:author="Cara Cardinale" w:date="2025-03-04T10:36:00Z">
              <w:rPr>
                <w:sz w:val="27"/>
              </w:rPr>
            </w:rPrChange>
          </w:rPr>
          <w:delText>30:26.50. Bylaws</w:delText>
        </w:r>
        <w:r w:rsidRPr="00A25529" w:rsidDel="00383038">
          <w:rPr>
            <w:rStyle w:val="pxsep"/>
          </w:rPr>
          <w:delText xml:space="preserve">-- </w:delText>
        </w:r>
        <w:r w:rsidRPr="00A25529" w:rsidDel="00383038">
          <w:rPr>
            <w:rPrChange w:id="1038" w:author="Cara Cardinale" w:date="2025-03-04T10:36:00Z">
              <w:rPr>
                <w:sz w:val="27"/>
              </w:rPr>
            </w:rPrChange>
          </w:rPr>
          <w:delText>Provision</w:delText>
        </w:r>
        <w:r w:rsidRPr="00A25529" w:rsidDel="00383038">
          <w:rPr>
            <w:rStyle w:val="pxsep"/>
          </w:rPr>
          <w:delText xml:space="preserve">-- </w:delText>
        </w:r>
        <w:r w:rsidRPr="00A25529" w:rsidDel="00383038">
          <w:rPr>
            <w:rPrChange w:id="1039" w:author="Cara Cardinale" w:date="2025-03-04T10:36:00Z">
              <w:rPr>
                <w:sz w:val="27"/>
              </w:rPr>
            </w:rPrChange>
          </w:rPr>
          <w:delText>Admission of new member</w:delText>
        </w:r>
      </w:del>
    </w:p>
    <w:p w14:paraId="57BAC04D" w14:textId="77777777" w:rsidR="00FB29D8" w:rsidRPr="00A25529" w:rsidRDefault="00FB29D8">
      <w:pPr>
        <w:pStyle w:val="pxov"/>
        <w:rPr>
          <w:vanish/>
        </w:rPr>
      </w:pPr>
      <w:r w:rsidRPr="00A25529">
        <w:rPr>
          <w:vanish/>
        </w:rPr>
        <w:t>FMS</w:t>
      </w:r>
    </w:p>
    <w:p w14:paraId="327034D2" w14:textId="77777777" w:rsidR="00FB29D8" w:rsidRPr="00A25529" w:rsidRDefault="00FB29D8">
      <w:pPr>
        <w:pStyle w:val="pxov"/>
        <w:rPr>
          <w:vanish/>
        </w:rPr>
      </w:pPr>
      <w:r w:rsidRPr="00A25529">
        <w:rPr>
          <w:vanish/>
        </w:rPr>
        <w:t>FCV</w:t>
      </w:r>
    </w:p>
    <w:p w14:paraId="15A736E1" w14:textId="77777777" w:rsidR="00FB29D8" w:rsidRPr="00A25529" w:rsidRDefault="00FB29D8">
      <w:pPr>
        <w:pStyle w:val="pxov"/>
        <w:rPr>
          <w:vanish/>
        </w:rPr>
      </w:pPr>
      <w:r w:rsidRPr="00A25529">
        <w:rPr>
          <w:vanish/>
        </w:rPr>
        <w:t>FTR</w:t>
      </w:r>
    </w:p>
    <w:p w14:paraId="4AF1205E" w14:textId="77777777" w:rsidR="00FB29D8" w:rsidRPr="00A25529" w:rsidRDefault="00FB29D8">
      <w:pPr>
        <w:pStyle w:val="pxov"/>
        <w:rPr>
          <w:vanish/>
        </w:rPr>
      </w:pPr>
      <w:r w:rsidRPr="00A25529">
        <w:rPr>
          <w:vanish/>
        </w:rPr>
        <w:t>NUP</w:t>
      </w:r>
    </w:p>
    <w:p w14:paraId="1F738CB1" w14:textId="77777777" w:rsidR="00FB29D8" w:rsidRPr="00A25529" w:rsidRDefault="00FB29D8">
      <w:pPr>
        <w:pStyle w:val="pxov"/>
        <w:rPr>
          <w:vanish/>
        </w:rPr>
      </w:pPr>
      <w:r w:rsidRPr="00A25529">
        <w:rPr>
          <w:vanish/>
        </w:rPr>
        <w:t>TEM</w:t>
      </w:r>
    </w:p>
    <w:p w14:paraId="2EE93446" w14:textId="77777777" w:rsidR="00FB29D8" w:rsidRPr="00A25529" w:rsidRDefault="00FB29D8">
      <w:pPr>
        <w:pStyle w:val="pxov"/>
        <w:rPr>
          <w:vanish/>
        </w:rPr>
      </w:pPr>
      <w:r w:rsidRPr="00A25529">
        <w:rPr>
          <w:vanish/>
        </w:rPr>
        <w:t>COL</w:t>
      </w:r>
    </w:p>
    <w:p w14:paraId="43873054" w14:textId="77777777" w:rsidR="00FB29D8" w:rsidRPr="00A25529" w:rsidRDefault="00FB29D8">
      <w:pPr>
        <w:pStyle w:val="pxov"/>
        <w:rPr>
          <w:vanish/>
        </w:rPr>
      </w:pPr>
      <w:r w:rsidRPr="00A25529">
        <w:rPr>
          <w:vanish/>
        </w:rPr>
        <w:t>NFP</w:t>
      </w:r>
    </w:p>
    <w:p w14:paraId="3455EA9F" w14:textId="77777777" w:rsidR="00FB29D8" w:rsidRPr="00A25529" w:rsidDel="001C5234" w:rsidRDefault="00FB29D8" w:rsidP="001C5234">
      <w:pPr>
        <w:pStyle w:val="pxformp"/>
        <w:rPr>
          <w:del w:id="1040" w:author="Cara Cardinale" w:date="2025-01-17T14:18:00Z"/>
        </w:rPr>
        <w:pPrChange w:id="1041" w:author="Cara Cardinale" w:date="2025-01-17T14:18:00Z">
          <w:pPr>
            <w:pStyle w:val="pxformrrp"/>
          </w:pPr>
        </w:pPrChange>
      </w:pPr>
      <w:r w:rsidRPr="00A25529">
        <w:t xml:space="preserve"> </w:t>
      </w:r>
      <w:del w:id="1042" w:author="Cara Cardinale" w:date="2025-01-17T14:17:00Z">
        <w:r w:rsidRPr="00A25529" w:rsidDel="00383038">
          <w:rPr>
            <w:rStyle w:val="pxvis"/>
            <w:rFonts w:ascii="Times NewRoman" w:hAnsi="Times NewRoman"/>
            <w:b w:val="0"/>
            <w:sz w:val="24"/>
          </w:rPr>
          <w:tab/>
        </w:r>
        <w:r w:rsidRPr="00A25529" w:rsidDel="00383038">
          <w:rPr>
            <w:color w:val="FF0000"/>
            <w:vertAlign w:val="superscript"/>
          </w:rPr>
          <w:delText>►</w:delText>
        </w:r>
        <w:r w:rsidRPr="00A25529" w:rsidDel="00383038">
          <w:fldChar w:fldCharType="begin"/>
        </w:r>
        <w:r w:rsidRPr="00A25529" w:rsidDel="00383038">
          <w:delInstrText>form.du="0"</w:delInstrText>
        </w:r>
        <w:r w:rsidRPr="00A25529" w:rsidDel="00383038">
          <w:fldChar w:fldCharType="end"/>
        </w:r>
        <w:r w:rsidRPr="00A25529" w:rsidDel="00383038">
          <w:fldChar w:fldCharType="begin"/>
        </w:r>
        <w:r w:rsidRPr="00A25529" w:rsidDel="00383038">
          <w:delInstrText>form.fid="Ie68e67e0c0fe11ea8bd8939005bdd18e"</w:delInstrText>
        </w:r>
        <w:r w:rsidRPr="00A25529" w:rsidDel="00383038">
          <w:fldChar w:fldCharType="end"/>
        </w:r>
        <w:r w:rsidRPr="00A25529" w:rsidDel="00383038">
          <w:rPr>
            <w:color w:val="FF0000"/>
            <w:vertAlign w:val="superscript"/>
          </w:rPr>
          <w:delText>►</w:delText>
        </w:r>
        <w:r w:rsidRPr="00A25529" w:rsidDel="00383038">
          <w:fldChar w:fldCharType="begin"/>
        </w:r>
        <w:r w:rsidRPr="00A25529" w:rsidDel="00383038">
          <w:delInstrText>p.ct.id="f2fd26a0b92511efa75bc0a5c2da1858|29|30:26.50"</w:delInstrText>
        </w:r>
        <w:r w:rsidRPr="00A25529" w:rsidDel="00383038">
          <w:fldChar w:fldCharType="end"/>
        </w:r>
        <w:r w:rsidRPr="00A25529" w:rsidDel="00383038">
          <w:delText xml:space="preserve">For admission of a new member to </w:delText>
        </w:r>
        <w:r w:rsidRPr="00A25529" w:rsidDel="00383038">
          <w:rPr>
            <w:rStyle w:val="pxfinstr"/>
            <w:i/>
            <w:iCs/>
          </w:rPr>
          <w:delText>[name of club or association]</w:delText>
        </w:r>
        <w:r w:rsidRPr="00A25529" w:rsidDel="00383038">
          <w:delText xml:space="preserve">, such proposed new member shall compelte the application for membership. Such application for membership shall then be reviewed by the </w:delText>
        </w:r>
        <w:r w:rsidRPr="00A25529" w:rsidDel="00383038">
          <w:rPr>
            <w:rStyle w:val="pxfinstr"/>
            <w:i/>
            <w:iCs/>
          </w:rPr>
          <w:delText>[[name of board]/[name of sub-committee of board]]</w:delText>
        </w:r>
        <w:r w:rsidRPr="00A25529" w:rsidDel="00383038">
          <w:delText xml:space="preserve"> to assess the membership of the applicant. A vote by the </w:delText>
        </w:r>
        <w:r w:rsidRPr="00A25529" w:rsidDel="00383038">
          <w:rPr>
            <w:rStyle w:val="pxfinstr"/>
            <w:i/>
            <w:iCs/>
          </w:rPr>
          <w:delText>[[name of board]/[name ofsub-committee of board]]</w:delText>
        </w:r>
        <w:r w:rsidRPr="00A25529" w:rsidDel="00383038">
          <w:delText xml:space="preserve"> shall be made for all potential new applicants. If the new member is to be admitted no less than </w:delText>
        </w:r>
        <w:r w:rsidRPr="00A25529" w:rsidDel="00383038">
          <w:rPr>
            <w:rStyle w:val="pxfinstr"/>
            <w:i/>
            <w:iCs/>
          </w:rPr>
          <w:delText>[50</w:delText>
        </w:r>
        <w:r w:rsidRPr="00A25529" w:rsidDel="00383038">
          <w:rPr>
            <w:rStyle w:val="pxfinstr"/>
            <w:i/>
            <w:iCs/>
            <w:vanish/>
          </w:rPr>
          <w:delText>&amp;percnt;</w:delText>
        </w:r>
        <w:r w:rsidRPr="00A25529" w:rsidDel="00383038">
          <w:rPr>
            <w:rStyle w:val="pxvis"/>
            <w:rFonts w:ascii="Times NewRoman" w:hAnsi="Times NewRoman"/>
            <w:b w:val="0"/>
            <w:i/>
            <w:iCs/>
            <w:sz w:val="24"/>
          </w:rPr>
          <w:delText>%</w:delText>
        </w:r>
        <w:r w:rsidRPr="00A25529" w:rsidDel="00383038">
          <w:rPr>
            <w:rStyle w:val="pxfinstr"/>
            <w:i/>
            <w:iCs/>
          </w:rPr>
          <w:delText xml:space="preserve"> / other percentage]</w:delText>
        </w:r>
        <w:r w:rsidRPr="00A25529" w:rsidDel="00383038">
          <w:delText xml:space="preserve"> of the </w:delText>
        </w:r>
        <w:r w:rsidRPr="00A25529" w:rsidDel="00383038">
          <w:rPr>
            <w:rStyle w:val="pxfinstr"/>
            <w:i/>
            <w:iCs/>
          </w:rPr>
          <w:delText>[[name of board]/[name of sub-committee of board]]</w:delText>
        </w:r>
        <w:r w:rsidRPr="00A25529" w:rsidDel="00383038">
          <w:delText xml:space="preserve"> must be favor of admission. If the applicant's membership is accepted, it is conditional until such applicant pays the membership dues for the first year. Once such membership dues are paid, then the applicant's membership becomes permanent.</w:delText>
        </w:r>
      </w:del>
    </w:p>
    <w:p w14:paraId="5F16A303" w14:textId="77777777" w:rsidR="00FB29D8" w:rsidRPr="00A25529" w:rsidDel="001C5234" w:rsidRDefault="00FB29D8" w:rsidP="001C5234">
      <w:pPr>
        <w:pStyle w:val="pxformp"/>
        <w:rPr>
          <w:del w:id="1043" w:author="Cara Cardinale" w:date="2025-01-17T14:18:00Z"/>
        </w:rPr>
        <w:pPrChange w:id="1044" w:author="Cara Cardinale" w:date="2025-01-17T14:18:00Z">
          <w:pPr>
            <w:pStyle w:val="pxformrrp"/>
          </w:pPr>
        </w:pPrChange>
      </w:pPr>
      <w:del w:id="1045" w:author="Cara Cardinale" w:date="2025-01-17T14:18:00Z">
        <w:r w:rsidRPr="00A25529" w:rsidDel="001C5234">
          <w:rPr>
            <w:rStyle w:val="pxvis"/>
            <w:rFonts w:cs="Arial"/>
            <w:bCs/>
            <w:sz w:val="24"/>
          </w:rPr>
          <w:delText>Notes to Form</w:delText>
        </w:r>
      </w:del>
    </w:p>
    <w:p w14:paraId="02788E59" w14:textId="77777777" w:rsidR="00FB29D8" w:rsidRPr="00A25529" w:rsidDel="001C5234" w:rsidRDefault="00FB29D8" w:rsidP="001C5234">
      <w:pPr>
        <w:pStyle w:val="pxformp"/>
        <w:rPr>
          <w:del w:id="1046" w:author="Cara Cardinale" w:date="2025-01-17T14:18:00Z"/>
        </w:rPr>
        <w:pPrChange w:id="1047" w:author="Cara Cardinale" w:date="2025-01-17T14:18:00Z">
          <w:pPr>
            <w:pStyle w:val="pxformrrp"/>
          </w:pPr>
        </w:pPrChange>
      </w:pPr>
    </w:p>
    <w:p w14:paraId="65F9A128" w14:textId="77777777" w:rsidR="00FB29D8" w:rsidRPr="00A25529" w:rsidDel="001C5234" w:rsidRDefault="00FB29D8" w:rsidP="001C5234">
      <w:pPr>
        <w:pStyle w:val="pxformp"/>
        <w:rPr>
          <w:del w:id="1048" w:author="Cara Cardinale" w:date="2025-01-17T14:18:00Z"/>
        </w:rPr>
        <w:pPrChange w:id="1049" w:author="Cara Cardinale" w:date="2025-01-17T14:18:00Z">
          <w:pPr>
            <w:pStyle w:val="pxformrrp"/>
          </w:pPr>
        </w:pPrChange>
      </w:pPr>
      <w:del w:id="1050" w:author="Cara Cardinale" w:date="2025-01-17T14:18:00Z">
        <w:r w:rsidRPr="00A25529" w:rsidDel="001C5234">
          <w:rPr>
            <w:rStyle w:val="pxvis"/>
            <w:rFonts w:cs="Arial"/>
            <w:bCs/>
            <w:sz w:val="24"/>
          </w:rPr>
          <w:delText>Research References</w:delText>
        </w:r>
      </w:del>
    </w:p>
    <w:p w14:paraId="34A8578C" w14:textId="77777777" w:rsidR="00FB29D8" w:rsidRPr="00A25529" w:rsidDel="001C5234" w:rsidRDefault="00FB29D8" w:rsidP="001C5234">
      <w:pPr>
        <w:pStyle w:val="pxformp"/>
        <w:rPr>
          <w:del w:id="1051" w:author="Cara Cardinale" w:date="2025-01-17T14:18:00Z"/>
        </w:rPr>
        <w:pPrChange w:id="1052" w:author="Cara Cardinale" w:date="2025-01-17T14:18:00Z">
          <w:pPr>
            <w:pStyle w:val="pxformrrp"/>
          </w:pPr>
        </w:pPrChange>
      </w:pPr>
      <w:del w:id="1053" w:author="Cara Cardinale" w:date="2025-01-17T14:18: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tk.ref.id="I003TA6"</w:delInstrText>
        </w:r>
        <w:r w:rsidRPr="00A25529" w:rsidDel="001C5234">
          <w:rPr>
            <w:rStyle w:val="pxtk"/>
          </w:rPr>
          <w:fldChar w:fldCharType="end"/>
        </w:r>
        <w:r w:rsidRPr="00A25529" w:rsidDel="001C5234">
          <w:rPr>
            <w:rStyle w:val="pxtk"/>
          </w:rPr>
          <w:delText>West's Key Number Digest, Associations &amp;key;112 to 118</w:delText>
        </w:r>
      </w:del>
    </w:p>
    <w:p w14:paraId="39336270" w14:textId="77777777" w:rsidR="00FB29D8" w:rsidRPr="00A25529" w:rsidDel="001C5234" w:rsidRDefault="00FB29D8" w:rsidP="001C5234">
      <w:pPr>
        <w:pStyle w:val="pxformp"/>
        <w:rPr>
          <w:del w:id="1054" w:author="Cara Cardinale" w:date="2025-01-17T14:18:00Z"/>
        </w:rPr>
        <w:pPrChange w:id="1055" w:author="Cara Cardinale" w:date="2025-01-17T14:18:00Z">
          <w:pPr>
            <w:pStyle w:val="pxformrrp"/>
          </w:pPr>
        </w:pPrChange>
      </w:pPr>
      <w:del w:id="1056" w:author="Cara Cardinale" w:date="2025-01-17T14:18: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tk.ref.id="I006MF2"</w:delInstrText>
        </w:r>
        <w:r w:rsidRPr="00A25529" w:rsidDel="001C5234">
          <w:rPr>
            <w:rStyle w:val="pxtk"/>
          </w:rPr>
          <w:fldChar w:fldCharType="end"/>
        </w:r>
        <w:r w:rsidRPr="00A25529" w:rsidDel="001C5234">
          <w:rPr>
            <w:rStyle w:val="pxtk"/>
          </w:rPr>
          <w:delText>West's Key Number Digest, Associations &amp;key;143 to 146</w:delText>
        </w:r>
      </w:del>
    </w:p>
    <w:p w14:paraId="03542E98" w14:textId="77777777" w:rsidR="00FB29D8" w:rsidRPr="00A25529" w:rsidDel="001C5234" w:rsidRDefault="00FB29D8" w:rsidP="001C5234">
      <w:pPr>
        <w:pStyle w:val="pxformp"/>
        <w:rPr>
          <w:del w:id="1057" w:author="Cara Cardinale" w:date="2025-01-17T14:18:00Z"/>
        </w:rPr>
        <w:pPrChange w:id="1058" w:author="Cara Cardinale" w:date="2025-01-17T14:18:00Z">
          <w:pPr>
            <w:pStyle w:val="pxformrrp"/>
          </w:pPr>
        </w:pPrChange>
      </w:pPr>
      <w:del w:id="1059" w:author="Cara Cardinale" w:date="2025-01-17T14:18: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tk.ref.id="I00105D"</w:delInstrText>
        </w:r>
        <w:r w:rsidRPr="00A25529" w:rsidDel="001C5234">
          <w:rPr>
            <w:rStyle w:val="pxtk"/>
          </w:rPr>
          <w:fldChar w:fldCharType="end"/>
        </w:r>
        <w:r w:rsidRPr="00A25529" w:rsidDel="001C5234">
          <w:rPr>
            <w:rStyle w:val="pxtk"/>
          </w:rPr>
          <w:delText>West's Key Number Digest, Associations &amp;key;162</w:delText>
        </w:r>
      </w:del>
    </w:p>
    <w:p w14:paraId="4F8C30C5" w14:textId="77777777" w:rsidR="00FB29D8" w:rsidRPr="00A25529" w:rsidDel="001C5234" w:rsidRDefault="00FB29D8" w:rsidP="001C5234">
      <w:pPr>
        <w:pStyle w:val="pxformp"/>
        <w:rPr>
          <w:del w:id="1060" w:author="Cara Cardinale" w:date="2025-01-17T14:18:00Z"/>
        </w:rPr>
        <w:pPrChange w:id="1061" w:author="Cara Cardinale" w:date="2025-01-17T14:18:00Z">
          <w:pPr>
            <w:pStyle w:val="pxformrrp"/>
          </w:pPr>
        </w:pPrChange>
      </w:pPr>
      <w:del w:id="1062" w:author="Cara Cardinale" w:date="2025-01-17T14:18: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tk.ref.id="I003TA9"</w:delInstrText>
        </w:r>
        <w:r w:rsidRPr="00A25529" w:rsidDel="001C5234">
          <w:rPr>
            <w:rStyle w:val="pxtk"/>
          </w:rPr>
          <w:fldChar w:fldCharType="end"/>
        </w:r>
        <w:r w:rsidRPr="00A25529" w:rsidDel="001C5234">
          <w:rPr>
            <w:rStyle w:val="pxtk"/>
          </w:rPr>
          <w:delText>West's Key Number Digest, Associations &amp;key;172 to 175</w:delText>
        </w:r>
      </w:del>
    </w:p>
    <w:p w14:paraId="5037CE35" w14:textId="77777777" w:rsidR="00FB29D8" w:rsidRPr="00A25529" w:rsidRDefault="00FB29D8" w:rsidP="001C5234">
      <w:pPr>
        <w:pStyle w:val="pxformp"/>
        <w:pPrChange w:id="1063" w:author="Cara Cardinale" w:date="2025-01-17T14:18:00Z">
          <w:pPr>
            <w:pStyle w:val="pxformrrp"/>
          </w:pPr>
        </w:pPrChange>
      </w:pPr>
      <w:del w:id="1064" w:author="Cara Cardinale" w:date="2025-01-17T14:18: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tk.ref.id="I006MF5"</w:delInstrText>
        </w:r>
        <w:r w:rsidRPr="00A25529" w:rsidDel="001C5234">
          <w:rPr>
            <w:rStyle w:val="pxtk"/>
          </w:rPr>
          <w:fldChar w:fldCharType="end"/>
        </w:r>
        <w:r w:rsidRPr="00A25529" w:rsidDel="001C5234">
          <w:rPr>
            <w:rStyle w:val="pxtk"/>
          </w:rPr>
          <w:delText>West's Key Number Digest, Associations &amp;key;222 to 224</w:delText>
        </w:r>
      </w:del>
    </w:p>
    <w:p w14:paraId="07EEB387" w14:textId="77777777" w:rsidR="00FB29D8" w:rsidRPr="00A25529" w:rsidRDefault="00FB29D8">
      <w:pPr>
        <w:pStyle w:val="pxs"/>
        <w:spacing w:before="180"/>
        <w:rPr>
          <w:rPrChange w:id="1065" w:author="Cara Cardinale" w:date="2025-03-04T10:36:00Z">
            <w:rPr>
              <w:sz w:val="27"/>
            </w:rPr>
          </w:rPrChange>
        </w:rPr>
      </w:pPr>
      <w:r w:rsidRPr="00A25529">
        <w:rPr>
          <w:rPrChange w:id="1066" w:author="Cara Cardinale" w:date="2025-03-04T10:36:00Z">
            <w:rPr>
              <w:sz w:val="27"/>
            </w:rPr>
          </w:rPrChange>
        </w:rPr>
        <w:t>30:27. Membership application</w:t>
      </w:r>
    </w:p>
    <w:p w14:paraId="6B6A0793" w14:textId="77777777" w:rsidR="00FB29D8" w:rsidRPr="00A25529" w:rsidRDefault="00FB29D8">
      <w:pPr>
        <w:pStyle w:val="pxov"/>
        <w:rPr>
          <w:vanish/>
        </w:rPr>
      </w:pPr>
      <w:r w:rsidRPr="00A25529">
        <w:rPr>
          <w:vanish/>
        </w:rPr>
        <w:t>FMS</w:t>
      </w:r>
    </w:p>
    <w:p w14:paraId="5DB181D2" w14:textId="77777777" w:rsidR="00FB29D8" w:rsidRPr="00A25529" w:rsidRDefault="00FB29D8">
      <w:pPr>
        <w:pStyle w:val="pxov"/>
        <w:rPr>
          <w:vanish/>
        </w:rPr>
      </w:pPr>
      <w:r w:rsidRPr="00A25529">
        <w:rPr>
          <w:vanish/>
        </w:rPr>
        <w:t>NFP</w:t>
      </w:r>
    </w:p>
    <w:p w14:paraId="7DCE3305" w14:textId="77777777" w:rsidR="00FB29D8" w:rsidRPr="00A25529" w:rsidRDefault="00FB29D8">
      <w:pPr>
        <w:pStyle w:val="pxov"/>
        <w:rPr>
          <w:vanish/>
        </w:rPr>
      </w:pPr>
      <w:r w:rsidRPr="00A25529">
        <w:rPr>
          <w:vanish/>
        </w:rPr>
        <w:t>COL</w:t>
      </w:r>
    </w:p>
    <w:p w14:paraId="6A884FEF" w14:textId="77777777" w:rsidR="00FB29D8" w:rsidRPr="00A25529" w:rsidRDefault="00FB29D8">
      <w:pPr>
        <w:pStyle w:val="pxov"/>
        <w:rPr>
          <w:vanish/>
        </w:rPr>
      </w:pPr>
      <w:r w:rsidRPr="00A25529">
        <w:rPr>
          <w:vanish/>
        </w:rPr>
        <w:t>FCV</w:t>
      </w:r>
    </w:p>
    <w:p w14:paraId="0A6F6D40" w14:textId="77777777" w:rsidR="00FB29D8" w:rsidRPr="00A25529" w:rsidRDefault="00FB29D8">
      <w:pPr>
        <w:pStyle w:val="pxov"/>
        <w:rPr>
          <w:vanish/>
        </w:rPr>
      </w:pPr>
      <w:r w:rsidRPr="00A25529">
        <w:rPr>
          <w:vanish/>
        </w:rPr>
        <w:t>FTR</w:t>
      </w:r>
    </w:p>
    <w:p w14:paraId="6FBEF987" w14:textId="77777777" w:rsidR="00FB29D8" w:rsidRPr="00A25529" w:rsidRDefault="00FB29D8">
      <w:pPr>
        <w:pStyle w:val="pxov"/>
        <w:rPr>
          <w:vanish/>
        </w:rPr>
      </w:pPr>
      <w:r w:rsidRPr="00A25529">
        <w:rPr>
          <w:vanish/>
        </w:rPr>
        <w:t>EBL</w:t>
      </w:r>
    </w:p>
    <w:p w14:paraId="0C77A29D" w14:textId="77777777" w:rsidR="00FB29D8" w:rsidRPr="00A25529" w:rsidRDefault="00FB29D8">
      <w:pPr>
        <w:pStyle w:val="pxov"/>
        <w:rPr>
          <w:vanish/>
        </w:rPr>
      </w:pPr>
      <w:r w:rsidRPr="00A25529">
        <w:rPr>
          <w:vanish/>
        </w:rPr>
        <w:t>TEM</w:t>
      </w:r>
    </w:p>
    <w:p w14:paraId="64A60A2B" w14:textId="77777777" w:rsidR="00FB29D8" w:rsidRPr="00A25529" w:rsidRDefault="00FB29D8">
      <w:pPr>
        <w:pStyle w:val="pxov"/>
        <w:rPr>
          <w:vanish/>
        </w:rPr>
      </w:pPr>
      <w:r w:rsidRPr="00A25529">
        <w:rPr>
          <w:vanish/>
        </w:rPr>
        <w:t>MTD</w:t>
      </w:r>
    </w:p>
    <w:p w14:paraId="50E1091C"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form.fid="Id538ae401b6411e684899cfd92da4eb0"</w:instrText>
      </w:r>
      <w:r w:rsidRPr="00A25529">
        <w:fldChar w:fldCharType="end"/>
      </w:r>
      <w:r w:rsidRPr="00A25529">
        <w:t xml:space="preserve">APPLICATION FOR MEMBERSHIP IN </w:t>
      </w:r>
      <w:r w:rsidRPr="00A25529">
        <w:rPr>
          <w:rStyle w:val="pxfinstr"/>
          <w:i/>
          <w:iCs/>
        </w:rPr>
        <w:t>[NAME OF ASSOCIATION]</w:t>
      </w:r>
      <w:r w:rsidRPr="00A25529">
        <w:t xml:space="preserve"> </w:t>
      </w:r>
    </w:p>
    <w:p w14:paraId="642749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In consideration of participation in the benefits of the promotional and other activities of </w:t>
      </w:r>
      <w:r w:rsidRPr="00A25529">
        <w:rPr>
          <w:rStyle w:val="pxfinstr"/>
          <w:i/>
          <w:iCs/>
        </w:rPr>
        <w:t>[name of association]</w:t>
      </w:r>
      <w:r w:rsidRPr="00A25529">
        <w:t xml:space="preserve">, as well as in organizational affairs in accordance with the </w:t>
      </w:r>
      <w:r w:rsidRPr="00A25529">
        <w:rPr>
          <w:rStyle w:val="pxfinstr"/>
          <w:i/>
          <w:iCs/>
        </w:rPr>
        <w:t>[articles of association/constitution/[specification of other document]]</w:t>
      </w:r>
      <w:r w:rsidRPr="00A25529">
        <w:t xml:space="preserve"> and bylaws, and in further consideration of like commitment by other members on the membership list, I, </w:t>
      </w:r>
      <w:r w:rsidRPr="00A25529">
        <w:rPr>
          <w:rStyle w:val="pxfinstr"/>
          <w:i/>
          <w:iCs/>
        </w:rPr>
        <w:t>[name of applicant]</w:t>
      </w:r>
      <w:r w:rsidRPr="00A25529">
        <w:t xml:space="preserve">, apply for membership in </w:t>
      </w:r>
      <w:r w:rsidRPr="00A25529">
        <w:rPr>
          <w:rStyle w:val="pxfinstr"/>
          <w:i/>
          <w:iCs/>
        </w:rPr>
        <w:t>[name of association]</w:t>
      </w:r>
      <w:r w:rsidRPr="00A25529">
        <w:t xml:space="preserve"> beginning </w:t>
      </w:r>
      <w:r w:rsidRPr="00A25529">
        <w:rPr>
          <w:rStyle w:val="pxfinstr"/>
          <w:i/>
          <w:iCs/>
        </w:rPr>
        <w:t>[begin date of membership]</w:t>
      </w:r>
      <w:r w:rsidRPr="00A25529">
        <w:t>.</w:t>
      </w:r>
    </w:p>
    <w:p w14:paraId="5247BE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I agree to pay dues during each fiscal year, </w:t>
      </w:r>
      <w:r w:rsidRPr="00A25529">
        <w:rPr>
          <w:rStyle w:val="pxfinstr"/>
          <w:i/>
          <w:iCs/>
        </w:rPr>
        <w:t>[begin date of fiscal year]</w:t>
      </w:r>
      <w:r w:rsidRPr="00A25529">
        <w:t xml:space="preserve"> to </w:t>
      </w:r>
      <w:r w:rsidRPr="00A25529">
        <w:rPr>
          <w:rStyle w:val="pxfinstr"/>
          <w:i/>
          <w:iCs/>
        </w:rPr>
        <w:t>[end date of fiscal year]</w:t>
      </w:r>
      <w:r w:rsidRPr="00A25529">
        <w:t>, throughout the life of this agreement in monthly installments in advance at the rate fixed by vote of the membership in accordance with the bylaws at the annual meeting of the association prior to the commencement of each such fiscal year.</w:t>
      </w:r>
    </w:p>
    <w:p w14:paraId="2557A9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When accepted by the association, this application will constitute an agreement by me to abide by the articles of association, bylaws and regulations of this association and will remain in effect until I resign my membership in writing at the end of any fiscal year or the association cancels my membership by procedures authorized in the bylaws.</w:t>
      </w:r>
    </w:p>
    <w:p w14:paraId="2F171532"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394E3BA"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application]</w:t>
      </w:r>
    </w:p>
    <w:p w14:paraId="21F111C4"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applicant]</w:t>
      </w:r>
    </w:p>
    <w:p w14:paraId="384352B6"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applicant]</w:t>
      </w:r>
    </w:p>
    <w:p w14:paraId="09C8E70A" w14:textId="77777777" w:rsidR="00FB29D8" w:rsidRPr="00A25529" w:rsidRDefault="00FB29D8">
      <w:pPr>
        <w:pStyle w:val="pxformattachfac"/>
        <w:jc w:val="center"/>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ACCEPTANCE OF APPLICATION</w:t>
      </w:r>
    </w:p>
    <w:p w14:paraId="7B5412B7"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The above application is accepted subject to all the terms and conditions contained in the </w:t>
      </w:r>
      <w:r w:rsidRPr="00A25529">
        <w:rPr>
          <w:rStyle w:val="pxfinstr"/>
          <w:i/>
          <w:iCs/>
        </w:rPr>
        <w:t>[articles of association/constitution/[specification of document]]</w:t>
      </w:r>
      <w:r w:rsidRPr="00A25529">
        <w:t xml:space="preserve"> and bylaws of </w:t>
      </w:r>
      <w:r w:rsidRPr="00A25529">
        <w:rPr>
          <w:rStyle w:val="pxfinstr"/>
          <w:i/>
          <w:iCs/>
        </w:rPr>
        <w:t>[name of association]</w:t>
      </w:r>
      <w:r w:rsidRPr="00A25529">
        <w:t>.</w:t>
      </w:r>
    </w:p>
    <w:p w14:paraId="635EFD80" w14:textId="77777777" w:rsidR="00FB29D8" w:rsidRPr="00A25529" w:rsidRDefault="00FB29D8">
      <w:pPr>
        <w:pStyle w:val="pxformattachfvs"/>
      </w:pPr>
      <w:r w:rsidRPr="00A25529">
        <w:rPr>
          <w:color w:val="FF0000"/>
          <w:vertAlign w:val="superscript"/>
        </w:rPr>
        <w:t>►</w:t>
      </w:r>
      <w:r w:rsidRPr="00A25529">
        <w:fldChar w:fldCharType="begin"/>
      </w:r>
      <w:r w:rsidRPr="00A25529">
        <w:instrText>fvs.amt="1"</w:instrText>
      </w:r>
      <w:r w:rsidRPr="00A25529">
        <w:fldChar w:fldCharType="end"/>
      </w:r>
    </w:p>
    <w:p w14:paraId="4E2FFDA0"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acceptance]</w:t>
      </w:r>
    </w:p>
    <w:p w14:paraId="2221D312"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association]</w:t>
      </w:r>
    </w:p>
    <w:p w14:paraId="06AB1B41"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6D414B8D"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7CFC503D"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corporate officer]</w:t>
      </w:r>
    </w:p>
    <w:p w14:paraId="769F2347"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corporate officer]</w:t>
      </w:r>
    </w:p>
    <w:p w14:paraId="52194304" w14:textId="77777777" w:rsidR="00FB29D8" w:rsidRPr="00A25529" w:rsidRDefault="00FB29D8">
      <w:pPr>
        <w:pStyle w:val="pxformnotes"/>
        <w:jc w:val="center"/>
        <w:rPr>
          <w:sz w:val="24"/>
          <w:szCs w:val="24"/>
        </w:rPr>
      </w:pPr>
      <w:r w:rsidRPr="00A25529">
        <w:rPr>
          <w:rStyle w:val="pxvis"/>
          <w:rFonts w:cs="Arial"/>
          <w:bCs/>
          <w:sz w:val="24"/>
          <w:szCs w:val="24"/>
          <w:rPrChange w:id="1067" w:author="Cara Cardinale" w:date="2025-03-04T10:36:00Z">
            <w:rPr>
              <w:rStyle w:val="pxvis"/>
              <w:rFonts w:cs="Arial"/>
              <w:bCs/>
              <w:szCs w:val="24"/>
            </w:rPr>
          </w:rPrChange>
        </w:rPr>
        <w:t>Notes to Form</w:t>
      </w:r>
    </w:p>
    <w:p w14:paraId="2E2CE3C5" w14:textId="77777777" w:rsidR="00FB29D8" w:rsidRPr="00A25529" w:rsidRDefault="00FB29D8">
      <w:pPr>
        <w:pStyle w:val="pxformnotes"/>
        <w:rPr>
          <w:sz w:val="24"/>
          <w:szCs w:val="24"/>
        </w:rPr>
      </w:pPr>
    </w:p>
    <w:p w14:paraId="0B2AC4F3" w14:textId="77777777" w:rsidR="00FB29D8" w:rsidRPr="00A25529" w:rsidRDefault="00FB29D8">
      <w:pPr>
        <w:pStyle w:val="pxformnote"/>
        <w:spacing w:before="180"/>
      </w:pPr>
      <w:r w:rsidRPr="00A25529">
        <w:t xml:space="preserve">Tax Notes </w:t>
      </w:r>
    </w:p>
    <w:p w14:paraId="02D263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st.ref.id="I063ZVM"</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5C434C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Membership in a voluntary, unincorporated association may be withheld or accorded in such terms and conditions as the association sees fit to impose. See, generally, </w:t>
      </w:r>
      <w:r w:rsidRPr="00A25529">
        <w:rPr>
          <w:rStyle w:val="pxx"/>
          <w:color w:val="FF0000"/>
          <w:vertAlign w:val="superscript"/>
        </w:rPr>
        <w:t>►</w:t>
      </w:r>
      <w:r w:rsidRPr="00A25529">
        <w:rPr>
          <w:rStyle w:val="pxx"/>
        </w:rPr>
        <w:fldChar w:fldCharType="begin"/>
      </w:r>
      <w:r w:rsidRPr="00A25529">
        <w:rPr>
          <w:rStyle w:val="pxx"/>
        </w:rPr>
        <w:instrText>x.ref.id="I003TFY"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w:t>
      </w:r>
      <w:r w:rsidRPr="00A25529">
        <w:t>.</w:t>
      </w:r>
    </w:p>
    <w:p w14:paraId="1CC7AC64" w14:textId="77777777" w:rsidR="00FB29D8" w:rsidRPr="00A25529" w:rsidRDefault="00FB29D8">
      <w:pPr>
        <w:pStyle w:val="pxformnote"/>
        <w:spacing w:before="180"/>
      </w:pPr>
      <w:del w:id="1068" w:author="Cara Cardinale" w:date="2025-01-14T20:47:00Z">
        <w:r w:rsidRPr="00A25529" w:rsidDel="00CF1278">
          <w:delText>Drafter's Note</w:delText>
        </w:r>
      </w:del>
      <w:r w:rsidRPr="00A25529">
        <w:t xml:space="preserve"> </w:t>
      </w:r>
    </w:p>
    <w:p w14:paraId="332D43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In an unincorporated voluntary association, the privilege of membership is not given by statute or derived through prescription, as in a corporation, but is created and conferred by the organization itself; it is derived exclusively from the body that bestows it and may be conferred or withheld at its pleasure. A voluntary association has a right to restrict its membership to those willing to sign the uniform agreement that constitutes its contractual relationship with its members. Whether to grant or refuse membership in a voluntary association is a matter under the complete control of the organization itself, and its ruling in this respect is not subject to review by the courts.</w:t>
      </w:r>
    </w:p>
    <w:p w14:paraId="6A886661" w14:textId="77777777" w:rsidR="00FB29D8" w:rsidRPr="00A25529" w:rsidRDefault="00FB29D8">
      <w:pPr>
        <w:pStyle w:val="pxformrr"/>
        <w:rPr>
          <w:sz w:val="24"/>
          <w:szCs w:val="24"/>
        </w:rPr>
      </w:pPr>
      <w:r w:rsidRPr="00A25529">
        <w:rPr>
          <w:rStyle w:val="pxvis"/>
          <w:rFonts w:cs="Arial"/>
          <w:bCs/>
          <w:sz w:val="50"/>
          <w:rPrChange w:id="1069" w:author="Cara Cardinale" w:date="2025-03-04T10:36:00Z">
            <w:rPr>
              <w:rStyle w:val="pxvis"/>
              <w:rFonts w:cs="Arial"/>
              <w:bCs/>
            </w:rPr>
          </w:rPrChange>
        </w:rPr>
        <w:t>Research References</w:t>
      </w:r>
    </w:p>
    <w:p w14:paraId="0DCC90DA" w14:textId="77777777" w:rsidR="00FB29D8" w:rsidRPr="00A25529" w:rsidDel="001C5234" w:rsidRDefault="00FB29D8">
      <w:pPr>
        <w:pStyle w:val="pxformrrp"/>
        <w:rPr>
          <w:del w:id="1070" w:author="Cara Cardinale" w:date="2025-01-17T14:21:00Z"/>
        </w:rPr>
      </w:pPr>
      <w:del w:id="1071" w:author="Cara Cardinale" w:date="2025-01-17T14:21: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tk.ref.id="I0010B5"</w:delInstrText>
        </w:r>
        <w:r w:rsidRPr="00A25529" w:rsidDel="001C5234">
          <w:rPr>
            <w:rStyle w:val="pxtk"/>
          </w:rPr>
          <w:fldChar w:fldCharType="end"/>
        </w:r>
        <w:r w:rsidRPr="00A25529" w:rsidDel="001C5234">
          <w:rPr>
            <w:rStyle w:val="pxtk"/>
          </w:rPr>
          <w:delText>West's Key Number Digest, Associations &amp;key;112 to 118</w:delText>
        </w:r>
      </w:del>
    </w:p>
    <w:p w14:paraId="7BDDA71A" w14:textId="77777777" w:rsidR="00FB29D8" w:rsidRPr="00A25529" w:rsidDel="001C5234" w:rsidRDefault="00FB29D8">
      <w:pPr>
        <w:pStyle w:val="pxformrrp"/>
        <w:rPr>
          <w:del w:id="1072" w:author="Cara Cardinale" w:date="2025-01-17T14:21:00Z"/>
        </w:rPr>
      </w:pPr>
      <w:del w:id="1073" w:author="Cara Cardinale" w:date="2025-01-17T14:21: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tk.ref.id="I003TG1"</w:delInstrText>
        </w:r>
        <w:r w:rsidRPr="00A25529" w:rsidDel="001C5234">
          <w:rPr>
            <w:rStyle w:val="pxtk"/>
          </w:rPr>
          <w:fldChar w:fldCharType="end"/>
        </w:r>
        <w:r w:rsidRPr="00A25529" w:rsidDel="001C5234">
          <w:rPr>
            <w:rStyle w:val="pxtk"/>
          </w:rPr>
          <w:delText>West's Key Number Digest, Associations &amp;key;143 to 146</w:delText>
        </w:r>
      </w:del>
    </w:p>
    <w:p w14:paraId="01607B39" w14:textId="77777777" w:rsidR="00FB29D8" w:rsidRPr="00A25529" w:rsidRDefault="00FB29D8">
      <w:pPr>
        <w:pStyle w:val="pxformrrp"/>
      </w:pPr>
      <w:del w:id="1074" w:author="Cara Cardinale" w:date="2025-01-17T14:21:00Z">
        <w:r w:rsidRPr="00A25529" w:rsidDel="001C5234">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tk.ref.id="I006MKX"</w:instrText>
      </w:r>
      <w:r w:rsidRPr="00A25529">
        <w:rPr>
          <w:rStyle w:val="pxtk"/>
        </w:rPr>
        <w:fldChar w:fldCharType="end"/>
      </w:r>
      <w:r w:rsidRPr="00A25529">
        <w:rPr>
          <w:rStyle w:val="pxtk"/>
        </w:rPr>
        <w:t>West's Key Number Digest, Associations &amp;key;1</w:t>
      </w:r>
      <w:ins w:id="1075" w:author="Cara Cardinale" w:date="2025-01-17T14:21:00Z">
        <w:r w:rsidR="001C5234" w:rsidRPr="00A25529">
          <w:rPr>
            <w:rStyle w:val="pxtk"/>
          </w:rPr>
          <w:t>47</w:t>
        </w:r>
      </w:ins>
      <w:del w:id="1076" w:author="Cara Cardinale" w:date="2025-01-17T14:21:00Z">
        <w:r w:rsidRPr="00A25529" w:rsidDel="001C5234">
          <w:rPr>
            <w:rStyle w:val="pxtk"/>
          </w:rPr>
          <w:delText>62</w:delText>
        </w:r>
      </w:del>
    </w:p>
    <w:p w14:paraId="6D63E709" w14:textId="77777777" w:rsidR="00FB29D8" w:rsidRPr="00A25529" w:rsidDel="001C5234" w:rsidRDefault="00FB29D8">
      <w:pPr>
        <w:pStyle w:val="pxformrrp"/>
        <w:rPr>
          <w:del w:id="1077" w:author="Cara Cardinale" w:date="2025-01-17T14:21:00Z"/>
        </w:rPr>
      </w:pPr>
      <w:del w:id="1078" w:author="Cara Cardinale" w:date="2025-01-17T14:21: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tk.ref.id="I009FPT"</w:delInstrText>
        </w:r>
        <w:r w:rsidRPr="00A25529" w:rsidDel="001C5234">
          <w:rPr>
            <w:rStyle w:val="pxtk"/>
          </w:rPr>
          <w:fldChar w:fldCharType="end"/>
        </w:r>
        <w:r w:rsidRPr="00A25529" w:rsidDel="001C5234">
          <w:rPr>
            <w:rStyle w:val="pxtk"/>
          </w:rPr>
          <w:delText>West's Key Number Digest, Associations &amp;key;172 to 175</w:delText>
        </w:r>
      </w:del>
    </w:p>
    <w:p w14:paraId="2CA3405A" w14:textId="77777777" w:rsidR="00FB29D8" w:rsidRPr="00A25529" w:rsidDel="001C5234" w:rsidRDefault="00FB29D8">
      <w:pPr>
        <w:pStyle w:val="pxformrrp"/>
        <w:rPr>
          <w:del w:id="1079" w:author="Cara Cardinale" w:date="2025-01-17T14:21:00Z"/>
        </w:rPr>
      </w:pPr>
      <w:del w:id="1080" w:author="Cara Cardinale" w:date="2025-01-17T14:21: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tk.ref.id="I0010B7"</w:delInstrText>
        </w:r>
        <w:r w:rsidRPr="00A25529" w:rsidDel="001C5234">
          <w:rPr>
            <w:rStyle w:val="pxtk"/>
          </w:rPr>
          <w:fldChar w:fldCharType="end"/>
        </w:r>
        <w:r w:rsidRPr="00A25529" w:rsidDel="001C5234">
          <w:rPr>
            <w:rStyle w:val="pxtk"/>
          </w:rPr>
          <w:delText>West's Key Number Digest, Associations &amp;key;222 to 224</w:delText>
        </w:r>
      </w:del>
    </w:p>
    <w:p w14:paraId="0DE89A49" w14:textId="77777777" w:rsidR="00FB29D8" w:rsidRPr="00A25529" w:rsidRDefault="00FB29D8">
      <w:pPr>
        <w:pStyle w:val="pxformrrp"/>
      </w:pPr>
      <w:del w:id="1081" w:author="Cara Cardinale" w:date="2025-01-17T14:21:00Z">
        <w:r w:rsidRPr="00A25529" w:rsidDel="001C5234">
          <w:delText xml:space="preserve"> </w:delText>
        </w:r>
      </w:del>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rc.ref.id="I003TG3"</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1082" w:author="Cara Cardinale" w:date="2025-01-12T16:11:00Z">
        <w:r w:rsidRPr="00A25529" w:rsidDel="004D68FF">
          <w:rPr>
            <w:rStyle w:val="pxrc"/>
          </w:rPr>
          <w:delText>17 to 28</w:delText>
        </w:r>
      </w:del>
      <w:ins w:id="1083" w:author="Cara Cardinale" w:date="2025-01-12T16:11:00Z">
        <w:r w:rsidR="004D68FF" w:rsidRPr="00A25529">
          <w:rPr>
            <w:rStyle w:val="pxrc"/>
          </w:rPr>
          <w:t>15 to 24</w:t>
        </w:r>
      </w:ins>
    </w:p>
    <w:p w14:paraId="2F7390F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rc.ref.id="I006MKZ"</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1084" w:author="Cara Cardinale" w:date="2025-01-15T22:00:00Z">
        <w:r w:rsidRPr="00A25529" w:rsidDel="0024651B">
          <w:rPr>
            <w:rStyle w:val="pxrc"/>
          </w:rPr>
          <w:delText>17 to 40</w:delText>
        </w:r>
      </w:del>
      <w:ins w:id="1085" w:author="Cara Cardinale" w:date="2025-01-15T22:00:00Z">
        <w:r w:rsidR="0024651B" w:rsidRPr="00A25529">
          <w:rPr>
            <w:rStyle w:val="pxrc"/>
          </w:rPr>
          <w:t>13 to 26</w:t>
        </w:r>
      </w:ins>
    </w:p>
    <w:p w14:paraId="7F8D91F8" w14:textId="77777777" w:rsidR="00FB29D8" w:rsidRPr="00A25529" w:rsidDel="00383038" w:rsidRDefault="00FB29D8">
      <w:pPr>
        <w:pStyle w:val="pxs"/>
        <w:spacing w:before="180"/>
        <w:rPr>
          <w:del w:id="1086" w:author="Cara Cardinale" w:date="2025-01-17T14:15:00Z"/>
          <w:rPrChange w:id="1087" w:author="Cara Cardinale" w:date="2025-03-04T10:36:00Z">
            <w:rPr>
              <w:del w:id="1088" w:author="Cara Cardinale" w:date="2025-01-17T14:15:00Z"/>
              <w:sz w:val="27"/>
            </w:rPr>
          </w:rPrChange>
        </w:rPr>
      </w:pPr>
      <w:del w:id="1089" w:author="Cara Cardinale" w:date="2025-01-17T14:15:00Z">
        <w:r w:rsidRPr="00A25529" w:rsidDel="00383038">
          <w:rPr>
            <w:rPrChange w:id="1090" w:author="Cara Cardinale" w:date="2025-03-04T10:36:00Z">
              <w:rPr>
                <w:sz w:val="27"/>
              </w:rPr>
            </w:rPrChange>
          </w:rPr>
          <w:delText>30:27.50. Membership application</w:delText>
        </w:r>
        <w:r w:rsidRPr="00A25529" w:rsidDel="00383038">
          <w:rPr>
            <w:rStyle w:val="pxsep"/>
          </w:rPr>
          <w:delText xml:space="preserve">-- </w:delText>
        </w:r>
        <w:r w:rsidRPr="00A25529" w:rsidDel="00383038">
          <w:rPr>
            <w:rPrChange w:id="1091" w:author="Cara Cardinale" w:date="2025-03-04T10:36:00Z">
              <w:rPr>
                <w:sz w:val="27"/>
              </w:rPr>
            </w:rPrChange>
          </w:rPr>
          <w:delText>Provision</w:delText>
        </w:r>
        <w:r w:rsidRPr="00A25529" w:rsidDel="00383038">
          <w:rPr>
            <w:rStyle w:val="pxsep"/>
          </w:rPr>
          <w:delText xml:space="preserve">-- </w:delText>
        </w:r>
        <w:r w:rsidRPr="00A25529" w:rsidDel="00383038">
          <w:rPr>
            <w:rPrChange w:id="1092" w:author="Cara Cardinale" w:date="2025-03-04T10:36:00Z">
              <w:rPr>
                <w:sz w:val="27"/>
              </w:rPr>
            </w:rPrChange>
          </w:rPr>
          <w:delText>Pandemic</w:delText>
        </w:r>
      </w:del>
    </w:p>
    <w:p w14:paraId="7525DE69" w14:textId="77777777" w:rsidR="00FB29D8" w:rsidRPr="00A25529" w:rsidDel="00383038" w:rsidRDefault="00FB29D8">
      <w:pPr>
        <w:pStyle w:val="pxs"/>
        <w:spacing w:before="180"/>
        <w:rPr>
          <w:del w:id="1093" w:author="Cara Cardinale" w:date="2025-01-17T14:15:00Z"/>
          <w:vanish/>
        </w:rPr>
      </w:pPr>
      <w:del w:id="1094" w:author="Cara Cardinale" w:date="2025-01-17T14:15:00Z">
        <w:r w:rsidRPr="00A25529" w:rsidDel="00383038">
          <w:rPr>
            <w:vanish/>
          </w:rPr>
          <w:delText>FMS</w:delText>
        </w:r>
      </w:del>
    </w:p>
    <w:p w14:paraId="48D26425" w14:textId="77777777" w:rsidR="00FB29D8" w:rsidRPr="00A25529" w:rsidDel="00383038" w:rsidRDefault="00FB29D8">
      <w:pPr>
        <w:pStyle w:val="pxs"/>
        <w:spacing w:before="180"/>
        <w:rPr>
          <w:del w:id="1095" w:author="Cara Cardinale" w:date="2025-01-17T14:15:00Z"/>
          <w:vanish/>
        </w:rPr>
      </w:pPr>
      <w:del w:id="1096" w:author="Cara Cardinale" w:date="2025-01-17T14:15:00Z">
        <w:r w:rsidRPr="00A25529" w:rsidDel="00383038">
          <w:rPr>
            <w:vanish/>
          </w:rPr>
          <w:delText>FTR</w:delText>
        </w:r>
      </w:del>
    </w:p>
    <w:p w14:paraId="4A58BEFA" w14:textId="77777777" w:rsidR="00FB29D8" w:rsidRPr="00A25529" w:rsidDel="00383038" w:rsidRDefault="00FB29D8">
      <w:pPr>
        <w:pStyle w:val="pxs"/>
        <w:spacing w:before="180"/>
        <w:rPr>
          <w:del w:id="1097" w:author="Cara Cardinale" w:date="2025-01-17T14:15:00Z"/>
          <w:vanish/>
        </w:rPr>
      </w:pPr>
      <w:del w:id="1098" w:author="Cara Cardinale" w:date="2025-01-17T14:15:00Z">
        <w:r w:rsidRPr="00A25529" w:rsidDel="00383038">
          <w:rPr>
            <w:vanish/>
          </w:rPr>
          <w:delText>COL</w:delText>
        </w:r>
      </w:del>
    </w:p>
    <w:p w14:paraId="49A34700" w14:textId="77777777" w:rsidR="00FB29D8" w:rsidRPr="00A25529" w:rsidDel="00383038" w:rsidRDefault="00FB29D8">
      <w:pPr>
        <w:pStyle w:val="pxs"/>
        <w:spacing w:before="180"/>
        <w:rPr>
          <w:del w:id="1099" w:author="Cara Cardinale" w:date="2025-01-17T14:15:00Z"/>
          <w:vanish/>
        </w:rPr>
      </w:pPr>
      <w:del w:id="1100" w:author="Cara Cardinale" w:date="2025-01-17T14:15:00Z">
        <w:r w:rsidRPr="00A25529" w:rsidDel="00383038">
          <w:rPr>
            <w:vanish/>
          </w:rPr>
          <w:delText>NFP</w:delText>
        </w:r>
      </w:del>
    </w:p>
    <w:p w14:paraId="17E79E19" w14:textId="77777777" w:rsidR="00FB29D8" w:rsidRPr="00A25529" w:rsidDel="00383038" w:rsidRDefault="00FB29D8">
      <w:pPr>
        <w:pStyle w:val="pxs"/>
        <w:spacing w:before="180"/>
        <w:rPr>
          <w:del w:id="1101" w:author="Cara Cardinale" w:date="2025-01-17T14:15:00Z"/>
          <w:vanish/>
        </w:rPr>
      </w:pPr>
      <w:del w:id="1102" w:author="Cara Cardinale" w:date="2025-01-17T14:15:00Z">
        <w:r w:rsidRPr="00A25529" w:rsidDel="00383038">
          <w:rPr>
            <w:vanish/>
          </w:rPr>
          <w:delText>CFS</w:delText>
        </w:r>
      </w:del>
    </w:p>
    <w:p w14:paraId="2BA8E96B" w14:textId="77777777" w:rsidR="00FB29D8" w:rsidRPr="00A25529" w:rsidDel="00383038" w:rsidRDefault="00FB29D8">
      <w:pPr>
        <w:pStyle w:val="pxs"/>
        <w:spacing w:before="180"/>
        <w:rPr>
          <w:del w:id="1103" w:author="Cara Cardinale" w:date="2025-01-17T14:15:00Z"/>
          <w:vanish/>
        </w:rPr>
      </w:pPr>
      <w:del w:id="1104" w:author="Cara Cardinale" w:date="2025-01-17T14:15:00Z">
        <w:r w:rsidRPr="00A25529" w:rsidDel="00383038">
          <w:rPr>
            <w:vanish/>
          </w:rPr>
          <w:delText>AMT</w:delText>
        </w:r>
      </w:del>
    </w:p>
    <w:p w14:paraId="0A0F7A87" w14:textId="77777777" w:rsidR="00FB29D8" w:rsidRPr="00A25529" w:rsidDel="00383038" w:rsidRDefault="00FB29D8">
      <w:pPr>
        <w:pStyle w:val="pxs"/>
        <w:spacing w:before="180"/>
        <w:rPr>
          <w:del w:id="1105" w:author="Cara Cardinale" w:date="2025-01-17T14:15:00Z"/>
        </w:rPr>
      </w:pPr>
      <w:del w:id="1106"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color w:val="FF0000"/>
            <w:vertAlign w:val="superscript"/>
          </w:rPr>
          <w:delText>►</w:delText>
        </w:r>
        <w:r w:rsidRPr="00A25529" w:rsidDel="00383038">
          <w:fldChar w:fldCharType="begin"/>
        </w:r>
        <w:r w:rsidRPr="00A25529" w:rsidDel="00383038">
          <w:delInstrText>form.du="0"</w:delInstrText>
        </w:r>
        <w:r w:rsidRPr="00A25529" w:rsidDel="00383038">
          <w:fldChar w:fldCharType="end"/>
        </w:r>
        <w:r w:rsidRPr="00A25529" w:rsidDel="00383038">
          <w:fldChar w:fldCharType="begin"/>
        </w:r>
        <w:r w:rsidRPr="00A25529" w:rsidDel="00383038">
          <w:delInstrText>form.fid="I3a3c9650eaed11eb80a68e4dc518ca8e"</w:delInstrText>
        </w:r>
        <w:r w:rsidRPr="00A25529" w:rsidDel="00383038">
          <w:fldChar w:fldCharType="end"/>
        </w:r>
        <w:r w:rsidRPr="00A25529" w:rsidDel="00383038">
          <w:rPr>
            <w:color w:val="FF0000"/>
            <w:vertAlign w:val="superscript"/>
          </w:rPr>
          <w:delText>►</w:delText>
        </w:r>
        <w:r w:rsidRPr="00A25529" w:rsidDel="00383038">
          <w:fldChar w:fldCharType="begin"/>
        </w:r>
        <w:r w:rsidRPr="00A25529" w:rsidDel="00383038">
          <w:delInstrText>p.ct.id="f2fd26a0b92511efa75bc0a5c2da1858|31|30:27.50"</w:delInstrText>
        </w:r>
        <w:r w:rsidRPr="00A25529" w:rsidDel="00383038">
          <w:fldChar w:fldCharType="end"/>
        </w:r>
        <w:r w:rsidRPr="00A25529" w:rsidDel="00383038">
          <w:delText xml:space="preserve">As detailed below, I hereby waive and release any claims or action against </w:delText>
        </w:r>
        <w:r w:rsidRPr="00A25529" w:rsidDel="00383038">
          <w:rPr>
            <w:rStyle w:val="pxfinstr"/>
            <w:i/>
            <w:iCs/>
          </w:rPr>
          <w:delText>[name of social club]</w:delText>
        </w:r>
        <w:r w:rsidRPr="00A25529" w:rsidDel="00383038">
          <w:delText xml:space="preserve"> and agree to hold </w:delText>
        </w:r>
        <w:r w:rsidRPr="00A25529" w:rsidDel="00383038">
          <w:rPr>
            <w:rStyle w:val="pxfinstr"/>
            <w:i/>
            <w:iCs/>
          </w:rPr>
          <w:delText>[[owners of social club]/[ board of social club]]</w:delText>
        </w:r>
        <w:r w:rsidRPr="00A25529" w:rsidDel="00383038">
          <w:delText xml:space="preserve"> harmless for any injury to me that I may suffer as a result of the uses of the </w:delText>
        </w:r>
        <w:r w:rsidRPr="00A25529" w:rsidDel="00383038">
          <w:rPr>
            <w:rStyle w:val="pxfinstr"/>
            <w:i/>
            <w:iCs/>
          </w:rPr>
          <w:delText>[name of social club]</w:delText>
        </w:r>
        <w:r w:rsidRPr="00A25529" w:rsidDel="00383038">
          <w:delText>'s facilities. To the extent permitted by law, in connection with my use of the club house, golf course, swimming pool, tennis courts and other such facilities, after the date of my signature below, I hereby:</w:delText>
        </w:r>
      </w:del>
    </w:p>
    <w:p w14:paraId="0EDC398E" w14:textId="77777777" w:rsidR="00FB29D8" w:rsidRPr="00A25529" w:rsidDel="00383038" w:rsidRDefault="00FB29D8">
      <w:pPr>
        <w:pStyle w:val="pxs"/>
        <w:spacing w:before="180"/>
        <w:rPr>
          <w:del w:id="1107" w:author="Cara Cardinale" w:date="2025-01-17T14:15:00Z"/>
        </w:rPr>
      </w:pPr>
      <w:del w:id="1108" w:author="Cara Cardinale" w:date="2025-01-17T14:15:00Z">
        <w:r w:rsidRPr="00A25529" w:rsidDel="00383038">
          <w:delText xml:space="preserve"> </w:delText>
        </w:r>
      </w:del>
    </w:p>
    <w:p w14:paraId="3198AC04" w14:textId="77777777" w:rsidR="00FB29D8" w:rsidRPr="00A25529" w:rsidDel="00383038" w:rsidRDefault="00FB29D8">
      <w:pPr>
        <w:pStyle w:val="pxs"/>
        <w:spacing w:before="180"/>
        <w:rPr>
          <w:del w:id="1109" w:author="Cara Cardinale" w:date="2025-01-17T14:15:00Z"/>
        </w:rPr>
      </w:pPr>
      <w:del w:id="1110" w:author="Cara Cardinale" w:date="2025-01-17T14:15:00Z">
        <w:r w:rsidRPr="00A25529" w:rsidDel="00383038">
          <w:rPr>
            <w:color w:val="FF0000"/>
            <w:vertAlign w:val="superscript"/>
          </w:rPr>
          <w:delText>►</w:delText>
        </w:r>
        <w:r w:rsidRPr="00A25529" w:rsidDel="00383038">
          <w:fldChar w:fldCharType="begin"/>
        </w:r>
        <w:r w:rsidRPr="00A25529" w:rsidDel="00383038">
          <w:delInstrText>fi.lvl="1"</w:delInstrText>
        </w:r>
        <w:r w:rsidRPr="00A25529" w:rsidDel="00383038">
          <w:fldChar w:fldCharType="end"/>
        </w:r>
        <w:r w:rsidRPr="00A25529" w:rsidDel="00383038">
          <w:delText xml:space="preserve">(a). </w:delText>
        </w:r>
      </w:del>
    </w:p>
    <w:p w14:paraId="490BEE78" w14:textId="77777777" w:rsidR="00FB29D8" w:rsidRPr="00A25529" w:rsidDel="00383038" w:rsidRDefault="00FB29D8">
      <w:pPr>
        <w:pStyle w:val="pxs"/>
        <w:spacing w:before="180"/>
        <w:rPr>
          <w:del w:id="1111" w:author="Cara Cardinale" w:date="2025-01-17T14:15:00Z"/>
        </w:rPr>
      </w:pPr>
      <w:del w:id="1112"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color w:val="FF0000"/>
            <w:vertAlign w:val="superscript"/>
          </w:rPr>
          <w:delText>►</w:delText>
        </w:r>
        <w:r w:rsidRPr="00A25529" w:rsidDel="00383038">
          <w:fldChar w:fldCharType="begin"/>
        </w:r>
        <w:r w:rsidRPr="00A25529" w:rsidDel="00383038">
          <w:delInstrText>p.ct.id="f2fd26a0b92511efa75bc0a5c2da1858|31|30:27.50"</w:delInstrText>
        </w:r>
        <w:r w:rsidRPr="00A25529" w:rsidDel="00383038">
          <w:fldChar w:fldCharType="end"/>
        </w:r>
        <w:r w:rsidRPr="00A25529" w:rsidDel="00383038">
          <w:delText>acknowledge and accept the risks of any pandemic as declared or specified by any federal or state agency or by executive order or proclamation, exposure to such pandemic, and any associated health and safety conditions;</w:delText>
        </w:r>
      </w:del>
    </w:p>
    <w:p w14:paraId="69C84357" w14:textId="77777777" w:rsidR="00FB29D8" w:rsidRPr="00A25529" w:rsidDel="00383038" w:rsidRDefault="00FB29D8">
      <w:pPr>
        <w:pStyle w:val="pxs"/>
        <w:spacing w:before="180"/>
        <w:rPr>
          <w:del w:id="1113" w:author="Cara Cardinale" w:date="2025-01-17T14:15:00Z"/>
        </w:rPr>
      </w:pPr>
      <w:del w:id="1114" w:author="Cara Cardinale" w:date="2025-01-17T14:15:00Z">
        <w:r w:rsidRPr="00A25529" w:rsidDel="00383038">
          <w:rPr>
            <w:color w:val="FF0000"/>
            <w:vertAlign w:val="superscript"/>
          </w:rPr>
          <w:delText>►</w:delText>
        </w:r>
        <w:r w:rsidRPr="00A25529" w:rsidDel="00383038">
          <w:fldChar w:fldCharType="begin"/>
        </w:r>
        <w:r w:rsidRPr="00A25529" w:rsidDel="00383038">
          <w:delInstrText>fi.lvl="1"</w:delInstrText>
        </w:r>
        <w:r w:rsidRPr="00A25529" w:rsidDel="00383038">
          <w:fldChar w:fldCharType="end"/>
        </w:r>
        <w:r w:rsidRPr="00A25529" w:rsidDel="00383038">
          <w:delText xml:space="preserve">(b). </w:delText>
        </w:r>
      </w:del>
    </w:p>
    <w:p w14:paraId="42CC40F7" w14:textId="77777777" w:rsidR="00FB29D8" w:rsidRPr="00A25529" w:rsidDel="00383038" w:rsidRDefault="00FB29D8">
      <w:pPr>
        <w:pStyle w:val="pxs"/>
        <w:spacing w:before="180"/>
        <w:rPr>
          <w:del w:id="1115" w:author="Cara Cardinale" w:date="2025-01-17T14:15:00Z"/>
        </w:rPr>
      </w:pPr>
      <w:del w:id="1116"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color w:val="FF0000"/>
            <w:vertAlign w:val="superscript"/>
          </w:rPr>
          <w:delText>►</w:delText>
        </w:r>
        <w:r w:rsidRPr="00A25529" w:rsidDel="00383038">
          <w:fldChar w:fldCharType="begin"/>
        </w:r>
        <w:r w:rsidRPr="00A25529" w:rsidDel="00383038">
          <w:delInstrText>p.ct.id="f2fd26a0b92511efa75bc0a5c2da1858|31|30:27.50"</w:delInstrText>
        </w:r>
        <w:r w:rsidRPr="00A25529" w:rsidDel="00383038">
          <w:fldChar w:fldCharType="end"/>
        </w:r>
        <w:r w:rsidRPr="00A25529" w:rsidDel="00383038">
          <w:delText xml:space="preserve">waive and release the </w:delText>
        </w:r>
        <w:r w:rsidRPr="00A25529" w:rsidDel="00383038">
          <w:rPr>
            <w:rStyle w:val="pxfinstr"/>
            <w:i/>
            <w:iCs/>
          </w:rPr>
          <w:delText>[name of social club]</w:delText>
        </w:r>
        <w:r w:rsidRPr="00A25529" w:rsidDel="00383038">
          <w:delText xml:space="preserve">, the </w:delText>
        </w:r>
        <w:r w:rsidRPr="00A25529" w:rsidDel="00383038">
          <w:rPr>
            <w:rStyle w:val="pxfinstr"/>
            <w:i/>
            <w:iCs/>
          </w:rPr>
          <w:delText>[ownership parties]</w:delText>
        </w:r>
        <w:r w:rsidRPr="00A25529" w:rsidDel="00383038">
          <w:delText xml:space="preserve"> and each of their respective successors and assigns, from any losses, damages and claims (including claims of negligence) related to such pandemic, exposure to pandemic, and any associated health and safety conditions.</w:delText>
        </w:r>
      </w:del>
    </w:p>
    <w:p w14:paraId="30E50DD6" w14:textId="77777777" w:rsidR="00FB29D8" w:rsidRPr="00A25529" w:rsidDel="00383038" w:rsidRDefault="00FB29D8">
      <w:pPr>
        <w:pStyle w:val="pxs"/>
        <w:spacing w:before="180"/>
        <w:rPr>
          <w:del w:id="1117" w:author="Cara Cardinale" w:date="2025-01-17T14:15:00Z"/>
        </w:rPr>
      </w:pPr>
      <w:del w:id="1118"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color w:val="FF0000"/>
            <w:vertAlign w:val="superscript"/>
          </w:rPr>
          <w:delText>►</w:delText>
        </w:r>
        <w:r w:rsidRPr="00A25529" w:rsidDel="00383038">
          <w:fldChar w:fldCharType="begin"/>
        </w:r>
        <w:r w:rsidRPr="00A25529" w:rsidDel="00383038">
          <w:delInstrText>p.ct.id="f2fd26a0b92511efa75bc0a5c2da1858|31|30:27.50"</w:delInstrText>
        </w:r>
        <w:r w:rsidRPr="00A25529" w:rsidDel="00383038">
          <w:fldChar w:fldCharType="end"/>
        </w:r>
        <w:r w:rsidRPr="00A25529" w:rsidDel="00383038">
          <w:delText>Signed:</w:delText>
        </w:r>
      </w:del>
    </w:p>
    <w:p w14:paraId="5E5096DE" w14:textId="77777777" w:rsidR="00FB29D8" w:rsidRPr="00A25529" w:rsidDel="00383038" w:rsidRDefault="00FB29D8">
      <w:pPr>
        <w:pStyle w:val="pxs"/>
        <w:spacing w:before="180"/>
        <w:rPr>
          <w:del w:id="1119" w:author="Cara Cardinale" w:date="2025-01-17T14:15:00Z"/>
        </w:rPr>
      </w:pPr>
      <w:del w:id="1120"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color w:val="FF0000"/>
            <w:vertAlign w:val="superscript"/>
          </w:rPr>
          <w:delText>►</w:delText>
        </w:r>
        <w:r w:rsidRPr="00A25529" w:rsidDel="00383038">
          <w:fldChar w:fldCharType="begin"/>
        </w:r>
        <w:r w:rsidRPr="00A25529" w:rsidDel="00383038">
          <w:delInstrText>p.ct.id="f2fd26a0b92511efa75bc0a5c2da1858|31|30:27.50"</w:delInstrText>
        </w:r>
        <w:r w:rsidRPr="00A25529" w:rsidDel="00383038">
          <w:fldChar w:fldCharType="end"/>
        </w:r>
        <w:r w:rsidRPr="00A25529" w:rsidDel="00383038">
          <w:delText>Date:</w:delText>
        </w:r>
      </w:del>
    </w:p>
    <w:p w14:paraId="54B8B177" w14:textId="77777777" w:rsidR="00FB29D8" w:rsidRPr="00A25529" w:rsidDel="00383038" w:rsidRDefault="00FB29D8">
      <w:pPr>
        <w:pStyle w:val="pxs"/>
        <w:spacing w:before="180"/>
        <w:rPr>
          <w:del w:id="1121" w:author="Cara Cardinale" w:date="2025-01-17T14:15:00Z"/>
        </w:rPr>
      </w:pPr>
      <w:del w:id="1122" w:author="Cara Cardinale" w:date="2025-01-17T14:15:00Z">
        <w:r w:rsidRPr="00A25529" w:rsidDel="00383038">
          <w:rPr>
            <w:rStyle w:val="pxvis"/>
            <w:rFonts w:cs="Arial"/>
            <w:bCs/>
            <w:sz w:val="24"/>
            <w:rPrChange w:id="1123" w:author="Cara Cardinale" w:date="2025-03-04T10:36:00Z">
              <w:rPr>
                <w:rStyle w:val="pxvis"/>
                <w:rFonts w:cs="Arial"/>
                <w:bCs/>
              </w:rPr>
            </w:rPrChange>
          </w:rPr>
          <w:delText>Notes to Form</w:delText>
        </w:r>
      </w:del>
    </w:p>
    <w:p w14:paraId="4C7D14DF" w14:textId="77777777" w:rsidR="00FB29D8" w:rsidRPr="00A25529" w:rsidDel="00383038" w:rsidRDefault="00FB29D8">
      <w:pPr>
        <w:pStyle w:val="pxs"/>
        <w:spacing w:before="180"/>
        <w:rPr>
          <w:del w:id="1124" w:author="Cara Cardinale" w:date="2025-01-17T14:15:00Z"/>
        </w:rPr>
      </w:pPr>
    </w:p>
    <w:p w14:paraId="75968567" w14:textId="77777777" w:rsidR="00FB29D8" w:rsidRPr="00A25529" w:rsidDel="00383038" w:rsidRDefault="00FB29D8">
      <w:pPr>
        <w:pStyle w:val="pxs"/>
        <w:spacing w:before="180"/>
        <w:rPr>
          <w:del w:id="1125" w:author="Cara Cardinale" w:date="2025-01-17T14:15:00Z"/>
        </w:rPr>
      </w:pPr>
      <w:del w:id="1126" w:author="Cara Cardinale" w:date="2025-01-17T14:15:00Z">
        <w:r w:rsidRPr="00A25529" w:rsidDel="00383038">
          <w:rPr>
            <w:rStyle w:val="pxvis"/>
            <w:rFonts w:cs="Arial"/>
            <w:bCs/>
            <w:sz w:val="24"/>
            <w:rPrChange w:id="1127" w:author="Cara Cardinale" w:date="2025-03-04T10:36:00Z">
              <w:rPr>
                <w:rStyle w:val="pxvis"/>
                <w:rFonts w:cs="Arial"/>
                <w:bCs/>
              </w:rPr>
            </w:rPrChange>
          </w:rPr>
          <w:delText>Research References</w:delText>
        </w:r>
      </w:del>
    </w:p>
    <w:p w14:paraId="2A88AAD1" w14:textId="77777777" w:rsidR="00FB29D8" w:rsidRPr="00A25529" w:rsidDel="00383038" w:rsidRDefault="00FB29D8">
      <w:pPr>
        <w:pStyle w:val="pxs"/>
        <w:spacing w:before="180"/>
        <w:rPr>
          <w:del w:id="1128" w:author="Cara Cardinale" w:date="2025-01-17T14:15:00Z"/>
        </w:rPr>
      </w:pPr>
      <w:del w:id="1129"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tk.ref.id="I0010CF"</w:delInstrText>
        </w:r>
        <w:r w:rsidRPr="00A25529" w:rsidDel="00383038">
          <w:rPr>
            <w:rStyle w:val="pxtk"/>
          </w:rPr>
          <w:fldChar w:fldCharType="end"/>
        </w:r>
        <w:r w:rsidRPr="00A25529" w:rsidDel="00383038">
          <w:rPr>
            <w:rStyle w:val="pxtk"/>
          </w:rPr>
          <w:delText>West's Key Number Digest, Associations &amp;key;112 to 118</w:delText>
        </w:r>
      </w:del>
    </w:p>
    <w:p w14:paraId="580DEB11" w14:textId="77777777" w:rsidR="00FB29D8" w:rsidRPr="00A25529" w:rsidDel="00383038" w:rsidRDefault="00FB29D8">
      <w:pPr>
        <w:pStyle w:val="pxs"/>
        <w:spacing w:before="180"/>
        <w:rPr>
          <w:del w:id="1130" w:author="Cara Cardinale" w:date="2025-01-17T14:15:00Z"/>
        </w:rPr>
      </w:pPr>
      <w:del w:id="1131"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tk.ref.id="I003THB"</w:delInstrText>
        </w:r>
        <w:r w:rsidRPr="00A25529" w:rsidDel="00383038">
          <w:rPr>
            <w:rStyle w:val="pxtk"/>
          </w:rPr>
          <w:fldChar w:fldCharType="end"/>
        </w:r>
        <w:r w:rsidRPr="00A25529" w:rsidDel="00383038">
          <w:rPr>
            <w:rStyle w:val="pxtk"/>
          </w:rPr>
          <w:delText>West's Key Number Digest, Associations &amp;key;143 to 146</w:delText>
        </w:r>
      </w:del>
    </w:p>
    <w:p w14:paraId="28FFCE88" w14:textId="77777777" w:rsidR="00FB29D8" w:rsidRPr="00A25529" w:rsidDel="00383038" w:rsidRDefault="00FB29D8">
      <w:pPr>
        <w:pStyle w:val="pxs"/>
        <w:spacing w:before="180"/>
        <w:rPr>
          <w:del w:id="1132" w:author="Cara Cardinale" w:date="2025-01-17T14:15:00Z"/>
        </w:rPr>
      </w:pPr>
      <w:del w:id="1133"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tk.ref.id="I006MM7"</w:delInstrText>
        </w:r>
        <w:r w:rsidRPr="00A25529" w:rsidDel="00383038">
          <w:rPr>
            <w:rStyle w:val="pxtk"/>
          </w:rPr>
          <w:fldChar w:fldCharType="end"/>
        </w:r>
        <w:r w:rsidRPr="00A25529" w:rsidDel="00383038">
          <w:rPr>
            <w:rStyle w:val="pxtk"/>
          </w:rPr>
          <w:delText>West's Key Number Digest, Associations &amp;key;162</w:delText>
        </w:r>
      </w:del>
    </w:p>
    <w:p w14:paraId="78A30BB3" w14:textId="77777777" w:rsidR="00FB29D8" w:rsidRPr="00A25529" w:rsidDel="00383038" w:rsidRDefault="00FB29D8">
      <w:pPr>
        <w:pStyle w:val="pxs"/>
        <w:spacing w:before="180"/>
        <w:rPr>
          <w:del w:id="1134" w:author="Cara Cardinale" w:date="2025-01-17T14:15:00Z"/>
        </w:rPr>
      </w:pPr>
      <w:del w:id="1135"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tk.ref.id="I009FR3"</w:delInstrText>
        </w:r>
        <w:r w:rsidRPr="00A25529" w:rsidDel="00383038">
          <w:rPr>
            <w:rStyle w:val="pxtk"/>
          </w:rPr>
          <w:fldChar w:fldCharType="end"/>
        </w:r>
        <w:r w:rsidRPr="00A25529" w:rsidDel="00383038">
          <w:rPr>
            <w:rStyle w:val="pxtk"/>
          </w:rPr>
          <w:delText>West's Key Number Digest, Associations &amp;key;172 to 175</w:delText>
        </w:r>
      </w:del>
    </w:p>
    <w:p w14:paraId="2204B921" w14:textId="77777777" w:rsidR="00FB29D8" w:rsidRPr="00A25529" w:rsidDel="00383038" w:rsidRDefault="00FB29D8">
      <w:pPr>
        <w:pStyle w:val="pxs"/>
        <w:spacing w:before="180"/>
        <w:rPr>
          <w:del w:id="1136" w:author="Cara Cardinale" w:date="2025-01-17T14:15:00Z"/>
        </w:rPr>
      </w:pPr>
      <w:del w:id="1137"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rPr>
            <w:rStyle w:val="pxtk"/>
            <w:color w:val="FF0000"/>
            <w:vertAlign w:val="superscript"/>
          </w:rPr>
          <w:delText>►</w:delText>
        </w:r>
        <w:r w:rsidRPr="00A25529" w:rsidDel="00383038">
          <w:rPr>
            <w:rStyle w:val="pxtk"/>
          </w:rPr>
          <w:fldChar w:fldCharType="begin"/>
        </w:r>
        <w:r w:rsidRPr="00A25529" w:rsidDel="00383038">
          <w:rPr>
            <w:rStyle w:val="pxtk"/>
          </w:rPr>
          <w:delInstrText>tk.ref.id="I0010CI"</w:delInstrText>
        </w:r>
        <w:r w:rsidRPr="00A25529" w:rsidDel="00383038">
          <w:rPr>
            <w:rStyle w:val="pxtk"/>
          </w:rPr>
          <w:fldChar w:fldCharType="end"/>
        </w:r>
        <w:r w:rsidRPr="00A25529" w:rsidDel="00383038">
          <w:rPr>
            <w:rStyle w:val="pxtk"/>
          </w:rPr>
          <w:delText>West's Key Number Digest, Associations &amp;key;222 to 224</w:delText>
        </w:r>
      </w:del>
    </w:p>
    <w:p w14:paraId="2A3EFE6E" w14:textId="77777777" w:rsidR="00FB29D8" w:rsidRPr="00A25529" w:rsidDel="00383038" w:rsidRDefault="00FB29D8">
      <w:pPr>
        <w:pStyle w:val="pxs"/>
        <w:spacing w:before="180"/>
        <w:rPr>
          <w:del w:id="1138" w:author="Cara Cardinale" w:date="2025-01-17T14:15:00Z"/>
        </w:rPr>
      </w:pPr>
      <w:del w:id="1139"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delText xml:space="preserve">Limited common elements, </w:delText>
        </w:r>
        <w:r w:rsidRPr="00A25529" w:rsidDel="00383038">
          <w:rPr>
            <w:rStyle w:val="pxrc"/>
            <w:color w:val="FF0000"/>
            <w:vertAlign w:val="superscript"/>
          </w:rPr>
          <w:delText>►</w:delText>
        </w:r>
        <w:r w:rsidRPr="00A25529" w:rsidDel="00383038">
          <w:rPr>
            <w:rStyle w:val="pxrc"/>
          </w:rPr>
          <w:fldChar w:fldCharType="begin"/>
        </w:r>
        <w:r w:rsidRPr="00A25529" w:rsidDel="00383038">
          <w:rPr>
            <w:rStyle w:val="pxrc"/>
          </w:rPr>
          <w:delInstrText>rc.ref.id="I003THE"</w:delInstrText>
        </w:r>
        <w:r w:rsidRPr="00A25529" w:rsidDel="00383038">
          <w:rPr>
            <w:rStyle w:val="pxrc"/>
          </w:rPr>
          <w:fldChar w:fldCharType="end"/>
        </w:r>
        <w:r w:rsidRPr="00A25529" w:rsidDel="00383038">
          <w:rPr>
            <w:rStyle w:val="pxrc"/>
          </w:rPr>
          <w:delText xml:space="preserve">Am. Jur. 2d, Condominiums, Etc. </w:delText>
        </w:r>
        <w:r w:rsidRPr="00A25529" w:rsidDel="00383038">
          <w:rPr>
            <w:rStyle w:val="pxrc"/>
            <w:vanish/>
          </w:rPr>
          <w:delText>&amp;s;</w:delText>
        </w:r>
        <w:r w:rsidRPr="00A25529" w:rsidDel="00383038">
          <w:rPr>
            <w:rStyle w:val="pxvis"/>
            <w:rFonts w:ascii="Times NewRoman" w:hAnsi="Times NewRoman"/>
            <w:b w:val="0"/>
            <w:sz w:val="24"/>
          </w:rPr>
          <w:delText>§</w:delText>
        </w:r>
        <w:r w:rsidRPr="00A25529" w:rsidDel="00383038">
          <w:rPr>
            <w:rStyle w:val="pxrc"/>
          </w:rPr>
          <w:delText>27</w:delText>
        </w:r>
      </w:del>
    </w:p>
    <w:p w14:paraId="4DB39AD3" w14:textId="77777777" w:rsidR="00FB29D8" w:rsidRPr="00A25529" w:rsidDel="00383038" w:rsidRDefault="00FB29D8">
      <w:pPr>
        <w:pStyle w:val="pxs"/>
        <w:spacing w:before="180"/>
        <w:rPr>
          <w:del w:id="1140" w:author="Cara Cardinale" w:date="2025-01-17T14:15:00Z"/>
        </w:rPr>
      </w:pPr>
      <w:del w:id="1141"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delText xml:space="preserve">Rights of unit owner in common elements, </w:delText>
        </w:r>
        <w:r w:rsidRPr="00A25529" w:rsidDel="00383038">
          <w:rPr>
            <w:rStyle w:val="pxrc"/>
            <w:color w:val="FF0000"/>
            <w:vertAlign w:val="superscript"/>
          </w:rPr>
          <w:delText>►</w:delText>
        </w:r>
        <w:r w:rsidRPr="00A25529" w:rsidDel="00383038">
          <w:rPr>
            <w:rStyle w:val="pxrc"/>
          </w:rPr>
          <w:fldChar w:fldCharType="begin"/>
        </w:r>
        <w:r w:rsidRPr="00A25529" w:rsidDel="00383038">
          <w:rPr>
            <w:rStyle w:val="pxrc"/>
          </w:rPr>
          <w:delInstrText>rc.ref.id="I006MMA"</w:delInstrText>
        </w:r>
        <w:r w:rsidRPr="00A25529" w:rsidDel="00383038">
          <w:rPr>
            <w:rStyle w:val="pxrc"/>
          </w:rPr>
          <w:fldChar w:fldCharType="end"/>
        </w:r>
        <w:r w:rsidRPr="00A25529" w:rsidDel="00383038">
          <w:rPr>
            <w:rStyle w:val="pxrc"/>
          </w:rPr>
          <w:delText xml:space="preserve">Am. Jur. 2d, Condominiums, Etc. </w:delText>
        </w:r>
        <w:r w:rsidRPr="00A25529" w:rsidDel="00383038">
          <w:rPr>
            <w:rStyle w:val="pxrc"/>
            <w:vanish/>
          </w:rPr>
          <w:delText>&amp;s;</w:delText>
        </w:r>
        <w:r w:rsidRPr="00A25529" w:rsidDel="00383038">
          <w:rPr>
            <w:rStyle w:val="pxvis"/>
            <w:rFonts w:ascii="Times NewRoman" w:hAnsi="Times NewRoman"/>
            <w:b w:val="0"/>
            <w:sz w:val="24"/>
          </w:rPr>
          <w:delText>§</w:delText>
        </w:r>
        <w:r w:rsidRPr="00A25529" w:rsidDel="00383038">
          <w:rPr>
            <w:rStyle w:val="pxrc"/>
          </w:rPr>
          <w:delText>29</w:delText>
        </w:r>
      </w:del>
    </w:p>
    <w:p w14:paraId="7E477AD2" w14:textId="77777777" w:rsidR="00FB29D8" w:rsidRPr="00A25529" w:rsidDel="00383038" w:rsidRDefault="00FB29D8">
      <w:pPr>
        <w:pStyle w:val="pxs"/>
        <w:spacing w:before="180"/>
        <w:rPr>
          <w:del w:id="1142" w:author="Cara Cardinale" w:date="2025-01-17T14:15:00Z"/>
        </w:rPr>
      </w:pPr>
      <w:del w:id="1143" w:author="Cara Cardinale" w:date="2025-01-17T14:15:00Z">
        <w:r w:rsidRPr="00A25529" w:rsidDel="00383038">
          <w:delText xml:space="preserve"> </w:delText>
        </w:r>
        <w:r w:rsidRPr="00A25529" w:rsidDel="00383038">
          <w:rPr>
            <w:rStyle w:val="pxvis"/>
            <w:rFonts w:ascii="Times NewRoman" w:hAnsi="Times NewRoman"/>
            <w:b w:val="0"/>
            <w:sz w:val="24"/>
          </w:rPr>
          <w:tab/>
        </w:r>
        <w:r w:rsidRPr="00A25529" w:rsidDel="00383038">
          <w:delText xml:space="preserve">Maintenance of common elements, </w:delText>
        </w:r>
        <w:r w:rsidRPr="00A25529" w:rsidDel="00383038">
          <w:rPr>
            <w:rStyle w:val="pxrc"/>
            <w:color w:val="FF0000"/>
            <w:vertAlign w:val="superscript"/>
          </w:rPr>
          <w:delText>►</w:delText>
        </w:r>
        <w:r w:rsidRPr="00A25529" w:rsidDel="00383038">
          <w:rPr>
            <w:rStyle w:val="pxrc"/>
          </w:rPr>
          <w:fldChar w:fldCharType="begin"/>
        </w:r>
        <w:r w:rsidRPr="00A25529" w:rsidDel="00383038">
          <w:rPr>
            <w:rStyle w:val="pxrc"/>
          </w:rPr>
          <w:delInstrText>rc.ref.id="I009FR6"</w:delInstrText>
        </w:r>
        <w:r w:rsidRPr="00A25529" w:rsidDel="00383038">
          <w:rPr>
            <w:rStyle w:val="pxrc"/>
          </w:rPr>
          <w:fldChar w:fldCharType="end"/>
        </w:r>
        <w:r w:rsidRPr="00A25529" w:rsidDel="00383038">
          <w:rPr>
            <w:rStyle w:val="pxrc"/>
          </w:rPr>
          <w:delText xml:space="preserve">Am. Jur. 2d, Condominiums, Etc. </w:delText>
        </w:r>
        <w:r w:rsidRPr="00A25529" w:rsidDel="00383038">
          <w:rPr>
            <w:rStyle w:val="pxrc"/>
            <w:vanish/>
          </w:rPr>
          <w:delText>&amp;s;</w:delText>
        </w:r>
        <w:r w:rsidRPr="00A25529" w:rsidDel="00383038">
          <w:rPr>
            <w:rStyle w:val="pxvis"/>
            <w:rFonts w:ascii="Times NewRoman" w:hAnsi="Times NewRoman"/>
            <w:b w:val="0"/>
            <w:sz w:val="24"/>
          </w:rPr>
          <w:delText>§</w:delText>
        </w:r>
        <w:r w:rsidRPr="00A25529" w:rsidDel="00383038">
          <w:rPr>
            <w:rStyle w:val="pxrc"/>
          </w:rPr>
          <w:delText>30</w:delText>
        </w:r>
      </w:del>
    </w:p>
    <w:p w14:paraId="173FD941" w14:textId="77777777" w:rsidR="00FB29D8" w:rsidRPr="00A25529" w:rsidRDefault="00FB29D8">
      <w:pPr>
        <w:pStyle w:val="pxs"/>
        <w:spacing w:before="180"/>
        <w:rPr>
          <w:rPrChange w:id="1144" w:author="Cara Cardinale" w:date="2025-03-04T10:36:00Z">
            <w:rPr>
              <w:sz w:val="27"/>
            </w:rPr>
          </w:rPrChange>
        </w:rPr>
      </w:pPr>
      <w:r w:rsidRPr="00A25529">
        <w:rPr>
          <w:rPrChange w:id="1145" w:author="Cara Cardinale" w:date="2025-03-04T10:36:00Z">
            <w:rPr>
              <w:sz w:val="27"/>
            </w:rPr>
          </w:rPrChange>
        </w:rPr>
        <w:t>30:28. Resolution by members adopting bylaws of association</w:t>
      </w:r>
    </w:p>
    <w:p w14:paraId="077E5BF9" w14:textId="77777777" w:rsidR="00FB29D8" w:rsidRPr="00A25529" w:rsidRDefault="00FB29D8">
      <w:pPr>
        <w:pStyle w:val="pxov"/>
        <w:rPr>
          <w:vanish/>
        </w:rPr>
      </w:pPr>
      <w:r w:rsidRPr="00A25529">
        <w:rPr>
          <w:vanish/>
        </w:rPr>
        <w:t>FMS</w:t>
      </w:r>
    </w:p>
    <w:p w14:paraId="159B0C44" w14:textId="77777777" w:rsidR="00FB29D8" w:rsidRPr="00A25529" w:rsidRDefault="00FB29D8">
      <w:pPr>
        <w:pStyle w:val="pxov"/>
        <w:rPr>
          <w:vanish/>
        </w:rPr>
      </w:pPr>
      <w:r w:rsidRPr="00A25529">
        <w:rPr>
          <w:vanish/>
        </w:rPr>
        <w:t>NFP</w:t>
      </w:r>
    </w:p>
    <w:p w14:paraId="78325801" w14:textId="77777777" w:rsidR="00FB29D8" w:rsidRPr="00A25529" w:rsidRDefault="00FB29D8">
      <w:pPr>
        <w:pStyle w:val="pxov"/>
        <w:rPr>
          <w:vanish/>
        </w:rPr>
      </w:pPr>
      <w:r w:rsidRPr="00A25529">
        <w:rPr>
          <w:vanish/>
        </w:rPr>
        <w:t>COL</w:t>
      </w:r>
    </w:p>
    <w:p w14:paraId="3E670D42" w14:textId="77777777" w:rsidR="00FB29D8" w:rsidRPr="00A25529" w:rsidRDefault="00FB29D8">
      <w:pPr>
        <w:pStyle w:val="pxov"/>
        <w:rPr>
          <w:vanish/>
        </w:rPr>
      </w:pPr>
      <w:r w:rsidRPr="00A25529">
        <w:rPr>
          <w:vanish/>
        </w:rPr>
        <w:t>FCV</w:t>
      </w:r>
    </w:p>
    <w:p w14:paraId="1274703A" w14:textId="77777777" w:rsidR="00FB29D8" w:rsidRPr="00A25529" w:rsidRDefault="00FB29D8">
      <w:pPr>
        <w:pStyle w:val="pxov"/>
        <w:rPr>
          <w:vanish/>
        </w:rPr>
      </w:pPr>
      <w:r w:rsidRPr="00A25529">
        <w:rPr>
          <w:vanish/>
        </w:rPr>
        <w:t>FTR</w:t>
      </w:r>
    </w:p>
    <w:p w14:paraId="18020CFB" w14:textId="77777777" w:rsidR="00FB29D8" w:rsidRPr="00A25529" w:rsidRDefault="00FB29D8">
      <w:pPr>
        <w:pStyle w:val="pxov"/>
        <w:rPr>
          <w:vanish/>
        </w:rPr>
      </w:pPr>
      <w:r w:rsidRPr="00A25529">
        <w:rPr>
          <w:vanish/>
        </w:rPr>
        <w:t>EBL</w:t>
      </w:r>
    </w:p>
    <w:p w14:paraId="21B8BD98" w14:textId="77777777" w:rsidR="00FB29D8" w:rsidRPr="00A25529" w:rsidRDefault="00FB29D8">
      <w:pPr>
        <w:pStyle w:val="pxov"/>
        <w:rPr>
          <w:vanish/>
        </w:rPr>
      </w:pPr>
      <w:r w:rsidRPr="00A25529">
        <w:rPr>
          <w:vanish/>
        </w:rPr>
        <w:t>TEM</w:t>
      </w:r>
    </w:p>
    <w:p w14:paraId="474E43D7" w14:textId="77777777" w:rsidR="00FB29D8" w:rsidRPr="00A25529" w:rsidRDefault="00FB29D8">
      <w:pPr>
        <w:pStyle w:val="pxov"/>
        <w:rPr>
          <w:vanish/>
        </w:rPr>
      </w:pPr>
      <w:r w:rsidRPr="00A25529">
        <w:rPr>
          <w:vanish/>
        </w:rPr>
        <w:t>MTD</w:t>
      </w:r>
    </w:p>
    <w:p w14:paraId="208D5D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form.fid="Id538fc601b6411e684899cfd92da4eb0"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Whereas no bylaws have been adopted governing the conduct of internal affairs of this association; and</w:t>
      </w:r>
    </w:p>
    <w:p w14:paraId="6A5670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Whereas the set of bylaws presented to this meeting are suitable for the purpose and their adoption is in the association's best interests; it is, therefore,</w:t>
      </w:r>
    </w:p>
    <w:p w14:paraId="112F651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 xml:space="preserve">Resolved, that the members of </w:t>
      </w:r>
      <w:r w:rsidRPr="00A25529">
        <w:rPr>
          <w:rStyle w:val="pxfinstr"/>
          <w:i/>
          <w:iCs/>
        </w:rPr>
        <w:t>[name of association]</w:t>
      </w:r>
      <w:r w:rsidRPr="00A25529">
        <w:t xml:space="preserve"> this </w:t>
      </w:r>
      <w:r w:rsidRPr="00A25529">
        <w:rPr>
          <w:rStyle w:val="pxfinstr"/>
          <w:i/>
          <w:iCs/>
        </w:rPr>
        <w:t>[date of resolution]</w:t>
      </w:r>
      <w:r w:rsidRPr="00A25529">
        <w:t>, approve and adopt the bylaws presented to this meeting of members as the bylaws of the association, and it is</w:t>
      </w:r>
    </w:p>
    <w:p w14:paraId="6244FA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Further resolved, that the bylaws be authenticated as such by the secretary of this association and be placed in its minute book and that a full and true copy of the bylaws, certified by the secretary, be kept at the principal office of the association for inspection by members at all reasonable times during business hours.</w:t>
      </w:r>
    </w:p>
    <w:p w14:paraId="0B43D7A9" w14:textId="77777777" w:rsidR="00FB29D8" w:rsidRPr="00A25529" w:rsidRDefault="00FB29D8">
      <w:pPr>
        <w:pStyle w:val="pxformnotes"/>
        <w:jc w:val="center"/>
        <w:rPr>
          <w:sz w:val="24"/>
          <w:szCs w:val="24"/>
        </w:rPr>
      </w:pPr>
      <w:r w:rsidRPr="00A25529">
        <w:rPr>
          <w:rStyle w:val="pxvis"/>
          <w:rFonts w:cs="Arial"/>
          <w:bCs/>
          <w:sz w:val="50"/>
          <w:rPrChange w:id="1146" w:author="Cara Cardinale" w:date="2025-03-04T10:36:00Z">
            <w:rPr>
              <w:rStyle w:val="pxvis"/>
              <w:rFonts w:cs="Arial"/>
              <w:bCs/>
            </w:rPr>
          </w:rPrChange>
        </w:rPr>
        <w:t>Notes to Form</w:t>
      </w:r>
    </w:p>
    <w:p w14:paraId="44B526E4" w14:textId="77777777" w:rsidR="00FB29D8" w:rsidRPr="00A25529" w:rsidRDefault="00FB29D8">
      <w:pPr>
        <w:pStyle w:val="pxformnotes"/>
        <w:rPr>
          <w:sz w:val="24"/>
          <w:szCs w:val="24"/>
        </w:rPr>
      </w:pPr>
    </w:p>
    <w:p w14:paraId="74A1D104" w14:textId="77777777" w:rsidR="00FB29D8" w:rsidRPr="00A25529" w:rsidRDefault="00FB29D8">
      <w:pPr>
        <w:pStyle w:val="pxformnote"/>
        <w:spacing w:before="180"/>
      </w:pPr>
      <w:del w:id="1147" w:author="Cara Cardinale" w:date="2025-01-14T20:47:00Z">
        <w:r w:rsidRPr="00A25529" w:rsidDel="00CF1278">
          <w:delText>Drafter's Note</w:delText>
        </w:r>
      </w:del>
      <w:r w:rsidRPr="00A25529">
        <w:t xml:space="preserve"> </w:t>
      </w:r>
    </w:p>
    <w:p w14:paraId="7EDC7E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 xml:space="preserve">With respect to members of an association, the bylaws have the force and effect of a contract and may be enforced as such between members. </w:t>
      </w:r>
      <w:r w:rsidRPr="00A25529">
        <w:rPr>
          <w:rStyle w:val="pxcc"/>
          <w:color w:val="FF0000"/>
          <w:vertAlign w:val="superscript"/>
        </w:rPr>
        <w:t>►</w:t>
      </w:r>
      <w:r w:rsidRPr="00A25529">
        <w:rPr>
          <w:rStyle w:val="pxcc"/>
        </w:rPr>
        <w:fldChar w:fldCharType="begin"/>
      </w:r>
      <w:r w:rsidRPr="00A25529">
        <w:rPr>
          <w:rStyle w:val="pxcc"/>
        </w:rPr>
        <w:instrText>cc.ref.id="I0010I8"</w:instrText>
      </w:r>
      <w:r w:rsidRPr="00A25529">
        <w:rPr>
          <w:rStyle w:val="pxcc"/>
        </w:rPr>
        <w:fldChar w:fldCharType="end"/>
      </w:r>
      <w:r w:rsidRPr="00A25529">
        <w:rPr>
          <w:rStyle w:val="pxcc"/>
        </w:rPr>
        <w:t>Stony Brook Shores Property Owners Ass'n, Inc. v. Liscia, 169 A.D.2d 712, 564 N.Y.S.2d 192 (2d Dep't 1991)</w:t>
      </w:r>
      <w:r w:rsidRPr="00A25529">
        <w:t>.</w:t>
      </w:r>
    </w:p>
    <w:p w14:paraId="6BF31A8A" w14:textId="77777777" w:rsidR="00FB29D8" w:rsidRPr="00A25529" w:rsidRDefault="00FB29D8">
      <w:pPr>
        <w:pStyle w:val="pxformrr"/>
        <w:rPr>
          <w:sz w:val="24"/>
          <w:szCs w:val="24"/>
        </w:rPr>
      </w:pPr>
      <w:r w:rsidRPr="00A25529">
        <w:rPr>
          <w:rStyle w:val="pxvis"/>
          <w:rFonts w:cs="Arial"/>
          <w:bCs/>
          <w:sz w:val="50"/>
          <w:rPrChange w:id="1148" w:author="Cara Cardinale" w:date="2025-03-04T10:36:00Z">
            <w:rPr>
              <w:rStyle w:val="pxvis"/>
              <w:rFonts w:cs="Arial"/>
              <w:bCs/>
            </w:rPr>
          </w:rPrChange>
        </w:rPr>
        <w:t>Research References</w:t>
      </w:r>
    </w:p>
    <w:p w14:paraId="684E0C8D" w14:textId="77777777" w:rsidR="00FB29D8" w:rsidRPr="00A25529" w:rsidDel="001C5234" w:rsidRDefault="00FB29D8">
      <w:pPr>
        <w:pStyle w:val="pxformrrp"/>
        <w:rPr>
          <w:del w:id="1149" w:author="Cara Cardinale" w:date="2025-01-17T14:22:00Z"/>
        </w:rPr>
      </w:pPr>
      <w:del w:id="1150" w:author="Cara Cardinale" w:date="2025-01-17T14:22: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tk.ref.id="I003TN4"</w:delInstrText>
        </w:r>
        <w:r w:rsidRPr="00A25529" w:rsidDel="001C5234">
          <w:rPr>
            <w:rStyle w:val="pxtk"/>
          </w:rPr>
          <w:fldChar w:fldCharType="end"/>
        </w:r>
        <w:r w:rsidRPr="00A25529" w:rsidDel="001C5234">
          <w:rPr>
            <w:rStyle w:val="pxtk"/>
          </w:rPr>
          <w:delText>West's Key Number Digest, Associations &amp;key;112 to 118</w:delText>
        </w:r>
      </w:del>
    </w:p>
    <w:p w14:paraId="15447722" w14:textId="77777777" w:rsidR="00FB29D8" w:rsidRPr="00A25529" w:rsidDel="001C5234" w:rsidRDefault="00FB29D8">
      <w:pPr>
        <w:pStyle w:val="pxformrrp"/>
        <w:rPr>
          <w:del w:id="1151" w:author="Cara Cardinale" w:date="2025-01-17T14:22:00Z"/>
        </w:rPr>
      </w:pPr>
      <w:del w:id="1152" w:author="Cara Cardinale" w:date="2025-01-17T14:22: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tk.ref.id="I006MS0"</w:delInstrText>
        </w:r>
        <w:r w:rsidRPr="00A25529" w:rsidDel="001C5234">
          <w:rPr>
            <w:rStyle w:val="pxtk"/>
          </w:rPr>
          <w:fldChar w:fldCharType="end"/>
        </w:r>
        <w:r w:rsidRPr="00A25529" w:rsidDel="001C5234">
          <w:rPr>
            <w:rStyle w:val="pxtk"/>
          </w:rPr>
          <w:delText>West's Key Number Digest, Associations &amp;key;143 to 146</w:delText>
        </w:r>
      </w:del>
    </w:p>
    <w:p w14:paraId="7E9B1B21" w14:textId="77777777" w:rsidR="00FB29D8" w:rsidRPr="00A25529" w:rsidRDefault="00FB29D8">
      <w:pPr>
        <w:pStyle w:val="pxformrrp"/>
      </w:pPr>
      <w:del w:id="1153" w:author="Cara Cardinale" w:date="2025-01-17T14:22:00Z">
        <w:r w:rsidRPr="00A25529" w:rsidDel="001C5234">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tk.ref.id="I009FWW"</w:instrText>
      </w:r>
      <w:r w:rsidRPr="00A25529">
        <w:rPr>
          <w:rStyle w:val="pxtk"/>
        </w:rPr>
        <w:fldChar w:fldCharType="end"/>
      </w:r>
      <w:r w:rsidRPr="00A25529">
        <w:rPr>
          <w:rStyle w:val="pxtk"/>
        </w:rPr>
        <w:t>West's Key Number Digest, Associations &amp;key;1</w:t>
      </w:r>
      <w:ins w:id="1154" w:author="Cara Cardinale" w:date="2025-01-17T14:22:00Z">
        <w:r w:rsidR="001C5234" w:rsidRPr="00A25529">
          <w:rPr>
            <w:rStyle w:val="pxtk"/>
          </w:rPr>
          <w:t>28</w:t>
        </w:r>
      </w:ins>
      <w:del w:id="1155" w:author="Cara Cardinale" w:date="2025-01-17T14:22:00Z">
        <w:r w:rsidRPr="00A25529" w:rsidDel="001C5234">
          <w:rPr>
            <w:rStyle w:val="pxtk"/>
          </w:rPr>
          <w:delText>62</w:delText>
        </w:r>
      </w:del>
    </w:p>
    <w:p w14:paraId="1F6CC1A4" w14:textId="77777777" w:rsidR="00FB29D8" w:rsidRPr="00A25529" w:rsidDel="001C5234" w:rsidRDefault="00FB29D8">
      <w:pPr>
        <w:pStyle w:val="pxformrrp"/>
        <w:rPr>
          <w:del w:id="1156" w:author="Cara Cardinale" w:date="2025-01-17T14:22:00Z"/>
        </w:rPr>
      </w:pPr>
      <w:del w:id="1157" w:author="Cara Cardinale" w:date="2025-01-17T14:22: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tk.ref.id="I00C91S"</w:delInstrText>
        </w:r>
        <w:r w:rsidRPr="00A25529" w:rsidDel="001C5234">
          <w:rPr>
            <w:rStyle w:val="pxtk"/>
          </w:rPr>
          <w:fldChar w:fldCharType="end"/>
        </w:r>
        <w:r w:rsidRPr="00A25529" w:rsidDel="001C5234">
          <w:rPr>
            <w:rStyle w:val="pxtk"/>
          </w:rPr>
          <w:delText>West's Key Number Digest, Associations &amp;key;172 to 175</w:delText>
        </w:r>
      </w:del>
    </w:p>
    <w:p w14:paraId="2A4D85C6" w14:textId="77777777" w:rsidR="00FB29D8" w:rsidRPr="00A25529" w:rsidDel="001C5234" w:rsidRDefault="00FB29D8">
      <w:pPr>
        <w:pStyle w:val="pxformrrp"/>
        <w:rPr>
          <w:del w:id="1158" w:author="Cara Cardinale" w:date="2025-01-17T14:22:00Z"/>
        </w:rPr>
      </w:pPr>
      <w:del w:id="1159" w:author="Cara Cardinale" w:date="2025-01-17T14:22: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tk.ref.id="I0010IA"</w:delInstrText>
        </w:r>
        <w:r w:rsidRPr="00A25529" w:rsidDel="001C5234">
          <w:rPr>
            <w:rStyle w:val="pxtk"/>
          </w:rPr>
          <w:fldChar w:fldCharType="end"/>
        </w:r>
        <w:r w:rsidRPr="00A25529" w:rsidDel="001C5234">
          <w:rPr>
            <w:rStyle w:val="pxtk"/>
          </w:rPr>
          <w:delText>West's Key Number Digest, Associations &amp;key;222 to 224</w:delText>
        </w:r>
      </w:del>
    </w:p>
    <w:p w14:paraId="7B11C48F" w14:textId="77777777" w:rsidR="00FB29D8" w:rsidRPr="00A25529" w:rsidRDefault="00FB29D8">
      <w:pPr>
        <w:pStyle w:val="pxformrrp"/>
      </w:pPr>
      <w:del w:id="1160" w:author="Cara Cardinale" w:date="2025-01-17T14:22:00Z">
        <w:r w:rsidRPr="00A25529" w:rsidDel="001C5234">
          <w:delText xml:space="preserve"> </w:delText>
        </w:r>
      </w:del>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rc.ref.id="I003TN6"</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del w:id="1161" w:author="Cara Cardinale" w:date="2025-01-17T10:24:00Z">
        <w:r w:rsidRPr="00A25529" w:rsidDel="00556E45">
          <w:rPr>
            <w:rStyle w:val="pxrc"/>
          </w:rPr>
          <w:delText>6 to 8</w:delText>
        </w:r>
      </w:del>
      <w:ins w:id="1162" w:author="Cara Cardinale" w:date="2025-01-17T10:24:00Z">
        <w:r w:rsidR="00556E45" w:rsidRPr="00A25529">
          <w:rPr>
            <w:rStyle w:val="pxrc"/>
          </w:rPr>
          <w:t>6</w:t>
        </w:r>
      </w:ins>
    </w:p>
    <w:p w14:paraId="73AE94A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rc.ref.id="I006MS2"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0B8A1B32" w14:textId="77777777" w:rsidR="00FB29D8" w:rsidRPr="00A25529" w:rsidRDefault="00FB29D8">
      <w:pPr>
        <w:pStyle w:val="pxs"/>
        <w:spacing w:before="180"/>
        <w:rPr>
          <w:rPrChange w:id="1163" w:author="Cara Cardinale" w:date="2025-03-04T10:36:00Z">
            <w:rPr>
              <w:sz w:val="27"/>
            </w:rPr>
          </w:rPrChange>
        </w:rPr>
      </w:pPr>
      <w:r w:rsidRPr="00A25529">
        <w:rPr>
          <w:rPrChange w:id="1164" w:author="Cara Cardinale" w:date="2025-03-04T10:36:00Z">
            <w:rPr>
              <w:sz w:val="27"/>
            </w:rPr>
          </w:rPrChange>
        </w:rPr>
        <w:t>30:29. Certification to bank of resolution authorizing bank account</w:t>
      </w:r>
    </w:p>
    <w:p w14:paraId="4C42141F" w14:textId="77777777" w:rsidR="00FB29D8" w:rsidRPr="00A25529" w:rsidRDefault="00FB29D8">
      <w:pPr>
        <w:pStyle w:val="pxov"/>
        <w:rPr>
          <w:vanish/>
        </w:rPr>
      </w:pPr>
      <w:r w:rsidRPr="00A25529">
        <w:rPr>
          <w:vanish/>
        </w:rPr>
        <w:t>FMS</w:t>
      </w:r>
    </w:p>
    <w:p w14:paraId="1E0AC3A1" w14:textId="77777777" w:rsidR="00FB29D8" w:rsidRPr="00A25529" w:rsidRDefault="00FB29D8">
      <w:pPr>
        <w:pStyle w:val="pxov"/>
        <w:rPr>
          <w:vanish/>
        </w:rPr>
      </w:pPr>
      <w:r w:rsidRPr="00A25529">
        <w:rPr>
          <w:vanish/>
        </w:rPr>
        <w:t>NFP</w:t>
      </w:r>
    </w:p>
    <w:p w14:paraId="1DFFAD37" w14:textId="77777777" w:rsidR="00FB29D8" w:rsidRPr="00A25529" w:rsidRDefault="00FB29D8">
      <w:pPr>
        <w:pStyle w:val="pxov"/>
        <w:rPr>
          <w:vanish/>
        </w:rPr>
      </w:pPr>
      <w:r w:rsidRPr="00A25529">
        <w:rPr>
          <w:vanish/>
        </w:rPr>
        <w:t>COL</w:t>
      </w:r>
    </w:p>
    <w:p w14:paraId="74A4D385" w14:textId="77777777" w:rsidR="00FB29D8" w:rsidRPr="00A25529" w:rsidRDefault="00FB29D8">
      <w:pPr>
        <w:pStyle w:val="pxov"/>
        <w:rPr>
          <w:vanish/>
        </w:rPr>
      </w:pPr>
      <w:r w:rsidRPr="00A25529">
        <w:rPr>
          <w:vanish/>
        </w:rPr>
        <w:t>FCV</w:t>
      </w:r>
    </w:p>
    <w:p w14:paraId="72538C86" w14:textId="77777777" w:rsidR="00FB29D8" w:rsidRPr="00A25529" w:rsidRDefault="00FB29D8">
      <w:pPr>
        <w:pStyle w:val="pxov"/>
        <w:rPr>
          <w:vanish/>
        </w:rPr>
      </w:pPr>
      <w:r w:rsidRPr="00A25529">
        <w:rPr>
          <w:vanish/>
        </w:rPr>
        <w:t>FTR</w:t>
      </w:r>
    </w:p>
    <w:p w14:paraId="0A42F096" w14:textId="77777777" w:rsidR="00FB29D8" w:rsidRPr="00A25529" w:rsidRDefault="00FB29D8">
      <w:pPr>
        <w:pStyle w:val="pxov"/>
        <w:rPr>
          <w:vanish/>
        </w:rPr>
      </w:pPr>
      <w:r w:rsidRPr="00A25529">
        <w:rPr>
          <w:vanish/>
        </w:rPr>
        <w:t>EBL</w:t>
      </w:r>
    </w:p>
    <w:p w14:paraId="4514605E" w14:textId="77777777" w:rsidR="00FB29D8" w:rsidRPr="00A25529" w:rsidRDefault="00FB29D8">
      <w:pPr>
        <w:pStyle w:val="pxov"/>
        <w:rPr>
          <w:vanish/>
        </w:rPr>
      </w:pPr>
      <w:r w:rsidRPr="00A25529">
        <w:rPr>
          <w:vanish/>
        </w:rPr>
        <w:t>TEM</w:t>
      </w:r>
    </w:p>
    <w:p w14:paraId="39C1C0A1" w14:textId="77777777" w:rsidR="00FB29D8" w:rsidRPr="00A25529" w:rsidRDefault="00FB29D8">
      <w:pPr>
        <w:pStyle w:val="pxov"/>
        <w:rPr>
          <w:vanish/>
        </w:rPr>
      </w:pPr>
      <w:r w:rsidRPr="00A25529">
        <w:rPr>
          <w:vanish/>
        </w:rPr>
        <w:t>MTD</w:t>
      </w:r>
    </w:p>
    <w:p w14:paraId="5907A918"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form.fid="Id5394a801b6411e684899cfd92da4eb0"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tbl.uuid="I02EG7M"</w:instrText>
      </w:r>
      <w:r w:rsidRPr="00A25529">
        <w:fldChar w:fldCharType="end"/>
      </w:r>
    </w:p>
    <w:p w14:paraId="15EED7EF"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06DEB9FA"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2991709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4B99BA68"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37FD05FC" w14:textId="77777777">
        <w:tblPrEx>
          <w:tblCellMar>
            <w:top w:w="0" w:type="dxa"/>
            <w:left w:w="0" w:type="dxa"/>
            <w:bottom w:w="0" w:type="dxa"/>
            <w:right w:w="0" w:type="dxa"/>
          </w:tblCellMar>
        </w:tblPrEx>
        <w:tc>
          <w:tcPr>
            <w:tcW w:w="4320" w:type="dxa"/>
            <w:tcBorders>
              <w:top w:val="nil"/>
              <w:left w:val="nil"/>
              <w:bottom w:val="nil"/>
              <w:right w:val="nil"/>
            </w:tcBorders>
          </w:tcPr>
          <w:p w14:paraId="63910849"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entry.morerows="3"</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4DF7D6EC"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creditor]</w:t>
            </w:r>
          </w:p>
        </w:tc>
      </w:tr>
      <w:tr w:rsidR="00FB29D8" w:rsidRPr="00A25529" w14:paraId="2C6A7BE1" w14:textId="77777777">
        <w:tblPrEx>
          <w:tblCellMar>
            <w:top w:w="0" w:type="dxa"/>
            <w:left w:w="0" w:type="dxa"/>
            <w:bottom w:w="0" w:type="dxa"/>
            <w:right w:w="0" w:type="dxa"/>
          </w:tblCellMar>
        </w:tblPrEx>
        <w:tc>
          <w:tcPr>
            <w:tcW w:w="4320" w:type="dxa"/>
            <w:tcBorders>
              <w:top w:val="nil"/>
              <w:left w:val="nil"/>
              <w:bottom w:val="nil"/>
              <w:right w:val="nil"/>
            </w:tcBorders>
          </w:tcPr>
          <w:p w14:paraId="00DB5DC2"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creditor]</w:t>
            </w:r>
          </w:p>
        </w:tc>
        <w:tc>
          <w:tcPr>
            <w:tcW w:w="4320" w:type="dxa"/>
            <w:tcBorders>
              <w:top w:val="nil"/>
              <w:left w:val="nil"/>
              <w:bottom w:val="nil"/>
              <w:right w:val="nil"/>
            </w:tcBorders>
          </w:tcPr>
          <w:p w14:paraId="7AA87A58" w14:textId="77777777" w:rsidR="00FB29D8" w:rsidRPr="00A25529" w:rsidRDefault="00FB29D8"/>
        </w:tc>
      </w:tr>
      <w:tr w:rsidR="00FB29D8" w:rsidRPr="00A25529" w14:paraId="73CFF27A" w14:textId="77777777">
        <w:tblPrEx>
          <w:tblCellMar>
            <w:top w:w="0" w:type="dxa"/>
            <w:left w:w="0" w:type="dxa"/>
            <w:bottom w:w="0" w:type="dxa"/>
            <w:right w:w="0" w:type="dxa"/>
          </w:tblCellMar>
        </w:tblPrEx>
        <w:tc>
          <w:tcPr>
            <w:tcW w:w="4320" w:type="dxa"/>
            <w:tcBorders>
              <w:top w:val="nil"/>
              <w:left w:val="nil"/>
              <w:bottom w:val="nil"/>
              <w:right w:val="nil"/>
            </w:tcBorders>
          </w:tcPr>
          <w:p w14:paraId="0C1F3A23"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city]</w:t>
            </w:r>
            <w:r w:rsidRPr="00A25529">
              <w:rPr>
                <w:rStyle w:val="pxrowentry"/>
              </w:rPr>
              <w:t xml:space="preserve">, </w:t>
            </w:r>
            <w:r w:rsidRPr="00A25529">
              <w:rPr>
                <w:rStyle w:val="pxfinstr"/>
                <w:i/>
                <w:iCs/>
              </w:rPr>
              <w:t>[name of county]</w:t>
            </w:r>
            <w:r w:rsidRPr="00A25529">
              <w:rPr>
                <w:rStyle w:val="pxrowentry"/>
              </w:rPr>
              <w:t>,</w:t>
            </w:r>
          </w:p>
        </w:tc>
        <w:tc>
          <w:tcPr>
            <w:tcW w:w="4320" w:type="dxa"/>
            <w:tcBorders>
              <w:top w:val="nil"/>
              <w:left w:val="nil"/>
              <w:bottom w:val="nil"/>
              <w:right w:val="nil"/>
            </w:tcBorders>
          </w:tcPr>
          <w:p w14:paraId="25060A90" w14:textId="77777777" w:rsidR="00FB29D8" w:rsidRPr="00A25529" w:rsidRDefault="00FB29D8"/>
        </w:tc>
      </w:tr>
      <w:tr w:rsidR="00FB29D8" w:rsidRPr="00A25529" w14:paraId="2FFAB3CF" w14:textId="77777777">
        <w:tblPrEx>
          <w:tblCellMar>
            <w:top w:w="0" w:type="dxa"/>
            <w:left w:w="0" w:type="dxa"/>
            <w:bottom w:w="0" w:type="dxa"/>
            <w:right w:w="0" w:type="dxa"/>
          </w:tblCellMar>
        </w:tblPrEx>
        <w:tc>
          <w:tcPr>
            <w:tcW w:w="4320" w:type="dxa"/>
            <w:tcBorders>
              <w:top w:val="nil"/>
              <w:left w:val="nil"/>
              <w:bottom w:val="nil"/>
              <w:right w:val="nil"/>
            </w:tcBorders>
          </w:tcPr>
          <w:p w14:paraId="0B962D0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State of New York</w:t>
            </w:r>
          </w:p>
        </w:tc>
        <w:tc>
          <w:tcPr>
            <w:tcW w:w="4320" w:type="dxa"/>
            <w:tcBorders>
              <w:top w:val="nil"/>
              <w:left w:val="nil"/>
              <w:bottom w:val="nil"/>
              <w:right w:val="nil"/>
            </w:tcBorders>
          </w:tcPr>
          <w:p w14:paraId="1B4B39F2" w14:textId="77777777" w:rsidR="00FB29D8" w:rsidRPr="00A25529" w:rsidRDefault="00FB29D8"/>
        </w:tc>
      </w:tr>
    </w:tbl>
    <w:p w14:paraId="3FD0DD32" w14:textId="77777777" w:rsidR="00FB29D8" w:rsidRPr="00A25529" w:rsidRDefault="00FB29D8">
      <w:pPr>
        <w:pStyle w:val="pxtbody"/>
      </w:pPr>
    </w:p>
    <w:p w14:paraId="4AC2AE91" w14:textId="77777777" w:rsidR="00FB29D8" w:rsidRPr="00A25529" w:rsidRDefault="00FB29D8"/>
    <w:p w14:paraId="29AFBD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I, </w:t>
      </w:r>
      <w:r w:rsidRPr="00A25529">
        <w:rPr>
          <w:rStyle w:val="pxfinstr"/>
          <w:i/>
          <w:iCs/>
        </w:rPr>
        <w:t>[name of secretary]</w:t>
      </w:r>
      <w:r w:rsidRPr="00A25529">
        <w:t xml:space="preserve">, hereby certify to </w:t>
      </w:r>
      <w:r w:rsidRPr="00A25529">
        <w:rPr>
          <w:rStyle w:val="pxfinstr"/>
          <w:i/>
          <w:iCs/>
        </w:rPr>
        <w:t>[name of bank]</w:t>
      </w:r>
      <w:r w:rsidRPr="00A25529">
        <w:t xml:space="preserve"> of </w:t>
      </w:r>
      <w:r w:rsidRPr="00A25529">
        <w:rPr>
          <w:rStyle w:val="pxfinstr"/>
          <w:i/>
          <w:iCs/>
        </w:rPr>
        <w:t>[address of bank]</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that at a meeting of the </w:t>
      </w:r>
      <w:r w:rsidRPr="00A25529">
        <w:rPr>
          <w:rStyle w:val="pxfinstr"/>
          <w:i/>
          <w:iCs/>
        </w:rPr>
        <w:t>[members/trustees/executive committee/[title of authority]]</w:t>
      </w:r>
      <w:r w:rsidRPr="00A25529">
        <w:t xml:space="preserve"> of the </w:t>
      </w:r>
      <w:r w:rsidRPr="00A25529">
        <w:rPr>
          <w:rStyle w:val="pxfinstr"/>
          <w:i/>
          <w:iCs/>
        </w:rPr>
        <w:t>[name of association]</w:t>
      </w:r>
      <w:r w:rsidRPr="00A25529">
        <w:t xml:space="preserve"> held in the </w:t>
      </w:r>
      <w:r w:rsidRPr="00A25529">
        <w:rPr>
          <w:rStyle w:val="pxfinstr"/>
          <w:i/>
          <w:iCs/>
        </w:rPr>
        <w:t>[name of city]</w:t>
      </w:r>
      <w:r w:rsidRPr="00A25529">
        <w:t xml:space="preserve">, </w:t>
      </w:r>
      <w:r w:rsidRPr="00A25529">
        <w:rPr>
          <w:rStyle w:val="pxfinstr"/>
          <w:i/>
          <w:iCs/>
        </w:rPr>
        <w:t>[name of county]</w:t>
      </w:r>
      <w:r w:rsidRPr="00A25529">
        <w:t xml:space="preserve">, State of New York, on </w:t>
      </w:r>
      <w:r w:rsidRPr="00A25529">
        <w:rPr>
          <w:rStyle w:val="pxfinstr"/>
          <w:i/>
          <w:iCs/>
        </w:rPr>
        <w:t>[date of adopting resolutions]</w:t>
      </w:r>
      <w:r w:rsidRPr="00A25529">
        <w:t>, the following resolutions were adopted and that they are in conformity with the bylaws of the association and are in full force and effect:</w:t>
      </w:r>
    </w:p>
    <w:p w14:paraId="560A91DE" w14:textId="77777777" w:rsidR="00FB29D8" w:rsidRPr="00A25529" w:rsidRDefault="00FB29D8">
      <w:pPr>
        <w:pStyle w:val="pxformfl"/>
        <w:ind w:left="500"/>
      </w:pPr>
      <w:r w:rsidRPr="00A25529">
        <w:t xml:space="preserve"> </w:t>
      </w:r>
    </w:p>
    <w:p w14:paraId="6E8ADD5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0596D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Resolved, that </w:t>
      </w:r>
      <w:r w:rsidRPr="00A25529">
        <w:rPr>
          <w:rStyle w:val="pxfinstr"/>
          <w:i/>
          <w:iCs/>
        </w:rPr>
        <w:t>[name of bank]</w:t>
      </w:r>
      <w:r w:rsidRPr="00A25529">
        <w:t xml:space="preserve"> and </w:t>
      </w:r>
      <w:r w:rsidRPr="00A25529">
        <w:rPr>
          <w:rStyle w:val="pxfinstr"/>
          <w:i/>
          <w:iCs/>
        </w:rPr>
        <w:t>[address of bank]</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is designated as a depository of this association.</w:t>
      </w:r>
    </w:p>
    <w:p w14:paraId="61C30CF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12D66D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Resolved further, that checks, notes, or other orders for the payment of money on the above named bank be made, signed, drawn, or indorsed by any </w:t>
      </w:r>
      <w:r w:rsidRPr="00A25529">
        <w:rPr>
          <w:rStyle w:val="pxfinstr"/>
          <w:i/>
          <w:iCs/>
        </w:rPr>
        <w:t>[number of officers]</w:t>
      </w:r>
      <w:r w:rsidRPr="00A25529">
        <w:t xml:space="preserve"> of the following officers: </w:t>
      </w:r>
      <w:r w:rsidRPr="00A25529">
        <w:rPr>
          <w:rStyle w:val="pxfinstr"/>
          <w:i/>
          <w:iCs/>
        </w:rPr>
        <w:t>[titles of officers]</w:t>
      </w:r>
      <w:r w:rsidRPr="00A25529">
        <w:t>.</w:t>
      </w:r>
    </w:p>
    <w:p w14:paraId="472BF49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7C5257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Resolved further, that the bank is authorized to pay any such orders and also to receive the same for credit of or in payment from the payee or any other holder, without inquiry as to the circumstances of issue or the disposition of proceeds, even if drawn or indorsed to any signing or indorsing officer or delivered in payment of the individual obligation of any such officer or for his or her credit or for deposit to his or her personal account or for cash.</w:t>
      </w:r>
    </w:p>
    <w:p w14:paraId="7DF21C3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4C3135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Resolved further, that the secretary is authorized to certify to the bank that these resolutions have been adopted and that they are in conformity with the bylaws.</w:t>
      </w:r>
    </w:p>
    <w:p w14:paraId="16DBB9D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06764B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Resolved further, that the foregoing resolutions shall remain in full force and effect until written notice of their amendment or rescission shall have been received by the bank and that receipt of such notice shall not affect any action taken by the bank prior to such notice.</w:t>
      </w:r>
    </w:p>
    <w:p w14:paraId="033FE1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I further certify that the present officers of the association are as follows:</w:t>
      </w:r>
    </w:p>
    <w:p w14:paraId="44C0F480"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tbl.ident="I03ES2Y"</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tbl.uuid="I011OAR"</w:instrText>
      </w:r>
      <w:r w:rsidRPr="00A25529">
        <w:fldChar w:fldCharType="end"/>
      </w:r>
    </w:p>
    <w:p w14:paraId="39709FC1"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0AD8402" w14:textId="77777777" w:rsidR="00FB29D8" w:rsidRPr="00A25529" w:rsidRDefault="00FB29D8">
      <w:pPr>
        <w:pStyle w:val="pxtgroup"/>
      </w:pPr>
      <w:r w:rsidRPr="00A25529">
        <w:rPr>
          <w:color w:val="FF0000"/>
          <w:vertAlign w:val="superscript"/>
        </w:rPr>
        <w:t>►</w:t>
      </w:r>
      <w:r w:rsidRPr="00A25529">
        <w:fldChar w:fldCharType="begin"/>
      </w:r>
      <w:r w:rsidRPr="00A25529">
        <w:instrText>tgroup.align="center"</w:instrText>
      </w:r>
      <w:r w:rsidRPr="00A25529">
        <w:fldChar w:fldCharType="end"/>
      </w:r>
      <w:r w:rsidRPr="00A25529">
        <w:fldChar w:fldCharType="begin"/>
      </w:r>
      <w:r w:rsidRPr="00A25529">
        <w:instrText>tgroup.cols="2"</w:instrText>
      </w:r>
      <w:r w:rsidRPr="00A25529">
        <w:fldChar w:fldCharType="end"/>
      </w:r>
    </w:p>
    <w:p w14:paraId="0BAE12DA"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p>
    <w:p w14:paraId="3015EBA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p>
    <w:p w14:paraId="53FEDAFB"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7761DE1" w14:textId="77777777">
        <w:tblPrEx>
          <w:tblCellMar>
            <w:top w:w="0" w:type="dxa"/>
            <w:left w:w="0" w:type="dxa"/>
            <w:bottom w:w="0" w:type="dxa"/>
            <w:right w:w="0" w:type="dxa"/>
          </w:tblCellMar>
        </w:tblPrEx>
        <w:tc>
          <w:tcPr>
            <w:tcW w:w="4320" w:type="dxa"/>
            <w:tcBorders>
              <w:top w:val="nil"/>
              <w:left w:val="nil"/>
              <w:bottom w:val="nil"/>
              <w:right w:val="nil"/>
            </w:tcBorders>
          </w:tcPr>
          <w:p w14:paraId="7323C38B"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Office</w:t>
            </w:r>
          </w:p>
        </w:tc>
        <w:tc>
          <w:tcPr>
            <w:tcW w:w="4320" w:type="dxa"/>
            <w:tcBorders>
              <w:top w:val="nil"/>
              <w:left w:val="nil"/>
              <w:bottom w:val="nil"/>
              <w:right w:val="nil"/>
            </w:tcBorders>
          </w:tcPr>
          <w:p w14:paraId="3E11AF12"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Name</w:t>
            </w:r>
          </w:p>
        </w:tc>
      </w:tr>
    </w:tbl>
    <w:p w14:paraId="19652080"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2E732083" w14:textId="77777777">
        <w:tblPrEx>
          <w:tblCellMar>
            <w:top w:w="0" w:type="dxa"/>
            <w:left w:w="0" w:type="dxa"/>
            <w:bottom w:w="0" w:type="dxa"/>
            <w:right w:w="0" w:type="dxa"/>
          </w:tblCellMar>
        </w:tblPrEx>
        <w:tc>
          <w:tcPr>
            <w:tcW w:w="4320" w:type="dxa"/>
            <w:tcBorders>
              <w:top w:val="nil"/>
              <w:left w:val="nil"/>
              <w:bottom w:val="nil"/>
              <w:right w:val="nil"/>
            </w:tcBorders>
          </w:tcPr>
          <w:p w14:paraId="579C8738"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[Title of office 1]</w:t>
            </w:r>
          </w:p>
        </w:tc>
        <w:tc>
          <w:tcPr>
            <w:tcW w:w="4320" w:type="dxa"/>
            <w:tcBorders>
              <w:top w:val="nil"/>
              <w:left w:val="nil"/>
              <w:bottom w:val="nil"/>
              <w:right w:val="nil"/>
            </w:tcBorders>
          </w:tcPr>
          <w:p w14:paraId="2AFC5C71"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officer 1]</w:t>
            </w:r>
          </w:p>
        </w:tc>
      </w:tr>
      <w:tr w:rsidR="00FB29D8" w:rsidRPr="00A25529" w14:paraId="06962CE8" w14:textId="77777777">
        <w:tblPrEx>
          <w:tblCellMar>
            <w:top w:w="0" w:type="dxa"/>
            <w:left w:w="0" w:type="dxa"/>
            <w:bottom w:w="0" w:type="dxa"/>
            <w:right w:w="0" w:type="dxa"/>
          </w:tblCellMar>
        </w:tblPrEx>
        <w:tc>
          <w:tcPr>
            <w:tcW w:w="4320" w:type="dxa"/>
            <w:tcBorders>
              <w:top w:val="nil"/>
              <w:left w:val="nil"/>
              <w:bottom w:val="nil"/>
              <w:right w:val="nil"/>
            </w:tcBorders>
          </w:tcPr>
          <w:p w14:paraId="11B303A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[Title of office 2]</w:t>
            </w:r>
          </w:p>
        </w:tc>
        <w:tc>
          <w:tcPr>
            <w:tcW w:w="4320" w:type="dxa"/>
            <w:tcBorders>
              <w:top w:val="nil"/>
              <w:left w:val="nil"/>
              <w:bottom w:val="nil"/>
              <w:right w:val="nil"/>
            </w:tcBorders>
          </w:tcPr>
          <w:p w14:paraId="1BA0E5A2"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officer 2]</w:t>
            </w:r>
          </w:p>
        </w:tc>
      </w:tr>
      <w:tr w:rsidR="00FB29D8" w:rsidRPr="00A25529" w14:paraId="34744880" w14:textId="77777777">
        <w:tblPrEx>
          <w:tblCellMar>
            <w:top w:w="0" w:type="dxa"/>
            <w:left w:w="0" w:type="dxa"/>
            <w:bottom w:w="0" w:type="dxa"/>
            <w:right w:w="0" w:type="dxa"/>
          </w:tblCellMar>
        </w:tblPrEx>
        <w:tc>
          <w:tcPr>
            <w:tcW w:w="4320" w:type="dxa"/>
            <w:tcBorders>
              <w:top w:val="nil"/>
              <w:left w:val="nil"/>
              <w:bottom w:val="nil"/>
              <w:right w:val="nil"/>
            </w:tcBorders>
          </w:tcPr>
          <w:p w14:paraId="4A456479"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[Title of office 3]</w:t>
            </w:r>
          </w:p>
        </w:tc>
        <w:tc>
          <w:tcPr>
            <w:tcW w:w="4320" w:type="dxa"/>
            <w:tcBorders>
              <w:top w:val="nil"/>
              <w:left w:val="nil"/>
              <w:bottom w:val="nil"/>
              <w:right w:val="nil"/>
            </w:tcBorders>
          </w:tcPr>
          <w:p w14:paraId="632C4587"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officer 3]</w:t>
            </w:r>
          </w:p>
        </w:tc>
      </w:tr>
      <w:tr w:rsidR="00FB29D8" w:rsidRPr="00A25529" w14:paraId="5F0946C4" w14:textId="77777777">
        <w:tblPrEx>
          <w:tblCellMar>
            <w:top w:w="0" w:type="dxa"/>
            <w:left w:w="0" w:type="dxa"/>
            <w:bottom w:w="0" w:type="dxa"/>
            <w:right w:w="0" w:type="dxa"/>
          </w:tblCellMar>
        </w:tblPrEx>
        <w:tc>
          <w:tcPr>
            <w:tcW w:w="4320" w:type="dxa"/>
            <w:tcBorders>
              <w:top w:val="nil"/>
              <w:left w:val="nil"/>
              <w:bottom w:val="nil"/>
              <w:right w:val="nil"/>
            </w:tcBorders>
          </w:tcPr>
          <w:p w14:paraId="6C0E2506"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[Title of office 4]</w:t>
            </w:r>
          </w:p>
        </w:tc>
        <w:tc>
          <w:tcPr>
            <w:tcW w:w="4320" w:type="dxa"/>
            <w:tcBorders>
              <w:top w:val="nil"/>
              <w:left w:val="nil"/>
              <w:bottom w:val="nil"/>
              <w:right w:val="nil"/>
            </w:tcBorders>
          </w:tcPr>
          <w:p w14:paraId="75AF3EC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officer 4]</w:t>
            </w:r>
          </w:p>
        </w:tc>
      </w:tr>
      <w:tr w:rsidR="00FB29D8" w:rsidRPr="00A25529" w14:paraId="0161DCC6" w14:textId="77777777">
        <w:tblPrEx>
          <w:tblCellMar>
            <w:top w:w="0" w:type="dxa"/>
            <w:left w:w="0" w:type="dxa"/>
            <w:bottom w:w="0" w:type="dxa"/>
            <w:right w:w="0" w:type="dxa"/>
          </w:tblCellMar>
        </w:tblPrEx>
        <w:tc>
          <w:tcPr>
            <w:tcW w:w="4320" w:type="dxa"/>
            <w:tcBorders>
              <w:top w:val="nil"/>
              <w:left w:val="nil"/>
              <w:bottom w:val="nil"/>
              <w:right w:val="nil"/>
            </w:tcBorders>
          </w:tcPr>
          <w:p w14:paraId="01ECB6A2"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[Title of office 5]</w:t>
            </w:r>
          </w:p>
        </w:tc>
        <w:tc>
          <w:tcPr>
            <w:tcW w:w="4320" w:type="dxa"/>
            <w:tcBorders>
              <w:top w:val="nil"/>
              <w:left w:val="nil"/>
              <w:bottom w:val="nil"/>
              <w:right w:val="nil"/>
            </w:tcBorders>
          </w:tcPr>
          <w:p w14:paraId="712707C4"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officer 5]</w:t>
            </w:r>
          </w:p>
        </w:tc>
      </w:tr>
    </w:tbl>
    <w:p w14:paraId="225F57FF" w14:textId="77777777" w:rsidR="00FB29D8" w:rsidRPr="00A25529" w:rsidRDefault="00FB29D8">
      <w:pPr>
        <w:pStyle w:val="pxtbody"/>
      </w:pPr>
    </w:p>
    <w:p w14:paraId="3EBF90BA" w14:textId="77777777" w:rsidR="00FB29D8" w:rsidRPr="00A25529" w:rsidRDefault="00FB29D8"/>
    <w:p w14:paraId="562012A9"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778D2E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certification]</w:t>
      </w:r>
    </w:p>
    <w:p w14:paraId="613EFAB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482658A3" w14:textId="77777777" w:rsidR="00FB29D8" w:rsidRPr="00A25529" w:rsidRDefault="00FB29D8">
      <w:pPr>
        <w:pStyle w:val="pxformnotes"/>
        <w:jc w:val="center"/>
        <w:rPr>
          <w:sz w:val="24"/>
          <w:szCs w:val="24"/>
        </w:rPr>
      </w:pPr>
      <w:r w:rsidRPr="00A25529">
        <w:rPr>
          <w:rStyle w:val="pxvis"/>
          <w:rFonts w:cs="Arial"/>
          <w:bCs/>
          <w:sz w:val="24"/>
          <w:szCs w:val="24"/>
          <w:rPrChange w:id="1165" w:author="Cara Cardinale" w:date="2025-03-04T10:36:00Z">
            <w:rPr>
              <w:rStyle w:val="pxvis"/>
              <w:rFonts w:cs="Arial"/>
              <w:bCs/>
              <w:szCs w:val="24"/>
            </w:rPr>
          </w:rPrChange>
        </w:rPr>
        <w:t>Notes to Form</w:t>
      </w:r>
    </w:p>
    <w:p w14:paraId="02234A99" w14:textId="77777777" w:rsidR="00FB29D8" w:rsidRPr="00A25529" w:rsidRDefault="00FB29D8">
      <w:pPr>
        <w:pStyle w:val="pxformnotes"/>
        <w:rPr>
          <w:sz w:val="24"/>
          <w:szCs w:val="24"/>
        </w:rPr>
      </w:pPr>
    </w:p>
    <w:p w14:paraId="1EF179D8" w14:textId="77777777" w:rsidR="00FB29D8" w:rsidRPr="00A25529" w:rsidRDefault="00FB29D8">
      <w:pPr>
        <w:pStyle w:val="pxformnote"/>
        <w:spacing w:before="180"/>
      </w:pPr>
      <w:del w:id="1166" w:author="Cara Cardinale" w:date="2025-01-14T20:47:00Z">
        <w:r w:rsidRPr="00A25529" w:rsidDel="00CF1278">
          <w:delText>Drafter's Note</w:delText>
        </w:r>
      </w:del>
      <w:r w:rsidRPr="00A25529">
        <w:t xml:space="preserve"> </w:t>
      </w:r>
    </w:p>
    <w:p w14:paraId="30DC18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A card carrying the signature of the officers authorized to sign checks and a copy of the bylaws and constitution or articles of association of the organization should be supplied to the bank along with these resolutions.</w:t>
      </w:r>
    </w:p>
    <w:p w14:paraId="0692BD1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If the secretary is authorized by the resolution to make, sign, draw, or indorse any checks, notes, or other orders, either individually or jointly with another officer, this certificate should also be signed by a second officer, preferably one who is not so authorized.</w:t>
      </w:r>
    </w:p>
    <w:p w14:paraId="466D72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A voluntary, unincorporated association, like other bodies, whether incorporated or unincorporated, can act only through natural persons. Accordingly, the question whether an association or its membership is liable in contract or tort depends upon the application of the principles of agency; there is no implication of agency of one member for another from the mere fact of association. Thus, since a voluntary, unincorporated association has no existence separate and apart from its members, an association is not liable on the contracts of its officers, agents, or individual members in the absence of prior authorization or ratification with full knowledge of the facts by its members. </w:t>
      </w:r>
      <w:r w:rsidRPr="00A25529">
        <w:rPr>
          <w:rStyle w:val="pxcc"/>
          <w:color w:val="FF0000"/>
          <w:vertAlign w:val="superscript"/>
        </w:rPr>
        <w:t>►</w:t>
      </w:r>
      <w:r w:rsidRPr="00A25529">
        <w:rPr>
          <w:rStyle w:val="pxcc"/>
        </w:rPr>
        <w:fldChar w:fldCharType="begin"/>
      </w:r>
      <w:r w:rsidRPr="00A25529">
        <w:rPr>
          <w:rStyle w:val="pxcc"/>
        </w:rPr>
        <w:instrText>cc.ref.id="I0010JN"</w:instrText>
      </w:r>
      <w:r w:rsidRPr="00A25529">
        <w:rPr>
          <w:rStyle w:val="pxcc"/>
        </w:rPr>
        <w:fldChar w:fldCharType="end"/>
      </w:r>
      <w:r w:rsidRPr="00A25529">
        <w:rPr>
          <w:rStyle w:val="pxcc"/>
        </w:rPr>
        <w:t>Martin v. Curran, 303 N.Y. 276, 101 N.E.2d 683 (1951)</w:t>
      </w:r>
      <w:r w:rsidRPr="00A25529">
        <w:t>.</w:t>
      </w:r>
    </w:p>
    <w:p w14:paraId="6FC4D8FD" w14:textId="77777777" w:rsidR="00FB29D8" w:rsidRPr="00A25529" w:rsidRDefault="00FB29D8">
      <w:pPr>
        <w:pStyle w:val="pxformrr"/>
        <w:rPr>
          <w:sz w:val="24"/>
          <w:szCs w:val="24"/>
        </w:rPr>
      </w:pPr>
      <w:r w:rsidRPr="00A25529">
        <w:rPr>
          <w:rStyle w:val="pxvis"/>
          <w:rFonts w:cs="Arial"/>
          <w:bCs/>
          <w:sz w:val="50"/>
          <w:rPrChange w:id="1167" w:author="Cara Cardinale" w:date="2025-03-04T10:36:00Z">
            <w:rPr>
              <w:rStyle w:val="pxvis"/>
              <w:rFonts w:cs="Arial"/>
              <w:bCs/>
            </w:rPr>
          </w:rPrChange>
        </w:rPr>
        <w:t>Research References</w:t>
      </w:r>
    </w:p>
    <w:p w14:paraId="6DC556A5" w14:textId="77777777" w:rsidR="00FB29D8" w:rsidRPr="00A25529" w:rsidDel="001C5234" w:rsidRDefault="00FB29D8">
      <w:pPr>
        <w:pStyle w:val="pxformrrp"/>
        <w:rPr>
          <w:del w:id="1168" w:author="Cara Cardinale" w:date="2025-01-17T14:25:00Z"/>
        </w:rPr>
      </w:pPr>
      <w:del w:id="1169" w:author="Cara Cardinale" w:date="2025-01-17T14:25: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tk.ref.id="I003TOJ"</w:delInstrText>
        </w:r>
        <w:r w:rsidRPr="00A25529" w:rsidDel="001C5234">
          <w:rPr>
            <w:rStyle w:val="pxtk"/>
          </w:rPr>
          <w:fldChar w:fldCharType="end"/>
        </w:r>
        <w:r w:rsidRPr="00A25529" w:rsidDel="001C5234">
          <w:rPr>
            <w:rStyle w:val="pxtk"/>
          </w:rPr>
          <w:delText>West's Key Number Digest, Associations &amp;key;112 to 118</w:delText>
        </w:r>
      </w:del>
    </w:p>
    <w:p w14:paraId="4699F825" w14:textId="77777777" w:rsidR="00FB29D8" w:rsidRPr="00A25529" w:rsidDel="001C5234" w:rsidRDefault="00FB29D8">
      <w:pPr>
        <w:pStyle w:val="pxformrrp"/>
        <w:rPr>
          <w:del w:id="1170" w:author="Cara Cardinale" w:date="2025-01-17T14:26:00Z"/>
        </w:rPr>
      </w:pPr>
      <w:del w:id="1171" w:author="Cara Cardinale" w:date="2025-01-17T14:25:00Z">
        <w:r w:rsidRPr="00A25529" w:rsidDel="001C5234">
          <w:delText xml:space="preserve"> </w:delText>
        </w:r>
      </w:del>
      <w:del w:id="1172" w:author="Cara Cardinale" w:date="2025-01-17T14:26:00Z">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tk.ref.id="I006MTF"</w:delInstrText>
        </w:r>
        <w:r w:rsidRPr="00A25529" w:rsidDel="001C5234">
          <w:rPr>
            <w:rStyle w:val="pxtk"/>
          </w:rPr>
          <w:fldChar w:fldCharType="end"/>
        </w:r>
        <w:r w:rsidRPr="00A25529" w:rsidDel="001C5234">
          <w:rPr>
            <w:rStyle w:val="pxtk"/>
          </w:rPr>
          <w:delText>West's Key Number Digest, Associations &amp;key;143 to 146</w:delText>
        </w:r>
      </w:del>
    </w:p>
    <w:p w14:paraId="1BD17531" w14:textId="77777777" w:rsidR="00FB29D8" w:rsidRPr="00A25529" w:rsidDel="001C5234" w:rsidRDefault="00FB29D8">
      <w:pPr>
        <w:pStyle w:val="pxformrrp"/>
        <w:rPr>
          <w:del w:id="1173" w:author="Cara Cardinale" w:date="2025-01-17T14:26:00Z"/>
        </w:rPr>
      </w:pPr>
      <w:del w:id="1174" w:author="Cara Cardinale" w:date="2025-01-17T14:26: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tk.ref.id="I0018EM"</w:delInstrText>
        </w:r>
        <w:r w:rsidRPr="00A25529" w:rsidDel="001C5234">
          <w:rPr>
            <w:rStyle w:val="pxtk"/>
          </w:rPr>
          <w:fldChar w:fldCharType="end"/>
        </w:r>
        <w:r w:rsidRPr="00A25529" w:rsidDel="001C5234">
          <w:rPr>
            <w:rStyle w:val="pxtk"/>
          </w:rPr>
          <w:delText>West's Key Number Digest, Associations &amp;key;162</w:delText>
        </w:r>
      </w:del>
    </w:p>
    <w:p w14:paraId="4D8992CB" w14:textId="77777777" w:rsidR="00FB29D8" w:rsidRPr="00A25529" w:rsidDel="001C5234" w:rsidRDefault="00FB29D8">
      <w:pPr>
        <w:pStyle w:val="pxformrrp"/>
        <w:rPr>
          <w:del w:id="1175" w:author="Cara Cardinale" w:date="2025-01-17T14:25:00Z"/>
        </w:rPr>
      </w:pPr>
      <w:del w:id="1176" w:author="Cara Cardinale" w:date="2025-01-17T14:25:00Z">
        <w:r w:rsidRPr="00A25529" w:rsidDel="001C5234">
          <w:delText xml:space="preserve"> </w:delText>
        </w:r>
        <w:r w:rsidRPr="00A25529" w:rsidDel="001C5234">
          <w:rPr>
            <w:rStyle w:val="pxvis"/>
            <w:rFonts w:ascii="Times NewRoman" w:hAnsi="Times NewRoman"/>
            <w:b w:val="0"/>
            <w:sz w:val="24"/>
          </w:rPr>
          <w:tab/>
        </w:r>
        <w:r w:rsidRPr="00A25529" w:rsidDel="001C5234">
          <w:rPr>
            <w:rStyle w:val="pxtk"/>
            <w:color w:val="FF0000"/>
            <w:vertAlign w:val="superscript"/>
          </w:rPr>
          <w:delText>►</w:delText>
        </w:r>
        <w:r w:rsidRPr="00A25529" w:rsidDel="001C5234">
          <w:rPr>
            <w:rStyle w:val="pxtk"/>
          </w:rPr>
          <w:fldChar w:fldCharType="begin"/>
        </w:r>
        <w:r w:rsidRPr="00A25529" w:rsidDel="001C5234">
          <w:rPr>
            <w:rStyle w:val="pxtk"/>
          </w:rPr>
          <w:delInstrText>tk.ref.id="I0041JI"</w:delInstrText>
        </w:r>
        <w:r w:rsidRPr="00A25529" w:rsidDel="001C5234">
          <w:rPr>
            <w:rStyle w:val="pxtk"/>
          </w:rPr>
          <w:fldChar w:fldCharType="end"/>
        </w:r>
        <w:r w:rsidRPr="00A25529" w:rsidDel="001C5234">
          <w:rPr>
            <w:rStyle w:val="pxtk"/>
          </w:rPr>
          <w:delText>West's Key Number Digest, Associations &amp;key;172 to 175</w:delText>
        </w:r>
      </w:del>
    </w:p>
    <w:p w14:paraId="31D16637" w14:textId="77777777" w:rsidR="00FB29D8" w:rsidRPr="00A25529" w:rsidRDefault="00FB29D8">
      <w:pPr>
        <w:pStyle w:val="pxformrrp"/>
      </w:pPr>
      <w:del w:id="1177" w:author="Cara Cardinale" w:date="2025-01-17T14:25:00Z">
        <w:r w:rsidRPr="00A25529" w:rsidDel="001C5234">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tk.ref.id="I0018EP"</w:instrText>
      </w:r>
      <w:r w:rsidRPr="00A25529">
        <w:rPr>
          <w:rStyle w:val="pxtk"/>
        </w:rPr>
        <w:fldChar w:fldCharType="end"/>
      </w:r>
      <w:r w:rsidRPr="00A25529">
        <w:rPr>
          <w:rStyle w:val="pxtk"/>
        </w:rPr>
        <w:t>West's Key Number Digest, Associations &amp;key;22</w:t>
      </w:r>
      <w:ins w:id="1178" w:author="Cara Cardinale" w:date="2025-01-17T14:26:00Z">
        <w:r w:rsidR="001C5234" w:rsidRPr="00A25529">
          <w:rPr>
            <w:rStyle w:val="pxtk"/>
          </w:rPr>
          <w:t>5</w:t>
        </w:r>
      </w:ins>
      <w:del w:id="1179" w:author="Cara Cardinale" w:date="2025-01-17T14:26:00Z">
        <w:r w:rsidRPr="00A25529" w:rsidDel="001C5234">
          <w:rPr>
            <w:rStyle w:val="pxtk"/>
          </w:rPr>
          <w:delText>2</w:delText>
        </w:r>
      </w:del>
      <w:r w:rsidRPr="00A25529">
        <w:rPr>
          <w:rStyle w:val="pxtk"/>
        </w:rPr>
        <w:t xml:space="preserve"> to 22</w:t>
      </w:r>
      <w:ins w:id="1180" w:author="Cara Cardinale" w:date="2025-01-17T14:26:00Z">
        <w:r w:rsidR="001C5234" w:rsidRPr="00A25529">
          <w:rPr>
            <w:rStyle w:val="pxtk"/>
          </w:rPr>
          <w:t>9</w:t>
        </w:r>
      </w:ins>
      <w:del w:id="1181" w:author="Cara Cardinale" w:date="2025-01-17T14:26:00Z">
        <w:r w:rsidRPr="00A25529" w:rsidDel="001C5234">
          <w:rPr>
            <w:rStyle w:val="pxtk"/>
          </w:rPr>
          <w:delText>4</w:delText>
        </w:r>
      </w:del>
    </w:p>
    <w:p w14:paraId="494B181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rc.ref.id="I0041JL"</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1182" w:author="Cara Cardinale" w:date="2025-01-15T21:38:00Z">
        <w:r w:rsidR="002B62D9" w:rsidRPr="00A25529">
          <w:rPr>
            <w:rStyle w:val="pxrc"/>
          </w:rPr>
          <w:t>1</w:t>
        </w:r>
      </w:ins>
      <w:del w:id="1183" w:author="Cara Cardinale" w:date="2025-01-15T21:38:00Z">
        <w:r w:rsidRPr="00A25529" w:rsidDel="002B62D9">
          <w:rPr>
            <w:rStyle w:val="pxrc"/>
          </w:rPr>
          <w:delText>3</w:delText>
        </w:r>
      </w:del>
    </w:p>
    <w:p w14:paraId="60E8B2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rc.ref.id="I006UOH"</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1184" w:author="Cara Cardinale" w:date="2025-01-15T13:11:00Z">
        <w:r w:rsidR="00554D72" w:rsidRPr="00A25529">
          <w:rPr>
            <w:rStyle w:val="pxrc"/>
          </w:rPr>
          <w:t>1</w:t>
        </w:r>
      </w:ins>
      <w:del w:id="1185" w:author="Cara Cardinale" w:date="2025-01-15T13:11:00Z">
        <w:r w:rsidRPr="00A25529" w:rsidDel="00554D72">
          <w:rPr>
            <w:rStyle w:val="pxrc"/>
          </w:rPr>
          <w:delText>2</w:delText>
        </w:r>
      </w:del>
    </w:p>
    <w:p w14:paraId="5A1996C4" w14:textId="77777777" w:rsidR="00FB29D8" w:rsidRPr="00A25529" w:rsidRDefault="00FB29D8">
      <w:pPr>
        <w:pStyle w:val="pxs"/>
        <w:spacing w:before="180"/>
        <w:rPr>
          <w:rPrChange w:id="1186" w:author="Cara Cardinale" w:date="2025-03-04T10:36:00Z">
            <w:rPr>
              <w:sz w:val="27"/>
            </w:rPr>
          </w:rPrChange>
        </w:rPr>
      </w:pPr>
      <w:r w:rsidRPr="00A25529">
        <w:rPr>
          <w:rPrChange w:id="1187" w:author="Cara Cardinale" w:date="2025-03-04T10:36:00Z">
            <w:rPr>
              <w:sz w:val="27"/>
            </w:rPr>
          </w:rPrChange>
        </w:rPr>
        <w:t>30:30. Demand for unpaid dues</w:t>
      </w:r>
    </w:p>
    <w:p w14:paraId="22B9B399" w14:textId="77777777" w:rsidR="00FB29D8" w:rsidRPr="00A25529" w:rsidRDefault="00FB29D8">
      <w:pPr>
        <w:pStyle w:val="pxov"/>
        <w:rPr>
          <w:vanish/>
        </w:rPr>
      </w:pPr>
      <w:r w:rsidRPr="00A25529">
        <w:rPr>
          <w:vanish/>
        </w:rPr>
        <w:t>FMS</w:t>
      </w:r>
    </w:p>
    <w:p w14:paraId="492BB89E" w14:textId="77777777" w:rsidR="00FB29D8" w:rsidRPr="00A25529" w:rsidRDefault="00FB29D8">
      <w:pPr>
        <w:pStyle w:val="pxov"/>
        <w:rPr>
          <w:vanish/>
        </w:rPr>
      </w:pPr>
      <w:r w:rsidRPr="00A25529">
        <w:rPr>
          <w:vanish/>
        </w:rPr>
        <w:t>NFP</w:t>
      </w:r>
    </w:p>
    <w:p w14:paraId="2D565C8B" w14:textId="77777777" w:rsidR="00FB29D8" w:rsidRPr="00A25529" w:rsidRDefault="00FB29D8">
      <w:pPr>
        <w:pStyle w:val="pxov"/>
        <w:rPr>
          <w:vanish/>
        </w:rPr>
      </w:pPr>
      <w:r w:rsidRPr="00A25529">
        <w:rPr>
          <w:vanish/>
        </w:rPr>
        <w:t>COL</w:t>
      </w:r>
    </w:p>
    <w:p w14:paraId="6528FD7C" w14:textId="77777777" w:rsidR="00FB29D8" w:rsidRPr="00A25529" w:rsidRDefault="00FB29D8">
      <w:pPr>
        <w:pStyle w:val="pxov"/>
        <w:rPr>
          <w:vanish/>
        </w:rPr>
      </w:pPr>
      <w:r w:rsidRPr="00A25529">
        <w:rPr>
          <w:vanish/>
        </w:rPr>
        <w:t>FCV</w:t>
      </w:r>
    </w:p>
    <w:p w14:paraId="709178B4" w14:textId="77777777" w:rsidR="00FB29D8" w:rsidRPr="00A25529" w:rsidRDefault="00FB29D8">
      <w:pPr>
        <w:pStyle w:val="pxov"/>
        <w:rPr>
          <w:vanish/>
        </w:rPr>
      </w:pPr>
      <w:r w:rsidRPr="00A25529">
        <w:rPr>
          <w:vanish/>
        </w:rPr>
        <w:t>FTR</w:t>
      </w:r>
    </w:p>
    <w:p w14:paraId="17D0787F" w14:textId="77777777" w:rsidR="00FB29D8" w:rsidRPr="00A25529" w:rsidRDefault="00FB29D8">
      <w:pPr>
        <w:pStyle w:val="pxov"/>
        <w:rPr>
          <w:vanish/>
        </w:rPr>
      </w:pPr>
      <w:r w:rsidRPr="00A25529">
        <w:rPr>
          <w:vanish/>
        </w:rPr>
        <w:t>EBL</w:t>
      </w:r>
    </w:p>
    <w:p w14:paraId="33AB5137" w14:textId="77777777" w:rsidR="00FB29D8" w:rsidRPr="00A25529" w:rsidRDefault="00FB29D8">
      <w:pPr>
        <w:pStyle w:val="pxov"/>
        <w:rPr>
          <w:vanish/>
        </w:rPr>
      </w:pPr>
      <w:r w:rsidRPr="00A25529">
        <w:rPr>
          <w:vanish/>
        </w:rPr>
        <w:t>TEM</w:t>
      </w:r>
    </w:p>
    <w:p w14:paraId="4E5783D8" w14:textId="77777777" w:rsidR="00FB29D8" w:rsidRPr="00A25529" w:rsidRDefault="00FB29D8">
      <w:pPr>
        <w:pStyle w:val="pxov"/>
        <w:rPr>
          <w:vanish/>
        </w:rPr>
      </w:pPr>
      <w:r w:rsidRPr="00A25529">
        <w:rPr>
          <w:vanish/>
        </w:rPr>
        <w:t>MTD</w:t>
      </w:r>
    </w:p>
    <w:p w14:paraId="0E69DFA5"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form.fid="Id539bfb01b6411e684899cfd92da4eb0"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association]</w:t>
      </w:r>
    </w:p>
    <w:p w14:paraId="0EB57F2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3DCD11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Dear </w:t>
      </w:r>
      <w:r w:rsidRPr="00A25529">
        <w:rPr>
          <w:rStyle w:val="pxfinstr"/>
          <w:i/>
          <w:iCs/>
          <w:szCs w:val="24"/>
        </w:rPr>
        <w:t>[name of member]</w:t>
      </w:r>
      <w:r w:rsidRPr="00A25529">
        <w:rPr>
          <w:sz w:val="24"/>
          <w:szCs w:val="24"/>
        </w:rPr>
        <w:t>:</w:t>
      </w:r>
    </w:p>
    <w:p w14:paraId="294D4C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p.ct.id="f2fd26a0b92511efa75bc0a5c2da1858|34|30:30"</w:instrText>
      </w:r>
      <w:r w:rsidRPr="00A25529">
        <w:fldChar w:fldCharType="end"/>
      </w:r>
      <w:r w:rsidRPr="00A25529">
        <w:t xml:space="preserve">You are hereby notified that the amount of dues assessed against you as a member of the </w:t>
      </w:r>
      <w:r w:rsidRPr="00A25529">
        <w:rPr>
          <w:rStyle w:val="pxfinstr"/>
          <w:i/>
          <w:iCs/>
        </w:rPr>
        <w:t>[name of association]</w:t>
      </w:r>
      <w:r w:rsidRPr="00A25529">
        <w:t xml:space="preserve"> to date is the sum of $</w:t>
      </w:r>
      <w:r w:rsidRPr="00A25529">
        <w:rPr>
          <w:rStyle w:val="pxfinstr"/>
          <w:i/>
          <w:iCs/>
        </w:rPr>
        <w:t>[dollar amount of unpaid dues]</w:t>
      </w:r>
      <w:r w:rsidRPr="00A25529">
        <w:t xml:space="preserve">. This amount is more than the amount that you have paid in as a member of this association. Under the provisions of the </w:t>
      </w:r>
      <w:r w:rsidRPr="00A25529">
        <w:rPr>
          <w:rStyle w:val="pxfinstr"/>
          <w:i/>
          <w:iCs/>
        </w:rPr>
        <w:t>[constitution/articles of association/bylaws/[specification of document]]</w:t>
      </w:r>
      <w:r w:rsidRPr="00A25529">
        <w:t xml:space="preserve"> of the association, the unpaid amount of these dues constitutes a lien on your certificate of membership. The trustees of the association, therefore, demand that you pay, within </w:t>
      </w:r>
      <w:r w:rsidRPr="00A25529">
        <w:rPr>
          <w:rStyle w:val="pxfinstr"/>
          <w:i/>
          <w:iCs/>
        </w:rPr>
        <w:t>[number of days]</w:t>
      </w:r>
      <w:r w:rsidRPr="00A25529">
        <w:t xml:space="preserve"> days from the date of this notice, your unpaid dues and assessments. You are notified that, in the event of your failure to pay them within </w:t>
      </w:r>
      <w:r w:rsidRPr="00A25529">
        <w:rPr>
          <w:rStyle w:val="pxfinstr"/>
          <w:i/>
          <w:iCs/>
        </w:rPr>
        <w:t>[number of days]</w:t>
      </w:r>
      <w:r w:rsidRPr="00A25529">
        <w:t xml:space="preserve"> days from the date of this notice, a hearing will be held on </w:t>
      </w:r>
      <w:r w:rsidRPr="00A25529">
        <w:rPr>
          <w:rStyle w:val="pxfinstr"/>
          <w:i/>
          <w:iCs/>
        </w:rPr>
        <w:t>[date of hearing]</w:t>
      </w:r>
      <w:r w:rsidRPr="00A25529">
        <w:t xml:space="preserve">, at </w:t>
      </w:r>
      <w:r w:rsidRPr="00A25529">
        <w:rPr>
          <w:rStyle w:val="pxfinstr"/>
          <w:i/>
          <w:iCs/>
        </w:rPr>
        <w:t>[time of hearing]</w:t>
      </w:r>
      <w:r w:rsidRPr="00A25529">
        <w:t xml:space="preserve">, at </w:t>
      </w:r>
      <w:r w:rsidRPr="00A25529">
        <w:rPr>
          <w:rStyle w:val="pxfinstr"/>
          <w:i/>
          <w:iCs/>
        </w:rPr>
        <w:t>[place of hearing]</w:t>
      </w:r>
      <w:r w:rsidRPr="00A25529">
        <w:t xml:space="preserve">, located at </w:t>
      </w:r>
      <w:r w:rsidRPr="00A25529">
        <w:rPr>
          <w:rStyle w:val="pxfinstr"/>
          <w:i/>
          <w:iCs/>
        </w:rPr>
        <w:t>[address of hearing]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 at which time, pursuant to the bylaws, your certificate of membership in this association may be cancelled and your rights and privileges terminated.</w:t>
      </w:r>
    </w:p>
    <w:p w14:paraId="1576BDA3"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755DEC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044F18A3"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6970D11F" w14:textId="77777777" w:rsidR="00FB29D8" w:rsidRPr="00A25529" w:rsidRDefault="00FB29D8">
      <w:pPr>
        <w:pStyle w:val="pxformnotes"/>
        <w:jc w:val="center"/>
        <w:rPr>
          <w:sz w:val="24"/>
          <w:szCs w:val="24"/>
        </w:rPr>
      </w:pPr>
      <w:r w:rsidRPr="00A25529">
        <w:rPr>
          <w:rStyle w:val="pxvis"/>
          <w:rFonts w:cs="Arial"/>
          <w:bCs/>
          <w:sz w:val="24"/>
          <w:szCs w:val="24"/>
          <w:rPrChange w:id="1188" w:author="Cara Cardinale" w:date="2025-03-04T10:36:00Z">
            <w:rPr>
              <w:rStyle w:val="pxvis"/>
              <w:rFonts w:cs="Arial"/>
              <w:bCs/>
              <w:szCs w:val="24"/>
            </w:rPr>
          </w:rPrChange>
        </w:rPr>
        <w:t>Notes to Form</w:t>
      </w:r>
    </w:p>
    <w:p w14:paraId="28137D09" w14:textId="77777777" w:rsidR="00FB29D8" w:rsidRPr="00A25529" w:rsidRDefault="00FB29D8">
      <w:pPr>
        <w:pStyle w:val="pxformnotes"/>
        <w:rPr>
          <w:sz w:val="24"/>
          <w:szCs w:val="24"/>
        </w:rPr>
      </w:pPr>
    </w:p>
    <w:p w14:paraId="0EB095E5" w14:textId="77777777" w:rsidR="00FB29D8" w:rsidRPr="00A25529" w:rsidRDefault="00FB29D8">
      <w:pPr>
        <w:pStyle w:val="pxformnote"/>
        <w:spacing w:before="180"/>
      </w:pPr>
      <w:del w:id="1189" w:author="Cara Cardinale" w:date="2025-01-14T20:47:00Z">
        <w:r w:rsidRPr="00A25529" w:rsidDel="00CF1278">
          <w:delText>Drafter's Note</w:delText>
        </w:r>
      </w:del>
      <w:r w:rsidRPr="00A25529">
        <w:t xml:space="preserve"> </w:t>
      </w:r>
    </w:p>
    <w:p w14:paraId="27731A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p.ct.id="f2fd26a0b92511efa75bc0a5c2da1858|34|30:30"</w:instrText>
      </w:r>
      <w:r w:rsidRPr="00A25529">
        <w:fldChar w:fldCharType="end"/>
      </w:r>
      <w:r w:rsidRPr="00A25529">
        <w:t xml:space="preserve">Provisions of the articles of association imposing upon members the payment of dues and assessments at stated times and subscribed to by them create a legal obligation upon the part of each member to pay such dues and assessments as long as the society remains a going concern and his or her membership therein continues. </w:t>
      </w:r>
      <w:r w:rsidRPr="00A25529">
        <w:rPr>
          <w:rStyle w:val="pxrc"/>
          <w:color w:val="FF0000"/>
          <w:vertAlign w:val="superscript"/>
        </w:rPr>
        <w:t>►</w:t>
      </w:r>
      <w:r w:rsidRPr="00A25529">
        <w:rPr>
          <w:rStyle w:val="pxrc"/>
        </w:rPr>
        <w:fldChar w:fldCharType="begin"/>
      </w:r>
      <w:r w:rsidRPr="00A25529">
        <w:rPr>
          <w:rStyle w:val="pxrc"/>
        </w:rPr>
        <w:instrText>rc.ref.id="I0018ER"</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1190" w:author="Cara Cardinale" w:date="2025-01-16T22:06:00Z">
        <w:r w:rsidR="00FB4DB1" w:rsidRPr="00A25529">
          <w:rPr>
            <w:rStyle w:val="pxrc"/>
          </w:rPr>
          <w:t>7</w:t>
        </w:r>
      </w:ins>
      <w:del w:id="1191" w:author="Cara Cardinale" w:date="2025-01-16T22:06:00Z">
        <w:r w:rsidRPr="00A25529" w:rsidDel="00FB4DB1">
          <w:rPr>
            <w:rStyle w:val="pxrc"/>
          </w:rPr>
          <w:delText>9</w:delText>
        </w:r>
      </w:del>
      <w:r w:rsidRPr="00A25529">
        <w:t>.</w:t>
      </w:r>
    </w:p>
    <w:p w14:paraId="05CF75F0" w14:textId="77777777" w:rsidR="00FB29D8" w:rsidRPr="00A25529" w:rsidRDefault="00FB29D8">
      <w:pPr>
        <w:pStyle w:val="pxformrr"/>
        <w:rPr>
          <w:sz w:val="24"/>
          <w:szCs w:val="24"/>
        </w:rPr>
      </w:pPr>
      <w:r w:rsidRPr="00A25529">
        <w:rPr>
          <w:rStyle w:val="pxvis"/>
          <w:rFonts w:cs="Arial"/>
          <w:bCs/>
          <w:sz w:val="50"/>
          <w:rPrChange w:id="1192" w:author="Cara Cardinale" w:date="2025-03-04T10:36:00Z">
            <w:rPr>
              <w:rStyle w:val="pxvis"/>
              <w:rFonts w:cs="Arial"/>
              <w:bCs/>
            </w:rPr>
          </w:rPrChange>
        </w:rPr>
        <w:t>Research References</w:t>
      </w:r>
    </w:p>
    <w:p w14:paraId="02EC2752" w14:textId="77777777" w:rsidR="00FB29D8" w:rsidRPr="00A25529" w:rsidDel="00590A65" w:rsidRDefault="00FB29D8">
      <w:pPr>
        <w:pStyle w:val="pxformrrp"/>
        <w:rPr>
          <w:del w:id="1193" w:author="Cara Cardinale" w:date="2025-01-17T14:29:00Z"/>
        </w:rPr>
      </w:pPr>
      <w:del w:id="1194" w:author="Cara Cardinale" w:date="2025-01-17T14:29: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tk.ref.id="I0041JN"</w:delInstrText>
        </w:r>
        <w:r w:rsidRPr="00A25529" w:rsidDel="00590A65">
          <w:rPr>
            <w:rStyle w:val="pxtk"/>
          </w:rPr>
          <w:fldChar w:fldCharType="end"/>
        </w:r>
        <w:r w:rsidRPr="00A25529" w:rsidDel="00590A65">
          <w:rPr>
            <w:rStyle w:val="pxtk"/>
          </w:rPr>
          <w:delText>West's Key Number Digest, Associations &amp;key;112 to 118</w:delText>
        </w:r>
      </w:del>
    </w:p>
    <w:p w14:paraId="38AD31EE" w14:textId="77777777" w:rsidR="00FB29D8" w:rsidRPr="00A25529" w:rsidDel="00590A65" w:rsidRDefault="00FB29D8">
      <w:pPr>
        <w:pStyle w:val="pxformrrp"/>
        <w:rPr>
          <w:del w:id="1195" w:author="Cara Cardinale" w:date="2025-01-17T14:29:00Z"/>
        </w:rPr>
      </w:pPr>
      <w:del w:id="1196" w:author="Cara Cardinale" w:date="2025-01-17T14:29: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tk.ref.id="I0018ET"</w:delInstrText>
        </w:r>
        <w:r w:rsidRPr="00A25529" w:rsidDel="00590A65">
          <w:rPr>
            <w:rStyle w:val="pxtk"/>
          </w:rPr>
          <w:fldChar w:fldCharType="end"/>
        </w:r>
        <w:r w:rsidRPr="00A25529" w:rsidDel="00590A65">
          <w:rPr>
            <w:rStyle w:val="pxtk"/>
          </w:rPr>
          <w:delText>West's Key Number Digest, Associations &amp;key;143 to 146</w:delText>
        </w:r>
      </w:del>
    </w:p>
    <w:p w14:paraId="676159B1" w14:textId="77777777" w:rsidR="00FB29D8" w:rsidRPr="00A25529" w:rsidDel="00590A65" w:rsidRDefault="00FB29D8">
      <w:pPr>
        <w:pStyle w:val="pxformrrp"/>
        <w:rPr>
          <w:del w:id="1197" w:author="Cara Cardinale" w:date="2025-01-17T14:29:00Z"/>
        </w:rPr>
      </w:pPr>
      <w:del w:id="1198" w:author="Cara Cardinale" w:date="2025-01-17T14:29: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tk.ref.id="I0041JP"</w:delInstrText>
        </w:r>
        <w:r w:rsidRPr="00A25529" w:rsidDel="00590A65">
          <w:rPr>
            <w:rStyle w:val="pxtk"/>
          </w:rPr>
          <w:fldChar w:fldCharType="end"/>
        </w:r>
        <w:r w:rsidRPr="00A25529" w:rsidDel="00590A65">
          <w:rPr>
            <w:rStyle w:val="pxtk"/>
          </w:rPr>
          <w:delText>West's Key Number Digest, Associations &amp;key;162</w:delText>
        </w:r>
      </w:del>
    </w:p>
    <w:p w14:paraId="1CBAD12A" w14:textId="77777777" w:rsidR="00FB29D8" w:rsidRPr="00A25529" w:rsidDel="00590A65" w:rsidRDefault="00FB29D8">
      <w:pPr>
        <w:pStyle w:val="pxformrrp"/>
        <w:rPr>
          <w:del w:id="1199" w:author="Cara Cardinale" w:date="2025-01-17T14:29:00Z"/>
        </w:rPr>
      </w:pPr>
      <w:del w:id="1200" w:author="Cara Cardinale" w:date="2025-01-17T14:29: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tk.ref.id="I006UOL"</w:delInstrText>
        </w:r>
        <w:r w:rsidRPr="00A25529" w:rsidDel="00590A65">
          <w:rPr>
            <w:rStyle w:val="pxtk"/>
          </w:rPr>
          <w:fldChar w:fldCharType="end"/>
        </w:r>
        <w:r w:rsidRPr="00A25529" w:rsidDel="00590A65">
          <w:rPr>
            <w:rStyle w:val="pxtk"/>
          </w:rPr>
          <w:delText>West's Key Number Digest, Associations &amp;key;172 to 175</w:delText>
        </w:r>
      </w:del>
    </w:p>
    <w:p w14:paraId="45F70762" w14:textId="77777777" w:rsidR="00FB29D8" w:rsidRPr="00A25529" w:rsidRDefault="00FB29D8">
      <w:pPr>
        <w:pStyle w:val="pxformrrp"/>
      </w:pPr>
      <w:del w:id="1201" w:author="Cara Cardinale" w:date="2025-01-17T14:29:00Z">
        <w:r w:rsidRPr="00A25529" w:rsidDel="00590A65">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tk.ref.id="I009NTH"</w:instrText>
      </w:r>
      <w:r w:rsidRPr="00A25529">
        <w:rPr>
          <w:rStyle w:val="pxtk"/>
        </w:rPr>
        <w:fldChar w:fldCharType="end"/>
      </w:r>
      <w:r w:rsidRPr="00A25529">
        <w:rPr>
          <w:rStyle w:val="pxtk"/>
        </w:rPr>
        <w:t>West's Key Number Digest, Associations &amp;key;</w:t>
      </w:r>
      <w:del w:id="1202" w:author="Cara Cardinale" w:date="2025-01-17T14:31:00Z">
        <w:r w:rsidRPr="00A25529" w:rsidDel="00590A65">
          <w:rPr>
            <w:rStyle w:val="pxtk"/>
          </w:rPr>
          <w:delText xml:space="preserve">222 </w:delText>
        </w:r>
      </w:del>
      <w:ins w:id="1203" w:author="Cara Cardinale" w:date="2025-01-17T14:31:00Z">
        <w:r w:rsidR="00590A65" w:rsidRPr="00A25529">
          <w:rPr>
            <w:rStyle w:val="pxtk"/>
          </w:rPr>
          <w:t xml:space="preserve">172 </w:t>
        </w:r>
      </w:ins>
      <w:r w:rsidRPr="00A25529">
        <w:rPr>
          <w:rStyle w:val="pxtk"/>
        </w:rPr>
        <w:t xml:space="preserve">to </w:t>
      </w:r>
      <w:del w:id="1204" w:author="Cara Cardinale" w:date="2025-01-17T14:31:00Z">
        <w:r w:rsidRPr="00A25529" w:rsidDel="00590A65">
          <w:rPr>
            <w:rStyle w:val="pxtk"/>
          </w:rPr>
          <w:delText>224</w:delText>
        </w:r>
      </w:del>
      <w:ins w:id="1205" w:author="Cara Cardinale" w:date="2025-01-17T14:31:00Z">
        <w:r w:rsidR="00590A65" w:rsidRPr="00A25529">
          <w:rPr>
            <w:rStyle w:val="pxtk"/>
          </w:rPr>
          <w:t>175</w:t>
        </w:r>
      </w:ins>
    </w:p>
    <w:p w14:paraId="30E30D4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rc.ref.id="I00CGYD"</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ins w:id="1206" w:author="Cara Cardinale" w:date="2025-01-16T22:06:00Z">
        <w:r w:rsidR="00FB4DB1" w:rsidRPr="00A25529">
          <w:rPr>
            <w:rStyle w:val="pxrc"/>
          </w:rPr>
          <w:t>7</w:t>
        </w:r>
      </w:ins>
      <w:del w:id="1207" w:author="Cara Cardinale" w:date="2025-01-16T22:06:00Z">
        <w:r w:rsidRPr="00A25529" w:rsidDel="00FB4DB1">
          <w:rPr>
            <w:rStyle w:val="pxrc"/>
          </w:rPr>
          <w:delText>9</w:delText>
        </w:r>
      </w:del>
    </w:p>
    <w:p w14:paraId="1180112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rc.ref.id="I0018FZ"</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1208" w:author="Cara Cardinale" w:date="2025-01-15T21:13:00Z">
        <w:r w:rsidR="00CA3449" w:rsidRPr="00A25529">
          <w:rPr>
            <w:rStyle w:val="pxrc"/>
          </w:rPr>
          <w:t>3</w:t>
        </w:r>
      </w:ins>
      <w:del w:id="1209" w:author="Cara Cardinale" w:date="2025-01-15T21:13:00Z">
        <w:r w:rsidRPr="00A25529" w:rsidDel="00CA3449">
          <w:rPr>
            <w:rStyle w:val="pxrc"/>
          </w:rPr>
          <w:delText>5</w:delText>
        </w:r>
      </w:del>
    </w:p>
    <w:p w14:paraId="791E511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rc.ref.id="I063JLO"</w:instrText>
      </w:r>
      <w:r w:rsidRPr="00A25529">
        <w:rPr>
          <w:rStyle w:val="pxrc"/>
        </w:rPr>
        <w:fldChar w:fldCharType="end"/>
      </w:r>
      <w:r w:rsidRPr="00A25529">
        <w:rPr>
          <w:rStyle w:val="pxrc"/>
        </w:rPr>
        <w:t>Wrongful Expulsion from Voluntary Social Organization, 44 Am. Jur. Proof of Facts 2d 455</w:t>
      </w:r>
    </w:p>
    <w:p w14:paraId="1B19D658" w14:textId="77777777" w:rsidR="00FB29D8" w:rsidRPr="00A25529" w:rsidRDefault="00FB29D8">
      <w:pPr>
        <w:pStyle w:val="pxs"/>
        <w:spacing w:before="180"/>
        <w:rPr>
          <w:rPrChange w:id="1210" w:author="Cara Cardinale" w:date="2025-03-04T10:36:00Z">
            <w:rPr>
              <w:sz w:val="27"/>
            </w:rPr>
          </w:rPrChange>
        </w:rPr>
      </w:pPr>
      <w:r w:rsidRPr="00A25529">
        <w:rPr>
          <w:rPrChange w:id="1211" w:author="Cara Cardinale" w:date="2025-03-04T10:36:00Z">
            <w:rPr>
              <w:sz w:val="27"/>
            </w:rPr>
          </w:rPrChange>
        </w:rPr>
        <w:t>30:31. Complaint to governing body regarding fine, suspension, or expulsion of member</w:t>
      </w:r>
    </w:p>
    <w:p w14:paraId="4940B287" w14:textId="77777777" w:rsidR="00FB29D8" w:rsidRPr="00A25529" w:rsidRDefault="00FB29D8">
      <w:pPr>
        <w:pStyle w:val="pxov"/>
        <w:rPr>
          <w:vanish/>
        </w:rPr>
      </w:pPr>
      <w:r w:rsidRPr="00A25529">
        <w:rPr>
          <w:vanish/>
        </w:rPr>
        <w:t>FMS</w:t>
      </w:r>
    </w:p>
    <w:p w14:paraId="520DC699" w14:textId="77777777" w:rsidR="00FB29D8" w:rsidRPr="00A25529" w:rsidRDefault="00FB29D8">
      <w:pPr>
        <w:pStyle w:val="pxov"/>
        <w:rPr>
          <w:vanish/>
        </w:rPr>
      </w:pPr>
      <w:r w:rsidRPr="00A25529">
        <w:rPr>
          <w:vanish/>
        </w:rPr>
        <w:t>NFP</w:t>
      </w:r>
    </w:p>
    <w:p w14:paraId="7588C873" w14:textId="77777777" w:rsidR="00FB29D8" w:rsidRPr="00A25529" w:rsidRDefault="00FB29D8">
      <w:pPr>
        <w:pStyle w:val="pxov"/>
        <w:rPr>
          <w:vanish/>
        </w:rPr>
      </w:pPr>
      <w:r w:rsidRPr="00A25529">
        <w:rPr>
          <w:vanish/>
        </w:rPr>
        <w:t>COL</w:t>
      </w:r>
    </w:p>
    <w:p w14:paraId="1B7EE10F" w14:textId="77777777" w:rsidR="00FB29D8" w:rsidRPr="00A25529" w:rsidRDefault="00FB29D8">
      <w:pPr>
        <w:pStyle w:val="pxov"/>
        <w:rPr>
          <w:vanish/>
        </w:rPr>
      </w:pPr>
      <w:r w:rsidRPr="00A25529">
        <w:rPr>
          <w:vanish/>
        </w:rPr>
        <w:t>FCV</w:t>
      </w:r>
    </w:p>
    <w:p w14:paraId="6D8CCAE6" w14:textId="77777777" w:rsidR="00FB29D8" w:rsidRPr="00A25529" w:rsidRDefault="00FB29D8">
      <w:pPr>
        <w:pStyle w:val="pxov"/>
        <w:rPr>
          <w:vanish/>
        </w:rPr>
      </w:pPr>
      <w:r w:rsidRPr="00A25529">
        <w:rPr>
          <w:vanish/>
        </w:rPr>
        <w:t>FTR</w:t>
      </w:r>
    </w:p>
    <w:p w14:paraId="4D50BA36" w14:textId="77777777" w:rsidR="00FB29D8" w:rsidRPr="00A25529" w:rsidRDefault="00FB29D8">
      <w:pPr>
        <w:pStyle w:val="pxov"/>
        <w:rPr>
          <w:vanish/>
        </w:rPr>
      </w:pPr>
      <w:r w:rsidRPr="00A25529">
        <w:rPr>
          <w:vanish/>
        </w:rPr>
        <w:t>EBL</w:t>
      </w:r>
    </w:p>
    <w:p w14:paraId="2D048FBF" w14:textId="77777777" w:rsidR="00FB29D8" w:rsidRPr="00A25529" w:rsidRDefault="00FB29D8">
      <w:pPr>
        <w:pStyle w:val="pxov"/>
        <w:rPr>
          <w:vanish/>
        </w:rPr>
      </w:pPr>
      <w:r w:rsidRPr="00A25529">
        <w:rPr>
          <w:vanish/>
        </w:rPr>
        <w:t>TEM</w:t>
      </w:r>
    </w:p>
    <w:p w14:paraId="230B5BF8" w14:textId="77777777" w:rsidR="00FB29D8" w:rsidRPr="00A25529" w:rsidRDefault="00FB29D8">
      <w:pPr>
        <w:pStyle w:val="pxov"/>
        <w:rPr>
          <w:vanish/>
        </w:rPr>
      </w:pPr>
      <w:r w:rsidRPr="00A25529">
        <w:rPr>
          <w:vanish/>
        </w:rPr>
        <w:t>MTD</w:t>
      </w:r>
    </w:p>
    <w:p w14:paraId="05D3FACF"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form.fid="Id53a0dd01b6411e684899cfd92da4eb0"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tbl.uuid="I03UOBL"</w:instrText>
      </w:r>
      <w:r w:rsidRPr="00A25529">
        <w:fldChar w:fldCharType="end"/>
      </w:r>
    </w:p>
    <w:p w14:paraId="30499624"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211ACBC"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4B1C70FA"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D270801"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1AF5FAD9" w14:textId="77777777">
        <w:tblPrEx>
          <w:tblCellMar>
            <w:top w:w="0" w:type="dxa"/>
            <w:left w:w="0" w:type="dxa"/>
            <w:bottom w:w="0" w:type="dxa"/>
            <w:right w:w="0" w:type="dxa"/>
          </w:tblCellMar>
        </w:tblPrEx>
        <w:tc>
          <w:tcPr>
            <w:tcW w:w="4320" w:type="dxa"/>
            <w:tcBorders>
              <w:top w:val="nil"/>
              <w:left w:val="nil"/>
              <w:bottom w:val="nil"/>
              <w:right w:val="nil"/>
            </w:tcBorders>
          </w:tcPr>
          <w:p w14:paraId="7D6AD864"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entry.morerows="2"</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06FC5FDB"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governing body of association]</w:t>
            </w:r>
          </w:p>
        </w:tc>
      </w:tr>
      <w:tr w:rsidR="00FB29D8" w:rsidRPr="00A25529" w14:paraId="5A364816" w14:textId="77777777">
        <w:tblPrEx>
          <w:tblCellMar>
            <w:top w:w="0" w:type="dxa"/>
            <w:left w:w="0" w:type="dxa"/>
            <w:bottom w:w="0" w:type="dxa"/>
            <w:right w:w="0" w:type="dxa"/>
          </w:tblCellMar>
        </w:tblPrEx>
        <w:tc>
          <w:tcPr>
            <w:tcW w:w="4320" w:type="dxa"/>
            <w:tcBorders>
              <w:top w:val="nil"/>
              <w:left w:val="nil"/>
              <w:bottom w:val="nil"/>
              <w:right w:val="nil"/>
            </w:tcBorders>
          </w:tcPr>
          <w:p w14:paraId="69A529B3"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governing body of association]</w:t>
            </w:r>
          </w:p>
        </w:tc>
        <w:tc>
          <w:tcPr>
            <w:tcW w:w="4320" w:type="dxa"/>
            <w:tcBorders>
              <w:top w:val="nil"/>
              <w:left w:val="nil"/>
              <w:bottom w:val="nil"/>
              <w:right w:val="nil"/>
            </w:tcBorders>
          </w:tcPr>
          <w:p w14:paraId="003DB430" w14:textId="77777777" w:rsidR="00FB29D8" w:rsidRPr="00A25529" w:rsidRDefault="00FB29D8"/>
        </w:tc>
      </w:tr>
      <w:tr w:rsidR="00FB29D8" w:rsidRPr="00A25529" w14:paraId="70F1ED42" w14:textId="77777777">
        <w:tblPrEx>
          <w:tblCellMar>
            <w:top w:w="0" w:type="dxa"/>
            <w:left w:w="0" w:type="dxa"/>
            <w:bottom w:w="0" w:type="dxa"/>
            <w:right w:w="0" w:type="dxa"/>
          </w:tblCellMar>
        </w:tblPrEx>
        <w:tc>
          <w:tcPr>
            <w:tcW w:w="4320" w:type="dxa"/>
            <w:tcBorders>
              <w:top w:val="nil"/>
              <w:left w:val="nil"/>
              <w:bottom w:val="nil"/>
              <w:right w:val="nil"/>
            </w:tcBorders>
          </w:tcPr>
          <w:p w14:paraId="6F786C1A"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city]</w:t>
            </w:r>
            <w:r w:rsidRPr="00A25529">
              <w:rPr>
                <w:rStyle w:val="pxrowentry"/>
              </w:rPr>
              <w:t>, New York</w:t>
            </w:r>
          </w:p>
        </w:tc>
        <w:tc>
          <w:tcPr>
            <w:tcW w:w="4320" w:type="dxa"/>
            <w:tcBorders>
              <w:top w:val="nil"/>
              <w:left w:val="nil"/>
              <w:bottom w:val="nil"/>
              <w:right w:val="nil"/>
            </w:tcBorders>
          </w:tcPr>
          <w:p w14:paraId="79D81030" w14:textId="77777777" w:rsidR="00FB29D8" w:rsidRPr="00A25529" w:rsidRDefault="00FB29D8"/>
        </w:tc>
      </w:tr>
    </w:tbl>
    <w:p w14:paraId="0C27E581" w14:textId="77777777" w:rsidR="00FB29D8" w:rsidRPr="00A25529" w:rsidRDefault="00FB29D8">
      <w:pPr>
        <w:pStyle w:val="pxtbody"/>
      </w:pPr>
    </w:p>
    <w:p w14:paraId="719C4852" w14:textId="77777777" w:rsidR="00FB29D8" w:rsidRPr="00A25529" w:rsidRDefault="00FB29D8"/>
    <w:p w14:paraId="138F76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p.ct.id="f2fd26a0b92511efa75bc0a5c2da1858|35|30:31"</w:instrText>
      </w:r>
      <w:r w:rsidRPr="00A25529">
        <w:fldChar w:fldCharType="end"/>
      </w:r>
      <w:r w:rsidRPr="00A25529">
        <w:t xml:space="preserve">Complaint is hereby made to the </w:t>
      </w:r>
      <w:r w:rsidRPr="00A25529">
        <w:rPr>
          <w:rStyle w:val="pxfinstr"/>
          <w:i/>
          <w:iCs/>
        </w:rPr>
        <w:t>[name of executive committee]</w:t>
      </w:r>
      <w:r w:rsidRPr="00A25529">
        <w:t xml:space="preserve"> that reasonable cause exists to believe that </w:t>
      </w:r>
      <w:r w:rsidRPr="00A25529">
        <w:rPr>
          <w:rStyle w:val="pxfinstr"/>
          <w:i/>
          <w:iCs/>
        </w:rPr>
        <w:t>[name of member]</w:t>
      </w:r>
      <w:r w:rsidRPr="00A25529">
        <w:t xml:space="preserve">, a member of this organization, has </w:t>
      </w:r>
      <w:r w:rsidRPr="00A25529">
        <w:rPr>
          <w:rStyle w:val="pxfinstr"/>
          <w:i/>
          <w:iCs/>
        </w:rPr>
        <w:t>[specification of charges against accused member]</w:t>
      </w:r>
      <w:r w:rsidRPr="00A25529">
        <w:t>. Demand is hereby made that appropriate hearing, on notice, be afforded to the member and that the board, after such hearing, fine, suspend, or expel this member or take such other action with respect to the matter as the board may deem proper.</w:t>
      </w:r>
    </w:p>
    <w:p w14:paraId="01BE877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55FBA9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complaint]</w:t>
      </w:r>
    </w:p>
    <w:p w14:paraId="4486354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complainant]</w:t>
      </w:r>
    </w:p>
    <w:p w14:paraId="6BB7EB3C" w14:textId="77777777" w:rsidR="00FB29D8" w:rsidRPr="00A25529" w:rsidRDefault="00FB29D8">
      <w:pPr>
        <w:pStyle w:val="pxformnotes"/>
        <w:jc w:val="center"/>
        <w:rPr>
          <w:sz w:val="24"/>
          <w:szCs w:val="24"/>
        </w:rPr>
      </w:pPr>
      <w:r w:rsidRPr="00A25529">
        <w:rPr>
          <w:rStyle w:val="pxvis"/>
          <w:rFonts w:cs="Arial"/>
          <w:bCs/>
          <w:sz w:val="24"/>
          <w:szCs w:val="24"/>
          <w:rPrChange w:id="1212" w:author="Cara Cardinale" w:date="2025-03-04T10:36:00Z">
            <w:rPr>
              <w:rStyle w:val="pxvis"/>
              <w:rFonts w:cs="Arial"/>
              <w:bCs/>
              <w:szCs w:val="24"/>
            </w:rPr>
          </w:rPrChange>
        </w:rPr>
        <w:t>Notes to Form</w:t>
      </w:r>
    </w:p>
    <w:p w14:paraId="09C83BA9" w14:textId="77777777" w:rsidR="00FB29D8" w:rsidRPr="00A25529" w:rsidRDefault="00FB29D8">
      <w:pPr>
        <w:pStyle w:val="pxformnotes"/>
        <w:rPr>
          <w:sz w:val="24"/>
          <w:szCs w:val="24"/>
        </w:rPr>
      </w:pPr>
    </w:p>
    <w:p w14:paraId="61A5745F" w14:textId="77777777" w:rsidR="00FB29D8" w:rsidRPr="00A25529" w:rsidRDefault="00FB29D8">
      <w:pPr>
        <w:pStyle w:val="pxformnote"/>
        <w:spacing w:before="180"/>
      </w:pPr>
      <w:del w:id="1213" w:author="Cara Cardinale" w:date="2025-01-14T20:47:00Z">
        <w:r w:rsidRPr="00A25529" w:rsidDel="00CF1278">
          <w:delText>Drafter's Note</w:delText>
        </w:r>
      </w:del>
      <w:r w:rsidRPr="00A25529">
        <w:t xml:space="preserve"> </w:t>
      </w:r>
    </w:p>
    <w:p w14:paraId="236E40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p.ct.id="f2fd26a0b92511efa75bc0a5c2da1858|35|30:31"</w:instrText>
      </w:r>
      <w:r w:rsidRPr="00A25529">
        <w:fldChar w:fldCharType="end"/>
      </w:r>
      <w:r w:rsidRPr="00A25529">
        <w:t xml:space="preserve">An association may expel a member for a violation of its established rules for which expulsion is provided. </w:t>
      </w:r>
      <w:r w:rsidRPr="00A25529">
        <w:rPr>
          <w:rStyle w:val="pxcc"/>
          <w:color w:val="FF0000"/>
          <w:vertAlign w:val="superscript"/>
        </w:rPr>
        <w:t>►</w:t>
      </w:r>
      <w:r w:rsidRPr="00A25529">
        <w:rPr>
          <w:rStyle w:val="pxcc"/>
        </w:rPr>
        <w:fldChar w:fldCharType="begin"/>
      </w:r>
      <w:r w:rsidRPr="00A25529">
        <w:rPr>
          <w:rStyle w:val="pxcc"/>
        </w:rPr>
        <w:instrText>cc.ref.id="I0018LP"</w:instrText>
      </w:r>
      <w:r w:rsidRPr="00A25529">
        <w:rPr>
          <w:rStyle w:val="pxcc"/>
        </w:rPr>
        <w:fldChar w:fldCharType="end"/>
      </w:r>
      <w:r w:rsidRPr="00A25529">
        <w:rPr>
          <w:rStyle w:val="pxcc"/>
        </w:rPr>
        <w:t>Kelly v. Northport Yacht Club, Inc., 44 A.D.3d 858, 844 N.Y.S.2d 358 (2d Dep't 2007)</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cc.ref.id="I0041QL"</w:instrText>
      </w:r>
      <w:r w:rsidRPr="00A25529">
        <w:rPr>
          <w:rStyle w:val="pxcc"/>
        </w:rPr>
        <w:fldChar w:fldCharType="end"/>
      </w:r>
      <w:r w:rsidRPr="00A25529">
        <w:rPr>
          <w:rStyle w:val="pxcc"/>
        </w:rPr>
        <w:t>Marandino v. Westchester Country Club, Inc., 33 A.D.3d 800, 822 N.Y.S.2d 762 (2d Dep't 2006)</w:t>
      </w:r>
      <w:r w:rsidRPr="00A25529">
        <w:t>.</w:t>
      </w:r>
    </w:p>
    <w:p w14:paraId="57A476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p.ct.id="f2fd26a0b92511efa75bc0a5c2da1858|35|30:31"</w:instrText>
      </w:r>
      <w:r w:rsidRPr="00A25529">
        <w:fldChar w:fldCharType="end"/>
      </w:r>
      <w:r w:rsidRPr="00A25529">
        <w:t xml:space="preserve">Within contracts of association there inheres a term binding members to loyal support of the society in the attainment of its proper purposes and that, for a gross breach of this obligation, the power of expulsion is impliedly conferred on the association. </w:t>
      </w:r>
      <w:r w:rsidRPr="00A25529">
        <w:rPr>
          <w:rStyle w:val="pxcc"/>
          <w:color w:val="FF0000"/>
          <w:vertAlign w:val="superscript"/>
        </w:rPr>
        <w:t>►</w:t>
      </w:r>
      <w:r w:rsidRPr="00A25529">
        <w:rPr>
          <w:rStyle w:val="pxcc"/>
        </w:rPr>
        <w:fldChar w:fldCharType="begin"/>
      </w:r>
      <w:r w:rsidRPr="00A25529">
        <w:rPr>
          <w:rStyle w:val="pxcc"/>
        </w:rPr>
        <w:instrText>cc.ref.id="I006UVH"</w:instrText>
      </w:r>
      <w:r w:rsidRPr="00A25529">
        <w:rPr>
          <w:rStyle w:val="pxcc"/>
        </w:rPr>
        <w:fldChar w:fldCharType="end"/>
      </w:r>
      <w:r w:rsidRPr="00A25529">
        <w:rPr>
          <w:rStyle w:val="pxcc"/>
        </w:rPr>
        <w:t>Berich v. Ithaca Police Benev. Ass'n, Inc., 23 A.D.3d 904, 804 N.Y.S.2d 833 (3d Dep't 2005)</w:t>
      </w:r>
      <w:r w:rsidRPr="00A25529">
        <w:t>.</w:t>
      </w:r>
    </w:p>
    <w:p w14:paraId="5B557CE6" w14:textId="77777777" w:rsidR="00FB29D8" w:rsidRPr="00A25529" w:rsidRDefault="00FB29D8">
      <w:pPr>
        <w:pStyle w:val="pxformrr"/>
        <w:rPr>
          <w:sz w:val="24"/>
          <w:szCs w:val="24"/>
        </w:rPr>
      </w:pPr>
      <w:r w:rsidRPr="00A25529">
        <w:rPr>
          <w:rStyle w:val="pxvis"/>
          <w:rFonts w:cs="Arial"/>
          <w:bCs/>
          <w:sz w:val="50"/>
          <w:rPrChange w:id="1214" w:author="Cara Cardinale" w:date="2025-03-04T10:36:00Z">
            <w:rPr>
              <w:rStyle w:val="pxvis"/>
              <w:rFonts w:cs="Arial"/>
              <w:bCs/>
            </w:rPr>
          </w:rPrChange>
        </w:rPr>
        <w:t>Research References</w:t>
      </w:r>
    </w:p>
    <w:p w14:paraId="79A56F60" w14:textId="77777777" w:rsidR="00FB29D8" w:rsidRPr="00A25529" w:rsidDel="00590A65" w:rsidRDefault="00FB29D8">
      <w:pPr>
        <w:pStyle w:val="pxformrrp"/>
        <w:rPr>
          <w:del w:id="1215" w:author="Cara Cardinale" w:date="2025-01-17T14:31:00Z"/>
        </w:rPr>
      </w:pPr>
      <w:del w:id="1216" w:author="Cara Cardinale" w:date="2025-01-17T14:31: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tk.ref.id="I009O0D"</w:delInstrText>
        </w:r>
        <w:r w:rsidRPr="00A25529" w:rsidDel="00590A65">
          <w:rPr>
            <w:rStyle w:val="pxtk"/>
          </w:rPr>
          <w:fldChar w:fldCharType="end"/>
        </w:r>
        <w:r w:rsidRPr="00A25529" w:rsidDel="00590A65">
          <w:rPr>
            <w:rStyle w:val="pxtk"/>
          </w:rPr>
          <w:delText>West's Key Number Digest, Associations &amp;key;112 to 118</w:delText>
        </w:r>
      </w:del>
    </w:p>
    <w:p w14:paraId="5AAE9E5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tk.ref.id="I063JA8"</w:instrText>
      </w:r>
      <w:r w:rsidRPr="00A25529">
        <w:rPr>
          <w:rStyle w:val="pxtk"/>
        </w:rPr>
        <w:fldChar w:fldCharType="end"/>
      </w:r>
      <w:r w:rsidRPr="00A25529">
        <w:rPr>
          <w:rStyle w:val="pxtk"/>
        </w:rPr>
        <w:t>West's Key Number Digest, Associations &amp;key;14</w:t>
      </w:r>
      <w:ins w:id="1217" w:author="Cara Cardinale" w:date="2025-01-17T14:33:00Z">
        <w:r w:rsidR="00590A65" w:rsidRPr="00A25529">
          <w:rPr>
            <w:rStyle w:val="pxtk"/>
          </w:rPr>
          <w:t>9</w:t>
        </w:r>
      </w:ins>
      <w:del w:id="1218" w:author="Cara Cardinale" w:date="2025-01-17T14:33:00Z">
        <w:r w:rsidRPr="00A25529" w:rsidDel="00590A65">
          <w:rPr>
            <w:rStyle w:val="pxtk"/>
          </w:rPr>
          <w:delText>3</w:delText>
        </w:r>
      </w:del>
      <w:r w:rsidRPr="00A25529">
        <w:rPr>
          <w:rStyle w:val="pxtk"/>
        </w:rPr>
        <w:t xml:space="preserve"> to 1</w:t>
      </w:r>
      <w:ins w:id="1219" w:author="Cara Cardinale" w:date="2025-01-17T14:33:00Z">
        <w:r w:rsidR="00590A65" w:rsidRPr="00A25529">
          <w:rPr>
            <w:rStyle w:val="pxtk"/>
          </w:rPr>
          <w:t>5</w:t>
        </w:r>
      </w:ins>
      <w:r w:rsidRPr="00A25529">
        <w:rPr>
          <w:rStyle w:val="pxtk"/>
        </w:rPr>
        <w:t>4</w:t>
      </w:r>
      <w:del w:id="1220" w:author="Cara Cardinale" w:date="2025-01-17T14:33:00Z">
        <w:r w:rsidRPr="00A25529" w:rsidDel="00590A65">
          <w:rPr>
            <w:rStyle w:val="pxtk"/>
          </w:rPr>
          <w:delText>6</w:delText>
        </w:r>
      </w:del>
    </w:p>
    <w:p w14:paraId="77FCB815" w14:textId="77777777" w:rsidR="00FB29D8" w:rsidRPr="00A25529" w:rsidDel="00590A65" w:rsidRDefault="00FB29D8">
      <w:pPr>
        <w:pStyle w:val="pxformrrp"/>
        <w:rPr>
          <w:del w:id="1221" w:author="Cara Cardinale" w:date="2025-01-17T14:31:00Z"/>
        </w:rPr>
      </w:pPr>
      <w:del w:id="1222" w:author="Cara Cardinale" w:date="2025-01-17T14:31: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tk.ref.id="I0041QN"</w:delInstrText>
        </w:r>
        <w:r w:rsidRPr="00A25529" w:rsidDel="00590A65">
          <w:rPr>
            <w:rStyle w:val="pxtk"/>
          </w:rPr>
          <w:fldChar w:fldCharType="end"/>
        </w:r>
        <w:r w:rsidRPr="00A25529" w:rsidDel="00590A65">
          <w:rPr>
            <w:rStyle w:val="pxtk"/>
          </w:rPr>
          <w:delText>West's Key Number Digest, Associations &amp;key;162</w:delText>
        </w:r>
      </w:del>
    </w:p>
    <w:p w14:paraId="352EE6FB" w14:textId="77777777" w:rsidR="00FB29D8" w:rsidRPr="00A25529" w:rsidRDefault="00FB29D8">
      <w:pPr>
        <w:pStyle w:val="pxformrrp"/>
      </w:pPr>
      <w:del w:id="1223" w:author="Cara Cardinale" w:date="2025-01-17T14:31:00Z">
        <w:r w:rsidRPr="00A25529" w:rsidDel="00590A65">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tk.ref.id="I006UVJ"</w:instrText>
      </w:r>
      <w:r w:rsidRPr="00A25529">
        <w:rPr>
          <w:rStyle w:val="pxtk"/>
        </w:rPr>
        <w:fldChar w:fldCharType="end"/>
      </w:r>
      <w:r w:rsidRPr="00A25529">
        <w:rPr>
          <w:rStyle w:val="pxtk"/>
        </w:rPr>
        <w:t>West's Key Number Digest, Associations &amp;key;172 to 175</w:t>
      </w:r>
    </w:p>
    <w:p w14:paraId="635FEDA5" w14:textId="77777777" w:rsidR="00FB29D8" w:rsidRPr="00A25529" w:rsidDel="00590A65" w:rsidRDefault="00FB29D8">
      <w:pPr>
        <w:pStyle w:val="pxformrrp"/>
        <w:rPr>
          <w:del w:id="1224" w:author="Cara Cardinale" w:date="2025-01-17T14:31:00Z"/>
        </w:rPr>
      </w:pPr>
      <w:del w:id="1225" w:author="Cara Cardinale" w:date="2025-01-17T14:31: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tk.ref.id="I009O0F"</w:delInstrText>
        </w:r>
        <w:r w:rsidRPr="00A25529" w:rsidDel="00590A65">
          <w:rPr>
            <w:rStyle w:val="pxtk"/>
          </w:rPr>
          <w:fldChar w:fldCharType="end"/>
        </w:r>
        <w:r w:rsidRPr="00A25529" w:rsidDel="00590A65">
          <w:rPr>
            <w:rStyle w:val="pxtk"/>
          </w:rPr>
          <w:delText>West's Key Number Digest, Associations &amp;key;222 to 224</w:delText>
        </w:r>
      </w:del>
    </w:p>
    <w:p w14:paraId="722CB133" w14:textId="77777777" w:rsidR="00FB29D8" w:rsidRPr="00A25529" w:rsidRDefault="00FB29D8">
      <w:pPr>
        <w:pStyle w:val="pxformrrp"/>
      </w:pPr>
      <w:del w:id="1226" w:author="Cara Cardinale" w:date="2025-01-17T14:31:00Z">
        <w:r w:rsidRPr="00A25529" w:rsidDel="00590A65">
          <w:delText xml:space="preserve"> </w:delText>
        </w:r>
      </w:del>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rc.ref.id="I00CH5B"</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3796DE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rc.ref.id="I0018LU"</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ins w:id="1227" w:author="Cara Cardinale" w:date="2025-01-16T22:10:00Z">
        <w:r w:rsidR="00FB4DB1" w:rsidRPr="00A25529">
          <w:rPr>
            <w:rStyle w:val="pxrc"/>
          </w:rPr>
          <w:t>1</w:t>
        </w:r>
      </w:ins>
      <w:del w:id="1228" w:author="Cara Cardinale" w:date="2025-01-16T22:10:00Z">
        <w:r w:rsidRPr="00A25529" w:rsidDel="00FB4DB1">
          <w:rPr>
            <w:rStyle w:val="pxrc"/>
          </w:rPr>
          <w:delText>3</w:delText>
        </w:r>
      </w:del>
    </w:p>
    <w:p w14:paraId="31EA458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rc.ref.id="I0041QQ"</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del w:id="1229" w:author="Cara Cardinale" w:date="2025-01-17T14:14:00Z">
        <w:r w:rsidRPr="00A25529" w:rsidDel="00383038">
          <w:rPr>
            <w:rStyle w:val="pxrc"/>
          </w:rPr>
          <w:delText>3</w:delText>
        </w:r>
      </w:del>
      <w:r w:rsidRPr="00A25529">
        <w:rPr>
          <w:rStyle w:val="pxrc"/>
        </w:rPr>
        <w:t>2</w:t>
      </w:r>
      <w:ins w:id="1230" w:author="Cara Cardinale" w:date="2025-01-17T14:14:00Z">
        <w:r w:rsidR="00383038" w:rsidRPr="00A25529">
          <w:rPr>
            <w:rStyle w:val="pxrc"/>
          </w:rPr>
          <w:t>3</w:t>
        </w:r>
      </w:ins>
    </w:p>
    <w:p w14:paraId="037A375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rc.ref.id="I0018LW"</w:instrText>
      </w:r>
      <w:r w:rsidRPr="00A25529">
        <w:rPr>
          <w:rStyle w:val="pxrc"/>
        </w:rPr>
        <w:fldChar w:fldCharType="end"/>
      </w:r>
      <w:r w:rsidRPr="00A25529">
        <w:rPr>
          <w:rStyle w:val="pxrc"/>
        </w:rPr>
        <w:t>Wrongful Expulsion from Voluntary Social Organization, 44 Am. Jur. Proof of Facts 2d 455</w:t>
      </w:r>
    </w:p>
    <w:p w14:paraId="02A9E2A5" w14:textId="77777777" w:rsidR="00FB29D8" w:rsidRPr="00A25529" w:rsidRDefault="00FB29D8">
      <w:pPr>
        <w:pStyle w:val="pxs"/>
        <w:spacing w:before="180"/>
        <w:rPr>
          <w:rPrChange w:id="1231" w:author="Cara Cardinale" w:date="2025-03-04T10:36:00Z">
            <w:rPr>
              <w:sz w:val="27"/>
            </w:rPr>
          </w:rPrChange>
        </w:rPr>
      </w:pPr>
      <w:r w:rsidRPr="00A25529">
        <w:rPr>
          <w:rPrChange w:id="1232" w:author="Cara Cardinale" w:date="2025-03-04T10:36:00Z">
            <w:rPr>
              <w:sz w:val="27"/>
            </w:rPr>
          </w:rPrChange>
        </w:rPr>
        <w:t>30:32. Notice of hearing regarding fine, suspension, or expulsion of member</w:t>
      </w:r>
    </w:p>
    <w:p w14:paraId="4A6885D8" w14:textId="77777777" w:rsidR="00FB29D8" w:rsidRPr="00A25529" w:rsidRDefault="00FB29D8">
      <w:pPr>
        <w:pStyle w:val="pxov"/>
        <w:rPr>
          <w:vanish/>
        </w:rPr>
      </w:pPr>
      <w:r w:rsidRPr="00A25529">
        <w:rPr>
          <w:vanish/>
        </w:rPr>
        <w:t>FMS</w:t>
      </w:r>
    </w:p>
    <w:p w14:paraId="26E38843" w14:textId="77777777" w:rsidR="00FB29D8" w:rsidRPr="00A25529" w:rsidRDefault="00FB29D8">
      <w:pPr>
        <w:pStyle w:val="pxov"/>
        <w:rPr>
          <w:vanish/>
        </w:rPr>
      </w:pPr>
      <w:r w:rsidRPr="00A25529">
        <w:rPr>
          <w:vanish/>
        </w:rPr>
        <w:t>NFP</w:t>
      </w:r>
    </w:p>
    <w:p w14:paraId="01EF4630" w14:textId="77777777" w:rsidR="00FB29D8" w:rsidRPr="00A25529" w:rsidRDefault="00FB29D8">
      <w:pPr>
        <w:pStyle w:val="pxov"/>
        <w:rPr>
          <w:vanish/>
        </w:rPr>
      </w:pPr>
      <w:r w:rsidRPr="00A25529">
        <w:rPr>
          <w:vanish/>
        </w:rPr>
        <w:t>COL</w:t>
      </w:r>
    </w:p>
    <w:p w14:paraId="53645CBA" w14:textId="77777777" w:rsidR="00FB29D8" w:rsidRPr="00A25529" w:rsidRDefault="00FB29D8">
      <w:pPr>
        <w:pStyle w:val="pxov"/>
        <w:rPr>
          <w:vanish/>
        </w:rPr>
      </w:pPr>
      <w:r w:rsidRPr="00A25529">
        <w:rPr>
          <w:vanish/>
        </w:rPr>
        <w:t>FCV</w:t>
      </w:r>
    </w:p>
    <w:p w14:paraId="4C463BBD" w14:textId="77777777" w:rsidR="00FB29D8" w:rsidRPr="00A25529" w:rsidRDefault="00FB29D8">
      <w:pPr>
        <w:pStyle w:val="pxov"/>
        <w:rPr>
          <w:vanish/>
        </w:rPr>
      </w:pPr>
      <w:r w:rsidRPr="00A25529">
        <w:rPr>
          <w:vanish/>
        </w:rPr>
        <w:t>FTR</w:t>
      </w:r>
    </w:p>
    <w:p w14:paraId="3D6EAF48" w14:textId="77777777" w:rsidR="00FB29D8" w:rsidRPr="00A25529" w:rsidRDefault="00FB29D8">
      <w:pPr>
        <w:pStyle w:val="pxov"/>
        <w:rPr>
          <w:vanish/>
        </w:rPr>
      </w:pPr>
      <w:r w:rsidRPr="00A25529">
        <w:rPr>
          <w:vanish/>
        </w:rPr>
        <w:t>EBL</w:t>
      </w:r>
    </w:p>
    <w:p w14:paraId="5A472D07" w14:textId="77777777" w:rsidR="00FB29D8" w:rsidRPr="00A25529" w:rsidRDefault="00FB29D8">
      <w:pPr>
        <w:pStyle w:val="pxov"/>
        <w:rPr>
          <w:vanish/>
        </w:rPr>
      </w:pPr>
      <w:r w:rsidRPr="00A25529">
        <w:rPr>
          <w:vanish/>
        </w:rPr>
        <w:t>TEM</w:t>
      </w:r>
    </w:p>
    <w:p w14:paraId="77975781" w14:textId="77777777" w:rsidR="00FB29D8" w:rsidRPr="00A25529" w:rsidRDefault="00FB29D8">
      <w:pPr>
        <w:pStyle w:val="pxov"/>
        <w:rPr>
          <w:vanish/>
        </w:rPr>
      </w:pPr>
      <w:r w:rsidRPr="00A25529">
        <w:rPr>
          <w:vanish/>
        </w:rPr>
        <w:t>MTD</w:t>
      </w:r>
    </w:p>
    <w:p w14:paraId="0404FAA2"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form.fid="Id53a5bf01b6411e684899cfd92da4eb0"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tbl.uuid="I03UPVB"</w:instrText>
      </w:r>
      <w:r w:rsidRPr="00A25529">
        <w:fldChar w:fldCharType="end"/>
      </w:r>
    </w:p>
    <w:p w14:paraId="4E0FDB9D"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5168E9CE"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40DE6086"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E29C29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D8F5BF5" w14:textId="77777777">
        <w:tblPrEx>
          <w:tblCellMar>
            <w:top w:w="0" w:type="dxa"/>
            <w:left w:w="0" w:type="dxa"/>
            <w:bottom w:w="0" w:type="dxa"/>
            <w:right w:w="0" w:type="dxa"/>
          </w:tblCellMar>
        </w:tblPrEx>
        <w:tc>
          <w:tcPr>
            <w:tcW w:w="4320" w:type="dxa"/>
            <w:tcBorders>
              <w:top w:val="nil"/>
              <w:left w:val="nil"/>
              <w:bottom w:val="nil"/>
              <w:right w:val="nil"/>
            </w:tcBorders>
          </w:tcPr>
          <w:p w14:paraId="131B8A8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entry.morerows="2"</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229F1FB0"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accused member]</w:t>
            </w:r>
          </w:p>
        </w:tc>
      </w:tr>
      <w:tr w:rsidR="00FB29D8" w:rsidRPr="00A25529" w14:paraId="7AE9EAAC" w14:textId="77777777">
        <w:tblPrEx>
          <w:tblCellMar>
            <w:top w:w="0" w:type="dxa"/>
            <w:left w:w="0" w:type="dxa"/>
            <w:bottom w:w="0" w:type="dxa"/>
            <w:right w:w="0" w:type="dxa"/>
          </w:tblCellMar>
        </w:tblPrEx>
        <w:tc>
          <w:tcPr>
            <w:tcW w:w="4320" w:type="dxa"/>
            <w:tcBorders>
              <w:top w:val="nil"/>
              <w:left w:val="nil"/>
              <w:bottom w:val="nil"/>
              <w:right w:val="nil"/>
            </w:tcBorders>
          </w:tcPr>
          <w:p w14:paraId="0FC7A89D"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accused member]</w:t>
            </w:r>
          </w:p>
        </w:tc>
        <w:tc>
          <w:tcPr>
            <w:tcW w:w="4320" w:type="dxa"/>
            <w:tcBorders>
              <w:top w:val="nil"/>
              <w:left w:val="nil"/>
              <w:bottom w:val="nil"/>
              <w:right w:val="nil"/>
            </w:tcBorders>
          </w:tcPr>
          <w:p w14:paraId="799C4402" w14:textId="77777777" w:rsidR="00FB29D8" w:rsidRPr="00A25529" w:rsidRDefault="00FB29D8"/>
        </w:tc>
      </w:tr>
      <w:tr w:rsidR="00FB29D8" w:rsidRPr="00A25529" w14:paraId="02A9D7C2" w14:textId="77777777">
        <w:tblPrEx>
          <w:tblCellMar>
            <w:top w:w="0" w:type="dxa"/>
            <w:left w:w="0" w:type="dxa"/>
            <w:bottom w:w="0" w:type="dxa"/>
            <w:right w:w="0" w:type="dxa"/>
          </w:tblCellMar>
        </w:tblPrEx>
        <w:tc>
          <w:tcPr>
            <w:tcW w:w="4320" w:type="dxa"/>
            <w:tcBorders>
              <w:top w:val="nil"/>
              <w:left w:val="nil"/>
              <w:bottom w:val="nil"/>
              <w:right w:val="nil"/>
            </w:tcBorders>
          </w:tcPr>
          <w:p w14:paraId="7ADCC2B0"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city]</w:t>
            </w:r>
            <w:r w:rsidRPr="00A25529">
              <w:rPr>
                <w:rStyle w:val="pxrowentry"/>
              </w:rPr>
              <w:t>, New York</w:t>
            </w:r>
          </w:p>
        </w:tc>
        <w:tc>
          <w:tcPr>
            <w:tcW w:w="4320" w:type="dxa"/>
            <w:tcBorders>
              <w:top w:val="nil"/>
              <w:left w:val="nil"/>
              <w:bottom w:val="nil"/>
              <w:right w:val="nil"/>
            </w:tcBorders>
          </w:tcPr>
          <w:p w14:paraId="0225E409" w14:textId="77777777" w:rsidR="00FB29D8" w:rsidRPr="00A25529" w:rsidRDefault="00FB29D8"/>
        </w:tc>
      </w:tr>
    </w:tbl>
    <w:p w14:paraId="48C6E094" w14:textId="77777777" w:rsidR="00FB29D8" w:rsidRPr="00A25529" w:rsidRDefault="00FB29D8">
      <w:pPr>
        <w:pStyle w:val="pxtbody"/>
      </w:pPr>
    </w:p>
    <w:p w14:paraId="10A279F6" w14:textId="77777777" w:rsidR="00FB29D8" w:rsidRPr="00A25529" w:rsidRDefault="00FB29D8"/>
    <w:p w14:paraId="442D89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Notice is hereby given that a special meeting of this association will be held at </w:t>
      </w:r>
      <w:r w:rsidRPr="00A25529">
        <w:rPr>
          <w:rStyle w:val="pxfinstr"/>
          <w:i/>
          <w:iCs/>
        </w:rPr>
        <w:t>[place of special meeting]</w:t>
      </w:r>
      <w:r w:rsidRPr="00A25529">
        <w:t xml:space="preserve"> at </w:t>
      </w:r>
      <w:r w:rsidRPr="00A25529">
        <w:rPr>
          <w:rStyle w:val="pxfinstr"/>
          <w:i/>
          <w:iCs/>
        </w:rPr>
        <w:t>[time of special meeting]</w:t>
      </w:r>
      <w:r w:rsidRPr="00A25529">
        <w:t xml:space="preserve">, on </w:t>
      </w:r>
      <w:r w:rsidRPr="00A25529">
        <w:rPr>
          <w:rStyle w:val="pxfinstr"/>
          <w:i/>
          <w:iCs/>
        </w:rPr>
        <w:t>[date of special meeting]</w:t>
      </w:r>
      <w:r w:rsidRPr="00A25529">
        <w:t xml:space="preserve">, to take into consideration the circumstances of an alleged violation by you of your duties as a member of this association by </w:t>
      </w:r>
      <w:r w:rsidRPr="00A25529">
        <w:rPr>
          <w:rStyle w:val="pxfinstr"/>
          <w:i/>
          <w:iCs/>
        </w:rPr>
        <w:t>[description of circumstances relating to offense]</w:t>
      </w:r>
      <w:r w:rsidRPr="00A25529">
        <w:t xml:space="preserve"> and the propriety of imposing a fine, suspending your membership, or expelling you from the association, the </w:t>
      </w:r>
      <w:r w:rsidRPr="00A25529">
        <w:rPr>
          <w:rStyle w:val="pxfinstr"/>
          <w:i/>
          <w:iCs/>
        </w:rPr>
        <w:t>[name of governing body]</w:t>
      </w:r>
      <w:r w:rsidRPr="00A25529">
        <w:t xml:space="preserve"> having requested your resignation for such cause on </w:t>
      </w:r>
      <w:r w:rsidRPr="00A25529">
        <w:rPr>
          <w:rStyle w:val="pxfinstr"/>
          <w:i/>
          <w:iCs/>
        </w:rPr>
        <w:t>[date of request]</w:t>
      </w:r>
      <w:r w:rsidRPr="00A25529">
        <w:t>, and you having refused to do so.</w:t>
      </w:r>
    </w:p>
    <w:p w14:paraId="21F8BB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By the order of the </w:t>
      </w:r>
      <w:r w:rsidRPr="00A25529">
        <w:rPr>
          <w:rStyle w:val="pxfinstr"/>
          <w:i/>
          <w:iCs/>
        </w:rPr>
        <w:t>[name of governing body]</w:t>
      </w:r>
      <w:r w:rsidRPr="00A25529">
        <w:t>.</w:t>
      </w:r>
    </w:p>
    <w:p w14:paraId="5E32227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4600225"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 of hearing]</w:t>
      </w:r>
    </w:p>
    <w:p w14:paraId="323F2F04"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3CFB83AC" w14:textId="77777777" w:rsidR="00FB29D8" w:rsidRPr="00A25529" w:rsidRDefault="00FB29D8">
      <w:pPr>
        <w:pStyle w:val="pxformnotes"/>
        <w:jc w:val="center"/>
        <w:rPr>
          <w:sz w:val="24"/>
          <w:szCs w:val="24"/>
        </w:rPr>
      </w:pPr>
      <w:r w:rsidRPr="00A25529">
        <w:rPr>
          <w:rStyle w:val="pxvis"/>
          <w:rFonts w:cs="Arial"/>
          <w:bCs/>
          <w:sz w:val="24"/>
          <w:szCs w:val="24"/>
          <w:rPrChange w:id="1233" w:author="Cara Cardinale" w:date="2025-03-04T10:36:00Z">
            <w:rPr>
              <w:rStyle w:val="pxvis"/>
              <w:rFonts w:cs="Arial"/>
              <w:bCs/>
              <w:szCs w:val="24"/>
            </w:rPr>
          </w:rPrChange>
        </w:rPr>
        <w:t>Notes to Form</w:t>
      </w:r>
    </w:p>
    <w:p w14:paraId="17F72172" w14:textId="77777777" w:rsidR="00FB29D8" w:rsidRPr="00A25529" w:rsidRDefault="00FB29D8">
      <w:pPr>
        <w:pStyle w:val="pxformnotes"/>
        <w:rPr>
          <w:sz w:val="24"/>
          <w:szCs w:val="24"/>
        </w:rPr>
      </w:pPr>
    </w:p>
    <w:p w14:paraId="7ECAE295" w14:textId="77777777" w:rsidR="00FB29D8" w:rsidRPr="00A25529" w:rsidRDefault="00FB29D8">
      <w:pPr>
        <w:pStyle w:val="pxformnote"/>
        <w:spacing w:before="180"/>
      </w:pPr>
      <w:del w:id="1234" w:author="Cara Cardinale" w:date="2025-01-14T20:47:00Z">
        <w:r w:rsidRPr="00A25529" w:rsidDel="00CF1278">
          <w:delText>Drafter's Note</w:delText>
        </w:r>
      </w:del>
      <w:r w:rsidRPr="00A25529">
        <w:t xml:space="preserve"> </w:t>
      </w:r>
    </w:p>
    <w:p w14:paraId="48637B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If proceedings in a disciplinary hearing are had fairly, in good faith, and pursuant to the laws of the organization and there was nothing in the proceedings in violation of the law of the land, the decision of the organization's tribunal to suspend or expel a member is conclusive. </w:t>
      </w:r>
      <w:r w:rsidRPr="00A25529">
        <w:rPr>
          <w:rStyle w:val="pxcc"/>
          <w:color w:val="FF0000"/>
          <w:vertAlign w:val="superscript"/>
        </w:rPr>
        <w:t>►</w:t>
      </w:r>
      <w:r w:rsidRPr="00A25529">
        <w:rPr>
          <w:rStyle w:val="pxcc"/>
        </w:rPr>
        <w:fldChar w:fldCharType="begin"/>
      </w:r>
      <w:r w:rsidRPr="00A25529">
        <w:rPr>
          <w:rStyle w:val="pxcc"/>
        </w:rPr>
        <w:instrText>cc.ref.id="I0018N4"</w:instrText>
      </w:r>
      <w:r w:rsidRPr="00A25529">
        <w:rPr>
          <w:rStyle w:val="pxcc"/>
        </w:rPr>
        <w:fldChar w:fldCharType="end"/>
      </w:r>
      <w:r w:rsidRPr="00A25529">
        <w:rPr>
          <w:rStyle w:val="pxcc"/>
        </w:rPr>
        <w:t>Wilcox v. Supreme Council of Royal Arcanum, 210 N.Y. 370, 104 N.E. 624 (1914)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cc.ref.id="I063J7E"</w:instrText>
      </w:r>
      <w:r w:rsidRPr="00A25529">
        <w:rPr>
          <w:rStyle w:val="pxcc"/>
        </w:rPr>
        <w:fldChar w:fldCharType="end"/>
      </w:r>
      <w:r w:rsidRPr="00A25529">
        <w:rPr>
          <w:rStyle w:val="pxcc"/>
        </w:rPr>
        <w:t>Spiegelman v. Engineers Country Club, Inc., 38 A.D.2d 728, 329 N.Y.S.2d 166 (2d Dep't 1972)</w:t>
      </w:r>
      <w:r w:rsidRPr="00A25529">
        <w:t>.</w:t>
      </w:r>
    </w:p>
    <w:p w14:paraId="2B97AD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Where the constitution and bylaws of a voluntary association reasonably set forth grounds for expulsion and provide for a hearing upon notice to the member, judicial review of such proceedings is unavailable, unless the reason for expulsion is not a violation of the constitution or bylaws or is so trivial as to suggest that the action of the association was capricious or corrupt or unless the association failed to administer its own rules fairly. </w:t>
      </w:r>
      <w:r w:rsidRPr="00A25529">
        <w:rPr>
          <w:rStyle w:val="pxcc"/>
          <w:color w:val="FF0000"/>
          <w:vertAlign w:val="superscript"/>
        </w:rPr>
        <w:t>►</w:t>
      </w:r>
      <w:r w:rsidRPr="00A25529">
        <w:rPr>
          <w:rStyle w:val="pxcc"/>
        </w:rPr>
        <w:fldChar w:fldCharType="begin"/>
      </w:r>
      <w:r w:rsidRPr="00A25529">
        <w:rPr>
          <w:rStyle w:val="pxcc"/>
        </w:rPr>
        <w:instrText>cc.ref.id="I0041S2"</w:instrText>
      </w:r>
      <w:r w:rsidRPr="00A25529">
        <w:rPr>
          <w:rStyle w:val="pxcc"/>
        </w:rPr>
        <w:fldChar w:fldCharType="end"/>
      </w:r>
      <w:r w:rsidRPr="00A25529">
        <w:rPr>
          <w:rStyle w:val="pxcc"/>
        </w:rPr>
        <w:t>Marandino v. Westchester Country Club, Inc., 33 A.D.3d 800, 822 N.Y.S.2d 762 (2d Dep't 2006)</w:t>
      </w:r>
      <w:r w:rsidRPr="00A25529">
        <w:t>.</w:t>
      </w:r>
    </w:p>
    <w:p w14:paraId="74D81695" w14:textId="77777777" w:rsidR="00FB29D8" w:rsidRPr="00A25529" w:rsidRDefault="00FB29D8">
      <w:pPr>
        <w:pStyle w:val="pxformrr"/>
        <w:rPr>
          <w:sz w:val="24"/>
          <w:szCs w:val="24"/>
        </w:rPr>
      </w:pPr>
      <w:r w:rsidRPr="00A25529">
        <w:rPr>
          <w:rStyle w:val="pxvis"/>
          <w:rFonts w:cs="Arial"/>
          <w:bCs/>
          <w:sz w:val="50"/>
          <w:rPrChange w:id="1235" w:author="Cara Cardinale" w:date="2025-03-04T10:36:00Z">
            <w:rPr>
              <w:rStyle w:val="pxvis"/>
              <w:rFonts w:cs="Arial"/>
              <w:bCs/>
            </w:rPr>
          </w:rPrChange>
        </w:rPr>
        <w:t>Research References</w:t>
      </w:r>
    </w:p>
    <w:p w14:paraId="20E73A0F" w14:textId="77777777" w:rsidR="00FB29D8" w:rsidRPr="00A25529" w:rsidDel="00590A65" w:rsidRDefault="00FB29D8">
      <w:pPr>
        <w:pStyle w:val="pxformrrp"/>
        <w:rPr>
          <w:del w:id="1236" w:author="Cara Cardinale" w:date="2025-01-17T14:32:00Z"/>
        </w:rPr>
      </w:pPr>
      <w:del w:id="1237" w:author="Cara Cardinale" w:date="2025-01-17T14:32: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tk.ref.id="I006UWY"</w:delInstrText>
        </w:r>
        <w:r w:rsidRPr="00A25529" w:rsidDel="00590A65">
          <w:rPr>
            <w:rStyle w:val="pxtk"/>
          </w:rPr>
          <w:fldChar w:fldCharType="end"/>
        </w:r>
        <w:r w:rsidRPr="00A25529" w:rsidDel="00590A65">
          <w:rPr>
            <w:rStyle w:val="pxtk"/>
          </w:rPr>
          <w:delText>West's Key Number Digest, Associations &amp;key;112 to 118</w:delText>
        </w:r>
      </w:del>
    </w:p>
    <w:p w14:paraId="61AB028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tk.ref.id="I009O1U"</w:instrText>
      </w:r>
      <w:r w:rsidRPr="00A25529">
        <w:rPr>
          <w:rStyle w:val="pxtk"/>
        </w:rPr>
        <w:fldChar w:fldCharType="end"/>
      </w:r>
      <w:r w:rsidRPr="00A25529">
        <w:rPr>
          <w:rStyle w:val="pxtk"/>
        </w:rPr>
        <w:t>West's Key Number Digest, Associations &amp;key;14</w:t>
      </w:r>
      <w:ins w:id="1238" w:author="Cara Cardinale" w:date="2025-01-17T14:32:00Z">
        <w:r w:rsidR="00590A65" w:rsidRPr="00A25529">
          <w:rPr>
            <w:rStyle w:val="pxtk"/>
          </w:rPr>
          <w:t>9</w:t>
        </w:r>
      </w:ins>
      <w:del w:id="1239" w:author="Cara Cardinale" w:date="2025-01-17T14:32:00Z">
        <w:r w:rsidRPr="00A25529" w:rsidDel="00590A65">
          <w:rPr>
            <w:rStyle w:val="pxtk"/>
          </w:rPr>
          <w:delText>3</w:delText>
        </w:r>
      </w:del>
      <w:r w:rsidRPr="00A25529">
        <w:rPr>
          <w:rStyle w:val="pxtk"/>
        </w:rPr>
        <w:t xml:space="preserve"> to 1</w:t>
      </w:r>
      <w:ins w:id="1240" w:author="Cara Cardinale" w:date="2025-01-17T14:32:00Z">
        <w:r w:rsidR="00590A65" w:rsidRPr="00A25529">
          <w:rPr>
            <w:rStyle w:val="pxtk"/>
          </w:rPr>
          <w:t>5</w:t>
        </w:r>
      </w:ins>
      <w:r w:rsidRPr="00A25529">
        <w:rPr>
          <w:rStyle w:val="pxtk"/>
        </w:rPr>
        <w:t>4</w:t>
      </w:r>
      <w:del w:id="1241" w:author="Cara Cardinale" w:date="2025-01-17T14:32:00Z">
        <w:r w:rsidRPr="00A25529" w:rsidDel="00590A65">
          <w:rPr>
            <w:rStyle w:val="pxtk"/>
          </w:rPr>
          <w:delText>6</w:delText>
        </w:r>
      </w:del>
    </w:p>
    <w:p w14:paraId="788CCDE8" w14:textId="77777777" w:rsidR="00FB29D8" w:rsidRPr="00A25529" w:rsidDel="00590A65" w:rsidRDefault="00FB29D8">
      <w:pPr>
        <w:pStyle w:val="pxformrrp"/>
        <w:rPr>
          <w:del w:id="1242" w:author="Cara Cardinale" w:date="2025-01-17T14:32:00Z"/>
        </w:rPr>
      </w:pPr>
      <w:del w:id="1243" w:author="Cara Cardinale" w:date="2025-01-17T14:32: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tk.ref.id="I0018SU"</w:delInstrText>
        </w:r>
        <w:r w:rsidRPr="00A25529" w:rsidDel="00590A65">
          <w:rPr>
            <w:rStyle w:val="pxtk"/>
          </w:rPr>
          <w:fldChar w:fldCharType="end"/>
        </w:r>
        <w:r w:rsidRPr="00A25529" w:rsidDel="00590A65">
          <w:rPr>
            <w:rStyle w:val="pxtk"/>
          </w:rPr>
          <w:delText>West's Key Number Digest, Associations &amp;key;162</w:delText>
        </w:r>
      </w:del>
    </w:p>
    <w:p w14:paraId="4CC42774" w14:textId="77777777" w:rsidR="00FB29D8" w:rsidRPr="00A25529" w:rsidRDefault="00FB29D8">
      <w:pPr>
        <w:pStyle w:val="pxformrrp"/>
      </w:pPr>
      <w:del w:id="1244" w:author="Cara Cardinale" w:date="2025-01-17T14:32:00Z">
        <w:r w:rsidRPr="00A25529" w:rsidDel="00590A65">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tk.ref.id="I0041XQ"</w:instrText>
      </w:r>
      <w:r w:rsidRPr="00A25529">
        <w:rPr>
          <w:rStyle w:val="pxtk"/>
        </w:rPr>
        <w:fldChar w:fldCharType="end"/>
      </w:r>
      <w:r w:rsidRPr="00A25529">
        <w:rPr>
          <w:rStyle w:val="pxtk"/>
        </w:rPr>
        <w:t>West's Key Number Digest, Associations &amp;key;172 to 175</w:t>
      </w:r>
    </w:p>
    <w:p w14:paraId="1C2A75D1" w14:textId="77777777" w:rsidR="00FB29D8" w:rsidRPr="00A25529" w:rsidDel="00590A65" w:rsidRDefault="00FB29D8">
      <w:pPr>
        <w:pStyle w:val="pxformrrp"/>
        <w:rPr>
          <w:del w:id="1245" w:author="Cara Cardinale" w:date="2025-01-17T14:32:00Z"/>
        </w:rPr>
      </w:pPr>
      <w:del w:id="1246" w:author="Cara Cardinale" w:date="2025-01-17T14:32:00Z">
        <w:r w:rsidRPr="00A25529" w:rsidDel="00590A65">
          <w:delText xml:space="preserve"> </w:delText>
        </w:r>
        <w:r w:rsidRPr="00A25529" w:rsidDel="00590A65">
          <w:rPr>
            <w:rStyle w:val="pxvis"/>
            <w:rFonts w:ascii="Times NewRoman" w:hAnsi="Times NewRoman"/>
            <w:b w:val="0"/>
            <w:sz w:val="24"/>
          </w:rPr>
          <w:tab/>
        </w:r>
        <w:r w:rsidRPr="00A25529" w:rsidDel="00590A65">
          <w:rPr>
            <w:rStyle w:val="pxtk"/>
            <w:color w:val="FF0000"/>
            <w:vertAlign w:val="superscript"/>
          </w:rPr>
          <w:delText>►</w:delText>
        </w:r>
        <w:r w:rsidRPr="00A25529" w:rsidDel="00590A65">
          <w:rPr>
            <w:rStyle w:val="pxtk"/>
          </w:rPr>
          <w:fldChar w:fldCharType="begin"/>
        </w:r>
        <w:r w:rsidRPr="00A25529" w:rsidDel="00590A65">
          <w:rPr>
            <w:rStyle w:val="pxtk"/>
          </w:rPr>
          <w:delInstrText>tk.ref.id="I0018SW"</w:delInstrText>
        </w:r>
        <w:r w:rsidRPr="00A25529" w:rsidDel="00590A65">
          <w:rPr>
            <w:rStyle w:val="pxtk"/>
          </w:rPr>
          <w:fldChar w:fldCharType="end"/>
        </w:r>
        <w:r w:rsidRPr="00A25529" w:rsidDel="00590A65">
          <w:rPr>
            <w:rStyle w:val="pxtk"/>
          </w:rPr>
          <w:delText>West's Key Number Digest, Associations &amp;key;222 to 224</w:delText>
        </w:r>
      </w:del>
    </w:p>
    <w:p w14:paraId="23F6A340" w14:textId="77777777" w:rsidR="00FB29D8" w:rsidRPr="00A25529" w:rsidRDefault="00FB29D8">
      <w:pPr>
        <w:pStyle w:val="pxformrrp"/>
      </w:pPr>
      <w:del w:id="1247" w:author="Cara Cardinale" w:date="2025-01-17T14:32:00Z">
        <w:r w:rsidRPr="00A25529" w:rsidDel="00590A65">
          <w:delText xml:space="preserve"> </w:delText>
        </w:r>
      </w:del>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rc.ref.id="I0041XS"</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47E19D4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rc.ref.id="I006V2O"</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23 et seq.</w:t>
      </w:r>
    </w:p>
    <w:p w14:paraId="355C5EA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rc.ref.id="I0018SZ"</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del w:id="1248" w:author="Cara Cardinale" w:date="2025-01-16T22:11:00Z">
        <w:r w:rsidRPr="00A25529" w:rsidDel="00FB4DB1">
          <w:rPr>
            <w:rStyle w:val="pxrc"/>
          </w:rPr>
          <w:delText>31 to 40</w:delText>
        </w:r>
      </w:del>
      <w:ins w:id="1249" w:author="Cara Cardinale" w:date="2025-01-16T22:11:00Z">
        <w:r w:rsidR="00FB4DB1" w:rsidRPr="00A25529">
          <w:rPr>
            <w:rStyle w:val="pxrc"/>
          </w:rPr>
          <w:t>22 to 26</w:t>
        </w:r>
      </w:ins>
    </w:p>
    <w:p w14:paraId="33A7F1A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rc.ref.id="I0041XV"</w:instrText>
      </w:r>
      <w:r w:rsidRPr="00A25529">
        <w:rPr>
          <w:rStyle w:val="pxrc"/>
        </w:rPr>
        <w:fldChar w:fldCharType="end"/>
      </w:r>
      <w:r w:rsidRPr="00A25529">
        <w:rPr>
          <w:rStyle w:val="pxrc"/>
        </w:rPr>
        <w:t>Wrongful Expulsion from Voluntary Social Organization, 44 Am. Jur. Proof of Facts 2d 455</w:t>
      </w:r>
    </w:p>
    <w:p w14:paraId="4CEF5EDA" w14:textId="77777777" w:rsidR="00FB29D8" w:rsidRPr="00A25529" w:rsidRDefault="00FB29D8">
      <w:pPr>
        <w:pStyle w:val="pxd"/>
        <w:spacing w:before="180"/>
      </w:pPr>
      <w:r w:rsidRPr="00A25529">
        <w:t>III. Incorporated Associations</w:t>
      </w:r>
    </w:p>
    <w:p w14:paraId="1616A558" w14:textId="77777777" w:rsidR="00FB29D8" w:rsidRPr="00A25529" w:rsidRDefault="00FB29D8">
      <w:pPr>
        <w:pStyle w:val="pxd"/>
        <w:spacing w:before="180"/>
      </w:pPr>
      <w:r w:rsidRPr="00A25529">
        <w:t>A. General Considerations</w:t>
      </w:r>
    </w:p>
    <w:p w14:paraId="7DD1D3C4" w14:textId="77777777" w:rsidR="00FB29D8" w:rsidRPr="00A25529" w:rsidRDefault="00FB29D8">
      <w:pPr>
        <w:pStyle w:val="pxs"/>
        <w:spacing w:before="180"/>
        <w:rPr>
          <w:rPrChange w:id="1250" w:author="Cara Cardinale" w:date="2025-03-04T10:36:00Z">
            <w:rPr>
              <w:sz w:val="27"/>
            </w:rPr>
          </w:rPrChange>
        </w:rPr>
      </w:pPr>
      <w:r w:rsidRPr="00A25529">
        <w:rPr>
          <w:rPrChange w:id="1251" w:author="Cara Cardinale" w:date="2025-03-04T10:36:00Z">
            <w:rPr>
              <w:sz w:val="27"/>
            </w:rPr>
          </w:rPrChange>
        </w:rPr>
        <w:t>30:33. Introduction</w:t>
      </w:r>
    </w:p>
    <w:p w14:paraId="75B60C3F" w14:textId="77777777" w:rsidR="00FB29D8" w:rsidRPr="00A25529" w:rsidRDefault="00FB29D8">
      <w:pPr>
        <w:pStyle w:val="pxrr"/>
        <w:spacing w:before="180"/>
        <w:rPr>
          <w:sz w:val="24"/>
          <w:szCs w:val="24"/>
        </w:rPr>
      </w:pPr>
      <w:r w:rsidRPr="00A25529">
        <w:rPr>
          <w:rStyle w:val="pxvis"/>
          <w:rFonts w:cs="Arial"/>
          <w:bCs/>
          <w:sz w:val="50"/>
          <w:rPrChange w:id="1252" w:author="Cara Cardinale" w:date="2025-03-04T10:36:00Z">
            <w:rPr>
              <w:rStyle w:val="pxvis"/>
              <w:rFonts w:cs="Arial"/>
              <w:bCs/>
            </w:rPr>
          </w:rPrChange>
        </w:rPr>
        <w:t>Research References</w:t>
      </w:r>
    </w:p>
    <w:p w14:paraId="6400CB7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tk.ref.id="I006V2R"</w:instrText>
      </w:r>
      <w:r w:rsidRPr="00A25529">
        <w:rPr>
          <w:rStyle w:val="pxtk"/>
        </w:rPr>
        <w:fldChar w:fldCharType="end"/>
      </w:r>
      <w:r w:rsidRPr="00A25529">
        <w:rPr>
          <w:rStyle w:val="pxtk"/>
        </w:rPr>
        <w:t>West's Key Number Digest, Corporations and Business Organizations &amp;key;3350 to 3499</w:t>
      </w:r>
    </w:p>
    <w:p w14:paraId="0D897FF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p.ct.id="f2fd26a0b92511efa75bc0a5c2da1858|37|30:33"</w:instrText>
      </w:r>
      <w:r w:rsidRPr="00A25529">
        <w:fldChar w:fldCharType="end"/>
      </w:r>
      <w:r w:rsidRPr="00A25529">
        <w:t>In New York, not-for-profit corporations are governed by the N.Y. Not-for-Profit Corporation Law (</w:t>
      </w:r>
      <w:r w:rsidRPr="00A25529">
        <w:rPr>
          <w:vanish/>
        </w:rPr>
        <w:t>&amp;ldquo;</w:t>
      </w:r>
      <w:r w:rsidRPr="00A25529">
        <w:rPr>
          <w:rStyle w:val="pxvis"/>
          <w:rFonts w:ascii="Times NewRoman" w:hAnsi="Times NewRoman"/>
          <w:b w:val="0"/>
          <w:sz w:val="24"/>
        </w:rPr>
        <w:t>“</w:t>
      </w:r>
      <w:r w:rsidRPr="00A25529">
        <w:t>Law</w:t>
      </w:r>
      <w:r w:rsidRPr="00A25529">
        <w:rPr>
          <w:vanish/>
        </w:rPr>
        <w:t>&amp;rdquo;</w:t>
      </w:r>
      <w:r w:rsidRPr="00A25529">
        <w:rPr>
          <w:rStyle w:val="pxvis"/>
          <w:rFonts w:ascii="Times NewRoman" w:hAnsi="Times NewRoman"/>
          <w:b w:val="0"/>
          <w:sz w:val="24"/>
        </w:rPr>
        <w:t>”</w:t>
      </w:r>
      <w:r w:rsidRPr="00A25529">
        <w:t>).</w:t>
      </w:r>
      <w:r w:rsidRPr="00A25529">
        <w:rPr>
          <w:rStyle w:val="FootnoteReference"/>
        </w:rPr>
        <w:footnoteReference w:customMarkFollows="1" w:id="147"/>
        <w:t>1</w:t>
      </w:r>
      <w:r w:rsidRPr="00A25529">
        <w:t xml:space="preserve"> A </w:t>
      </w:r>
      <w:r w:rsidRPr="00A25529">
        <w:rPr>
          <w:vanish/>
        </w:rPr>
        <w:t>&amp;ldquo;</w:t>
      </w:r>
      <w:r w:rsidRPr="00A25529">
        <w:rPr>
          <w:rStyle w:val="pxvis"/>
          <w:rFonts w:ascii="Times NewRoman" w:hAnsi="Times NewRoman"/>
          <w:b w:val="0"/>
          <w:sz w:val="24"/>
        </w:rPr>
        <w:t>“</w:t>
      </w:r>
      <w:r w:rsidRPr="00A25529">
        <w:t>not-for-profit corporation</w:t>
      </w:r>
      <w:r w:rsidRPr="00A25529">
        <w:rPr>
          <w:vanish/>
        </w:rPr>
        <w:t>&amp;rdquo;</w:t>
      </w:r>
      <w:r w:rsidRPr="00A25529">
        <w:rPr>
          <w:rStyle w:val="pxvis"/>
          <w:rFonts w:ascii="Times NewRoman" w:hAnsi="Times NewRoman"/>
          <w:b w:val="0"/>
          <w:sz w:val="24"/>
        </w:rPr>
        <w:t>”</w:t>
      </w:r>
      <w:r w:rsidRPr="00A25529">
        <w:t xml:space="preserve"> is defined as a corporation: (1) formed under the N.Y. Not-for-Profit Corp. Law</w:t>
      </w:r>
      <w:r w:rsidRPr="00A25529">
        <w:rPr>
          <w:rStyle w:val="FootnoteReference"/>
        </w:rPr>
        <w:footnoteReference w:customMarkFollows="1" w:id="148"/>
        <w:t>2</w:t>
      </w:r>
      <w:r w:rsidRPr="00A25529">
        <w:t xml:space="preserve"> or existing on its effective date (September 1, 1970) and previously formed under any other general statute or by any special act of the State of New York, exclusively for a purpose or purposes, not for pecuniary profit or financial gain, for which a corporation may be formed under the chapter; and (2) no part of the assets, income, or profit of which is distributable to, or enures to the benefit of, its members, directors, or officers except to the extent permitted under the statute.</w:t>
      </w:r>
      <w:r w:rsidRPr="00A25529">
        <w:rPr>
          <w:rStyle w:val="FootnoteReference"/>
        </w:rPr>
        <w:footnoteReference w:customMarkFollows="1" w:id="149"/>
        <w:t>3</w:t>
      </w:r>
      <w:r w:rsidRPr="00A25529">
        <w:t xml:space="preserve"> With respect to corporations formed prior to the effective date of the statute, by or pursuant to a special act of the New York legislature, which corporation has as its principal purpose a religious, education, or charitable purpose, and is operated, supervised, or controlled by or in connection with a religious organization, to the extent that the former Membership Corporations Law or the General Corporation Law applied to it as of the effective date of the statute, the corresponding provisions of the N.Y. Not-for-Profit Corporation Law will apply. However, any such corporation may at any time after the effective date of the statute file a restated certificate of incorporation including a statement that it elects to have the statute apply in all respects to it. The restated certificate of incorporation must conform with the requirements of </w:t>
      </w:r>
      <w:r w:rsidRPr="00A25529">
        <w:rPr>
          <w:rStyle w:val="pxst"/>
          <w:color w:val="FF0000"/>
          <w:vertAlign w:val="superscript"/>
        </w:rPr>
        <w:t>►</w:t>
      </w:r>
      <w:r w:rsidRPr="00A25529">
        <w:rPr>
          <w:rStyle w:val="pxst"/>
        </w:rPr>
        <w:fldChar w:fldCharType="begin"/>
      </w:r>
      <w:r w:rsidRPr="00A25529">
        <w:rPr>
          <w:rStyle w:val="pxst"/>
        </w:rPr>
        <w:instrText>st.ref.id="I0018U7"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w:t>
      </w:r>
      <w:r w:rsidRPr="00A25529">
        <w:t xml:space="preserve"> for new corporations. Upon the filing of such certificate by the Department of State, the Not-for-Profit Corporation Law will apply in all respects to such corporation.</w:t>
      </w:r>
      <w:r w:rsidRPr="00A25529">
        <w:rPr>
          <w:rStyle w:val="FootnoteReference"/>
        </w:rPr>
        <w:footnoteReference w:customMarkFollows="1" w:id="150"/>
        <w:t>4</w:t>
      </w:r>
      <w:r w:rsidRPr="00A25529">
        <w:t xml:space="preserve"> It does not apply to any corporation to which the Education Law, Religious Corporation Law, or Benevolent Orders Law is applicable or to certain corporations formed under special acts.</w:t>
      </w:r>
      <w:r w:rsidRPr="00A25529">
        <w:rPr>
          <w:rStyle w:val="FootnoteReference"/>
        </w:rPr>
        <w:footnoteReference w:customMarkFollows="1" w:id="151"/>
        <w:t>5</w:t>
      </w:r>
      <w:r w:rsidRPr="00A25529">
        <w:t xml:space="preserve"> The application of the Law is exclusive in that, if it applies to a corporation, the Business Corporation Law does not apply.</w:t>
      </w:r>
      <w:r w:rsidRPr="00A25529">
        <w:rPr>
          <w:rStyle w:val="FootnoteReference"/>
        </w:rPr>
        <w:footnoteReference w:customMarkFollows="1" w:id="152"/>
        <w:t>6</w:t>
      </w:r>
    </w:p>
    <w:p w14:paraId="6EFE553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p.ct.id="f2fd26a0b92511efa75bc0a5c2da1858|37|30:33"</w:instrText>
      </w:r>
      <w:r w:rsidRPr="00A25529">
        <w:fldChar w:fldCharType="end"/>
      </w:r>
      <w:r w:rsidRPr="00A25529">
        <w:t>A foreign corporation, before it conducts any activities in New York, must file an application for authority to do so from the Department of State.</w:t>
      </w:r>
      <w:r w:rsidRPr="00A25529">
        <w:rPr>
          <w:rStyle w:val="FootnoteReference"/>
        </w:rPr>
        <w:footnoteReference w:customMarkFollows="1" w:id="153"/>
        <w:t>7</w:t>
      </w:r>
      <w:r w:rsidRPr="00A25529">
        <w:t xml:space="preserve"> The procedures for applying for the certificate of authority are set out in the Act.</w:t>
      </w:r>
      <w:r w:rsidRPr="00A25529">
        <w:rPr>
          <w:rStyle w:val="FootnoteReference"/>
        </w:rPr>
        <w:footnoteReference w:customMarkFollows="1" w:id="154"/>
        <w:t>8</w:t>
      </w:r>
      <w:r w:rsidRPr="00A25529">
        <w:t xml:space="preserve"> A </w:t>
      </w:r>
      <w:r w:rsidRPr="00A25529">
        <w:rPr>
          <w:vanish/>
        </w:rPr>
        <w:t>&amp;ldquo;</w:t>
      </w:r>
      <w:r w:rsidRPr="00A25529">
        <w:rPr>
          <w:rStyle w:val="pxvis"/>
          <w:rFonts w:ascii="Times NewRoman" w:hAnsi="Times NewRoman"/>
          <w:b w:val="0"/>
          <w:sz w:val="24"/>
        </w:rPr>
        <w:t>“</w:t>
      </w:r>
      <w:r w:rsidRPr="00A25529">
        <w:t>foreign corporation</w:t>
      </w:r>
      <w:r w:rsidRPr="00A25529">
        <w:rPr>
          <w:vanish/>
        </w:rPr>
        <w:t>&amp;rdquo;</w:t>
      </w:r>
      <w:r w:rsidRPr="00A25529">
        <w:rPr>
          <w:rStyle w:val="pxvis"/>
          <w:rFonts w:ascii="Times NewRoman" w:hAnsi="Times NewRoman"/>
          <w:b w:val="0"/>
          <w:sz w:val="24"/>
        </w:rPr>
        <w:t>”</w:t>
      </w:r>
      <w:r w:rsidRPr="00A25529">
        <w:t xml:space="preserve"> is defined as a corporation formed under laws other than the statutes of the State of New York, which, if formed under the statutes of this state, would be within the term </w:t>
      </w:r>
      <w:r w:rsidRPr="00A25529">
        <w:rPr>
          <w:vanish/>
        </w:rPr>
        <w:t>&amp;ldquo;</w:t>
      </w:r>
      <w:r w:rsidRPr="00A25529">
        <w:rPr>
          <w:rStyle w:val="pxvis"/>
          <w:rFonts w:ascii="Times NewRoman" w:hAnsi="Times NewRoman"/>
          <w:b w:val="0"/>
          <w:sz w:val="24"/>
        </w:rPr>
        <w:t>“</w:t>
      </w:r>
      <w:r w:rsidRPr="00A25529">
        <w:t>not-for-profit corporation.</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155"/>
        <w:t>9</w:t>
      </w:r>
    </w:p>
    <w:p w14:paraId="2E17BA7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p.ct.id="f2fd26a0b92511efa75bc0a5c2da1858|37|30:33"</w:instrText>
      </w:r>
      <w:r w:rsidRPr="00A25529">
        <w:fldChar w:fldCharType="end"/>
      </w:r>
      <w:r w:rsidRPr="00A25529">
        <w:t>The N.Y. Not-for-Profit Corporation Law is administered by the Department of State.</w:t>
      </w:r>
      <w:r w:rsidRPr="00A25529">
        <w:rPr>
          <w:rStyle w:val="FootnoteReference"/>
        </w:rPr>
        <w:t>1</w:t>
      </w:r>
      <w:r w:rsidRPr="00A25529">
        <w:rPr>
          <w:rStyle w:val="FootnoteReference"/>
        </w:rPr>
        <w:footnoteReference w:customMarkFollows="1" w:id="156"/>
        <w:t>0</w:t>
      </w:r>
    </w:p>
    <w:p w14:paraId="5F59CDA2" w14:textId="77777777" w:rsidR="00FB29D8" w:rsidRPr="00A25529" w:rsidRDefault="00FB29D8">
      <w:pPr>
        <w:pStyle w:val="pxs"/>
        <w:spacing w:before="180"/>
        <w:rPr>
          <w:rPrChange w:id="1257" w:author="Cara Cardinale" w:date="2025-03-04T10:36:00Z">
            <w:rPr>
              <w:sz w:val="27"/>
            </w:rPr>
          </w:rPrChange>
        </w:rPr>
      </w:pPr>
      <w:r w:rsidRPr="00A25529">
        <w:rPr>
          <w:rPrChange w:id="1258" w:author="Cara Cardinale" w:date="2025-03-04T10:36:00Z">
            <w:rPr>
              <w:sz w:val="27"/>
            </w:rPr>
          </w:rPrChange>
        </w:rPr>
        <w:t>30:34. Execution and filing of documents with Department of State; other formal requirements; corrections</w:t>
      </w:r>
    </w:p>
    <w:p w14:paraId="1332AE99" w14:textId="77777777" w:rsidR="00FB29D8" w:rsidRPr="00A25529" w:rsidRDefault="00FB29D8">
      <w:pPr>
        <w:pStyle w:val="pxrr"/>
        <w:spacing w:before="180"/>
        <w:rPr>
          <w:sz w:val="24"/>
          <w:szCs w:val="24"/>
        </w:rPr>
      </w:pPr>
      <w:r w:rsidRPr="00A25529">
        <w:rPr>
          <w:rStyle w:val="pxvis"/>
          <w:rFonts w:cs="Arial"/>
          <w:bCs/>
          <w:sz w:val="50"/>
          <w:rPrChange w:id="1259" w:author="Cara Cardinale" w:date="2025-03-04T10:36:00Z">
            <w:rPr>
              <w:rStyle w:val="pxvis"/>
              <w:rFonts w:cs="Arial"/>
              <w:bCs/>
            </w:rPr>
          </w:rPrChange>
        </w:rPr>
        <w:t>Research References</w:t>
      </w:r>
    </w:p>
    <w:p w14:paraId="1A60E8E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tk.ref.id="I0018ZZ"</w:instrText>
      </w:r>
      <w:r w:rsidRPr="00A25529">
        <w:rPr>
          <w:rStyle w:val="pxtk"/>
        </w:rPr>
        <w:fldChar w:fldCharType="end"/>
      </w:r>
      <w:r w:rsidRPr="00A25529">
        <w:rPr>
          <w:rStyle w:val="pxtk"/>
        </w:rPr>
        <w:t>West's Key Number Digest, Corporations and Business Organizations &amp;key;3370 et seq.</w:t>
      </w:r>
    </w:p>
    <w:p w14:paraId="12D34D5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Every certificate or other instrument relating to a domestic or foreign not-for-profit corporation delivered to the New York Department of State for filing under the N.Y. Not-for-Profit Corp. Law must be in the English language, except that the corporate name need not be in the English language if written in English letters or characters.</w:t>
      </w:r>
      <w:r w:rsidRPr="00A25529">
        <w:rPr>
          <w:rStyle w:val="FootnoteReference"/>
        </w:rPr>
        <w:footnoteReference w:customMarkFollows="1" w:id="157"/>
        <w:t>1</w:t>
      </w:r>
      <w:r w:rsidRPr="00A25529">
        <w:t xml:space="preserve"> The instrument becomes effective upon the filing thereof by the Department of State.</w:t>
      </w:r>
      <w:r w:rsidRPr="00A25529">
        <w:rPr>
          <w:rStyle w:val="FootnoteReference"/>
        </w:rPr>
        <w:footnoteReference w:customMarkFollows="1" w:id="158"/>
        <w:t>2</w:t>
      </w:r>
    </w:p>
    <w:p w14:paraId="4F4AECA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The Department of State will make, certify, and transmit electronically a copy of each such instrument to the clerk of the county in which the office of the domestic or foreign corporation is and is to be located. The county clerk must file and index such copy.</w:t>
      </w:r>
      <w:r w:rsidRPr="00A25529">
        <w:rPr>
          <w:rStyle w:val="FootnoteReference"/>
        </w:rPr>
        <w:footnoteReference w:customMarkFollows="1" w:id="159"/>
        <w:t>3</w:t>
      </w:r>
    </w:p>
    <w:p w14:paraId="0864B72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 xml:space="preserve">Every certificate required to be signed and delivered to the Department of State must, except as otherwise specified in </w:t>
      </w:r>
      <w:r w:rsidRPr="00A25529">
        <w:rPr>
          <w:rStyle w:val="pxst"/>
          <w:color w:val="FF0000"/>
          <w:vertAlign w:val="superscript"/>
        </w:rPr>
        <w:t>►</w:t>
      </w:r>
      <w:r w:rsidRPr="00A25529">
        <w:rPr>
          <w:rStyle w:val="pxst"/>
        </w:rPr>
        <w:fldChar w:fldCharType="begin"/>
      </w:r>
      <w:r w:rsidRPr="00A25529">
        <w:rPr>
          <w:rStyle w:val="pxst"/>
        </w:rPr>
        <w:instrText>st.ref.id="I004250"</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104</w:t>
      </w:r>
      <w:r w:rsidRPr="00A25529">
        <w:t xml:space="preserve"> providing for such certificate, be signed by either an officer, director, attorney-in-fact, or duly authorized person and must include the name and the capacity in which such person signs such certificate.</w:t>
      </w:r>
      <w:r w:rsidRPr="00A25529">
        <w:rPr>
          <w:rStyle w:val="FootnoteReference"/>
        </w:rPr>
        <w:footnoteReference w:customMarkFollows="1" w:id="160"/>
        <w:t>4</w:t>
      </w:r>
    </w:p>
    <w:p w14:paraId="1AD324C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If an instrument delivered to the Department of State for filing complies as to form with the requirements of law and there has been attached to it the consent or approval of the Supreme Court justice, governmental body or officer, or other person or body, if any, whose consent to or approval of such instrument or the filing thereof is required by any statute of the State of New York and the appropriate filing fee and tax, if any, required by law have been paid, the instrument will be filed and indexed by the Department of State.</w:t>
      </w:r>
      <w:r w:rsidRPr="00A25529">
        <w:rPr>
          <w:rStyle w:val="FootnoteReference"/>
        </w:rPr>
        <w:footnoteReference w:customMarkFollows="1" w:id="161"/>
        <w:t>5</w:t>
      </w:r>
      <w:r w:rsidRPr="00A25529">
        <w:t xml:space="preserve"> No certificate of authentication or conformity or other proof will be required with respect to any verification, oath, or acknowledgment of any instrument delivered to the Department of State under the Law, if such verification, oath, or acknowledgment purports to have been made before a notary public, or person performing the equivalent function, of one of the states, or any subdivision thereof, of the United States or the District of Columbia.</w:t>
      </w:r>
      <w:r w:rsidRPr="00A25529">
        <w:rPr>
          <w:rStyle w:val="FootnoteReference"/>
        </w:rPr>
        <w:footnoteReference w:customMarkFollows="1" w:id="162"/>
        <w:t>6</w:t>
      </w:r>
      <w:r w:rsidRPr="00A25529">
        <w:t xml:space="preserve"> Without limiting the effect of a certificate of incorporation, filing and indexing by the Department of State will not be deemed a finding that a certificate conforms to law, nor will it be deemed to constitute an approval by the Department of State of the corporation's name or the contents of the certificate, nor will it be deemed to prevent any person with appropriate standing from contesting the legality in an appropriate forum.</w:t>
      </w:r>
      <w:r w:rsidRPr="00A25529">
        <w:rPr>
          <w:rStyle w:val="FootnoteReference"/>
        </w:rPr>
        <w:footnoteReference w:customMarkFollows="1" w:id="163"/>
        <w:t>7</w:t>
      </w:r>
    </w:p>
    <w:p w14:paraId="313645A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If the instrument is required to set forth the date of incorporation or the date when a certificate of incorporation was filed, the original certificate of incorporation is meant.</w:t>
      </w:r>
      <w:r w:rsidRPr="00A25529">
        <w:rPr>
          <w:rStyle w:val="FootnoteReference"/>
        </w:rPr>
        <w:footnoteReference w:customMarkFollows="1" w:id="164"/>
        <w:t>8</w:t>
      </w:r>
    </w:p>
    <w:p w14:paraId="0A19DD7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Any certificate or other instrument relating to a domestic or foreign corporation filed by the Department of State under the Law may be corrected with respect to any typographical or similar nonmaterial error apparent on the face or defect in its execution, including the deletion of any matter not permitted to be stated in the document, by the filing of a certificate of correction.</w:t>
      </w:r>
      <w:r w:rsidRPr="00A25529">
        <w:rPr>
          <w:rStyle w:val="FootnoteReference"/>
        </w:rPr>
        <w:footnoteReference w:customMarkFollows="1" w:id="165"/>
        <w:t>9</w:t>
      </w:r>
      <w:r w:rsidRPr="00A25529">
        <w:t xml:space="preserve"> The certificate, entitled </w:t>
      </w:r>
      <w:r w:rsidRPr="00A25529">
        <w:rPr>
          <w:vanish/>
        </w:rPr>
        <w:t>&amp;ldquo;</w:t>
      </w:r>
      <w:r w:rsidRPr="00A25529">
        <w:rPr>
          <w:rStyle w:val="pxvis"/>
          <w:rFonts w:ascii="Times NewRoman" w:hAnsi="Times NewRoman"/>
          <w:b w:val="0"/>
          <w:sz w:val="24"/>
        </w:rPr>
        <w:t>“</w:t>
      </w:r>
      <w:r w:rsidRPr="00A25529">
        <w:t>Certificate of Correction of (Correct Title of Certificate and Name of Corporation),</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w:t>
      </w:r>
      <w:r w:rsidRPr="00A25529">
        <w:rPr>
          <w:rStyle w:val="FootnoteReference"/>
        </w:rPr>
        <w:t>1</w:t>
      </w:r>
      <w:r w:rsidRPr="00A25529">
        <w:rPr>
          <w:rStyle w:val="FootnoteReference"/>
        </w:rPr>
        <w:footnoteReference w:customMarkFollows="1" w:id="166"/>
        <w:t>0</w:t>
      </w:r>
      <w:r w:rsidRPr="00A25529">
        <w:t xml:space="preserve"> The certificate of correction must state the name of the corporation; the date the certificate to be corrected was filed by the Department of State; the provision in the certificate as corrected or eliminated; and, if the execution was defective, the proper execution.</w:t>
      </w:r>
      <w:r w:rsidRPr="00A25529">
        <w:rPr>
          <w:rStyle w:val="FootnoteReference"/>
        </w:rPr>
        <w:t>1</w:t>
      </w:r>
      <w:r w:rsidRPr="00A25529">
        <w:rPr>
          <w:rStyle w:val="FootnoteReference"/>
        </w:rPr>
        <w:footnoteReference w:customMarkFollows="1" w:id="167"/>
        <w:t>1</w:t>
      </w:r>
      <w:r w:rsidRPr="00A25529">
        <w:t xml:space="preserve"> The filing of the certificate by the Department of State does not alter the effective time of the instrument being corrected, which will remain as its original effective time, and will not affect any right or liability accrued or incurred before such filing.</w:t>
      </w:r>
      <w:r w:rsidRPr="00A25529">
        <w:rPr>
          <w:rStyle w:val="FootnoteReference"/>
        </w:rPr>
        <w:t>1</w:t>
      </w:r>
      <w:r w:rsidRPr="00A25529">
        <w:rPr>
          <w:rStyle w:val="FootnoteReference"/>
        </w:rPr>
        <w:footnoteReference w:customMarkFollows="1" w:id="168"/>
        <w:t>2</w:t>
      </w:r>
      <w:r w:rsidRPr="00A25529">
        <w:t xml:space="preserve"> A corporate name may not be changed or corrected under this section other than to correct any typographical or similar nonmaterial error.</w:t>
      </w:r>
      <w:r w:rsidRPr="00A25529">
        <w:rPr>
          <w:rStyle w:val="FootnoteReference"/>
        </w:rPr>
        <w:t>1</w:t>
      </w:r>
      <w:r w:rsidRPr="00A25529">
        <w:rPr>
          <w:rStyle w:val="FootnoteReference"/>
        </w:rPr>
        <w:footnoteReference w:customMarkFollows="1" w:id="169"/>
        <w:t>3</w:t>
      </w:r>
    </w:p>
    <w:p w14:paraId="1D523656" w14:textId="77777777" w:rsidR="00FB29D8" w:rsidRPr="00A25529" w:rsidRDefault="00FB29D8">
      <w:pPr>
        <w:pStyle w:val="pxs"/>
        <w:spacing w:before="180"/>
        <w:rPr>
          <w:rPrChange w:id="1278" w:author="Cara Cardinale" w:date="2025-03-04T10:36:00Z">
            <w:rPr>
              <w:sz w:val="27"/>
            </w:rPr>
          </w:rPrChange>
        </w:rPr>
      </w:pPr>
      <w:r w:rsidRPr="00A25529">
        <w:rPr>
          <w:rPrChange w:id="1279" w:author="Cara Cardinale" w:date="2025-03-04T10:36:00Z">
            <w:rPr>
              <w:sz w:val="27"/>
            </w:rPr>
          </w:rPrChange>
        </w:rPr>
        <w:t>30:35. Types of not-for-profit corporations; purposes and powers, generally</w:t>
      </w:r>
    </w:p>
    <w:p w14:paraId="75FB50BD" w14:textId="77777777" w:rsidR="00FB29D8" w:rsidRPr="00A25529" w:rsidRDefault="00FB29D8">
      <w:pPr>
        <w:pStyle w:val="pxrr"/>
        <w:spacing w:before="180"/>
        <w:rPr>
          <w:sz w:val="24"/>
          <w:szCs w:val="24"/>
        </w:rPr>
      </w:pPr>
      <w:r w:rsidRPr="00A25529">
        <w:rPr>
          <w:rStyle w:val="pxvis"/>
          <w:rFonts w:cs="Arial"/>
          <w:bCs/>
          <w:sz w:val="50"/>
          <w:rPrChange w:id="1280" w:author="Cara Cardinale" w:date="2025-03-04T10:36:00Z">
            <w:rPr>
              <w:rStyle w:val="pxvis"/>
              <w:rFonts w:cs="Arial"/>
              <w:bCs/>
            </w:rPr>
          </w:rPrChange>
        </w:rPr>
        <w:t>Research References</w:t>
      </w:r>
    </w:p>
    <w:p w14:paraId="4555582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tk.ref.id="I009OLQ"</w:instrText>
      </w:r>
      <w:r w:rsidRPr="00A25529">
        <w:rPr>
          <w:rStyle w:val="pxtk"/>
        </w:rPr>
        <w:fldChar w:fldCharType="end"/>
      </w:r>
      <w:r w:rsidRPr="00A25529">
        <w:rPr>
          <w:rStyle w:val="pxtk"/>
        </w:rPr>
        <w:t>West's Key Number Digest, Corporations and Business Organizations &amp;key;3350 to 3499</w:t>
      </w:r>
    </w:p>
    <w:p w14:paraId="76237C7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 xml:space="preserve">Prior to its amendment, </w:t>
      </w:r>
      <w:r w:rsidRPr="00A25529">
        <w:rPr>
          <w:rStyle w:val="pxst"/>
          <w:color w:val="FF0000"/>
          <w:vertAlign w:val="superscript"/>
        </w:rPr>
        <w:t>►</w:t>
      </w:r>
      <w:r w:rsidRPr="00A25529">
        <w:rPr>
          <w:rStyle w:val="pxst"/>
        </w:rPr>
        <w:fldChar w:fldCharType="begin"/>
      </w:r>
      <w:r w:rsidRPr="00A25529">
        <w:rPr>
          <w:rStyle w:val="pxst"/>
        </w:rPr>
        <w:instrText>st.ref.id="I00CHQM"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 xml:space="preserve"> provided for four types of not-for-profit corporations: Types A, B, C, and D. These four types of not-for-profit corporations have been replaced with two types: charitable and noncharitable. A corporation formed under the N.Y.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Any submission or filing by such corporation to any person or entity will be deemed to have been submitted or filed by a noncharitable corporation, and any reference in any such filing or submission referring to the status of such corporation as a type A corporation will be deemed to refer to a noncharitable corporation.</w:t>
      </w:r>
      <w:r w:rsidRPr="00A25529">
        <w:rPr>
          <w:rStyle w:val="FootnoteReference"/>
        </w:rPr>
        <w:footnoteReference w:customMarkFollows="1" w:id="170"/>
        <w:t>1</w:t>
      </w:r>
    </w:p>
    <w:p w14:paraId="4A6A2F0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A type B or C not-for-profit corporation formed prior to July 1, 2014 will be deemed a charitable corporation for all purposes under the Not-For-Profit Corporation Law. Any submission or filing by such corporation to any person or entity will be deemed to have been submitted or filed by a charitable corporation, and any reference in any such filing or submission referring to the status of such corporation as a type B or type C corporation will be deemed to refer to a charitable corporation.</w:t>
      </w:r>
      <w:r w:rsidRPr="00A25529">
        <w:rPr>
          <w:rStyle w:val="FootnoteReference"/>
        </w:rPr>
        <w:footnoteReference w:customMarkFollows="1" w:id="171"/>
        <w:t>2</w:t>
      </w:r>
    </w:p>
    <w:p w14:paraId="669B051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A type D not-for-profit corporation formed prior to July 1, 2014 for charitable purposes will be deemed a charitable corporation. Any submission or filing by such corporation to any person or entity will be deemed to have been submitted or filed by a charitable corporation, and any reference in any such filing or submission referring to the status of such corporation as a type D corporation will be deemed to refer to a charitable corporation. Any other type D not-for-profit corporations formed prior to July 1, 2014 will be deemed a noncharitable corporation. Any submission or filing by such corporation to any person or entity will be deemed to have been submitted or filed by a noncharitable corporation, and any reference in any such filing or submission referring to the status of such corporation as a type D corporation will be deemed to refer to a noncharitable corporation.</w:t>
      </w:r>
      <w:r w:rsidRPr="00A25529">
        <w:rPr>
          <w:rStyle w:val="FootnoteReference"/>
        </w:rPr>
        <w:footnoteReference w:customMarkFollows="1" w:id="172"/>
        <w:t>3</w:t>
      </w:r>
    </w:p>
    <w:p w14:paraId="641E621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The general powers of a not-for-profit corporation are enumerated by statute and are subject to limitation by the corporation's certificate of incorporation, by the N.Y. Not-for-Profit Corporation Law, and by any other statute of the State of New York.</w:t>
      </w:r>
      <w:r w:rsidRPr="00A25529">
        <w:rPr>
          <w:rStyle w:val="FootnoteReference"/>
        </w:rPr>
        <w:footnoteReference w:customMarkFollows="1" w:id="173"/>
        <w:t>4</w:t>
      </w:r>
    </w:p>
    <w:p w14:paraId="7CA63BC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A corporation organized under the N.Y. Not-for-Profit Corporation Law may not have stock or shares or certificates for stock or for shares, but may issue nontransferable membership certificates or cards to evidence membership, whether or not connected with any financial contribution to the corporation.</w:t>
      </w:r>
      <w:r w:rsidRPr="00A25529">
        <w:rPr>
          <w:rStyle w:val="FootnoteReference"/>
        </w:rPr>
        <w:footnoteReference w:customMarkFollows="1" w:id="174"/>
        <w:t>5</w:t>
      </w:r>
      <w:r w:rsidRPr="00A25529">
        <w:t xml:space="preserve"> The fact that the corporation is a not-for-profit corporation and that the membership certificate or card is nontransferable must be noted conspicuously on the face or back of each such certificate or card.</w:t>
      </w:r>
      <w:r w:rsidRPr="00A25529">
        <w:rPr>
          <w:rStyle w:val="FootnoteReference"/>
        </w:rPr>
        <w:footnoteReference w:customMarkFollows="1" w:id="175"/>
        <w:t>6</w:t>
      </w:r>
    </w:p>
    <w:p w14:paraId="104F8A26" w14:textId="77777777" w:rsidR="00FB29D8" w:rsidRPr="00A25529" w:rsidRDefault="00FB29D8">
      <w:pPr>
        <w:pStyle w:val="pxs"/>
        <w:spacing w:before="180"/>
        <w:rPr>
          <w:rPrChange w:id="1287" w:author="Cara Cardinale" w:date="2025-03-04T10:36:00Z">
            <w:rPr>
              <w:sz w:val="27"/>
            </w:rPr>
          </w:rPrChange>
        </w:rPr>
      </w:pPr>
      <w:r w:rsidRPr="00A25529">
        <w:rPr>
          <w:rPrChange w:id="1288" w:author="Cara Cardinale" w:date="2025-03-04T10:36:00Z">
            <w:rPr>
              <w:sz w:val="27"/>
            </w:rPr>
          </w:rPrChange>
        </w:rPr>
        <w:t>30:36. Relative advantage of incorporation</w:t>
      </w:r>
    </w:p>
    <w:p w14:paraId="56739345" w14:textId="77777777" w:rsidR="00FB29D8" w:rsidRPr="00A25529" w:rsidRDefault="00FB29D8">
      <w:pPr>
        <w:pStyle w:val="pxrr"/>
        <w:spacing w:before="180"/>
        <w:rPr>
          <w:sz w:val="24"/>
          <w:szCs w:val="24"/>
        </w:rPr>
      </w:pPr>
      <w:r w:rsidRPr="00A25529">
        <w:rPr>
          <w:rStyle w:val="pxvis"/>
          <w:rFonts w:cs="Arial"/>
          <w:bCs/>
          <w:sz w:val="50"/>
          <w:rPrChange w:id="1289" w:author="Cara Cardinale" w:date="2025-03-04T10:36:00Z">
            <w:rPr>
              <w:rStyle w:val="pxvis"/>
              <w:rFonts w:cs="Arial"/>
              <w:bCs/>
            </w:rPr>
          </w:rPrChange>
        </w:rPr>
        <w:t>Research References</w:t>
      </w:r>
    </w:p>
    <w:p w14:paraId="2AE5922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tk.ref.id="I009OLX"</w:instrText>
      </w:r>
      <w:r w:rsidRPr="00A25529">
        <w:rPr>
          <w:rStyle w:val="pxtk"/>
        </w:rPr>
        <w:fldChar w:fldCharType="end"/>
      </w:r>
      <w:r w:rsidRPr="00A25529">
        <w:rPr>
          <w:rStyle w:val="pxtk"/>
        </w:rPr>
        <w:t>West's Key Number Digest, Corporations and Business Organizations &amp;key;3350 to 3499</w:t>
      </w:r>
    </w:p>
    <w:p w14:paraId="44241AE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Although detailed discussion of the relative advantages and disadvantages of incorporating a club or association is beyond the scope of this chapter,</w:t>
      </w:r>
      <w:r w:rsidRPr="00A25529">
        <w:rPr>
          <w:rStyle w:val="FootnoteReference"/>
        </w:rPr>
        <w:footnoteReference w:customMarkFollows="1" w:id="176"/>
        <w:t>1</w:t>
      </w:r>
      <w:r w:rsidRPr="00A25529">
        <w:t xml:space="preserve"> the major factors to be taken into account may be mentioned briefly. The principal advantages of incorporating an association or club are that the corporate form provides a recognized legal entity for all purposes, including the conduct of its business activities and centralization of management, enables the club to have perpetual duration (unless a limited period is stated in the certificate of incorporation)</w:t>
      </w:r>
      <w:r w:rsidRPr="00A25529">
        <w:rPr>
          <w:rStyle w:val="FootnoteReference"/>
        </w:rPr>
        <w:footnoteReference w:customMarkFollows="1" w:id="177"/>
        <w:t>2</w:t>
      </w:r>
      <w:r w:rsidRPr="00A25529">
        <w:t xml:space="preserve"> and affords to directors and members limited liability for debts, liabilities, and obligations of the corporation.</w:t>
      </w:r>
      <w:r w:rsidRPr="00A25529">
        <w:rPr>
          <w:rStyle w:val="FootnoteReference"/>
        </w:rPr>
        <w:footnoteReference w:customMarkFollows="1" w:id="178"/>
        <w:t>3</w:t>
      </w:r>
    </w:p>
    <w:p w14:paraId="38294073" w14:textId="77777777" w:rsidR="00FB29D8" w:rsidRPr="00A25529" w:rsidRDefault="00FB29D8">
      <w:pPr>
        <w:pStyle w:val="pxp"/>
        <w:rPr>
          <w:ins w:id="1296" w:author="Cara Cardinale" w:date="2025-01-19T11:55: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Corporate status permits the club or association to sue and be sued in all courts and to participate in actions and proceedings, whether judicial, administrative, arbitrative, or otherwise, in like cases as natural persons;</w:t>
      </w:r>
      <w:r w:rsidRPr="00A25529">
        <w:rPr>
          <w:rStyle w:val="FootnoteReference"/>
        </w:rPr>
        <w:footnoteReference w:customMarkFollows="1" w:id="179"/>
        <w:t>4</w:t>
      </w:r>
      <w:r w:rsidRPr="00A25529">
        <w:t xml:space="preserve"> to purchase, receive, take by grant, gift, devise, bequest or otherwise, lease or otherwise acquire, own, hold, improve, employ, use, and otherwise deal in and with, real or personal property, or any interest therein;</w:t>
      </w:r>
      <w:r w:rsidRPr="00A25529">
        <w:rPr>
          <w:rStyle w:val="FootnoteReference"/>
        </w:rPr>
        <w:footnoteReference w:customMarkFollows="1" w:id="180"/>
        <w:t>5</w:t>
      </w:r>
      <w:r w:rsidRPr="00A25529">
        <w:t xml:space="preserve"> borrow money</w:t>
      </w:r>
      <w:r w:rsidRPr="00A25529">
        <w:rPr>
          <w:rStyle w:val="FootnoteReference"/>
        </w:rPr>
        <w:footnoteReference w:customMarkFollows="1" w:id="181"/>
        <w:t>6</w:t>
      </w:r>
      <w:r w:rsidRPr="00A25529">
        <w:t xml:space="preserve"> or lend it;</w:t>
      </w:r>
      <w:r w:rsidRPr="00A25529">
        <w:rPr>
          <w:rStyle w:val="FootnoteReference"/>
        </w:rPr>
        <w:footnoteReference w:customMarkFollows="1" w:id="182"/>
        <w:t>7</w:t>
      </w:r>
      <w:r w:rsidRPr="00A25529">
        <w:t xml:space="preserve"> make contracts and give guarantees;</w:t>
      </w:r>
      <w:r w:rsidRPr="00A25529">
        <w:rPr>
          <w:rStyle w:val="FootnoteReference"/>
        </w:rPr>
        <w:footnoteReference w:customMarkFollows="1" w:id="183"/>
        <w:t>8</w:t>
      </w:r>
      <w:r w:rsidRPr="00A25529">
        <w:t xml:space="preserve"> to be a member, associate, or manager of other nonprofit activities or to the extent permitted in any other jurisdiction to be an incorporator of other corporations;</w:t>
      </w:r>
      <w:r w:rsidRPr="00A25529">
        <w:rPr>
          <w:rStyle w:val="FootnoteReference"/>
        </w:rPr>
        <w:footnoteReference w:customMarkFollows="1" w:id="184"/>
        <w:t>9</w:t>
      </w:r>
      <w:r w:rsidRPr="00A25529">
        <w:t xml:space="preserve"> and to exercise any corporate powers necessary or convenient to effect any of the purposes for which the corporation is formed.</w:t>
      </w:r>
      <w:r w:rsidRPr="00A25529">
        <w:rPr>
          <w:rStyle w:val="FootnoteReference"/>
        </w:rPr>
        <w:t>1</w:t>
      </w:r>
      <w:r w:rsidRPr="00A25529">
        <w:rPr>
          <w:rStyle w:val="FootnoteReference"/>
        </w:rPr>
        <w:footnoteReference w:customMarkFollows="1" w:id="185"/>
        <w:t>0</w:t>
      </w:r>
      <w:r w:rsidRPr="00A25529">
        <w:t xml:space="preserve"> Unincorporated associations may exercise some, but not all, of these powers.</w:t>
      </w:r>
      <w:r w:rsidRPr="00A25529">
        <w:rPr>
          <w:rStyle w:val="FootnoteReference"/>
        </w:rPr>
        <w:t>1</w:t>
      </w:r>
      <w:r w:rsidRPr="00A25529">
        <w:rPr>
          <w:rStyle w:val="FootnoteReference"/>
        </w:rPr>
        <w:footnoteReference w:customMarkFollows="1" w:id="186"/>
        <w:t>1</w:t>
      </w:r>
    </w:p>
    <w:p w14:paraId="219A5385" w14:textId="77777777" w:rsidR="00C607CB" w:rsidRPr="00A25529" w:rsidRDefault="00C607CB" w:rsidP="00C607CB">
      <w:pPr>
        <w:pPrChange w:id="1297" w:author="Cara Cardinale" w:date="2025-01-19T11:55:00Z">
          <w:pPr>
            <w:pStyle w:val="pxp"/>
          </w:pPr>
        </w:pPrChange>
      </w:pPr>
    </w:p>
    <w:p w14:paraId="3882E3B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 corporation whose lawful activities involve, among other things, the charging of fees or prices for its services or products has the right to receive such income and, in so doing, may make an incidental profit.</w:t>
      </w:r>
      <w:r w:rsidRPr="00A25529">
        <w:rPr>
          <w:rStyle w:val="FootnoteReference"/>
        </w:rPr>
        <w:t>1</w:t>
      </w:r>
      <w:r w:rsidRPr="00A25529">
        <w:rPr>
          <w:rStyle w:val="FootnoteReference"/>
        </w:rPr>
        <w:footnoteReference w:customMarkFollows="1" w:id="187"/>
        <w:t>2</w:t>
      </w:r>
      <w:r w:rsidRPr="00A25529">
        <w:t xml:space="preserve"> All such incidental profits must be applied to the maintenance, expansion, or operation of the lawful activities of the corporation and in no case may be divided or distributed in any manner whatsoever among the members, directors, or officers of the corporation.</w:t>
      </w:r>
      <w:r w:rsidRPr="00A25529">
        <w:rPr>
          <w:rStyle w:val="FootnoteReference"/>
        </w:rPr>
        <w:t>1</w:t>
      </w:r>
      <w:r w:rsidRPr="00A25529">
        <w:rPr>
          <w:rStyle w:val="FootnoteReference"/>
        </w:rPr>
        <w:footnoteReference w:customMarkFollows="1" w:id="188"/>
        <w:t>3</w:t>
      </w:r>
    </w:p>
    <w:p w14:paraId="1065D6F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Although a not-for-profit corporation may not pay dividends or distribute any part of its income or profit to its members, directors, or officers, it may pay compensation in a reasonable amount to members, directors, or officers for services rendered,</w:t>
      </w:r>
      <w:r w:rsidRPr="00A25529">
        <w:rPr>
          <w:rStyle w:val="FootnoteReference"/>
        </w:rPr>
        <w:t>1</w:t>
      </w:r>
      <w:r w:rsidRPr="00A25529">
        <w:rPr>
          <w:rStyle w:val="FootnoteReference"/>
        </w:rPr>
        <w:footnoteReference w:customMarkFollows="1" w:id="189"/>
        <w:t>4</w:t>
      </w:r>
      <w:r w:rsidRPr="00A25529">
        <w:t xml:space="preserve"> and may make distributions of cash or property to members upon dissolution or final liquidation as permitted by the N.Y. Not-for-Profit Corporation Law.</w:t>
      </w:r>
      <w:r w:rsidRPr="00A25529">
        <w:rPr>
          <w:rStyle w:val="FootnoteReference"/>
        </w:rPr>
        <w:t>1</w:t>
      </w:r>
      <w:r w:rsidRPr="00A25529">
        <w:rPr>
          <w:rStyle w:val="FootnoteReference"/>
        </w:rPr>
        <w:footnoteReference w:customMarkFollows="1" w:id="190"/>
        <w:t>5</w:t>
      </w:r>
      <w:r w:rsidRPr="00A25529">
        <w:t xml:space="preserve"> Additionally, the corporation may confer benefits on members or nonmembers in conformity with its purposes, may redeem its capital certificates or subvention certificates, and may make other distributions in cash or property to its members or former members, directors, or officers prior to dissolution or final liquidation as permitted by the N.Y. Not-for-Profit Corp. Law.</w:t>
      </w:r>
      <w:r w:rsidRPr="00A25529">
        <w:rPr>
          <w:rStyle w:val="FootnoteReference"/>
        </w:rPr>
        <w:t>1</w:t>
      </w:r>
      <w:r w:rsidRPr="00A25529">
        <w:rPr>
          <w:rStyle w:val="FootnoteReference"/>
        </w:rPr>
        <w:footnoteReference w:customMarkFollows="1" w:id="191"/>
        <w:t>6</w:t>
      </w:r>
    </w:p>
    <w:p w14:paraId="2DF5920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The principal disadvantage of incorporation, aside from its trouble and expense, is that the activities of an incorporated association are subject to greater regulation than those of an unincorporated association.</w:t>
      </w:r>
    </w:p>
    <w:p w14:paraId="40EF385C" w14:textId="77777777" w:rsidR="00FB29D8" w:rsidRPr="00A25529" w:rsidRDefault="00FB29D8">
      <w:pPr>
        <w:pStyle w:val="pxtipn"/>
        <w:spacing w:before="180"/>
        <w:ind w:left="720" w:right="720"/>
      </w:pPr>
      <w:r w:rsidRPr="00A25529">
        <w:t>Practice Tip:</w:t>
      </w:r>
    </w:p>
    <w:p w14:paraId="3451EEE6"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As the foregoing discussion demonstrates, numerous factors must be taken into consideration in determining whether it is advisable to incorporate an association or club, and the practitioner is strongly advised to review all factors carefully with the client before a final decision on the form of operation (unincorporated or incorporated not-for-profit) is made.</w:t>
      </w:r>
    </w:p>
    <w:p w14:paraId="4646C05A"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If it is determined that the association or club should not be incorporated under the N.Y. Not-for-Profit Corporation Law,</w:t>
      </w:r>
      <w:r w:rsidRPr="00A25529">
        <w:rPr>
          <w:rStyle w:val="FootnoteReference"/>
        </w:rPr>
        <w:t>1</w:t>
      </w:r>
      <w:r w:rsidRPr="00A25529">
        <w:rPr>
          <w:rStyle w:val="FootnoteReference"/>
        </w:rPr>
        <w:footnoteReference w:customMarkFollows="1" w:id="192"/>
        <w:t>7</w:t>
      </w:r>
      <w:r w:rsidRPr="00A25529">
        <w:t xml:space="preserve"> many of the forms of certificates of incorporation and bylaws and individual provisions for such forms, appearing in this division of the chapter may, with some modification, be utilized by an unincorporated association or club.</w:t>
      </w:r>
    </w:p>
    <w:p w14:paraId="234E0B8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The discussion of incorporation in this division of the chapter is limited to incorporating under the N.Y. Not-for-Profit Corporation Law. In the event the association or club determines to incorporate pursuant to the provisions of the New York Business Corporation Law,</w:t>
      </w:r>
      <w:r w:rsidRPr="00A25529">
        <w:rPr>
          <w:rStyle w:val="FootnoteReference"/>
        </w:rPr>
        <w:t>1</w:t>
      </w:r>
      <w:r w:rsidRPr="00A25529">
        <w:rPr>
          <w:rStyle w:val="FootnoteReference"/>
        </w:rPr>
        <w:footnoteReference w:customMarkFollows="1" w:id="193"/>
        <w:t>8</w:t>
      </w:r>
      <w:r w:rsidRPr="00A25529">
        <w:t xml:space="preserve"> which provides that a corporation for profit may be organized under that Law for any lawful purpose or purposes,</w:t>
      </w:r>
      <w:r w:rsidRPr="00A25529">
        <w:rPr>
          <w:rStyle w:val="FootnoteReference"/>
        </w:rPr>
        <w:t>1</w:t>
      </w:r>
      <w:r w:rsidRPr="00A25529">
        <w:rPr>
          <w:rStyle w:val="FootnoteReference"/>
        </w:rPr>
        <w:footnoteReference w:customMarkFollows="1" w:id="194"/>
        <w:t>9</w:t>
      </w:r>
      <w:r w:rsidRPr="00A25529">
        <w:t xml:space="preserve"> recourse must be had to another chapter of this work.</w:t>
      </w:r>
      <w:r w:rsidRPr="00A25529">
        <w:rPr>
          <w:rStyle w:val="FootnoteReference"/>
        </w:rPr>
        <w:t>2</w:t>
      </w:r>
      <w:r w:rsidRPr="00A25529">
        <w:rPr>
          <w:rStyle w:val="FootnoteReference"/>
        </w:rPr>
        <w:footnoteReference w:customMarkFollows="1" w:id="195"/>
        <w:t>0</w:t>
      </w:r>
    </w:p>
    <w:p w14:paraId="041CCA75" w14:textId="77777777" w:rsidR="00FB29D8" w:rsidRPr="00A25529" w:rsidRDefault="00FB29D8">
      <w:pPr>
        <w:pStyle w:val="pxd"/>
        <w:spacing w:before="180"/>
      </w:pPr>
      <w:r w:rsidRPr="00A25529">
        <w:t>B. Form Drafting Principles</w:t>
      </w:r>
    </w:p>
    <w:p w14:paraId="5F8F9583" w14:textId="77777777" w:rsidR="00FB29D8" w:rsidRPr="00A25529" w:rsidRDefault="00FB29D8">
      <w:pPr>
        <w:pStyle w:val="pxd"/>
        <w:spacing w:before="180"/>
      </w:pPr>
      <w:r w:rsidRPr="00A25529">
        <w:t>1. In General</w:t>
      </w:r>
    </w:p>
    <w:p w14:paraId="2267A679" w14:textId="77777777" w:rsidR="00FB29D8" w:rsidRPr="00A25529" w:rsidRDefault="00FB29D8">
      <w:pPr>
        <w:pStyle w:val="pxs"/>
        <w:spacing w:before="180"/>
        <w:rPr>
          <w:rPrChange w:id="1304" w:author="Cara Cardinale" w:date="2025-03-04T10:36:00Z">
            <w:rPr>
              <w:sz w:val="27"/>
            </w:rPr>
          </w:rPrChange>
        </w:rPr>
      </w:pPr>
      <w:r w:rsidRPr="00A25529">
        <w:rPr>
          <w:rPrChange w:id="1305" w:author="Cara Cardinale" w:date="2025-03-04T10:36:00Z">
            <w:rPr>
              <w:sz w:val="27"/>
            </w:rPr>
          </w:rPrChange>
        </w:rPr>
        <w:t>30:37. Incorporation of existing association</w:t>
      </w:r>
    </w:p>
    <w:p w14:paraId="7D6A284D" w14:textId="77777777" w:rsidR="00FB29D8" w:rsidRPr="00A25529" w:rsidRDefault="00FB29D8">
      <w:pPr>
        <w:pStyle w:val="pxrr"/>
        <w:spacing w:before="180"/>
        <w:rPr>
          <w:sz w:val="24"/>
          <w:szCs w:val="24"/>
        </w:rPr>
      </w:pPr>
      <w:r w:rsidRPr="00A25529">
        <w:rPr>
          <w:rStyle w:val="pxvis"/>
          <w:rFonts w:cs="Arial"/>
          <w:bCs/>
          <w:sz w:val="50"/>
          <w:rPrChange w:id="1306" w:author="Cara Cardinale" w:date="2025-03-04T10:36:00Z">
            <w:rPr>
              <w:rStyle w:val="pxvis"/>
              <w:rFonts w:cs="Arial"/>
              <w:bCs/>
            </w:rPr>
          </w:rPrChange>
        </w:rPr>
        <w:t>Research References</w:t>
      </w:r>
    </w:p>
    <w:p w14:paraId="6C99029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tk.ref.id="I0042KI"</w:instrText>
      </w:r>
      <w:r w:rsidRPr="00A25529">
        <w:rPr>
          <w:rStyle w:val="pxtk"/>
        </w:rPr>
        <w:fldChar w:fldCharType="end"/>
      </w:r>
      <w:r w:rsidRPr="00A25529">
        <w:rPr>
          <w:rStyle w:val="pxtk"/>
        </w:rPr>
        <w:t>West's Key Number Digest, Corporations and Business Organizations &amp;key;3370 to 3379</w:t>
      </w:r>
    </w:p>
    <w:p w14:paraId="450534F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An unincorporated association or group may incorporate under the N.Y. Not-for-Profit Corporation Law. Where the certificate of incorporation is for the incorporation of an unincorporated association or group, the members of such association or group will automatically be members of the corporation so created, and all property owned by or held for the unincorporated association or group will automatically belong to and vest in the corporation, subject to all existing incumbrances and claims as if incorporation had not taken place.</w:t>
      </w:r>
      <w:r w:rsidRPr="00A25529">
        <w:rPr>
          <w:rStyle w:val="FootnoteReference"/>
        </w:rPr>
        <w:footnoteReference w:customMarkFollows="1" w:id="196"/>
        <w:t>1</w:t>
      </w:r>
    </w:p>
    <w:p w14:paraId="73CEE1E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 foreign corporation cannot conduct activities in New York until it has been authorized to do so as provided in the N.Y. Not-for-Profit Corporation Law.</w:t>
      </w:r>
      <w:r w:rsidRPr="00A25529">
        <w:rPr>
          <w:rStyle w:val="FootnoteReference"/>
        </w:rPr>
        <w:footnoteReference w:customMarkFollows="1" w:id="197"/>
        <w:t>2</w:t>
      </w:r>
      <w:r w:rsidRPr="00A25529">
        <w:t xml:space="preserve"> Such a corporation may apply for authority to do so by filing an application signed and delivered to the Department of State.</w:t>
      </w:r>
      <w:r w:rsidRPr="00A25529">
        <w:rPr>
          <w:rStyle w:val="FootnoteReference"/>
        </w:rPr>
        <w:footnoteReference w:customMarkFollows="1" w:id="198"/>
        <w:t>3</w:t>
      </w:r>
    </w:p>
    <w:p w14:paraId="62BCDE1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An existing unincorporated association should duly authorize its incorporation. Because the association is an aggregation of individuals who have contracted among themselves with regard to the manner of making decisions,</w:t>
      </w:r>
      <w:r w:rsidRPr="00A25529">
        <w:rPr>
          <w:rStyle w:val="FootnoteReference"/>
        </w:rPr>
        <w:footnoteReference w:customMarkFollows="1" w:id="199"/>
        <w:t>4</w:t>
      </w:r>
      <w:r w:rsidRPr="00A25529">
        <w:t xml:space="preserve"> a vote of the membership to incorporate is suggested as a preliminary step. If the unincorporated association has a constitution or articles of association, authorization for its incorporation should be effected in the same manner as is provided in the constitution or articles for adopting amendments.</w:t>
      </w:r>
    </w:p>
    <w:p w14:paraId="029FFDE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As part of the incorporation process, a committee of the members of the unincorporated association or group should be appointed or elected or otherwise constituted and specifically authorized to incorporate the association or group. The reason for this is that when the certificate of incorporation is filed with the Department of State, it must have attached to it an affidavit of the subscribers of the certificate stating that they constitute a majority of the members of a committee duly authorized to incorporate the association or group.</w:t>
      </w:r>
      <w:r w:rsidRPr="00A25529">
        <w:rPr>
          <w:rStyle w:val="FootnoteReference"/>
        </w:rPr>
        <w:footnoteReference w:customMarkFollows="1" w:id="200"/>
        <w:t>5</w:t>
      </w:r>
    </w:p>
    <w:p w14:paraId="4EDD5F7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All members of an unincorporated association may not favor incorporation. In this event and if they do not wish to become members of the corporation being formed, dissenting members should file their dissent in writing with the secretary of the newly formed corporation or simply resign.</w:t>
      </w:r>
      <w:r w:rsidRPr="00A25529">
        <w:rPr>
          <w:rStyle w:val="FootnoteReference"/>
        </w:rPr>
        <w:footnoteReference w:customMarkFollows="1" w:id="201"/>
        <w:t>6</w:t>
      </w:r>
    </w:p>
    <w:p w14:paraId="1DA32C9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If the association owns property or has rights under existing contracts, it is desirable that conveyances to the new corporation be executed to avoid questions as to title to such property or rights.</w:t>
      </w:r>
      <w:r w:rsidRPr="00A25529">
        <w:rPr>
          <w:rStyle w:val="FootnoteReference"/>
        </w:rPr>
        <w:footnoteReference w:customMarkFollows="1" w:id="202"/>
        <w:t>7</w:t>
      </w:r>
    </w:p>
    <w:p w14:paraId="17F1C89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Furthermore, a corporation organized to take over the business of an unincorporated association or club may assume the liabilities of the association or club and thereupon become liable to the creditors of the association or club. The assumption may be either express or implied from the circumstances.</w:t>
      </w:r>
      <w:r w:rsidRPr="00A25529">
        <w:rPr>
          <w:rStyle w:val="FootnoteReference"/>
        </w:rPr>
        <w:footnoteReference w:customMarkFollows="1" w:id="203"/>
        <w:t>8</w:t>
      </w:r>
    </w:p>
    <w:p w14:paraId="31A808E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If the association has debts, accounts payable, and the like, the new corporation should formally assume them as one of the first acts of its existence.</w:t>
      </w:r>
    </w:p>
    <w:p w14:paraId="1669DEB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Under the N.Y. Not-for-Profit Corporation Law,</w:t>
      </w:r>
      <w:r w:rsidRPr="00A25529">
        <w:rPr>
          <w:rStyle w:val="FootnoteReference"/>
        </w:rPr>
        <w:footnoteReference w:customMarkFollows="1" w:id="204"/>
        <w:t>9</w:t>
      </w:r>
      <w:r w:rsidRPr="00A25529">
        <w:t xml:space="preserve"> one or more incorporators may organize a not-for-profit corporation. An incorporator must be a natural person at least 18 years of age.</w:t>
      </w:r>
      <w:r w:rsidRPr="00A25529">
        <w:rPr>
          <w:rStyle w:val="FootnoteReference"/>
        </w:rPr>
        <w:t>1</w:t>
      </w:r>
      <w:r w:rsidRPr="00A25529">
        <w:rPr>
          <w:rStyle w:val="FootnoteReference"/>
        </w:rPr>
        <w:footnoteReference w:customMarkFollows="1" w:id="205"/>
        <w:t>0</w:t>
      </w:r>
      <w:r w:rsidRPr="00A25529">
        <w:t xml:space="preserve"> The Law imposes no citizenship or residence requirements for incorporators.</w:t>
      </w:r>
    </w:p>
    <w:p w14:paraId="769285D8" w14:textId="77777777" w:rsidR="00FB29D8" w:rsidRPr="00A25529" w:rsidRDefault="00FB29D8">
      <w:pPr>
        <w:pStyle w:val="pxs"/>
        <w:spacing w:before="180"/>
        <w:rPr>
          <w:rPrChange w:id="1317" w:author="Cara Cardinale" w:date="2025-03-04T10:36:00Z">
            <w:rPr>
              <w:sz w:val="27"/>
            </w:rPr>
          </w:rPrChange>
        </w:rPr>
      </w:pPr>
      <w:r w:rsidRPr="00A25529">
        <w:rPr>
          <w:rPrChange w:id="1318" w:author="Cara Cardinale" w:date="2025-03-04T10:36:00Z">
            <w:rPr>
              <w:sz w:val="27"/>
            </w:rPr>
          </w:rPrChange>
        </w:rPr>
        <w:t>30:38. Incorporation of existing association</w:t>
      </w:r>
      <w:r w:rsidRPr="00A25529">
        <w:rPr>
          <w:rStyle w:val="pxsep"/>
        </w:rPr>
        <w:t xml:space="preserve">-- </w:t>
      </w:r>
      <w:r w:rsidRPr="00A25529">
        <w:rPr>
          <w:rPrChange w:id="1319" w:author="Cara Cardinale" w:date="2025-03-04T10:36:00Z">
            <w:rPr>
              <w:sz w:val="27"/>
            </w:rPr>
          </w:rPrChange>
        </w:rPr>
        <w:t>Formal requirements for certificate of incorporation</w:t>
      </w:r>
    </w:p>
    <w:p w14:paraId="6E25AE78" w14:textId="77777777" w:rsidR="00FB29D8" w:rsidRPr="00A25529" w:rsidRDefault="00FB29D8">
      <w:pPr>
        <w:pStyle w:val="pxrr"/>
        <w:spacing w:before="180"/>
        <w:rPr>
          <w:sz w:val="24"/>
          <w:szCs w:val="24"/>
        </w:rPr>
      </w:pPr>
      <w:r w:rsidRPr="00A25529">
        <w:rPr>
          <w:rStyle w:val="pxvis"/>
          <w:rFonts w:cs="Arial"/>
          <w:bCs/>
          <w:sz w:val="50"/>
          <w:rPrChange w:id="1320" w:author="Cara Cardinale" w:date="2025-03-04T10:36:00Z">
            <w:rPr>
              <w:rStyle w:val="pxvis"/>
              <w:rFonts w:cs="Arial"/>
              <w:bCs/>
            </w:rPr>
          </w:rPrChange>
        </w:rPr>
        <w:t>Research References</w:t>
      </w:r>
    </w:p>
    <w:p w14:paraId="36A32D4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tk.ref.id="I00ASPH"</w:instrText>
      </w:r>
      <w:r w:rsidRPr="00A25529">
        <w:rPr>
          <w:rStyle w:val="pxtk"/>
        </w:rPr>
        <w:fldChar w:fldCharType="end"/>
      </w:r>
      <w:r w:rsidRPr="00A25529">
        <w:rPr>
          <w:rStyle w:val="pxtk"/>
        </w:rPr>
        <w:t>West's Key Number Digest, Corporations and Business Organizations &amp;key;3370 to 3379</w:t>
      </w:r>
    </w:p>
    <w:p w14:paraId="2D0DB89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The certificate of incorporation should be drafted as nearly as possible in the form and with the content indicated in the N.Y. Not-for-Profit Corporation Law.</w:t>
      </w:r>
      <w:r w:rsidRPr="00A25529">
        <w:rPr>
          <w:rStyle w:val="FootnoteReference"/>
        </w:rPr>
        <w:footnoteReference w:customMarkFollows="1" w:id="206"/>
        <w:t>1</w:t>
      </w:r>
    </w:p>
    <w:p w14:paraId="0270507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In accordance with general provisions of the Law, the certificate must be in the English language, except that the corporate name need not be in the English language if written in English letters or characters.</w:t>
      </w:r>
      <w:r w:rsidRPr="00A25529">
        <w:rPr>
          <w:rStyle w:val="FootnoteReference"/>
        </w:rPr>
        <w:footnoteReference w:customMarkFollows="1" w:id="207"/>
        <w:t>2</w:t>
      </w:r>
    </w:p>
    <w:p w14:paraId="29CC325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Incorporation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st.ref.id="I007ZLT"</w:instrText>
      </w:r>
      <w:r w:rsidRPr="00A25529">
        <w:rPr>
          <w:rStyle w:val="pxst"/>
        </w:rPr>
        <w:fldChar w:fldCharType="end"/>
      </w:r>
      <w:r w:rsidRPr="00A25529">
        <w:rPr>
          <w:rStyle w:val="pxst"/>
        </w:rPr>
        <w:t>Section 402 of the Not-for-Profit Corp. Law</w:t>
      </w:r>
      <w:r w:rsidRPr="00A25529">
        <w:rPr>
          <w:vanish/>
        </w:rPr>
        <w:t>&amp;rdquo;</w:t>
      </w:r>
      <w:r w:rsidRPr="00A25529">
        <w:rPr>
          <w:rStyle w:val="pxvis"/>
          <w:rFonts w:ascii="Times NewRoman" w:hAnsi="Times NewRoman"/>
          <w:b w:val="0"/>
          <w:sz w:val="24"/>
        </w:rPr>
        <w:t>”</w:t>
      </w:r>
      <w:r w:rsidRPr="00A25529">
        <w:t xml:space="preserve"> and must be signed by each incorporator with his or her name and address included in the certificate.</w:t>
      </w:r>
      <w:r w:rsidRPr="00A25529">
        <w:rPr>
          <w:rStyle w:val="FootnoteReference"/>
        </w:rPr>
        <w:footnoteReference w:customMarkFollows="1" w:id="208"/>
        <w:t>3</w:t>
      </w:r>
      <w:r w:rsidRPr="00A25529">
        <w:t xml:space="preserve"> The certificate must be delivered to the Department of State.</w:t>
      </w:r>
      <w:r w:rsidRPr="00A25529">
        <w:rPr>
          <w:rStyle w:val="FootnoteReference"/>
        </w:rPr>
        <w:footnoteReference w:customMarkFollows="1" w:id="209"/>
        <w:t>4</w:t>
      </w:r>
    </w:p>
    <w:p w14:paraId="19B2E05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The certificate of incorporation becomes effective upon the filing thereof by the Department of State.</w:t>
      </w:r>
      <w:r w:rsidRPr="00A25529">
        <w:rPr>
          <w:rStyle w:val="FootnoteReference"/>
        </w:rPr>
        <w:footnoteReference w:customMarkFollows="1" w:id="210"/>
        <w:t>5</w:t>
      </w:r>
    </w:p>
    <w:p w14:paraId="7E541ED9" w14:textId="77777777" w:rsidR="00FB29D8" w:rsidRPr="00A25529" w:rsidRDefault="00FB29D8">
      <w:pPr>
        <w:pStyle w:val="pxs"/>
        <w:spacing w:before="180"/>
        <w:rPr>
          <w:rPrChange w:id="1331" w:author="Cara Cardinale" w:date="2025-03-04T10:36:00Z">
            <w:rPr>
              <w:sz w:val="27"/>
            </w:rPr>
          </w:rPrChange>
        </w:rPr>
      </w:pPr>
      <w:r w:rsidRPr="00A25529">
        <w:rPr>
          <w:rPrChange w:id="1332" w:author="Cara Cardinale" w:date="2025-03-04T10:36:00Z">
            <w:rPr>
              <w:sz w:val="27"/>
            </w:rPr>
          </w:rPrChange>
        </w:rPr>
        <w:t>30:39. Incorporation of existing association</w:t>
      </w:r>
      <w:r w:rsidRPr="00A25529">
        <w:rPr>
          <w:rStyle w:val="pxsep"/>
        </w:rPr>
        <w:t xml:space="preserve">-- </w:t>
      </w:r>
      <w:r w:rsidRPr="00A25529">
        <w:rPr>
          <w:rPrChange w:id="1333" w:author="Cara Cardinale" w:date="2025-03-04T10:36:00Z">
            <w:rPr>
              <w:sz w:val="27"/>
            </w:rPr>
          </w:rPrChange>
        </w:rPr>
        <w:t>Contents</w:t>
      </w:r>
    </w:p>
    <w:p w14:paraId="7C30571A" w14:textId="77777777" w:rsidR="00FB29D8" w:rsidRPr="00A25529" w:rsidRDefault="00FB29D8">
      <w:pPr>
        <w:pStyle w:val="pxrr"/>
        <w:spacing w:before="180"/>
        <w:rPr>
          <w:sz w:val="24"/>
          <w:szCs w:val="24"/>
        </w:rPr>
      </w:pPr>
      <w:r w:rsidRPr="00A25529">
        <w:rPr>
          <w:rStyle w:val="pxvis"/>
          <w:rFonts w:cs="Arial"/>
          <w:bCs/>
          <w:sz w:val="50"/>
          <w:rPrChange w:id="1334" w:author="Cara Cardinale" w:date="2025-03-04T10:36:00Z">
            <w:rPr>
              <w:rStyle w:val="pxvis"/>
              <w:rFonts w:cs="Arial"/>
              <w:bCs/>
            </w:rPr>
          </w:rPrChange>
        </w:rPr>
        <w:t>Research References</w:t>
      </w:r>
    </w:p>
    <w:p w14:paraId="658A6C6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tk.ref.id="I00DLVN"</w:instrText>
      </w:r>
      <w:r w:rsidRPr="00A25529">
        <w:rPr>
          <w:rStyle w:val="pxtk"/>
        </w:rPr>
        <w:fldChar w:fldCharType="end"/>
      </w:r>
      <w:r w:rsidRPr="00A25529">
        <w:rPr>
          <w:rStyle w:val="pxtk"/>
        </w:rPr>
        <w:t>West's Key Number Digest, Corporations and Business Organizations &amp;key;3370 to 3379</w:t>
      </w:r>
    </w:p>
    <w:p w14:paraId="0A6E14F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The N.Y. Not-for-Profit Corporation Law prescribes the minimum specific elements of a certificate of incorporation for a not-for-profit corporation.</w:t>
      </w:r>
      <w:r w:rsidRPr="00A25529">
        <w:rPr>
          <w:rStyle w:val="FootnoteReference"/>
        </w:rPr>
        <w:footnoteReference w:customMarkFollows="1" w:id="211"/>
        <w:t>1</w:t>
      </w:r>
      <w:r w:rsidRPr="00A25529">
        <w:t xml:space="preserve"> These required elements are:</w:t>
      </w:r>
    </w:p>
    <w:p w14:paraId="3C274E9A"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1. The name of the corporation,</w:t>
      </w:r>
      <w:r w:rsidRPr="00A25529">
        <w:rPr>
          <w:rStyle w:val="FootnoteReference"/>
        </w:rPr>
        <w:footnoteReference w:customMarkFollows="1" w:id="212"/>
        <w:t>2</w:t>
      </w:r>
      <w:r w:rsidRPr="00A25529">
        <w:t xml:space="preserve"> which need not be in the English language, provided it is written in English letters or characters;</w:t>
      </w:r>
      <w:r w:rsidRPr="00A25529">
        <w:rPr>
          <w:rStyle w:val="FootnoteReference"/>
        </w:rPr>
        <w:footnoteReference w:customMarkFollows="1" w:id="213"/>
        <w:t>3</w:t>
      </w:r>
    </w:p>
    <w:p w14:paraId="4AFF41F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2. A statement that the corporation is a corporation as defined in </w:t>
      </w:r>
      <w:r w:rsidRPr="00A25529">
        <w:rPr>
          <w:rStyle w:val="pxst"/>
          <w:color w:val="FF0000"/>
          <w:vertAlign w:val="superscript"/>
        </w:rPr>
        <w:t>►</w:t>
      </w:r>
      <w:r w:rsidRPr="00A25529">
        <w:rPr>
          <w:rStyle w:val="pxst"/>
        </w:rPr>
        <w:fldChar w:fldCharType="begin"/>
      </w:r>
      <w:r w:rsidRPr="00A25529">
        <w:rPr>
          <w:rStyle w:val="pxst"/>
        </w:rPr>
        <w:instrText>st.ref.id="I05X1SO"</w:instrText>
      </w:r>
      <w:r w:rsidRPr="00A25529">
        <w:rPr>
          <w:rStyle w:val="pxst"/>
        </w:rPr>
        <w:fldChar w:fldCharType="end"/>
      </w:r>
      <w:r w:rsidRPr="00A25529">
        <w:rPr>
          <w:rStyle w:val="pxst"/>
        </w:rPr>
        <w:t>Section 102(a)(5) of the Not-for-Profit Corporation Law</w:t>
      </w:r>
      <w:r w:rsidRPr="00A25529">
        <w:t>;</w:t>
      </w:r>
      <w:r w:rsidRPr="00A25529">
        <w:rPr>
          <w:rStyle w:val="FootnoteReference"/>
        </w:rPr>
        <w:footnoteReference w:customMarkFollows="1" w:id="214"/>
        <w:t>4</w:t>
      </w:r>
    </w:p>
    <w:p w14:paraId="3D934AC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3. The purpose or purposes for which the corporation is formed, it being sufficient to state that the purpose of the corporation is any purpose for which corporations may be organized under the Not-for-Profit Corporation Law as a charitable or noncharitable corporation, and whether it is a charitable corporation or a noncharitable corporation under </w:t>
      </w:r>
      <w:r w:rsidRPr="00A25529">
        <w:rPr>
          <w:rStyle w:val="pxst"/>
          <w:color w:val="FF0000"/>
          <w:vertAlign w:val="superscript"/>
        </w:rPr>
        <w:t>►</w:t>
      </w:r>
      <w:r w:rsidRPr="00A25529">
        <w:rPr>
          <w:rStyle w:val="pxst"/>
        </w:rPr>
        <w:fldChar w:fldCharType="begin"/>
      </w:r>
      <w:r w:rsidRPr="00A25529">
        <w:rPr>
          <w:rStyle w:val="pxst"/>
        </w:rPr>
        <w:instrText>st.ref.id="I00ASWJ"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r w:rsidRPr="00A25529">
        <w:rPr>
          <w:rStyle w:val="FootnoteReference"/>
        </w:rPr>
        <w:footnoteReference w:customMarkFollows="1" w:id="215"/>
        <w:t>5</w:t>
      </w:r>
    </w:p>
    <w:p w14:paraId="56A93D50"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4. If it is not formed to engage in any activity or for any purpose requiring consent or approval of any state official, department, board, agency or other body, a statement that no such consent or approval is required; </w:t>
      </w:r>
      <w:r w:rsidRPr="00A25529">
        <w:rPr>
          <w:rStyle w:val="FootnoteReference"/>
        </w:rPr>
        <w:footnoteReference w:customMarkFollows="1" w:id="216"/>
        <w:t>6</w:t>
      </w:r>
    </w:p>
    <w:p w14:paraId="35A211A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5. The county within the state in which the office of the corporation is to be located and, if desired, the post office address of an office outside the state, at which, pursuant to </w:t>
      </w:r>
      <w:r w:rsidRPr="00A25529">
        <w:rPr>
          <w:rStyle w:val="pxst"/>
          <w:color w:val="FF0000"/>
          <w:vertAlign w:val="superscript"/>
        </w:rPr>
        <w:t>►</w:t>
      </w:r>
      <w:r w:rsidRPr="00A25529">
        <w:rPr>
          <w:rStyle w:val="pxst"/>
        </w:rPr>
        <w:fldChar w:fldCharType="begin"/>
      </w:r>
      <w:r w:rsidRPr="00A25529">
        <w:rPr>
          <w:rStyle w:val="pxst"/>
        </w:rPr>
        <w:instrText>st.ref.id="I0619FK"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w:t>
      </w:r>
      <w:r w:rsidRPr="00A25529">
        <w:t>, the books and records of account of the corporation will be kept;</w:t>
      </w:r>
      <w:r w:rsidRPr="00A25529">
        <w:rPr>
          <w:rStyle w:val="FootnoteReference"/>
        </w:rPr>
        <w:footnoteReference w:customMarkFollows="1" w:id="217"/>
        <w:t>7</w:t>
      </w:r>
    </w:p>
    <w:p w14:paraId="258C53F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6. The names and addresses of the initial directors;</w:t>
      </w:r>
      <w:r w:rsidRPr="00A25529">
        <w:rPr>
          <w:rStyle w:val="FootnoteReference"/>
        </w:rPr>
        <w:footnoteReference w:customMarkFollows="1" w:id="218"/>
        <w:t>8</w:t>
      </w:r>
    </w:p>
    <w:p w14:paraId="137D0C56"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7. The specific duration of the corporation unless it is intended that the duration be perpetual, in which case the certificate may remain silent on the point;</w:t>
      </w:r>
      <w:r w:rsidRPr="00A25529">
        <w:rPr>
          <w:rStyle w:val="FootnoteReference"/>
        </w:rPr>
        <w:footnoteReference w:customMarkFollows="1" w:id="219"/>
        <w:t>9</w:t>
      </w:r>
    </w:p>
    <w:p w14:paraId="3F4EF32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8. A designation of the Secretary of State as agent of the corporation upon whom process against it may be served and the post office address within or outside the state to which the Secretary of State can mail a copy of any process against the corporation served on the Secretary of State;</w:t>
      </w:r>
      <w:r w:rsidRPr="00A25529">
        <w:rPr>
          <w:rStyle w:val="FootnoteReference"/>
        </w:rPr>
        <w:t>1</w:t>
      </w:r>
      <w:r w:rsidRPr="00A25529">
        <w:rPr>
          <w:rStyle w:val="FootnoteReference"/>
        </w:rPr>
        <w:footnoteReference w:customMarkFollows="1" w:id="220"/>
        <w:t>0</w:t>
      </w:r>
    </w:p>
    <w:p w14:paraId="52D38DBD"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9. If the corporation is to have a registered agent, the agent's name and address within the state and a statement that the registered agent is to be the agent of the corporation upon whom process against the corporation may be served; and</w:t>
      </w:r>
      <w:r w:rsidRPr="00A25529">
        <w:rPr>
          <w:rStyle w:val="FootnoteReference"/>
        </w:rPr>
        <w:t>1</w:t>
      </w:r>
      <w:r w:rsidRPr="00A25529">
        <w:rPr>
          <w:rStyle w:val="FootnoteReference"/>
        </w:rPr>
        <w:footnoteReference w:customMarkFollows="1" w:id="221"/>
        <w:t>1</w:t>
      </w:r>
    </w:p>
    <w:p w14:paraId="18F172B0"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10. Statements, if any, required in connection with special not-for-profit corporations.</w:t>
      </w:r>
      <w:r w:rsidRPr="00A25529">
        <w:rPr>
          <w:rStyle w:val="FootnoteReference"/>
        </w:rPr>
        <w:t>1</w:t>
      </w:r>
      <w:r w:rsidRPr="00A25529">
        <w:rPr>
          <w:rStyle w:val="FootnoteReference"/>
        </w:rPr>
        <w:footnoteReference w:customMarkFollows="1" w:id="222"/>
        <w:t>2</w:t>
      </w:r>
    </w:p>
    <w:p w14:paraId="01C99A6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If the certificate is for the incorporation of an existing unincorporated association or group, it must have attached to it an affidavit of the subscribers of the certificate stating that they constitute a majority of the members of the committee duly authorized to incorporate the association or group.</w:t>
      </w:r>
      <w:r w:rsidRPr="00A25529">
        <w:rPr>
          <w:rStyle w:val="FootnoteReference"/>
        </w:rPr>
        <w:t>1</w:t>
      </w:r>
      <w:r w:rsidRPr="00A25529">
        <w:rPr>
          <w:rStyle w:val="FootnoteReference"/>
        </w:rPr>
        <w:footnoteReference w:customMarkFollows="1" w:id="223"/>
        <w:t>3</w:t>
      </w:r>
    </w:p>
    <w:p w14:paraId="2E358B2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In addition, the certificate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w:t>
      </w:r>
      <w:r w:rsidRPr="00A25529">
        <w:rPr>
          <w:rStyle w:val="FootnoteReference"/>
        </w:rPr>
        <w:t>1</w:t>
      </w:r>
      <w:r w:rsidRPr="00A25529">
        <w:rPr>
          <w:rStyle w:val="FootnoteReference"/>
        </w:rPr>
        <w:footnoteReference w:customMarkFollows="1" w:id="224"/>
        <w:t>4</w:t>
      </w:r>
    </w:p>
    <w:p w14:paraId="57275AC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Furthermore, a provision may be included in the certificate specifying greater requirements as to quorum and votes of members on general matters of business or any specified item(s) of business at membership meetings.</w:t>
      </w:r>
      <w:r w:rsidRPr="00A25529">
        <w:rPr>
          <w:rStyle w:val="FootnoteReference"/>
        </w:rPr>
        <w:t>1</w:t>
      </w:r>
      <w:r w:rsidRPr="00A25529">
        <w:rPr>
          <w:rStyle w:val="FootnoteReference"/>
        </w:rPr>
        <w:footnoteReference w:customMarkFollows="1" w:id="225"/>
        <w:t>5</w:t>
      </w:r>
      <w:r w:rsidRPr="00A25529">
        <w:t xml:space="preserve"> If the certificate contains such a provision, the existence of the provision must be noted conspicuously on the face or back of every membership certificate or card or capital certificate issued by the corporation.</w:t>
      </w:r>
      <w:r w:rsidRPr="00A25529">
        <w:rPr>
          <w:rStyle w:val="FootnoteReference"/>
        </w:rPr>
        <w:t>1</w:t>
      </w:r>
      <w:r w:rsidRPr="00A25529">
        <w:rPr>
          <w:rStyle w:val="FootnoteReference"/>
        </w:rPr>
        <w:footnoteReference w:customMarkFollows="1" w:id="226"/>
        <w:t>6</w:t>
      </w:r>
    </w:p>
    <w:p w14:paraId="1BD2D42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There is no requirement that the certificate must set forth any of the corporate powers enumerated in the N.Y. Not-for-Profit Corporation Law.</w:t>
      </w:r>
      <w:r w:rsidRPr="00A25529">
        <w:rPr>
          <w:rStyle w:val="FootnoteReference"/>
        </w:rPr>
        <w:t>1</w:t>
      </w:r>
      <w:r w:rsidRPr="00A25529">
        <w:rPr>
          <w:rStyle w:val="FootnoteReference"/>
        </w:rPr>
        <w:footnoteReference w:customMarkFollows="1" w:id="227"/>
        <w:t>7</w:t>
      </w:r>
    </w:p>
    <w:p w14:paraId="02216457" w14:textId="77777777" w:rsidR="00FB29D8" w:rsidRPr="00A25529" w:rsidRDefault="00FB29D8">
      <w:pPr>
        <w:pStyle w:val="pxs"/>
        <w:spacing w:before="180"/>
        <w:rPr>
          <w:rPrChange w:id="1376" w:author="Cara Cardinale" w:date="2025-03-04T10:36:00Z">
            <w:rPr>
              <w:sz w:val="27"/>
            </w:rPr>
          </w:rPrChange>
        </w:rPr>
      </w:pPr>
      <w:r w:rsidRPr="00A25529">
        <w:rPr>
          <w:rPrChange w:id="1377" w:author="Cara Cardinale" w:date="2025-03-04T10:36:00Z">
            <w:rPr>
              <w:sz w:val="27"/>
            </w:rPr>
          </w:rPrChange>
        </w:rPr>
        <w:t>30:40. Incorporation of existing association</w:t>
      </w:r>
      <w:r w:rsidRPr="00A25529">
        <w:rPr>
          <w:rStyle w:val="pxsep"/>
        </w:rPr>
        <w:t xml:space="preserve">-- </w:t>
      </w:r>
      <w:r w:rsidRPr="00A25529">
        <w:rPr>
          <w:rPrChange w:id="1378" w:author="Cara Cardinale" w:date="2025-03-04T10:36:00Z">
            <w:rPr>
              <w:sz w:val="27"/>
            </w:rPr>
          </w:rPrChange>
        </w:rPr>
        <w:t>Statement of purposes</w:t>
      </w:r>
    </w:p>
    <w:p w14:paraId="5613095D" w14:textId="77777777" w:rsidR="00FB29D8" w:rsidRPr="00A25529" w:rsidRDefault="00FB29D8">
      <w:pPr>
        <w:pStyle w:val="pxrr"/>
        <w:spacing w:before="180"/>
        <w:rPr>
          <w:sz w:val="24"/>
          <w:szCs w:val="24"/>
        </w:rPr>
      </w:pPr>
      <w:r w:rsidRPr="00A25529">
        <w:rPr>
          <w:rStyle w:val="pxvis"/>
          <w:rFonts w:cs="Arial"/>
          <w:bCs/>
          <w:sz w:val="50"/>
          <w:rPrChange w:id="1379" w:author="Cara Cardinale" w:date="2025-03-04T10:36:00Z">
            <w:rPr>
              <w:rStyle w:val="pxvis"/>
              <w:rFonts w:cs="Arial"/>
              <w:bCs/>
            </w:rPr>
          </w:rPrChange>
        </w:rPr>
        <w:t>Research References</w:t>
      </w:r>
    </w:p>
    <w:p w14:paraId="335B11A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tk.ref.id="I00AT4W"</w:instrText>
      </w:r>
      <w:r w:rsidRPr="00A25529">
        <w:rPr>
          <w:rStyle w:val="pxtk"/>
        </w:rPr>
        <w:fldChar w:fldCharType="end"/>
      </w:r>
      <w:r w:rsidRPr="00A25529">
        <w:rPr>
          <w:rStyle w:val="pxtk"/>
        </w:rPr>
        <w:t>West's Key Number Digest, Corporations and Business Organizations &amp;key;3370 to 3379</w:t>
      </w:r>
    </w:p>
    <w:p w14:paraId="47BFF3A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p.ct.id="f2fd26a0b92511efa75bc0a5c2da1858|44|30:40"</w:instrText>
      </w:r>
      <w:r w:rsidRPr="00A25529">
        <w:fldChar w:fldCharType="end"/>
      </w:r>
      <w:r w:rsidRPr="00A25529">
        <w:t>A corporation may be formed for various purposes under the N.Y. Not-for-Profit Corporation Law.</w:t>
      </w:r>
      <w:r w:rsidRPr="00A25529">
        <w:rPr>
          <w:rStyle w:val="FootnoteReference"/>
        </w:rPr>
        <w:footnoteReference w:customMarkFollows="1" w:id="228"/>
        <w:t>1</w:t>
      </w:r>
    </w:p>
    <w:p w14:paraId="29F22C6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p.ct.id="f2fd26a0b92511efa75bc0a5c2da1858|44|30:40"</w:instrText>
      </w:r>
      <w:r w:rsidRPr="00A25529">
        <w:fldChar w:fldCharType="end"/>
      </w:r>
      <w:r w:rsidRPr="00A25529">
        <w:t>The purpose or purposes for which a not-for-profit corporation may be formed may not include pecuniary profit or financial gain, and no part of the assets, income, or profits of the corporation may be distributable to or enure to the benefit of its members, directors, or officers, except to the extent permitted under the N.Y. Not-for-Profit Corporation Law.</w:t>
      </w:r>
      <w:r w:rsidRPr="00A25529">
        <w:rPr>
          <w:rStyle w:val="FootnoteReference"/>
        </w:rPr>
        <w:footnoteReference w:customMarkFollows="1" w:id="229"/>
        <w:t>2</w:t>
      </w:r>
    </w:p>
    <w:p w14:paraId="4A9F094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p.ct.id="f2fd26a0b92511efa75bc0a5c2da1858|44|30:40"</w:instrText>
      </w:r>
      <w:r w:rsidRPr="00A25529">
        <w:fldChar w:fldCharType="end"/>
      </w:r>
      <w:r w:rsidRPr="00A25529">
        <w:t>The certificate of incorporation of the not-for-profit corporation must set forth the specific purpose or purposes for which the corporation is formed.</w:t>
      </w:r>
      <w:r w:rsidRPr="00A25529">
        <w:rPr>
          <w:rStyle w:val="FootnoteReference"/>
        </w:rPr>
        <w:footnoteReference w:customMarkFollows="1" w:id="230"/>
        <w:t>3</w:t>
      </w:r>
      <w:r w:rsidRPr="00A25529">
        <w:t xml:space="preserve"> 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law.</w:t>
      </w:r>
      <w:r w:rsidRPr="00A25529">
        <w:rPr>
          <w:rStyle w:val="FootnoteReference"/>
        </w:rPr>
        <w:footnoteReference w:customMarkFollows="1" w:id="231"/>
        <w:t>4</w:t>
      </w:r>
    </w:p>
    <w:p w14:paraId="52337455" w14:textId="77777777" w:rsidR="00FB29D8" w:rsidRPr="00A25529" w:rsidRDefault="00FB29D8">
      <w:pPr>
        <w:pStyle w:val="pxs"/>
        <w:spacing w:before="180"/>
        <w:rPr>
          <w:rPrChange w:id="1390" w:author="Cara Cardinale" w:date="2025-03-04T10:36:00Z">
            <w:rPr>
              <w:sz w:val="27"/>
            </w:rPr>
          </w:rPrChange>
        </w:rPr>
      </w:pPr>
      <w:r w:rsidRPr="00A25529">
        <w:rPr>
          <w:rPrChange w:id="1391" w:author="Cara Cardinale" w:date="2025-03-04T10:36:00Z">
            <w:rPr>
              <w:sz w:val="27"/>
            </w:rPr>
          </w:rPrChange>
        </w:rPr>
        <w:t>30:41. Incorporation of existing association</w:t>
      </w:r>
      <w:r w:rsidRPr="00A25529">
        <w:rPr>
          <w:rStyle w:val="pxsep"/>
        </w:rPr>
        <w:t xml:space="preserve">-- </w:t>
      </w:r>
      <w:r w:rsidRPr="00A25529">
        <w:rPr>
          <w:rPrChange w:id="1392" w:author="Cara Cardinale" w:date="2025-03-04T10:36:00Z">
            <w:rPr>
              <w:sz w:val="27"/>
            </w:rPr>
          </w:rPrChange>
        </w:rPr>
        <w:t>Filing; endorsements and attachments</w:t>
      </w:r>
    </w:p>
    <w:p w14:paraId="1B02B9AC" w14:textId="77777777" w:rsidR="00FB29D8" w:rsidRPr="00A25529" w:rsidRDefault="00FB29D8">
      <w:pPr>
        <w:pStyle w:val="pxrr"/>
        <w:spacing w:before="180"/>
        <w:rPr>
          <w:sz w:val="24"/>
          <w:szCs w:val="24"/>
        </w:rPr>
      </w:pPr>
      <w:r w:rsidRPr="00A25529">
        <w:rPr>
          <w:rStyle w:val="pxvis"/>
          <w:rFonts w:cs="Arial"/>
          <w:bCs/>
          <w:sz w:val="50"/>
          <w:rPrChange w:id="1393" w:author="Cara Cardinale" w:date="2025-03-04T10:36:00Z">
            <w:rPr>
              <w:rStyle w:val="pxvis"/>
              <w:rFonts w:cs="Arial"/>
              <w:bCs/>
            </w:rPr>
          </w:rPrChange>
        </w:rPr>
        <w:t>Research References</w:t>
      </w:r>
    </w:p>
    <w:p w14:paraId="5299B85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tk.ref.id="I002DW3"</w:instrText>
      </w:r>
      <w:r w:rsidRPr="00A25529">
        <w:rPr>
          <w:rStyle w:val="pxtk"/>
        </w:rPr>
        <w:fldChar w:fldCharType="end"/>
      </w:r>
      <w:r w:rsidRPr="00A25529">
        <w:rPr>
          <w:rStyle w:val="pxtk"/>
        </w:rPr>
        <w:t>West's Key Number Digest, Corporations and Business Organizations &amp;key;3370 to 3379</w:t>
      </w:r>
    </w:p>
    <w:p w14:paraId="6E4134D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The signed</w:t>
      </w:r>
      <w:r w:rsidRPr="00A25529">
        <w:rPr>
          <w:rStyle w:val="FootnoteReference"/>
        </w:rPr>
        <w:footnoteReference w:customMarkFollows="1" w:id="232"/>
        <w:t>1</w:t>
      </w:r>
      <w:r w:rsidRPr="00A25529">
        <w:t xml:space="preserve"> certificate of incorporation should be delivered to the Department of State for filing.</w:t>
      </w:r>
      <w:r w:rsidRPr="00A25529">
        <w:rPr>
          <w:rStyle w:val="FootnoteReference"/>
        </w:rPr>
        <w:footnoteReference w:customMarkFollows="1" w:id="233"/>
        <w:t>2</w:t>
      </w:r>
    </w:p>
    <w:p w14:paraId="56963E5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The filing fee, which is subject to change, for a certificate of incorporation is $75.</w:t>
      </w:r>
      <w:r w:rsidRPr="00A25529">
        <w:rPr>
          <w:rStyle w:val="FootnoteReference"/>
        </w:rPr>
        <w:footnoteReference w:customMarkFollows="1" w:id="234"/>
        <w:t>3</w:t>
      </w:r>
    </w:p>
    <w:p w14:paraId="5CE2FFE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If the certificate is for the incorporation of an existing unincorporated association or group, it must have attached to it an affidavit of the subscribers of the certificate stating that they constitute a majority of the members of the committee duly authorized to incorporate the association or group.</w:t>
      </w:r>
      <w:r w:rsidRPr="00A25529">
        <w:rPr>
          <w:rStyle w:val="FootnoteReference"/>
        </w:rPr>
        <w:footnoteReference w:customMarkFollows="1" w:id="235"/>
        <w:t>4</w:t>
      </w:r>
    </w:p>
    <w:p w14:paraId="0B80086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A certificate of reservation of a corporate name (or in lieu thereof an affidavit by the applicant or by the applicant's agent or attorney that the certificate of reservation has been lost or destroyed) must accompany the certificate of incorporation when it is delivered to the Department of State.</w:t>
      </w:r>
      <w:r w:rsidRPr="00A25529">
        <w:rPr>
          <w:rStyle w:val="FootnoteReference"/>
        </w:rPr>
        <w:footnoteReference w:customMarkFollows="1" w:id="236"/>
        <w:t>5</w:t>
      </w:r>
    </w:p>
    <w:p w14:paraId="49CF15D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Corporate existence begins upon the filing of the certificate of incorporation by the Department of State.</w:t>
      </w:r>
      <w:r w:rsidRPr="00A25529">
        <w:rPr>
          <w:rStyle w:val="FootnoteReference"/>
        </w:rPr>
        <w:footnoteReference w:customMarkFollows="1" w:id="237"/>
        <w:t>6</w:t>
      </w:r>
      <w:r w:rsidRPr="00A25529">
        <w:t xml:space="preserve"> The certificate will be conclusive evidence that all conditions precedent have been fulfilled and that the corporation has been formed under the N.Y. Not-for-Profit Corporation Law, except in an action or special proceeding brought by the Attorney General.</w:t>
      </w:r>
      <w:r w:rsidRPr="00A25529">
        <w:rPr>
          <w:rStyle w:val="FootnoteReference"/>
        </w:rPr>
        <w:footnoteReference w:customMarkFollows="1" w:id="238"/>
        <w:t>7</w:t>
      </w:r>
      <w:r w:rsidRPr="00A25529">
        <w:t xml:space="preserve"> Where the certificate is for the incorporation of an unincorporated association or group, the members of such association or group shall be members of the corporation so created, and all property owned by or held for it shall belong to and vest in the corporation, subject to all existing encumbrances and claims as if the incorporation had not taken place.</w:t>
      </w:r>
      <w:r w:rsidRPr="00A25529">
        <w:rPr>
          <w:rStyle w:val="FootnoteReference"/>
        </w:rPr>
        <w:footnoteReference w:customMarkFollows="1" w:id="239"/>
        <w:t>8</w:t>
      </w:r>
    </w:p>
    <w:p w14:paraId="288571F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The Department of State will make, certify, and transmit electronically a copy of the certificate of incorporation to the clerk of the county in which the office of the corporation is or is to be located.</w:t>
      </w:r>
      <w:r w:rsidRPr="00A25529">
        <w:rPr>
          <w:rStyle w:val="FootnoteReference"/>
        </w:rPr>
        <w:footnoteReference w:customMarkFollows="1" w:id="240"/>
        <w:t>9</w:t>
      </w:r>
      <w:r w:rsidRPr="00A25529">
        <w:t xml:space="preserve"> The county clerk will file and index such copy.</w:t>
      </w:r>
      <w:r w:rsidRPr="00A25529">
        <w:rPr>
          <w:rStyle w:val="FootnoteReference"/>
        </w:rPr>
        <w:t>1</w:t>
      </w:r>
      <w:r w:rsidRPr="00A25529">
        <w:rPr>
          <w:rStyle w:val="FootnoteReference"/>
        </w:rPr>
        <w:footnoteReference w:customMarkFollows="1" w:id="241"/>
        <w:t>0</w:t>
      </w:r>
    </w:p>
    <w:p w14:paraId="22728FB7" w14:textId="77777777" w:rsidR="00FB29D8" w:rsidRPr="00A25529" w:rsidRDefault="00FB29D8">
      <w:pPr>
        <w:pStyle w:val="pxs"/>
        <w:spacing w:before="180"/>
        <w:rPr>
          <w:rPrChange w:id="1402" w:author="Cara Cardinale" w:date="2025-03-04T10:36:00Z">
            <w:rPr>
              <w:sz w:val="27"/>
            </w:rPr>
          </w:rPrChange>
        </w:rPr>
      </w:pPr>
      <w:r w:rsidRPr="00A25529">
        <w:rPr>
          <w:rPrChange w:id="1403" w:author="Cara Cardinale" w:date="2025-03-04T10:36:00Z">
            <w:rPr>
              <w:sz w:val="27"/>
            </w:rPr>
          </w:rPrChange>
        </w:rPr>
        <w:t>30:42. Incorporation of existing association</w:t>
      </w:r>
      <w:r w:rsidRPr="00A25529">
        <w:rPr>
          <w:rStyle w:val="pxsep"/>
        </w:rPr>
        <w:t xml:space="preserve">-- </w:t>
      </w:r>
      <w:r w:rsidRPr="00A25529">
        <w:rPr>
          <w:rPrChange w:id="1404" w:author="Cara Cardinale" w:date="2025-03-04T10:36:00Z">
            <w:rPr>
              <w:sz w:val="27"/>
            </w:rPr>
          </w:rPrChange>
        </w:rPr>
        <w:t>Amendment; restated certificate of incorporation</w:t>
      </w:r>
    </w:p>
    <w:p w14:paraId="200017AE" w14:textId="77777777" w:rsidR="00FB29D8" w:rsidRPr="00A25529" w:rsidRDefault="00FB29D8">
      <w:pPr>
        <w:pStyle w:val="pxrr"/>
        <w:spacing w:before="180"/>
        <w:rPr>
          <w:sz w:val="24"/>
          <w:szCs w:val="24"/>
        </w:rPr>
      </w:pPr>
      <w:r w:rsidRPr="00A25529">
        <w:rPr>
          <w:rStyle w:val="pxvis"/>
          <w:rFonts w:cs="Arial"/>
          <w:bCs/>
          <w:sz w:val="50"/>
          <w:rPrChange w:id="1405" w:author="Cara Cardinale" w:date="2025-03-04T10:36:00Z">
            <w:rPr>
              <w:rStyle w:val="pxvis"/>
              <w:rFonts w:cs="Arial"/>
              <w:bCs/>
            </w:rPr>
          </w:rPrChange>
        </w:rPr>
        <w:t>Research References</w:t>
      </w:r>
    </w:p>
    <w:p w14:paraId="3E992A8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tk.ref.id="I0080CT"</w:instrText>
      </w:r>
      <w:r w:rsidRPr="00A25529">
        <w:rPr>
          <w:rStyle w:val="pxtk"/>
        </w:rPr>
        <w:fldChar w:fldCharType="end"/>
      </w:r>
      <w:r w:rsidRPr="00A25529">
        <w:rPr>
          <w:rStyle w:val="pxtk"/>
        </w:rPr>
        <w:t>West's Key Number Digest, Corporations and Business Organizations &amp;key;3370 to 3379</w:t>
      </w:r>
    </w:p>
    <w:p w14:paraId="15015F5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 not-for-profit corporation may amend its certificate of incorporation in any and as many respects as may be desired, as long as the amendment contains only such provisions as might lawfully be contained in the original certificate of incorporation at the time of amendment.</w:t>
      </w:r>
      <w:r w:rsidRPr="00A25529">
        <w:rPr>
          <w:rStyle w:val="FootnoteReference"/>
        </w:rPr>
        <w:footnoteReference w:customMarkFollows="1" w:id="242"/>
        <w:t>1</w:t>
      </w:r>
    </w:p>
    <w:p w14:paraId="70B3BF2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The procedure to amend the certificate of incorporation is set forth in the N.Y. Not-for-Profit Corporation Law. If there are members entitled to vote thereon, an amendment may be adopted by a majority vote of such members at a meeting of members.</w:t>
      </w:r>
      <w:r w:rsidRPr="00A25529">
        <w:rPr>
          <w:rStyle w:val="FootnoteReference"/>
        </w:rPr>
        <w:footnoteReference w:customMarkFollows="1" w:id="243"/>
        <w:t>2</w:t>
      </w:r>
      <w:r w:rsidRPr="00A25529">
        <w:t xml:space="preserve"> If there are no members entitled to vote thereon, an amendment may be adopted by a majority of the entire board.</w:t>
      </w:r>
      <w:r w:rsidRPr="00A25529">
        <w:rPr>
          <w:rStyle w:val="FootnoteReference"/>
        </w:rPr>
        <w:footnoteReference w:customMarkFollows="1" w:id="244"/>
        <w:t>3</w:t>
      </w:r>
    </w:p>
    <w:p w14:paraId="3AB95BF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Any one or more of the following changes may be authorized by or pursuant to authorization of the board:</w:t>
      </w:r>
    </w:p>
    <w:p w14:paraId="7409E513"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1. To specify or change the location of the office of the corporation;</w:t>
      </w:r>
    </w:p>
    <w:p w14:paraId="3AA5FBA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2. To specify or change the post office address to which the Secretary of State can mail a copy of any notice required by law; and</w:t>
      </w:r>
    </w:p>
    <w:p w14:paraId="0CB3B89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3. To make, revoke, or change the designation of a registered agent or to specify or change the address of its registered agent.</w:t>
      </w:r>
      <w:r w:rsidRPr="00A25529">
        <w:rPr>
          <w:rStyle w:val="FootnoteReference"/>
        </w:rPr>
        <w:footnoteReference w:customMarkFollows="1" w:id="245"/>
        <w:t>4</w:t>
      </w:r>
    </w:p>
    <w:p w14:paraId="65BD55E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 xml:space="preserve">To accomplish any amendment, a certificate of amendment entitled </w:t>
      </w:r>
      <w:r w:rsidRPr="00A25529">
        <w:rPr>
          <w:vanish/>
        </w:rPr>
        <w:t>&amp;ldquo;</w:t>
      </w:r>
      <w:r w:rsidRPr="00A25529">
        <w:rPr>
          <w:rStyle w:val="pxvis"/>
          <w:rFonts w:ascii="Times NewRoman" w:hAnsi="Times NewRoman"/>
          <w:b w:val="0"/>
          <w:sz w:val="24"/>
        </w:rPr>
        <w:t>“</w:t>
      </w:r>
      <w:r w:rsidRPr="00A25529">
        <w:t xml:space="preserve">Certificate of Amendment of the Certificate of Incorporation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st.ref.id="I0080D0"</w:instrText>
      </w:r>
      <w:r w:rsidRPr="00A25529">
        <w:rPr>
          <w:rStyle w:val="pxst"/>
        </w:rPr>
        <w:fldChar w:fldCharType="end"/>
      </w:r>
      <w:r w:rsidRPr="00A25529">
        <w:rPr>
          <w:rStyle w:val="pxst"/>
        </w:rPr>
        <w:t>Section 803 of the Not-for-Profit Corporation Law</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w:t>
      </w:r>
      <w:r w:rsidRPr="00A25529">
        <w:rPr>
          <w:rStyle w:val="FootnoteReference"/>
        </w:rPr>
        <w:footnoteReference w:customMarkFollows="1" w:id="246"/>
        <w:t>5</w:t>
      </w:r>
      <w:r w:rsidRPr="00A25529">
        <w:t xml:space="preserve"> The contents of the certificate are enumerated in the statute.</w:t>
      </w:r>
      <w:r w:rsidRPr="00A25529">
        <w:rPr>
          <w:rStyle w:val="FootnoteReference"/>
        </w:rPr>
        <w:footnoteReference w:customMarkFollows="1" w:id="247"/>
        <w:t>6</w:t>
      </w:r>
    </w:p>
    <w:p w14:paraId="2B95E2C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The Department of State will make, certify, and transmit electronically a copy of the certificate of amendment to the county in which the office of the corporation is located.</w:t>
      </w:r>
      <w:r w:rsidRPr="00A25529">
        <w:rPr>
          <w:rStyle w:val="FootnoteReference"/>
        </w:rPr>
        <w:footnoteReference w:customMarkFollows="1" w:id="248"/>
        <w:t>7</w:t>
      </w:r>
    </w:p>
    <w:p w14:paraId="3029ADE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 corporation, when authorized by the board, may restate in a single certificate the text of its certificate of incorporation without making any amendment or change thereby, except that it may include any one or more of the amendments or changes that may be authorized by the board without a vote of members.</w:t>
      </w:r>
      <w:r w:rsidRPr="00A25529">
        <w:rPr>
          <w:rStyle w:val="FootnoteReference"/>
        </w:rPr>
        <w:footnoteReference w:customMarkFollows="1" w:id="249"/>
        <w:t>8</w:t>
      </w:r>
      <w:r w:rsidRPr="00A25529">
        <w:t xml:space="preserve"> Alternatively, a corporation may restate in a single certificate the text of its certificate of incorporation as amended thereby to effect any one or more of the amendments or changes authorized by the N.Y. Not-for-Profit Corporation Law, when authorized by a vote of a membership class.</w:t>
      </w:r>
      <w:r w:rsidRPr="00A25529">
        <w:rPr>
          <w:rStyle w:val="FootnoteReference"/>
        </w:rPr>
        <w:footnoteReference w:customMarkFollows="1" w:id="250"/>
        <w:t>9</w:t>
      </w:r>
      <w:r w:rsidRPr="00A25529">
        <w:t xml:space="preserve"> Upon filing by the Department of State, the original certificate of incorporation will be superseded and the restated certificate of incorporation, including any amendments and changes made thereby, will be the corporation's certificate of incorporation.</w:t>
      </w:r>
      <w:r w:rsidRPr="00A25529">
        <w:rPr>
          <w:rStyle w:val="FootnoteReference"/>
        </w:rPr>
        <w:t>1</w:t>
      </w:r>
      <w:r w:rsidRPr="00A25529">
        <w:rPr>
          <w:rStyle w:val="FootnoteReference"/>
        </w:rPr>
        <w:footnoteReference w:customMarkFollows="1" w:id="251"/>
        <w:t>0</w:t>
      </w:r>
    </w:p>
    <w:p w14:paraId="4A0261C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 xml:space="preserve">To accomplish such restatement, a restated certificate of incorporation entitled </w:t>
      </w:r>
      <w:r w:rsidRPr="00A25529">
        <w:rPr>
          <w:vanish/>
        </w:rPr>
        <w:t>&amp;ldquo;</w:t>
      </w:r>
      <w:r w:rsidRPr="00A25529">
        <w:rPr>
          <w:rStyle w:val="pxvis"/>
          <w:rFonts w:ascii="Times NewRoman" w:hAnsi="Times NewRoman"/>
          <w:b w:val="0"/>
          <w:sz w:val="24"/>
        </w:rPr>
        <w:t>“</w:t>
      </w:r>
      <w:r w:rsidRPr="00A25529">
        <w:t xml:space="preserve">Restated Certificate of Incorporation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st.ref.id="I06188Q"</w:instrText>
      </w:r>
      <w:r w:rsidRPr="00A25529">
        <w:rPr>
          <w:rStyle w:val="pxst"/>
        </w:rPr>
        <w:fldChar w:fldCharType="end"/>
      </w:r>
      <w:r w:rsidRPr="00A25529">
        <w:rPr>
          <w:rStyle w:val="pxst"/>
        </w:rPr>
        <w:t>Section 805 of the Not-for-Profit Corporation Law</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 The contents of the certificate are enumerated in the statute.</w:t>
      </w:r>
      <w:r w:rsidRPr="00A25529">
        <w:rPr>
          <w:rStyle w:val="FootnoteReference"/>
        </w:rPr>
        <w:t>1</w:t>
      </w:r>
      <w:r w:rsidRPr="00A25529">
        <w:rPr>
          <w:rStyle w:val="FootnoteReference"/>
        </w:rPr>
        <w:footnoteReference w:customMarkFollows="1" w:id="252"/>
        <w:t>1</w:t>
      </w:r>
    </w:p>
    <w:p w14:paraId="586E9CE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The Department of State will make, certify, and transmit electronically a copy of the restated certificate of incorporation to the county in which the office of the corporation is located.</w:t>
      </w:r>
      <w:r w:rsidRPr="00A25529">
        <w:rPr>
          <w:rStyle w:val="FootnoteReference"/>
        </w:rPr>
        <w:t>1</w:t>
      </w:r>
      <w:r w:rsidRPr="00A25529">
        <w:rPr>
          <w:rStyle w:val="FootnoteReference"/>
        </w:rPr>
        <w:footnoteReference w:customMarkFollows="1" w:id="253"/>
        <w:t>2</w:t>
      </w:r>
    </w:p>
    <w:p w14:paraId="268578C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If the restated certificate merely restates the text of the certificate of incorporation without making any amendment or change, then the certificate should include a statement that the text of the certificate of incorporation, as amended, is thereby restated without further amendment or change to read as therein set forth in full.</w:t>
      </w:r>
      <w:r w:rsidRPr="00A25529">
        <w:rPr>
          <w:rStyle w:val="FootnoteReference"/>
        </w:rPr>
        <w:t>1</w:t>
      </w:r>
      <w:r w:rsidRPr="00A25529">
        <w:rPr>
          <w:rStyle w:val="FootnoteReference"/>
        </w:rPr>
        <w:footnoteReference w:customMarkFollows="1" w:id="254"/>
        <w:t>3</w:t>
      </w:r>
    </w:p>
    <w:p w14:paraId="6977024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If the restated certificate restates the text of the certificate of incorporation as amended or changed thereby, then the restated certificate should include a statement that the certificate of incorporation is amended or changed to effect one or more of the amendments or changes authorized by the N.Y. Not-for-Profit Corporation Law, specifying each such amendment or change and that the text of the certificate of incorporation is thereby restated as amended or changed to read as therein set forth in full.</w:t>
      </w:r>
      <w:r w:rsidRPr="00A25529">
        <w:rPr>
          <w:rStyle w:val="FootnoteReference"/>
        </w:rPr>
        <w:t>1</w:t>
      </w:r>
      <w:r w:rsidRPr="00A25529">
        <w:rPr>
          <w:rStyle w:val="FootnoteReference"/>
        </w:rPr>
        <w:footnoteReference w:customMarkFollows="1" w:id="255"/>
        <w:t>4</w:t>
      </w:r>
    </w:p>
    <w:p w14:paraId="159EEFB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 restated certificate of incorporation need not include statements as to the incorporator(s) or as to the first directors.</w:t>
      </w:r>
      <w:r w:rsidRPr="00A25529">
        <w:rPr>
          <w:rStyle w:val="FootnoteReference"/>
        </w:rPr>
        <w:t>1</w:t>
      </w:r>
      <w:r w:rsidRPr="00A25529">
        <w:rPr>
          <w:rStyle w:val="FootnoteReference"/>
        </w:rPr>
        <w:footnoteReference w:customMarkFollows="1" w:id="256"/>
        <w:t>5</w:t>
      </w:r>
    </w:p>
    <w:p w14:paraId="0D5E8FAE" w14:textId="77777777" w:rsidR="00FB29D8" w:rsidRPr="00A25529" w:rsidRDefault="00FB29D8">
      <w:pPr>
        <w:pStyle w:val="pxs"/>
        <w:spacing w:before="180"/>
        <w:rPr>
          <w:rPrChange w:id="1434" w:author="Cara Cardinale" w:date="2025-03-04T10:36:00Z">
            <w:rPr>
              <w:sz w:val="27"/>
            </w:rPr>
          </w:rPrChange>
        </w:rPr>
      </w:pPr>
      <w:r w:rsidRPr="00A25529">
        <w:rPr>
          <w:rPrChange w:id="1435" w:author="Cara Cardinale" w:date="2025-03-04T10:36:00Z">
            <w:rPr>
              <w:sz w:val="27"/>
            </w:rPr>
          </w:rPrChange>
        </w:rPr>
        <w:t>30:43. Bylaws</w:t>
      </w:r>
    </w:p>
    <w:p w14:paraId="7FBABE07" w14:textId="77777777" w:rsidR="00FB29D8" w:rsidRPr="00A25529" w:rsidRDefault="00FB29D8">
      <w:pPr>
        <w:pStyle w:val="pxrr"/>
        <w:spacing w:before="180"/>
        <w:rPr>
          <w:sz w:val="24"/>
          <w:szCs w:val="24"/>
        </w:rPr>
      </w:pPr>
      <w:r w:rsidRPr="00A25529">
        <w:rPr>
          <w:rStyle w:val="pxvis"/>
          <w:rFonts w:cs="Arial"/>
          <w:bCs/>
          <w:sz w:val="50"/>
          <w:rPrChange w:id="1436" w:author="Cara Cardinale" w:date="2025-03-04T10:36:00Z">
            <w:rPr>
              <w:rStyle w:val="pxvis"/>
              <w:rFonts w:cs="Arial"/>
              <w:bCs/>
            </w:rPr>
          </w:rPrChange>
        </w:rPr>
        <w:t>Research References</w:t>
      </w:r>
    </w:p>
    <w:p w14:paraId="3A191F1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tk.ref.id="I00ATOW"</w:instrText>
      </w:r>
      <w:r w:rsidRPr="00A25529">
        <w:rPr>
          <w:rStyle w:val="pxtk"/>
        </w:rPr>
        <w:fldChar w:fldCharType="end"/>
      </w:r>
      <w:r w:rsidRPr="00A25529">
        <w:rPr>
          <w:rStyle w:val="pxtk"/>
        </w:rPr>
        <w:t>West's Key Number Digest, Corporations and Business Organizations &amp;key;3384</w:t>
      </w:r>
    </w:p>
    <w:p w14:paraId="70CB45B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p.ct.id="f2fd26a0b92511efa75bc0a5c2da1858|47|30:43"</w:instrText>
      </w:r>
      <w:r w:rsidRPr="00A25529">
        <w:fldChar w:fldCharType="end"/>
      </w:r>
      <w:r w:rsidRPr="00A25529">
        <w:t xml:space="preserve">The term </w:t>
      </w:r>
      <w:r w:rsidRPr="00A25529">
        <w:rPr>
          <w:vanish/>
        </w:rPr>
        <w:t>&amp;ldquo;</w:t>
      </w:r>
      <w:r w:rsidRPr="00A25529">
        <w:rPr>
          <w:rStyle w:val="pxvis"/>
          <w:rFonts w:ascii="Times NewRoman" w:hAnsi="Times NewRoman"/>
          <w:b w:val="0"/>
          <w:sz w:val="24"/>
        </w:rPr>
        <w:t>“</w:t>
      </w:r>
      <w:r w:rsidRPr="00A25529">
        <w:t>bylaws</w:t>
      </w:r>
      <w:r w:rsidRPr="00A25529">
        <w:rPr>
          <w:vanish/>
        </w:rPr>
        <w:t>&amp;rdquo;</w:t>
      </w:r>
      <w:r w:rsidRPr="00A25529">
        <w:rPr>
          <w:rStyle w:val="pxvis"/>
          <w:rFonts w:ascii="Times NewRoman" w:hAnsi="Times NewRoman"/>
          <w:b w:val="0"/>
          <w:sz w:val="24"/>
        </w:rPr>
        <w:t>”</w:t>
      </w:r>
      <w:r w:rsidRPr="00A25529">
        <w:t xml:space="preserve"> for a not-for-profit corporation means the code of rules adopted for the regulation or management of the affairs of the corporation, irrespective of the name by which such rules are designated.</w:t>
      </w:r>
      <w:r w:rsidRPr="00A25529">
        <w:rPr>
          <w:rStyle w:val="FootnoteReference"/>
        </w:rPr>
        <w:footnoteReference w:customMarkFollows="1" w:id="257"/>
        <w:t>1</w:t>
      </w:r>
      <w:r w:rsidRPr="00A25529">
        <w:t xml:space="preserve"> They serve the same purpose as do bylaws of a corporation for profit. They set forth the details of internal government with respect to the membership structure and details concerning regulation of the corporation's trustees and officers. Any provision that might properly be included in the bylaws may be incorporated in the certificate of incorporation. The day-to-day regulation of corporate affairs is, however, generally specified in the bylaws, allowing the certificate to be kept as simple as possible.</w:t>
      </w:r>
      <w:r w:rsidRPr="00A25529">
        <w:rPr>
          <w:rStyle w:val="FootnoteReference"/>
        </w:rPr>
        <w:footnoteReference w:customMarkFollows="1" w:id="258"/>
        <w:t>2</w:t>
      </w:r>
    </w:p>
    <w:p w14:paraId="413E87CC" w14:textId="77777777" w:rsidR="00FB29D8" w:rsidRPr="00A25529" w:rsidRDefault="00FB29D8">
      <w:pPr>
        <w:pStyle w:val="pxtipn"/>
        <w:spacing w:before="180"/>
        <w:ind w:left="720" w:right="720"/>
      </w:pPr>
      <w:r w:rsidRPr="00A25529">
        <w:t>Practice Tip:</w:t>
      </w:r>
    </w:p>
    <w:p w14:paraId="16EC82F1"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p.ct.id="f2fd26a0b92511efa75bc0a5c2da1858|47|30:43"</w:instrText>
      </w:r>
      <w:r w:rsidRPr="00A25529">
        <w:fldChar w:fldCharType="end"/>
      </w:r>
      <w:r w:rsidRPr="00A25529">
        <w:t>Bylaws should be distinguished from corporate resolutions. Although a bylaw may be adopted by resolution, once adopted, the bylaw becomes a continuing and permanent rule. Conversely, a resolution is usually confined to a single corporate act.</w:t>
      </w:r>
    </w:p>
    <w:p w14:paraId="0A680543" w14:textId="77777777" w:rsidR="00FB29D8" w:rsidRPr="00A25529" w:rsidRDefault="00FB29D8">
      <w:pPr>
        <w:pStyle w:val="pxs"/>
        <w:spacing w:before="180"/>
        <w:rPr>
          <w:rPrChange w:id="1439" w:author="Cara Cardinale" w:date="2025-03-04T10:36:00Z">
            <w:rPr>
              <w:sz w:val="27"/>
            </w:rPr>
          </w:rPrChange>
        </w:rPr>
      </w:pPr>
      <w:r w:rsidRPr="00A25529">
        <w:rPr>
          <w:rPrChange w:id="1440" w:author="Cara Cardinale" w:date="2025-03-04T10:36:00Z">
            <w:rPr>
              <w:sz w:val="27"/>
            </w:rPr>
          </w:rPrChange>
        </w:rPr>
        <w:t>30:44. Bylaws</w:t>
      </w:r>
      <w:r w:rsidRPr="00A25529">
        <w:rPr>
          <w:rStyle w:val="pxsep"/>
        </w:rPr>
        <w:t xml:space="preserve">-- </w:t>
      </w:r>
      <w:r w:rsidRPr="00A25529">
        <w:rPr>
          <w:rPrChange w:id="1441" w:author="Cara Cardinale" w:date="2025-03-04T10:36:00Z">
            <w:rPr>
              <w:sz w:val="27"/>
            </w:rPr>
          </w:rPrChange>
        </w:rPr>
        <w:t>Contents</w:t>
      </w:r>
    </w:p>
    <w:p w14:paraId="539E872C" w14:textId="77777777" w:rsidR="00FB29D8" w:rsidRPr="00A25529" w:rsidRDefault="00FB29D8">
      <w:pPr>
        <w:pStyle w:val="pxrr"/>
        <w:spacing w:before="180"/>
        <w:rPr>
          <w:sz w:val="24"/>
          <w:szCs w:val="24"/>
        </w:rPr>
      </w:pPr>
      <w:r w:rsidRPr="00A25529">
        <w:rPr>
          <w:rStyle w:val="pxvis"/>
          <w:rFonts w:cs="Arial"/>
          <w:bCs/>
          <w:sz w:val="50"/>
          <w:rPrChange w:id="1442" w:author="Cara Cardinale" w:date="2025-03-04T10:36:00Z">
            <w:rPr>
              <w:rStyle w:val="pxvis"/>
              <w:rFonts w:cs="Arial"/>
              <w:bCs/>
            </w:rPr>
          </w:rPrChange>
        </w:rPr>
        <w:t>Research References</w:t>
      </w:r>
    </w:p>
    <w:p w14:paraId="03B486C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tk.ref.id="I05X07O"</w:instrText>
      </w:r>
      <w:r w:rsidRPr="00A25529">
        <w:rPr>
          <w:rStyle w:val="pxtk"/>
        </w:rPr>
        <w:fldChar w:fldCharType="end"/>
      </w:r>
      <w:r w:rsidRPr="00A25529">
        <w:rPr>
          <w:rStyle w:val="pxtk"/>
        </w:rPr>
        <w:t>West's Key Number Digest, Corporations and Business Organizations &amp;key;3384</w:t>
      </w:r>
    </w:p>
    <w:p w14:paraId="3FA3CB2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p.ct.id="f2fd26a0b92511efa75bc0a5c2da1858|48|30:44"</w:instrText>
      </w:r>
      <w:r w:rsidRPr="00A25529">
        <w:fldChar w:fldCharType="end"/>
      </w:r>
      <w:r w:rsidRPr="00A25529">
        <w:t>The bylaws may contain any provision relating to the business of the corporation, the conduct of its affairs, its rights or powers, or the rights or powers of its members, directors, or officers, not inconsistent with law or the certificate of incorporation.</w:t>
      </w:r>
      <w:r w:rsidRPr="00A25529">
        <w:rPr>
          <w:rStyle w:val="FootnoteReference"/>
        </w:rPr>
        <w:footnoteReference w:customMarkFollows="1" w:id="259"/>
        <w:t>1</w:t>
      </w:r>
      <w:r w:rsidRPr="00A25529">
        <w:t xml:space="preserve"> The certificate of incorporation may set forth any provision, not inconsistent with the N.Y. Not-for-Profit Corporation Law or any other statute of the State of New York, which provision is for the regulation of the internal affairs of the corporation, including types or classes of membership and the distribution of assets on dissolution or final liquidation, or required by any governmental body or officer or other person or body as a condition for giving the consent or approval required for the filing of the certificate of incorporation.</w:t>
      </w:r>
      <w:r w:rsidRPr="00A25529">
        <w:rPr>
          <w:rStyle w:val="FootnoteReference"/>
        </w:rPr>
        <w:footnoteReference w:customMarkFollows="1" w:id="260"/>
        <w:t>2</w:t>
      </w:r>
    </w:p>
    <w:p w14:paraId="09B45901" w14:textId="77777777" w:rsidR="00FB29D8" w:rsidRPr="00A25529" w:rsidRDefault="00FB29D8">
      <w:pPr>
        <w:pStyle w:val="pxtipn"/>
        <w:spacing w:before="180"/>
        <w:ind w:left="720" w:right="720"/>
      </w:pPr>
      <w:r w:rsidRPr="00A25529">
        <w:t>Practice Tip:</w:t>
      </w:r>
    </w:p>
    <w:p w14:paraId="66C72EB0"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p.ct.id="f2fd26a0b92511efa75bc0a5c2da1858|48|30:44"</w:instrText>
      </w:r>
      <w:r w:rsidRPr="00A25529">
        <w:fldChar w:fldCharType="end"/>
      </w:r>
      <w:r w:rsidRPr="00A25529">
        <w:t>It should be noted as a practical consideration that whether particular matters should be treated in the certificate of incorporation or in the bylaws depends to some extent on such factors as the size of the corporation and the desired amount of membership regulation. Generally, the more routine matters involved in governing a corporation should be placed in the bylaws. Where there is a choice between putting provisions in the bylaws or the certificate, the bylaws will sometimes be chosen because they are not a matter of public record. In this connection, it should be noted that amendment of the certificate is considerably more difficult than amendment of the bylaws.</w:t>
      </w:r>
    </w:p>
    <w:p w14:paraId="0257000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p.ct.id="f2fd26a0b92511efa75bc0a5c2da1858|48|30:44"</w:instrText>
      </w:r>
      <w:r w:rsidRPr="00A25529">
        <w:fldChar w:fldCharType="end"/>
      </w:r>
      <w:r w:rsidRPr="00A25529">
        <w:t>In order to be valid and binding, a bylaw must not disturb vested rights or impair the obligation of a contract, take away or abridge substantial rights of a member, affect rights of property, or create an obligation unknown to the law. Furthermore, a bylaw must be a general regulation affecting all the members alike; it cannot be directed against a single member. Any bylaw must have a rational nexus to the organization's purpose, be nondiscriminatory in its application, and refrain from depriving members of any right expressly granted in the basic agreement and not made expressly subject to revision of a so-called vested right. Nevertheless, it is not true that a bylaw must never modify or vary rights of individuals; if such were the case, no valid bylaw whatever could be made.</w:t>
      </w:r>
      <w:r w:rsidRPr="00A25529">
        <w:rPr>
          <w:rStyle w:val="FootnoteReference"/>
        </w:rPr>
        <w:footnoteReference w:customMarkFollows="1" w:id="261"/>
        <w:t>3</w:t>
      </w:r>
    </w:p>
    <w:p w14:paraId="5EA93AE6" w14:textId="77777777" w:rsidR="00FB29D8" w:rsidRPr="00A25529" w:rsidRDefault="00FB29D8">
      <w:pPr>
        <w:pStyle w:val="pxs"/>
        <w:spacing w:before="180"/>
        <w:rPr>
          <w:rPrChange w:id="1447" w:author="Cara Cardinale" w:date="2025-03-04T10:36:00Z">
            <w:rPr>
              <w:sz w:val="27"/>
            </w:rPr>
          </w:rPrChange>
        </w:rPr>
      </w:pPr>
      <w:r w:rsidRPr="00A25529">
        <w:rPr>
          <w:rPrChange w:id="1448" w:author="Cara Cardinale" w:date="2025-03-04T10:36:00Z">
            <w:rPr>
              <w:sz w:val="27"/>
            </w:rPr>
          </w:rPrChange>
        </w:rPr>
        <w:t>30:45. Bylaws</w:t>
      </w:r>
      <w:r w:rsidRPr="00A25529">
        <w:rPr>
          <w:rStyle w:val="pxsep"/>
        </w:rPr>
        <w:t xml:space="preserve">-- </w:t>
      </w:r>
      <w:r w:rsidRPr="00A25529">
        <w:rPr>
          <w:rPrChange w:id="1449" w:author="Cara Cardinale" w:date="2025-03-04T10:36:00Z">
            <w:rPr>
              <w:sz w:val="27"/>
            </w:rPr>
          </w:rPrChange>
        </w:rPr>
        <w:t>Adoption, amendment, and repeal</w:t>
      </w:r>
    </w:p>
    <w:p w14:paraId="1D457D66" w14:textId="77777777" w:rsidR="00FB29D8" w:rsidRPr="00A25529" w:rsidRDefault="00FB29D8">
      <w:pPr>
        <w:pStyle w:val="pxrr"/>
        <w:spacing w:before="180"/>
        <w:rPr>
          <w:sz w:val="24"/>
          <w:szCs w:val="24"/>
        </w:rPr>
      </w:pPr>
      <w:r w:rsidRPr="00A25529">
        <w:rPr>
          <w:rStyle w:val="pxvis"/>
          <w:rFonts w:cs="Arial"/>
          <w:bCs/>
          <w:sz w:val="50"/>
          <w:rPrChange w:id="1450" w:author="Cara Cardinale" w:date="2025-03-04T10:36:00Z">
            <w:rPr>
              <w:rStyle w:val="pxvis"/>
              <w:rFonts w:cs="Arial"/>
              <w:bCs/>
            </w:rPr>
          </w:rPrChange>
        </w:rPr>
        <w:t>Research References</w:t>
      </w:r>
    </w:p>
    <w:p w14:paraId="0DE8757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tk.ref.id="I0057GF"</w:instrText>
      </w:r>
      <w:r w:rsidRPr="00A25529">
        <w:rPr>
          <w:rStyle w:val="pxtk"/>
        </w:rPr>
        <w:fldChar w:fldCharType="end"/>
      </w:r>
      <w:r w:rsidRPr="00A25529">
        <w:rPr>
          <w:rStyle w:val="pxtk"/>
        </w:rPr>
        <w:t>West's Key Number Digest, Corporations and Business Organizations &amp;key;3384</w:t>
      </w:r>
    </w:p>
    <w:p w14:paraId="29F0288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The initial bylaws of a corporation may be adopted by its incorporators at its organization meeting and, if not so adopted by its incorporators, by its board of directors.</w:t>
      </w:r>
      <w:r w:rsidRPr="00A25529">
        <w:rPr>
          <w:rStyle w:val="FootnoteReference"/>
        </w:rPr>
        <w:footnoteReference w:customMarkFollows="1" w:id="262"/>
        <w:t>1</w:t>
      </w:r>
    </w:p>
    <w:p w14:paraId="7D4FC75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The N.Y. Not-for-Profit Corporation Law provides different methods for the adoption of new bylaws. Bylaws may be adopted by the members of the not-for-profit corporation entitled to vote at that time in the election of directors and, unless otherwise provided in the certificate of incorporation or the bylaws adopted by the members, by the board of directors.</w:t>
      </w:r>
      <w:r w:rsidRPr="00A25529">
        <w:rPr>
          <w:rStyle w:val="FootnoteReference"/>
        </w:rPr>
        <w:footnoteReference w:customMarkFollows="1" w:id="263"/>
        <w:t>2</w:t>
      </w:r>
      <w:r w:rsidRPr="00A25529">
        <w:t xml:space="preserve"> If so provided in some other law of the state, any governmental body or officer authorized by such law to supervise a not-for-profit corporation created under such law may adopt bylaws.</w:t>
      </w:r>
      <w:r w:rsidRPr="00A25529">
        <w:rPr>
          <w:rStyle w:val="FootnoteReference"/>
        </w:rPr>
        <w:footnoteReference w:customMarkFollows="1" w:id="264"/>
        <w:t>3</w:t>
      </w:r>
    </w:p>
    <w:p w14:paraId="78A0327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Any bylaw adopted by the board may be amended or repealed by the members and, unless otherwise provided in the certificate of incorporation or the bylaws adopted by the members, any bylaw adopted by the members may be amended or repealed by the board.</w:t>
      </w:r>
      <w:r w:rsidRPr="00A25529">
        <w:rPr>
          <w:rStyle w:val="FootnoteReference"/>
        </w:rPr>
        <w:footnoteReference w:customMarkFollows="1" w:id="265"/>
        <w:t>4</w:t>
      </w:r>
    </w:p>
    <w:p w14:paraId="34BC1C67" w14:textId="77777777" w:rsidR="00FB29D8" w:rsidRPr="00A25529" w:rsidRDefault="00FB29D8">
      <w:pPr>
        <w:pStyle w:val="pxp"/>
        <w:rPr>
          <w:ins w:id="1455" w:author="Cara Cardinale" w:date="2025-01-20T22:47: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If any bylaws regulating an impending election of directors is adopted, amended, or repealed by the board, there must be set forth in the notice of the next meeting of members for the election of directors the bylaw so adopted, amended, or repealed, together with a concise statement of the changes made.</w:t>
      </w:r>
      <w:r w:rsidRPr="00A25529">
        <w:rPr>
          <w:rStyle w:val="FootnoteReference"/>
        </w:rPr>
        <w:footnoteReference w:customMarkFollows="1" w:id="266"/>
        <w:t>5</w:t>
      </w:r>
    </w:p>
    <w:p w14:paraId="2F9A5EEE" w14:textId="77777777" w:rsidR="00073160" w:rsidRPr="00A25529" w:rsidRDefault="00073160" w:rsidP="00073160">
      <w:pPr>
        <w:rPr>
          <w:vertAlign w:val="superscript"/>
          <w:rPrChange w:id="1459" w:author="Cara Cardinale" w:date="2025-03-04T10:36:00Z">
            <w:rPr/>
          </w:rPrChange>
        </w:rPr>
        <w:pPrChange w:id="1460" w:author="Cara Cardinale" w:date="2025-01-20T22:47:00Z">
          <w:pPr>
            <w:pStyle w:val="pxp"/>
          </w:pPr>
        </w:pPrChange>
      </w:pPr>
      <w:ins w:id="1461" w:author="Cara Cardinale" w:date="2025-01-20T22:47:00Z">
        <w:r w:rsidRPr="00A25529">
          <w:tab/>
          <w:t>In the case of residential not-for-profit corporations, changes including the adoption, amendment or repeal of the bylaws by the board of directors must be provided to the members, stockholders, and delegates of such corporation in writing, by physical or electronic means, within ten days of such adoption.</w:t>
        </w:r>
      </w:ins>
      <w:ins w:id="1462" w:author="Cara Cardinale" w:date="2025-01-20T22:48:00Z">
        <w:r w:rsidRPr="00A25529">
          <w:rPr>
            <w:vertAlign w:val="superscript"/>
          </w:rPr>
          <w:t>6</w:t>
        </w:r>
      </w:ins>
    </w:p>
    <w:p w14:paraId="50389D30" w14:textId="77777777" w:rsidR="00FB29D8" w:rsidRPr="00A25529" w:rsidRDefault="00FB29D8">
      <w:pPr>
        <w:pStyle w:val="pxtipn"/>
        <w:spacing w:before="180"/>
        <w:ind w:left="720" w:right="720"/>
      </w:pPr>
      <w:r w:rsidRPr="00A25529">
        <w:t>Practice Tip:</w:t>
      </w:r>
    </w:p>
    <w:p w14:paraId="26F31447"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The original, or a copy, of the bylaws as amended or otherwise altered, certified by the secretary of the corporation, should be kept at the principal office of the corporation.</w:t>
      </w:r>
    </w:p>
    <w:p w14:paraId="565DB977" w14:textId="77777777" w:rsidR="00FB29D8" w:rsidRPr="00A25529" w:rsidRDefault="00FB29D8">
      <w:pPr>
        <w:pStyle w:val="pxs"/>
        <w:spacing w:before="180"/>
        <w:rPr>
          <w:rPrChange w:id="1463" w:author="Cara Cardinale" w:date="2025-03-04T10:36:00Z">
            <w:rPr>
              <w:sz w:val="27"/>
            </w:rPr>
          </w:rPrChange>
        </w:rPr>
      </w:pPr>
      <w:r w:rsidRPr="00A25529">
        <w:rPr>
          <w:rPrChange w:id="1464" w:author="Cara Cardinale" w:date="2025-03-04T10:36:00Z">
            <w:rPr>
              <w:sz w:val="27"/>
            </w:rPr>
          </w:rPrChange>
        </w:rPr>
        <w:t>30:46. Corporate name; reservation; change</w:t>
      </w:r>
    </w:p>
    <w:p w14:paraId="64A0E39E" w14:textId="77777777" w:rsidR="00FB29D8" w:rsidRPr="00A25529" w:rsidRDefault="00FB29D8">
      <w:pPr>
        <w:pStyle w:val="pxrr"/>
        <w:spacing w:before="180"/>
        <w:rPr>
          <w:sz w:val="24"/>
          <w:szCs w:val="24"/>
        </w:rPr>
      </w:pPr>
      <w:r w:rsidRPr="00A25529">
        <w:rPr>
          <w:rStyle w:val="pxvis"/>
          <w:rFonts w:cs="Arial"/>
          <w:bCs/>
          <w:sz w:val="50"/>
          <w:rPrChange w:id="1465" w:author="Cara Cardinale" w:date="2025-03-04T10:36:00Z">
            <w:rPr>
              <w:rStyle w:val="pxvis"/>
              <w:rFonts w:cs="Arial"/>
              <w:bCs/>
            </w:rPr>
          </w:rPrChange>
        </w:rPr>
        <w:t>Research References</w:t>
      </w:r>
    </w:p>
    <w:p w14:paraId="0B4918F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tk.ref.id="I0057M7"</w:instrText>
      </w:r>
      <w:r w:rsidRPr="00A25529">
        <w:rPr>
          <w:rStyle w:val="pxtk"/>
        </w:rPr>
        <w:fldChar w:fldCharType="end"/>
      </w:r>
      <w:r w:rsidRPr="00A25529">
        <w:rPr>
          <w:rStyle w:val="pxtk"/>
        </w:rPr>
        <w:t>West's Key Number Digest, Corporations and Business Organizations &amp;key;3382</w:t>
      </w:r>
    </w:p>
    <w:p w14:paraId="0E506DA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The selection of a distinctive corporate name will be one of the first tasks of the incorporators, and it should be noted that certain statutory requirements and limitations</w:t>
      </w:r>
      <w:r w:rsidRPr="00A25529">
        <w:rPr>
          <w:rStyle w:val="FootnoteReference"/>
        </w:rPr>
        <w:footnoteReference w:customMarkFollows="1" w:id="267"/>
        <w:t>1</w:t>
      </w:r>
      <w:r w:rsidRPr="00A25529">
        <w:t xml:space="preserve"> must be taken into account in making the selection. The corporate name need not be in the English language as long as it is written in English letters or characters.</w:t>
      </w:r>
      <w:r w:rsidRPr="00A25529">
        <w:rPr>
          <w:rStyle w:val="FootnoteReference"/>
        </w:rPr>
        <w:footnoteReference w:customMarkFollows="1" w:id="268"/>
        <w:t>2</w:t>
      </w:r>
    </w:p>
    <w:p w14:paraId="3E8BDEB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According to statute, the corporate name must:</w:t>
      </w:r>
    </w:p>
    <w:p w14:paraId="16ECB32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(a) Contain the word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incorporated,</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limited</w:t>
      </w:r>
      <w:r w:rsidRPr="00A25529">
        <w:rPr>
          <w:vanish/>
        </w:rPr>
        <w:t>&amp;rdquo;</w:t>
      </w:r>
      <w:r w:rsidRPr="00A25529">
        <w:rPr>
          <w:rStyle w:val="pxvis"/>
          <w:rFonts w:ascii="Times NewRoman" w:hAnsi="Times NewRoman"/>
          <w:b w:val="0"/>
          <w:sz w:val="24"/>
        </w:rPr>
        <w:t>”</w:t>
      </w:r>
      <w:r w:rsidRPr="00A25529">
        <w:t xml:space="preserve"> or an abbreviation of one of such words, unless the corporation is formed for charitable or religious purposes or for purposes requiring special approval or is a bar association;</w:t>
      </w:r>
      <w:r w:rsidRPr="00A25529">
        <w:rPr>
          <w:rStyle w:val="FootnoteReference"/>
        </w:rPr>
        <w:footnoteReference w:customMarkFollows="1" w:id="269"/>
        <w:t>3</w:t>
      </w:r>
    </w:p>
    <w:p w14:paraId="11A2C03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(b) Be such as to distinguish it from the names of corporations of any kind, or a fictitious name of an authorized foreign corporation, as such names appear on the Department of State's index of names of existing domestic and authorized foreign corporations of any kind, including fictitious names of authorized foreign corporations;</w:t>
      </w:r>
      <w:r w:rsidRPr="00A25529">
        <w:rPr>
          <w:rStyle w:val="FootnoteReference"/>
        </w:rPr>
        <w:footnoteReference w:customMarkFollows="1" w:id="270"/>
        <w:t>4</w:t>
      </w:r>
    </w:p>
    <w:p w14:paraId="2BB56D14"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(c) Not contain any word or phrase or any abbreviation or derivative of a word or phrase, the use of which is prohibited or restricted by statute;</w:t>
      </w:r>
      <w:r w:rsidRPr="00A25529">
        <w:rPr>
          <w:rStyle w:val="FootnoteReference"/>
        </w:rPr>
        <w:footnoteReference w:customMarkFollows="1" w:id="271"/>
        <w:t>5</w:t>
      </w:r>
    </w:p>
    <w:p w14:paraId="6A266357"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(d) Not contain any word or phrase, or any abbreviation or derivative of a word or phrase, in a context that indicates or implies that the corporation is formed or authorized for any purpose or is possessed in the state of any power other than a purpose for which, or a power with which, the domestic corporation may be and is formed or the foreign corporation is authorized;</w:t>
      </w:r>
      <w:r w:rsidRPr="00A25529">
        <w:rPr>
          <w:rStyle w:val="FootnoteReference"/>
        </w:rPr>
        <w:footnoteReference w:customMarkFollows="1" w:id="272"/>
        <w:t>6</w:t>
      </w:r>
    </w:p>
    <w:p w14:paraId="5DBE00F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(e) Not, with certain exceptions, contain any of the proscribed words or phrases, or any abbreviation or derivative of such words or phrases, to include </w:t>
      </w:r>
      <w:r w:rsidRPr="00A25529">
        <w:rPr>
          <w:vanish/>
        </w:rPr>
        <w:t>&amp;ldquo;</w:t>
      </w:r>
      <w:r w:rsidRPr="00A25529">
        <w:rPr>
          <w:rStyle w:val="pxvis"/>
          <w:rFonts w:ascii="Times NewRoman" w:hAnsi="Times NewRoman"/>
          <w:b w:val="0"/>
          <w:sz w:val="24"/>
        </w:rPr>
        <w:t>“</w:t>
      </w:r>
      <w:r w:rsidRPr="00A25529">
        <w:t>bank,</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casualty,</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doctor,</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endowment,</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insurance,</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lawyer,</w:t>
      </w:r>
      <w:r w:rsidRPr="00A25529">
        <w:rPr>
          <w:vanish/>
        </w:rPr>
        <w:t>&amp;rdquo;</w:t>
      </w:r>
      <w:r w:rsidRPr="00A25529">
        <w:rPr>
          <w:rStyle w:val="pxvis"/>
          <w:rFonts w:ascii="Times NewRoman" w:hAnsi="Times NewRoman"/>
          <w:b w:val="0"/>
          <w:sz w:val="24"/>
        </w:rPr>
        <w:t>”</w:t>
      </w:r>
      <w:r w:rsidRPr="00A25529">
        <w:t xml:space="preserve"> and </w:t>
      </w:r>
      <w:r w:rsidRPr="00A25529">
        <w:rPr>
          <w:vanish/>
        </w:rPr>
        <w:t>&amp;ldquo;</w:t>
      </w:r>
      <w:r w:rsidRPr="00A25529">
        <w:rPr>
          <w:rStyle w:val="pxvis"/>
          <w:rFonts w:ascii="Times NewRoman" w:hAnsi="Times NewRoman"/>
          <w:b w:val="0"/>
          <w:sz w:val="24"/>
        </w:rPr>
        <w:t>“</w:t>
      </w:r>
      <w:r w:rsidRPr="00A25529">
        <w:t>underwriter</w:t>
      </w:r>
      <w:r w:rsidRPr="00A25529">
        <w:rPr>
          <w:vanish/>
        </w:rPr>
        <w:t>&amp;rdquo;</w:t>
      </w:r>
      <w:r w:rsidRPr="00A25529">
        <w:rPr>
          <w:rStyle w:val="pxvis"/>
          <w:rFonts w:ascii="Times NewRoman" w:hAnsi="Times NewRoman"/>
          <w:b w:val="0"/>
          <w:sz w:val="24"/>
        </w:rPr>
        <w:t>”</w:t>
      </w:r>
      <w:r w:rsidRPr="00A25529">
        <w:t>;</w:t>
      </w:r>
      <w:r w:rsidRPr="00A25529">
        <w:rPr>
          <w:rStyle w:val="FootnoteReference"/>
        </w:rPr>
        <w:footnoteReference w:customMarkFollows="1" w:id="273"/>
        <w:t>7</w:t>
      </w:r>
    </w:p>
    <w:p w14:paraId="5D37969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(f) Not contain any word or phrase, or any abbreviation or derivative of a word or phrase, in a context that will tend to mislead the public into believing that the corporation is an agency or instrumentality of the United States or the State of New York, or a subdivision of such entities, or is a public corporation;</w:t>
      </w:r>
      <w:r w:rsidRPr="00A25529">
        <w:rPr>
          <w:rStyle w:val="FootnoteReference"/>
        </w:rPr>
        <w:footnoteReference w:customMarkFollows="1" w:id="274"/>
        <w:t>8</w:t>
      </w:r>
    </w:p>
    <w:p w14:paraId="3899D62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(g) Not contain the word </w:t>
      </w:r>
      <w:r w:rsidRPr="00A25529">
        <w:rPr>
          <w:vanish/>
        </w:rPr>
        <w:t>&amp;ldquo;</w:t>
      </w:r>
      <w:r w:rsidRPr="00A25529">
        <w:rPr>
          <w:rStyle w:val="pxvis"/>
          <w:rFonts w:ascii="Times NewRoman" w:hAnsi="Times NewRoman"/>
          <w:b w:val="0"/>
          <w:sz w:val="24"/>
        </w:rPr>
        <w:t>“</w:t>
      </w:r>
      <w:r w:rsidRPr="00A25529">
        <w:t>cooperative</w:t>
      </w:r>
      <w:r w:rsidRPr="00A25529">
        <w:rPr>
          <w:vanish/>
        </w:rPr>
        <w:t>&amp;rdquo;</w:t>
      </w:r>
      <w:r w:rsidRPr="00A25529">
        <w:rPr>
          <w:rStyle w:val="pxvis"/>
          <w:rFonts w:ascii="Times NewRoman" w:hAnsi="Times NewRoman"/>
          <w:b w:val="0"/>
          <w:sz w:val="24"/>
        </w:rPr>
        <w:t>”</w:t>
      </w:r>
      <w:r w:rsidRPr="00A25529">
        <w:t xml:space="preserve"> or an abbreviation, contraction, or derivative of such word.</w:t>
      </w:r>
      <w:r w:rsidRPr="00A25529">
        <w:rPr>
          <w:rStyle w:val="FootnoteReference"/>
        </w:rPr>
        <w:footnoteReference w:customMarkFollows="1" w:id="275"/>
        <w:t>9</w:t>
      </w:r>
    </w:p>
    <w:p w14:paraId="00BA980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(h) Not contain any word or phrase, or any abbreviation or derivation of a word or phrase, that, separately or in context, is indecent or obscene or ridicules or degrades any person, group, belief, business, or agency of government or indicates or implies any unlawful activity;</w:t>
      </w:r>
      <w:r w:rsidRPr="00A25529">
        <w:rPr>
          <w:rStyle w:val="FootnoteReference"/>
        </w:rPr>
        <w:t>1</w:t>
      </w:r>
      <w:r w:rsidRPr="00A25529">
        <w:rPr>
          <w:rStyle w:val="FootnoteReference"/>
        </w:rPr>
        <w:footnoteReference w:customMarkFollows="1" w:id="276"/>
        <w:t>0</w:t>
      </w:r>
    </w:p>
    <w:p w14:paraId="1167EF6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After having determined that a given name is available for use, counsel should arrange to reserve it. A corporate name may be reserved by: (1) any person intending to form a domestic corporation; (2) any domestic corporation intending to change its name; (3) any foreign corporation intending to apply for authority to conduct activities in New York; (4) any authorized foreign corporation intending to change its name; (5) any person intending to incorporate a foreign corporation and to have it apply for authority to conduct activities in New York; (6) any domestic corporation intending to file the consent of the Attorney General to reinstate such corporation pursuant to the Not-for-Profit Corporation Law.</w:t>
      </w:r>
      <w:r w:rsidRPr="00A25529">
        <w:rPr>
          <w:rStyle w:val="FootnoteReference"/>
        </w:rPr>
        <w:t>1</w:t>
      </w:r>
      <w:r w:rsidRPr="00A25529">
        <w:rPr>
          <w:rStyle w:val="FootnoteReference"/>
        </w:rPr>
        <w:footnoteReference w:customMarkFollows="1" w:id="277"/>
        <w:t>1</w:t>
      </w:r>
    </w:p>
    <w:p w14:paraId="5B593E7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 fictitious name for use as an authorized foreign corporation may be reserved by: (1) any foreign corporation intending to apply for authority to do business in the State of New York; (2) any authorized foreign corporation intending to change its fictitious name under which it conducts activities in this state; and (3) any authorized foreign corporation which has changed its corporate name in its jurisdiction, which new corporate name is not available in this state.</w:t>
      </w:r>
      <w:r w:rsidRPr="00A25529">
        <w:rPr>
          <w:rStyle w:val="FootnoteReference"/>
        </w:rPr>
        <w:t>1</w:t>
      </w:r>
      <w:r w:rsidRPr="00A25529">
        <w:rPr>
          <w:rStyle w:val="FootnoteReference"/>
        </w:rPr>
        <w:footnoteReference w:customMarkFollows="1" w:id="278"/>
        <w:t>2</w:t>
      </w:r>
    </w:p>
    <w:p w14:paraId="09BDD84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An application to reserve a corporate name must be delivered to the Department of State. The application must set forth the applicant's name and address, the name to be reserved, and a statement of the basis under </w:t>
      </w:r>
      <w:r w:rsidRPr="00A25529">
        <w:rPr>
          <w:rStyle w:val="pxst"/>
          <w:color w:val="FF0000"/>
          <w:vertAlign w:val="superscript"/>
        </w:rPr>
        <w:t>►</w:t>
      </w:r>
      <w:r w:rsidRPr="00A25529">
        <w:rPr>
          <w:rStyle w:val="pxst"/>
        </w:rPr>
        <w:fldChar w:fldCharType="begin"/>
      </w:r>
      <w:r w:rsidRPr="00A25529">
        <w:rPr>
          <w:rStyle w:val="pxst"/>
        </w:rPr>
        <w:instrText>st.ref.id="I05SS1M"</w:instrText>
      </w:r>
      <w:r w:rsidRPr="00A25529">
        <w:rPr>
          <w:rStyle w:val="pxst"/>
        </w:rPr>
        <w:fldChar w:fldCharType="end"/>
      </w:r>
      <w:r w:rsidRPr="00A25529">
        <w:rPr>
          <w:rStyle w:val="pxst"/>
        </w:rPr>
        <w:t>Section 303 of the Law</w:t>
      </w:r>
      <w:r w:rsidRPr="00A25529">
        <w:t xml:space="preserve"> for the application,</w:t>
      </w:r>
      <w:r w:rsidRPr="00A25529">
        <w:rPr>
          <w:rStyle w:val="FootnoteReference"/>
        </w:rPr>
        <w:t>1</w:t>
      </w:r>
      <w:r w:rsidRPr="00A25529">
        <w:rPr>
          <w:rStyle w:val="FootnoteReference"/>
        </w:rPr>
        <w:footnoteReference w:customMarkFollows="1" w:id="279"/>
        <w:t>3</w:t>
      </w:r>
      <w:r w:rsidRPr="00A25529">
        <w:t xml:space="preserve"> for example, that the basis for the application is that the applicant is a person intending to form a domestic corporation. The Secretary of State may require the applicant to set forth in the application the nature of the activities to be conducted by the corporation.</w:t>
      </w:r>
      <w:r w:rsidRPr="00A25529">
        <w:rPr>
          <w:rStyle w:val="FootnoteReference"/>
        </w:rPr>
        <w:t>1</w:t>
      </w:r>
      <w:r w:rsidRPr="00A25529">
        <w:rPr>
          <w:rStyle w:val="FootnoteReference"/>
        </w:rPr>
        <w:footnoteReference w:customMarkFollows="1" w:id="280"/>
        <w:t>4</w:t>
      </w:r>
      <w:r w:rsidRPr="00A25529">
        <w:t xml:space="preserve"> The application must be signed by the applicant or the applicant's attorney or agent.</w:t>
      </w:r>
      <w:r w:rsidRPr="00A25529">
        <w:rPr>
          <w:rStyle w:val="FootnoteReference"/>
        </w:rPr>
        <w:t>1</w:t>
      </w:r>
      <w:r w:rsidRPr="00A25529">
        <w:rPr>
          <w:rStyle w:val="FootnoteReference"/>
        </w:rPr>
        <w:footnoteReference w:customMarkFollows="1" w:id="281"/>
        <w:t>5</w:t>
      </w:r>
      <w:r w:rsidRPr="00A25529">
        <w:t xml:space="preserve"> The fee for filing an application for reservation of a corporate name, which is subject to change, is $10.</w:t>
      </w:r>
      <w:r w:rsidRPr="00A25529">
        <w:rPr>
          <w:rStyle w:val="FootnoteReference"/>
        </w:rPr>
        <w:t>1</w:t>
      </w:r>
      <w:r w:rsidRPr="00A25529">
        <w:rPr>
          <w:rStyle w:val="FootnoteReference"/>
        </w:rPr>
        <w:footnoteReference w:customMarkFollows="1" w:id="282"/>
        <w:t>6</w:t>
      </w:r>
    </w:p>
    <w:p w14:paraId="531EB56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If the name is available for corporate use, the Department of State will reserve the name for the applicant's use for a period of 60 days and issue a certificate of reservation.</w:t>
      </w:r>
      <w:r w:rsidRPr="00A25529">
        <w:rPr>
          <w:rStyle w:val="FootnoteReference"/>
        </w:rPr>
        <w:t>1</w:t>
      </w:r>
      <w:r w:rsidRPr="00A25529">
        <w:rPr>
          <w:rStyle w:val="FootnoteReference"/>
        </w:rPr>
        <w:footnoteReference w:customMarkFollows="1" w:id="283"/>
        <w:t>7</w:t>
      </w:r>
      <w:r w:rsidRPr="00A25529">
        <w:t xml:space="preserve"> The certificate of reservation (or in lieu thereof an affidavit by the applicant or by the applicant's agent or attorney that the certificate of reservation has been lost or destroyed) must accompany the certificate of incorporation or the application for authority when it is delivered to the Department of State.</w:t>
      </w:r>
      <w:r w:rsidRPr="00A25529">
        <w:rPr>
          <w:rStyle w:val="FootnoteReference"/>
        </w:rPr>
        <w:t>1</w:t>
      </w:r>
      <w:r w:rsidRPr="00A25529">
        <w:rPr>
          <w:rStyle w:val="FootnoteReference"/>
        </w:rPr>
        <w:footnoteReference w:customMarkFollows="1" w:id="284"/>
        <w:t>8</w:t>
      </w:r>
    </w:p>
    <w:p w14:paraId="5C22A85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The Secretary of State may extend the reservation for additional periods of not more than 60 days each, upon the written request of the applicant, or the applicant's attorney or agent, delivered to the Department of State, to be filed before the expiration of the reservation period then in effect.</w:t>
      </w:r>
      <w:r w:rsidRPr="00A25529">
        <w:rPr>
          <w:rStyle w:val="FootnoteReference"/>
        </w:rPr>
        <w:t>1</w:t>
      </w:r>
      <w:r w:rsidRPr="00A25529">
        <w:rPr>
          <w:rStyle w:val="FootnoteReference"/>
        </w:rPr>
        <w:footnoteReference w:customMarkFollows="1" w:id="285"/>
        <w:t>9</w:t>
      </w:r>
      <w:r w:rsidRPr="00A25529">
        <w:t xml:space="preserve"> The request must have attached to it the certificate of reservation of name.</w:t>
      </w:r>
      <w:r w:rsidRPr="00A25529">
        <w:rPr>
          <w:rStyle w:val="FootnoteReference"/>
        </w:rPr>
        <w:t>2</w:t>
      </w:r>
      <w:r w:rsidRPr="00A25529">
        <w:rPr>
          <w:rStyle w:val="FootnoteReference"/>
        </w:rPr>
        <w:footnoteReference w:customMarkFollows="1" w:id="286"/>
        <w:t>0</w:t>
      </w:r>
      <w:r w:rsidRPr="00A25529">
        <w:t xml:space="preserve"> No more than two such extensions will be granted.</w:t>
      </w:r>
      <w:r w:rsidRPr="00A25529">
        <w:rPr>
          <w:rStyle w:val="FootnoteReference"/>
        </w:rPr>
        <w:t>2</w:t>
      </w:r>
      <w:r w:rsidRPr="00A25529">
        <w:rPr>
          <w:rStyle w:val="FootnoteReference"/>
        </w:rPr>
        <w:footnoteReference w:customMarkFollows="1" w:id="287"/>
        <w:t>1</w:t>
      </w:r>
    </w:p>
    <w:p w14:paraId="38A186C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Upon the applicant's request, delivered to the Department of State before the expiration of the reserved period, together with the certificate of reservation, the Department will cancel the reservation.</w:t>
      </w:r>
      <w:r w:rsidRPr="00A25529">
        <w:rPr>
          <w:rStyle w:val="FootnoteReference"/>
        </w:rPr>
        <w:t>2</w:t>
      </w:r>
      <w:r w:rsidRPr="00A25529">
        <w:rPr>
          <w:rStyle w:val="FootnoteReference"/>
        </w:rPr>
        <w:footnoteReference w:customMarkFollows="1" w:id="288"/>
        <w:t>2</w:t>
      </w:r>
    </w:p>
    <w:p w14:paraId="27BC19F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 corporation may change its name by amending its certificate of incorporation.</w:t>
      </w:r>
      <w:r w:rsidRPr="00A25529">
        <w:rPr>
          <w:rStyle w:val="FootnoteReference"/>
        </w:rPr>
        <w:t>2</w:t>
      </w:r>
      <w:r w:rsidRPr="00A25529">
        <w:rPr>
          <w:rStyle w:val="FootnoteReference"/>
        </w:rPr>
        <w:footnoteReference w:customMarkFollows="1" w:id="289"/>
        <w:t>3</w:t>
      </w:r>
    </w:p>
    <w:p w14:paraId="763E0AB9" w14:textId="77777777" w:rsidR="00FB29D8" w:rsidRPr="00A25529" w:rsidRDefault="00FB29D8">
      <w:pPr>
        <w:pStyle w:val="pxs"/>
        <w:spacing w:before="180"/>
        <w:rPr>
          <w:rPrChange w:id="1466" w:author="Cara Cardinale" w:date="2025-03-04T10:36:00Z">
            <w:rPr>
              <w:sz w:val="27"/>
            </w:rPr>
          </w:rPrChange>
        </w:rPr>
      </w:pPr>
      <w:r w:rsidRPr="00A25529">
        <w:rPr>
          <w:rPrChange w:id="1467" w:author="Cara Cardinale" w:date="2025-03-04T10:36:00Z">
            <w:rPr>
              <w:sz w:val="27"/>
            </w:rPr>
          </w:rPrChange>
        </w:rPr>
        <w:t>30:47. Secretary of State as designated agent for service of process; registered agent</w:t>
      </w:r>
    </w:p>
    <w:p w14:paraId="452E5929" w14:textId="77777777" w:rsidR="00FB29D8" w:rsidRPr="00A25529" w:rsidRDefault="00FB29D8">
      <w:pPr>
        <w:pStyle w:val="pxrr"/>
        <w:spacing w:before="180"/>
        <w:rPr>
          <w:sz w:val="24"/>
          <w:szCs w:val="24"/>
        </w:rPr>
      </w:pPr>
      <w:r w:rsidRPr="00A25529">
        <w:rPr>
          <w:rStyle w:val="pxvis"/>
          <w:rFonts w:cs="Arial"/>
          <w:bCs/>
          <w:sz w:val="50"/>
          <w:rPrChange w:id="1468" w:author="Cara Cardinale" w:date="2025-03-04T10:36:00Z">
            <w:rPr>
              <w:rStyle w:val="pxvis"/>
              <w:rFonts w:cs="Arial"/>
              <w:bCs/>
            </w:rPr>
          </w:rPrChange>
        </w:rPr>
        <w:t>Research References</w:t>
      </w:r>
    </w:p>
    <w:p w14:paraId="1E1F60C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tk.ref.id="I0080YB"</w:instrText>
      </w:r>
      <w:r w:rsidRPr="00A25529">
        <w:rPr>
          <w:rStyle w:val="pxtk"/>
        </w:rPr>
        <w:fldChar w:fldCharType="end"/>
      </w:r>
      <w:r w:rsidRPr="00A25529">
        <w:rPr>
          <w:rStyle w:val="pxtk"/>
        </w:rPr>
        <w:t>West's Key Number Digest, Corporations and Business Organizations &amp;key;3459</w:t>
      </w:r>
    </w:p>
    <w:p w14:paraId="34D04E7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tk.ref.id="I00AU37"</w:instrText>
      </w:r>
      <w:r w:rsidRPr="00A25529">
        <w:rPr>
          <w:rStyle w:val="pxtk"/>
        </w:rPr>
        <w:fldChar w:fldCharType="end"/>
      </w:r>
      <w:r w:rsidRPr="00A25529">
        <w:rPr>
          <w:rStyle w:val="pxtk"/>
        </w:rPr>
        <w:t>West's Key Number Digest, Corporations and Business Organizations &amp;key;3494</w:t>
      </w:r>
    </w:p>
    <w:p w14:paraId="365F107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The Secretary of State is the agent of every domestic corporation formed under the N.Y. Not-for-Profit Corporation Law and every authorized foreign corporation upon whom process against the corporation may be served.</w:t>
      </w:r>
      <w:r w:rsidRPr="00A25529">
        <w:rPr>
          <w:rStyle w:val="FootnoteReference"/>
        </w:rPr>
        <w:footnoteReference w:customMarkFollows="1" w:id="290"/>
        <w:t>1</w:t>
      </w:r>
    </w:p>
    <w:p w14:paraId="7807418D" w14:textId="77777777" w:rsidR="00FB29D8" w:rsidRPr="00A25529" w:rsidRDefault="00FB29D8">
      <w:pPr>
        <w:pStyle w:val="pxtipn"/>
        <w:spacing w:before="180"/>
        <w:ind w:left="720" w:right="720"/>
      </w:pPr>
      <w:r w:rsidRPr="00A25529">
        <w:t>Practice Tip:</w:t>
      </w:r>
    </w:p>
    <w:p w14:paraId="496AB163"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The certificate of incorporation must contain a provision designating the Secretary of State as agent of the corporation upon whom process against it may be served and a post office address within or outside the state to which the Secretary of State can mail a copy of any process against the corporation served on the Secretary of State.</w:t>
      </w:r>
      <w:r w:rsidRPr="00A25529">
        <w:rPr>
          <w:rStyle w:val="FootnoteReference"/>
        </w:rPr>
        <w:footnoteReference w:customMarkFollows="1" w:id="291"/>
        <w:t>2</w:t>
      </w:r>
    </w:p>
    <w:p w14:paraId="1D2403D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Additionally, a domestic corporation organized under the N.Y. Not-for-Profit Corp. Law and a foreign corporation authorized to conduct activities in New York may designate a registered agent in the State of New York upon whom process against the corporation may be served.</w:t>
      </w:r>
      <w:r w:rsidRPr="00A25529">
        <w:rPr>
          <w:rStyle w:val="FootnoteReference"/>
        </w:rPr>
        <w:footnoteReference w:customMarkFollows="1" w:id="292"/>
        <w:t>3</w:t>
      </w:r>
      <w:r w:rsidRPr="00A25529">
        <w:t xml:space="preserve"> The agent must be a natural person who is a resident of or has a business address in the State of New York or a domestic corporation or a foreign corporation of any type or kind formed or authorized to do business in the state under the N.Y. Not-for-Profit Corporation Law or under any other statute of the State of New York.</w:t>
      </w:r>
      <w:r w:rsidRPr="00A25529">
        <w:rPr>
          <w:rStyle w:val="FootnoteReference"/>
        </w:rPr>
        <w:footnoteReference w:customMarkFollows="1" w:id="293"/>
        <w:t>4</w:t>
      </w:r>
      <w:r w:rsidRPr="00A25529">
        <w:t xml:space="preserve"> The designation of a registered agent, with the agent's name and address and a statement that the registered agent is to be the agent of the corporation upon whom process against it may be served, is made in the certificate of incorporation.</w:t>
      </w:r>
      <w:r w:rsidRPr="00A25529">
        <w:rPr>
          <w:rStyle w:val="FootnoteReference"/>
        </w:rPr>
        <w:footnoteReference w:customMarkFollows="1" w:id="294"/>
        <w:t>5</w:t>
      </w:r>
      <w:r w:rsidRPr="00A25529">
        <w:t xml:space="preserve"> The designation of a registered agent may be made, revoked, or changed, or the address of the registered agent may be specified or changed by amendment of the corporation's certificate of incorporation.</w:t>
      </w:r>
      <w:r w:rsidRPr="00A25529">
        <w:rPr>
          <w:rStyle w:val="FootnoteReference"/>
        </w:rPr>
        <w:footnoteReference w:customMarkFollows="1" w:id="295"/>
        <w:t>6</w:t>
      </w:r>
    </w:p>
    <w:p w14:paraId="09B4705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A change in the certificate of incorporation making, revoking, or changing the designation of a registered agent or specifying or changing the address of a registered agent may be authorized by or pursuant to authorization of the board of directors.</w:t>
      </w:r>
      <w:r w:rsidRPr="00A25529">
        <w:rPr>
          <w:rStyle w:val="FootnoteReference"/>
        </w:rPr>
        <w:footnoteReference w:customMarkFollows="1" w:id="296"/>
        <w:t>7</w:t>
      </w:r>
      <w:r w:rsidRPr="00A25529">
        <w:t xml:space="preserve"> Such a change may be accomplished by filing a certificate of change, entitled </w:t>
      </w:r>
      <w:r w:rsidRPr="00A25529">
        <w:rPr>
          <w:vanish/>
        </w:rPr>
        <w:t>&amp;ldquo;</w:t>
      </w:r>
      <w:r w:rsidRPr="00A25529">
        <w:rPr>
          <w:rStyle w:val="pxvis"/>
          <w:rFonts w:ascii="Times NewRoman" w:hAnsi="Times NewRoman"/>
          <w:b w:val="0"/>
          <w:sz w:val="24"/>
        </w:rPr>
        <w:t>“</w:t>
      </w:r>
      <w:r w:rsidRPr="00A25529">
        <w:t xml:space="preserve">Certificate of Change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st.ref.id="I00580F"</w:instrText>
      </w:r>
      <w:r w:rsidRPr="00A25529">
        <w:rPr>
          <w:rStyle w:val="pxst"/>
        </w:rPr>
        <w:fldChar w:fldCharType="end"/>
      </w:r>
      <w:r w:rsidRPr="00A25529">
        <w:rPr>
          <w:rStyle w:val="pxst"/>
        </w:rPr>
        <w:t>Section 803-A of the Not-for-Profit Corporation Law</w:t>
      </w:r>
      <w:r w:rsidRPr="00A25529">
        <w:t>.</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297"/>
        <w:t>8</w:t>
      </w:r>
      <w:r w:rsidRPr="00A25529">
        <w:t xml:space="preserve"> The certificate of change must set forth the corporation's name and if it has been changed the name under which it was formed, the date its certificate of incorporation was filed by the Department of State, each change effected thereby, and the manner in which the change was authorized.</w:t>
      </w:r>
      <w:r w:rsidRPr="00A25529">
        <w:rPr>
          <w:rStyle w:val="FootnoteReference"/>
        </w:rPr>
        <w:footnoteReference w:customMarkFollows="1" w:id="298"/>
        <w:t>9</w:t>
      </w:r>
      <w:r w:rsidRPr="00A25529">
        <w:t xml:space="preserve"> A certificate of change which changes only the post office address to which the Secretary of State shall mail a copy of any process against the corporation served upon him or her or the registered agent's address, provided the address being changed is the address of a person, partnership, or other corporation whose address, as agent, is the address to be changed or who has been designated as registered agent for such corporation, may be signed and delivered to the Department of State by such agent.</w:t>
      </w:r>
      <w:r w:rsidRPr="00A25529">
        <w:rPr>
          <w:rStyle w:val="FootnoteReference"/>
        </w:rPr>
        <w:t>1</w:t>
      </w:r>
      <w:r w:rsidRPr="00A25529">
        <w:rPr>
          <w:rStyle w:val="FootnoteReference"/>
        </w:rPr>
        <w:footnoteReference w:customMarkFollows="1" w:id="299"/>
        <w:t>0</w:t>
      </w:r>
      <w:r w:rsidRPr="00A25529">
        <w:t xml:space="preserve"> In addition to the above requirements for the certificate of change, the certificate must include statements that notice of the proposed change was mailed to the corporation by the party signing the certificate not less than 30 days prior to the date of delivery to the Department and that the corporation has not objected thereto and that the party signing the certificate is the agent of the corporation to whose address the Secretary of State is required to mail copies of any process against the corporation served upon him or her or the registered agent, if such be the case.</w:t>
      </w:r>
      <w:r w:rsidRPr="00A25529">
        <w:rPr>
          <w:rStyle w:val="FootnoteReference"/>
        </w:rPr>
        <w:t>1</w:t>
      </w:r>
      <w:r w:rsidRPr="00A25529">
        <w:rPr>
          <w:rStyle w:val="FootnoteReference"/>
        </w:rPr>
        <w:footnoteReference w:customMarkFollows="1" w:id="300"/>
        <w:t>1</w:t>
      </w:r>
      <w:r w:rsidRPr="00A25529">
        <w:t xml:space="preserve"> Such a certificate signed and delivered will not be deemed to effect a change of location of the office of the corporation in whose behalf the certificate is filed.</w:t>
      </w:r>
      <w:r w:rsidRPr="00A25529">
        <w:rPr>
          <w:rStyle w:val="FootnoteReference"/>
        </w:rPr>
        <w:t>1</w:t>
      </w:r>
      <w:r w:rsidRPr="00A25529">
        <w:rPr>
          <w:rStyle w:val="FootnoteReference"/>
        </w:rPr>
        <w:footnoteReference w:customMarkFollows="1" w:id="301"/>
        <w:t>2</w:t>
      </w:r>
    </w:p>
    <w:p w14:paraId="6A47025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 xml:space="preserve">A registered agent may resign as such agent by delivering to the Department of State a certificate, entitled </w:t>
      </w:r>
      <w:r w:rsidRPr="00A25529">
        <w:rPr>
          <w:vanish/>
        </w:rPr>
        <w:t>&amp;ldquo;</w:t>
      </w:r>
      <w:r w:rsidRPr="00A25529">
        <w:rPr>
          <w:rStyle w:val="pxvis"/>
          <w:rFonts w:ascii="Times NewRoman" w:hAnsi="Times NewRoman"/>
          <w:b w:val="0"/>
          <w:sz w:val="24"/>
        </w:rPr>
        <w:t>“</w:t>
      </w:r>
      <w:r w:rsidRPr="00A25529">
        <w:t xml:space="preserve">Certificate of Resignation of Registered Agent of (Name of Designating Corporation) Under </w:t>
      </w:r>
      <w:r w:rsidRPr="00A25529">
        <w:rPr>
          <w:rStyle w:val="pxst"/>
          <w:color w:val="FF0000"/>
          <w:vertAlign w:val="superscript"/>
        </w:rPr>
        <w:t>►</w:t>
      </w:r>
      <w:r w:rsidRPr="00A25529">
        <w:rPr>
          <w:rStyle w:val="pxst"/>
        </w:rPr>
        <w:fldChar w:fldCharType="begin"/>
      </w:r>
      <w:r w:rsidRPr="00A25529">
        <w:rPr>
          <w:rStyle w:val="pxst"/>
        </w:rPr>
        <w:instrText>st.ref.id="I00AUAC"</w:instrText>
      </w:r>
      <w:r w:rsidRPr="00A25529">
        <w:rPr>
          <w:rStyle w:val="pxst"/>
        </w:rPr>
        <w:fldChar w:fldCharType="end"/>
      </w:r>
      <w:r w:rsidRPr="00A25529">
        <w:rPr>
          <w:rStyle w:val="pxst"/>
        </w:rPr>
        <w:t>Section 305 of the Not-for-Profit Corporation Law</w:t>
      </w:r>
      <w:r w:rsidRPr="00A25529">
        <w:t>.</w:t>
      </w:r>
      <w:r w:rsidRPr="00A25529">
        <w:rPr>
          <w:vanish/>
        </w:rPr>
        <w:t>&amp;rdquo;</w:t>
      </w:r>
      <w:r w:rsidRPr="00A25529">
        <w:rPr>
          <w:rStyle w:val="pxvis"/>
          <w:rFonts w:ascii="Times NewRoman" w:hAnsi="Times NewRoman"/>
          <w:b w:val="0"/>
          <w:sz w:val="24"/>
        </w:rPr>
        <w:t>”</w:t>
      </w:r>
      <w:r w:rsidRPr="00A25529">
        <w:rPr>
          <w:rStyle w:val="FootnoteReference"/>
        </w:rPr>
        <w:t>1</w:t>
      </w:r>
      <w:r w:rsidRPr="00A25529">
        <w:rPr>
          <w:rStyle w:val="FootnoteReference"/>
        </w:rPr>
        <w:footnoteReference w:customMarkFollows="1" w:id="302"/>
        <w:t>3</w:t>
      </w:r>
      <w:r w:rsidRPr="00A25529">
        <w:t xml:space="preserve"> The certificate must be signed by the registered agent and must contain the following provisions:</w:t>
      </w:r>
    </w:p>
    <w:p w14:paraId="41318EA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(a) that he or she resigns as registered agent for the designating corporation;</w:t>
      </w:r>
    </w:p>
    <w:p w14:paraId="253BA99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(b) the date the certificate of incorporation or the application for authority of the designating corporation was filed by the Department of State; and</w:t>
      </w:r>
    </w:p>
    <w:p w14:paraId="7CE4D8E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(c) that the agent has sent a copy of the certificate of resignation by registered mail to the designating corporation at the post office address on file in the Department of State specified for the mailing of process or, if such address is the address of the registered agent, then to the office of the designating corporation in the jurisdiction of its formation or incorporation.</w:t>
      </w:r>
      <w:r w:rsidRPr="00A25529">
        <w:rPr>
          <w:rStyle w:val="FootnoteReference"/>
        </w:rPr>
        <w:t>1</w:t>
      </w:r>
      <w:r w:rsidRPr="00A25529">
        <w:rPr>
          <w:rStyle w:val="FootnoteReference"/>
        </w:rPr>
        <w:footnoteReference w:customMarkFollows="1" w:id="303"/>
        <w:t>4</w:t>
      </w:r>
    </w:p>
    <w:p w14:paraId="7262A6E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The designation of a registered agent will terminate 30 days after the filing by the Department of State of a certificate of resignation or a certificate containing a revocation or change of the designation, whichever is filed earlier.</w:t>
      </w:r>
      <w:r w:rsidRPr="00A25529">
        <w:rPr>
          <w:rStyle w:val="FootnoteReference"/>
        </w:rPr>
        <w:t>1</w:t>
      </w:r>
      <w:r w:rsidRPr="00A25529">
        <w:rPr>
          <w:rStyle w:val="FootnoteReference"/>
        </w:rPr>
        <w:footnoteReference w:customMarkFollows="1" w:id="304"/>
        <w:t>5</w:t>
      </w:r>
      <w:r w:rsidRPr="00A25529">
        <w:t xml:space="preserve"> A certificate designating a new registered agent may be delivered to the Department of State by the corporation within such 30-day period or thereafter.</w:t>
      </w:r>
      <w:r w:rsidRPr="00A25529">
        <w:rPr>
          <w:rStyle w:val="FootnoteReference"/>
        </w:rPr>
        <w:t>1</w:t>
      </w:r>
      <w:r w:rsidRPr="00A25529">
        <w:rPr>
          <w:rStyle w:val="FootnoteReference"/>
        </w:rPr>
        <w:footnoteReference w:customMarkFollows="1" w:id="305"/>
        <w:t>6</w:t>
      </w:r>
    </w:p>
    <w:p w14:paraId="4DA8FB27" w14:textId="77777777" w:rsidR="00FB29D8" w:rsidRPr="00A25529" w:rsidRDefault="00FB29D8">
      <w:pPr>
        <w:pStyle w:val="pxs"/>
        <w:spacing w:before="180"/>
        <w:rPr>
          <w:rPrChange w:id="1499" w:author="Cara Cardinale" w:date="2025-03-04T10:36:00Z">
            <w:rPr>
              <w:sz w:val="27"/>
            </w:rPr>
          </w:rPrChange>
        </w:rPr>
      </w:pPr>
      <w:r w:rsidRPr="00A25529">
        <w:rPr>
          <w:rPrChange w:id="1500" w:author="Cara Cardinale" w:date="2025-03-04T10:36:00Z">
            <w:rPr>
              <w:sz w:val="27"/>
            </w:rPr>
          </w:rPrChange>
        </w:rPr>
        <w:t>30:48. Corporate management</w:t>
      </w:r>
    </w:p>
    <w:p w14:paraId="66B7D2EB" w14:textId="77777777" w:rsidR="00FB29D8" w:rsidRPr="00A25529" w:rsidRDefault="00FB29D8">
      <w:pPr>
        <w:pStyle w:val="pxrr"/>
        <w:spacing w:before="180"/>
        <w:rPr>
          <w:sz w:val="24"/>
          <w:szCs w:val="24"/>
        </w:rPr>
      </w:pPr>
      <w:r w:rsidRPr="00A25529">
        <w:rPr>
          <w:rStyle w:val="pxvis"/>
          <w:rFonts w:cs="Arial"/>
          <w:bCs/>
          <w:sz w:val="50"/>
          <w:rPrChange w:id="1501" w:author="Cara Cardinale" w:date="2025-03-04T10:36:00Z">
            <w:rPr>
              <w:rStyle w:val="pxvis"/>
              <w:rFonts w:cs="Arial"/>
              <w:bCs/>
            </w:rPr>
          </w:rPrChange>
        </w:rPr>
        <w:t>Research References</w:t>
      </w:r>
    </w:p>
    <w:p w14:paraId="352373B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tk.ref.id="I00816O"</w:instrText>
      </w:r>
      <w:r w:rsidRPr="00A25529">
        <w:rPr>
          <w:rStyle w:val="pxtk"/>
        </w:rPr>
        <w:fldChar w:fldCharType="end"/>
      </w:r>
      <w:r w:rsidRPr="00A25529">
        <w:rPr>
          <w:rStyle w:val="pxtk"/>
        </w:rPr>
        <w:t>West's Key Number Digest, Corporations and Business Organizations &amp;key;3420 to 3439</w:t>
      </w:r>
    </w:p>
    <w:p w14:paraId="2C1AEE0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p.ct.id="f2fd26a0b92511efa75bc0a5c2da1858|52|30:48"</w:instrText>
      </w:r>
      <w:r w:rsidRPr="00A25529">
        <w:fldChar w:fldCharType="end"/>
      </w:r>
      <w:r w:rsidRPr="00A25529">
        <w:t>The activities of a not-for-profit corporation must be managed by a board of directors, except as otherwise provided in the N.Y. Not-for-Profit Corporation Law or in the corporation's certificate of incorporation.</w:t>
      </w:r>
      <w:r w:rsidRPr="00A25529">
        <w:rPr>
          <w:rStyle w:val="FootnoteReference"/>
        </w:rPr>
        <w:footnoteReference w:customMarkFollows="1" w:id="306"/>
        <w:t>1</w:t>
      </w:r>
      <w:r w:rsidRPr="00A25529">
        <w:t xml:space="preserve"> The directors must be at least 18 years of age, except in the case of certain specified youth groups.</w:t>
      </w:r>
      <w:r w:rsidRPr="00A25529">
        <w:rPr>
          <w:rStyle w:val="FootnoteReference"/>
        </w:rPr>
        <w:footnoteReference w:customMarkFollows="1" w:id="307"/>
        <w:t>2</w:t>
      </w:r>
    </w:p>
    <w:p w14:paraId="20294A8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p.ct.id="f2fd26a0b92511efa75bc0a5c2da1858|52|30:48"</w:instrText>
      </w:r>
      <w:r w:rsidRPr="00A25529">
        <w:fldChar w:fldCharType="end"/>
      </w:r>
      <w:r w:rsidRPr="00A25529">
        <w:t>Although the certificate or bylaws may prescribe qualifications for directors,</w:t>
      </w:r>
      <w:r w:rsidRPr="00A25529">
        <w:rPr>
          <w:rStyle w:val="FootnoteReference"/>
        </w:rPr>
        <w:footnoteReference w:customMarkFollows="1" w:id="308"/>
        <w:t>3</w:t>
      </w:r>
      <w:r w:rsidRPr="00A25529">
        <w:t xml:space="preserve"> the number of directors must be at least three.</w:t>
      </w:r>
      <w:r w:rsidRPr="00A25529">
        <w:rPr>
          <w:rStyle w:val="FootnoteReference"/>
        </w:rPr>
        <w:footnoteReference w:customMarkFollows="1" w:id="309"/>
        <w:t>4</w:t>
      </w:r>
      <w:r w:rsidRPr="00A25529">
        <w:t xml:space="preserve"> The bylaws or the certificate of incorporation may, however, provide for committees composed of directors.</w:t>
      </w:r>
      <w:r w:rsidRPr="00A25529">
        <w:rPr>
          <w:rStyle w:val="FootnoteReference"/>
        </w:rPr>
        <w:footnoteReference w:customMarkFollows="1" w:id="310"/>
        <w:t>5</w:t>
      </w:r>
    </w:p>
    <w:p w14:paraId="6B1CA5F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p.ct.id="f2fd26a0b92511efa75bc0a5c2da1858|52|30:48"</w:instrText>
      </w:r>
      <w:r w:rsidRPr="00A25529">
        <w:fldChar w:fldCharType="end"/>
      </w:r>
      <w:r w:rsidRPr="00A25529">
        <w:t>Newly created directorships resulting from an increase in the number of directors elected or appointed at large and vacancies among such directors for any reason may be filled by vote of a majority of the directors then in office, regardless of their number, unless the certificate of incorporation or the bylaws provide that such newly created directorships or vacancies must be filled by vote of the members.</w:t>
      </w:r>
      <w:r w:rsidRPr="00A25529">
        <w:rPr>
          <w:rStyle w:val="FootnoteReference"/>
        </w:rPr>
        <w:footnoteReference w:customMarkFollows="1" w:id="311"/>
        <w:t>6</w:t>
      </w:r>
      <w:r w:rsidRPr="00A25529">
        <w:t xml:space="preserve"> A director elected or appointed, as the case may be, will hold office until the next annual meeting at which the election of directors is in the regular order of business and until a successor is elected or appointed and qualified.</w:t>
      </w:r>
      <w:r w:rsidRPr="00A25529">
        <w:rPr>
          <w:rStyle w:val="FootnoteReference"/>
        </w:rPr>
        <w:footnoteReference w:customMarkFollows="1" w:id="312"/>
        <w:t>7</w:t>
      </w:r>
    </w:p>
    <w:p w14:paraId="45179972" w14:textId="77777777" w:rsidR="00FB29D8" w:rsidRPr="00A25529" w:rsidRDefault="00FB29D8">
      <w:pPr>
        <w:pStyle w:val="pxs"/>
        <w:spacing w:before="180"/>
        <w:rPr>
          <w:rPrChange w:id="1516" w:author="Cara Cardinale" w:date="2025-03-04T10:36:00Z">
            <w:rPr>
              <w:sz w:val="27"/>
            </w:rPr>
          </w:rPrChange>
        </w:rPr>
      </w:pPr>
      <w:r w:rsidRPr="00A25529">
        <w:rPr>
          <w:rPrChange w:id="1517" w:author="Cara Cardinale" w:date="2025-03-04T10:36:00Z">
            <w:rPr>
              <w:sz w:val="27"/>
            </w:rPr>
          </w:rPrChange>
        </w:rPr>
        <w:t>30:49. Whistleblower policy</w:t>
      </w:r>
    </w:p>
    <w:p w14:paraId="3566848E" w14:textId="77777777" w:rsidR="00FB29D8" w:rsidRPr="00A25529" w:rsidRDefault="00FB29D8">
      <w:pPr>
        <w:pStyle w:val="pxrr"/>
        <w:spacing w:before="180"/>
        <w:rPr>
          <w:sz w:val="24"/>
          <w:szCs w:val="24"/>
        </w:rPr>
      </w:pPr>
      <w:r w:rsidRPr="00A25529">
        <w:rPr>
          <w:rStyle w:val="pxvis"/>
          <w:rFonts w:cs="Arial"/>
          <w:bCs/>
          <w:sz w:val="50"/>
          <w:rPrChange w:id="1518" w:author="Cara Cardinale" w:date="2025-03-04T10:36:00Z">
            <w:rPr>
              <w:rStyle w:val="pxvis"/>
              <w:rFonts w:cs="Arial"/>
              <w:bCs/>
            </w:rPr>
          </w:rPrChange>
        </w:rPr>
        <w:t>Research References</w:t>
      </w:r>
    </w:p>
    <w:p w14:paraId="38F802C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tk.ref.id="I05WYMY"</w:instrText>
      </w:r>
      <w:r w:rsidRPr="00A25529">
        <w:rPr>
          <w:rStyle w:val="pxtk"/>
        </w:rPr>
        <w:fldChar w:fldCharType="end"/>
      </w:r>
      <w:r w:rsidRPr="00A25529">
        <w:rPr>
          <w:rStyle w:val="pxtk"/>
        </w:rPr>
        <w:t>West's Key Number Digest, Corporations and Business Organizations &amp;key;3350 to 3499</w:t>
      </w:r>
    </w:p>
    <w:p w14:paraId="1D8F087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With certain exceptions, every corporation that has 20 or more employees and in the prior fiscal year had annual revenue in excess of $1 million must adopt</w:t>
      </w:r>
      <w:ins w:id="1519" w:author="Cara Cardinale" w:date="2025-01-21T17:33:00Z">
        <w:r w:rsidR="00ED0C03" w:rsidRPr="00A25529">
          <w:t>,</w:t>
        </w:r>
      </w:ins>
      <w:r w:rsidRPr="00A25529">
        <w:t xml:space="preserve"> </w:t>
      </w:r>
      <w:ins w:id="1520" w:author="Cara Cardinale" w:date="2025-01-21T17:32:00Z">
        <w:r w:rsidR="00ED0C03" w:rsidRPr="00A25529">
          <w:t>and oversee the implementation of, and compliance with,</w:t>
        </w:r>
      </w:ins>
      <w:ins w:id="1521" w:author="Cara Cardinale" w:date="2025-01-21T17:33:00Z">
        <w:r w:rsidR="00ED0C03" w:rsidRPr="00A25529">
          <w:t xml:space="preserve"> </w:t>
        </w:r>
      </w:ins>
      <w:r w:rsidRPr="00A25529">
        <w:t>a whistleblower policy to protect from retaliation persons who report suspected improper conduct. Such policy must provide that no director, officer,</w:t>
      </w:r>
      <w:ins w:id="1522" w:author="Cara Cardinale" w:date="2025-01-21T17:14:00Z">
        <w:r w:rsidR="00E94B89" w:rsidRPr="00A25529">
          <w:t xml:space="preserve"> key person</w:t>
        </w:r>
      </w:ins>
      <w:ins w:id="1523" w:author="Cara Cardinale" w:date="2025-03-04T08:08:00Z">
        <w:r w:rsidR="000D1E09" w:rsidRPr="00A25529">
          <w:t>,</w:t>
        </w:r>
      </w:ins>
      <w:r w:rsidRPr="00A25529">
        <w:t xml:space="preserve"> employee</w:t>
      </w:r>
      <w:ins w:id="1524" w:author="Cara Cardinale" w:date="2025-03-04T08:08:00Z">
        <w:r w:rsidR="000D1E09" w:rsidRPr="00A25529">
          <w:t>,</w:t>
        </w:r>
      </w:ins>
      <w:r w:rsidRPr="00A25529">
        <w:t xml:space="preserve"> or volunteer of a corporation who in good faith reports any action or suspected action taken by or within the corporation that is illegal, fraudulent or in violation of any adopted policy of the corporation will suffer intimidation, harassment, discrimination or other retaliation or, in the case of employees, adverse employment consequence. </w:t>
      </w:r>
      <w:r w:rsidRPr="00A25529">
        <w:rPr>
          <w:rStyle w:val="FootnoteReference"/>
        </w:rPr>
        <w:footnoteReference w:customMarkFollows="1" w:id="313"/>
        <w:t>1</w:t>
      </w:r>
    </w:p>
    <w:p w14:paraId="1344D9A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The whistleblower policy must include the following provisions:</w:t>
      </w:r>
    </w:p>
    <w:p w14:paraId="535FCC3D"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(1) Procedures for the reporting of violations or suspected violations of laws or corporate policies, including procedures for preserving the confidentiality of reported information;</w:t>
      </w:r>
    </w:p>
    <w:p w14:paraId="1D2B2CC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(2) A requirement that an employee, officer or director of the corporation be designated to administer the whistleblower policy and to report to the audit committee or other committee of independent directors or, if there are no such committees, to the board; and</w:t>
      </w:r>
    </w:p>
    <w:p w14:paraId="1C62C337"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 xml:space="preserve">(3) A requirement that a copy of the policy be distributed to all directors, officers, employees and to volunteers who provide substantial services to the corporation. Posting the policy on the corporation's website or at the corporation's offices in a conspicuous location accessible to employees and volunteers are among the methods a corporation may use to satisfy the distribution requirement. </w:t>
      </w:r>
      <w:r w:rsidRPr="00A25529">
        <w:rPr>
          <w:rStyle w:val="FootnoteReference"/>
        </w:rPr>
        <w:footnoteReference w:customMarkFollows="1" w:id="314"/>
        <w:t>2</w:t>
      </w:r>
    </w:p>
    <w:p w14:paraId="13E7C96F" w14:textId="77777777" w:rsidR="00FB29D8" w:rsidRPr="00A25529" w:rsidRDefault="00FB29D8">
      <w:pPr>
        <w:pStyle w:val="pxs"/>
        <w:spacing w:before="180"/>
        <w:rPr>
          <w:rPrChange w:id="1529" w:author="Cara Cardinale" w:date="2025-03-04T10:36:00Z">
            <w:rPr>
              <w:sz w:val="27"/>
            </w:rPr>
          </w:rPrChange>
        </w:rPr>
      </w:pPr>
      <w:r w:rsidRPr="00A25529">
        <w:rPr>
          <w:rPrChange w:id="1530" w:author="Cara Cardinale" w:date="2025-03-04T10:36:00Z">
            <w:rPr>
              <w:sz w:val="27"/>
            </w:rPr>
          </w:rPrChange>
        </w:rPr>
        <w:t>30:50. Conflict of interest policy</w:t>
      </w:r>
    </w:p>
    <w:p w14:paraId="3E27607F" w14:textId="77777777" w:rsidR="00FB29D8" w:rsidRPr="00A25529" w:rsidRDefault="00FB29D8">
      <w:pPr>
        <w:pStyle w:val="pxrr"/>
        <w:spacing w:before="180"/>
        <w:rPr>
          <w:sz w:val="24"/>
          <w:szCs w:val="24"/>
        </w:rPr>
      </w:pPr>
      <w:r w:rsidRPr="00A25529">
        <w:rPr>
          <w:rStyle w:val="pxvis"/>
          <w:rFonts w:cs="Arial"/>
          <w:bCs/>
          <w:sz w:val="50"/>
          <w:rPrChange w:id="1531" w:author="Cara Cardinale" w:date="2025-03-04T10:36:00Z">
            <w:rPr>
              <w:rStyle w:val="pxvis"/>
              <w:rFonts w:cs="Arial"/>
              <w:bCs/>
            </w:rPr>
          </w:rPrChange>
        </w:rPr>
        <w:t>Research References</w:t>
      </w:r>
    </w:p>
    <w:p w14:paraId="07ADB252"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tk.ref.id="I0081DQ"</w:instrText>
      </w:r>
      <w:r w:rsidRPr="00A25529">
        <w:rPr>
          <w:rStyle w:val="pxtk"/>
        </w:rPr>
        <w:fldChar w:fldCharType="end"/>
      </w:r>
      <w:r w:rsidRPr="00A25529">
        <w:rPr>
          <w:rStyle w:val="pxtk"/>
        </w:rPr>
        <w:t>West's Key Number Digest, Corporations and Business Organizations &amp;key;3350 to 3499</w:t>
      </w:r>
    </w:p>
    <w:p w14:paraId="2D9EA08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With certain exceptions, </w:t>
      </w:r>
      <w:ins w:id="1532" w:author="Cara Cardinale" w:date="2025-01-21T18:26:00Z">
        <w:r w:rsidR="00A9075C" w:rsidRPr="00A25529">
          <w:t>the</w:t>
        </w:r>
      </w:ins>
      <w:del w:id="1533" w:author="Cara Cardinale" w:date="2025-01-21T18:26:00Z">
        <w:r w:rsidRPr="00A25529" w:rsidDel="00A9075C">
          <w:delText>every</w:delText>
        </w:r>
      </w:del>
      <w:r w:rsidRPr="00A25529">
        <w:t xml:space="preserve"> </w:t>
      </w:r>
      <w:del w:id="1534" w:author="Cara Cardinale" w:date="2025-01-21T18:26:00Z">
        <w:r w:rsidRPr="00A25529" w:rsidDel="00A9075C">
          <w:delText xml:space="preserve">corporation </w:delText>
        </w:r>
      </w:del>
      <w:ins w:id="1535" w:author="Cara Cardinale" w:date="2025-01-21T18:26:00Z">
        <w:r w:rsidR="00A9075C" w:rsidRPr="00A25529">
          <w:t xml:space="preserve">board </w:t>
        </w:r>
      </w:ins>
      <w:r w:rsidRPr="00A25529">
        <w:t>must adopt</w:t>
      </w:r>
      <w:ins w:id="1536" w:author="Cara Cardinale" w:date="2025-01-21T18:26:00Z">
        <w:r w:rsidR="00A9075C" w:rsidRPr="00A25529">
          <w:t>, and oversee the implementation of, and compliance with,</w:t>
        </w:r>
      </w:ins>
      <w:r w:rsidRPr="00A25529">
        <w:t xml:space="preserve"> a conflict of interest policy to ensure that its directors, officers and key </w:t>
      </w:r>
      <w:del w:id="1537" w:author="Cara Cardinale" w:date="2025-01-21T18:27:00Z">
        <w:r w:rsidRPr="00A25529" w:rsidDel="00A9075C">
          <w:delText xml:space="preserve">employees </w:delText>
        </w:r>
      </w:del>
      <w:ins w:id="1538" w:author="Cara Cardinale" w:date="2025-01-21T18:27:00Z">
        <w:r w:rsidR="00A9075C" w:rsidRPr="00A25529">
          <w:t xml:space="preserve">persons </w:t>
        </w:r>
      </w:ins>
      <w:r w:rsidRPr="00A25529">
        <w:t xml:space="preserve">act in the corporation's best interest and comply with applicable legal requirements. </w:t>
      </w:r>
      <w:r w:rsidRPr="00A25529">
        <w:rPr>
          <w:rStyle w:val="FootnoteReference"/>
        </w:rPr>
        <w:footnoteReference w:customMarkFollows="1" w:id="315"/>
        <w:t>1</w:t>
      </w:r>
    </w:p>
    <w:p w14:paraId="3980F90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The conflict of interest policy must include, at a minimum, the following provisions:</w:t>
      </w:r>
    </w:p>
    <w:p w14:paraId="23DDDB1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(1) a definition of the circumstances that constitute a conflict of interest;</w:t>
      </w:r>
    </w:p>
    <w:p w14:paraId="112B6DA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(2) procedures for disclosing a conflict of interest </w:t>
      </w:r>
      <w:ins w:id="1539" w:author="Cara Cardinale" w:date="2025-01-21T18:27:00Z">
        <w:r w:rsidR="00A9075C" w:rsidRPr="00A25529">
          <w:t>or possible conflict</w:t>
        </w:r>
      </w:ins>
      <w:ins w:id="1540" w:author="Cara Cardinale" w:date="2025-01-21T18:28:00Z">
        <w:r w:rsidR="00A9075C" w:rsidRPr="00A25529">
          <w:t xml:space="preserve"> of interest to the board or to a committee of the board, and procedures for the board or committee to determine whether a conflict exists</w:t>
        </w:r>
      </w:ins>
      <w:del w:id="1541" w:author="Cara Cardinale" w:date="2025-01-21T18:28:00Z">
        <w:r w:rsidRPr="00A25529" w:rsidDel="00A9075C">
          <w:delText>to the audit committee or, if there is no audit committee, to the board</w:delText>
        </w:r>
      </w:del>
      <w:r w:rsidRPr="00A25529">
        <w:t>;</w:t>
      </w:r>
    </w:p>
    <w:p w14:paraId="4A1B820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(3) a requirement that the person with the conflict of interest not be present at or participate in board or committee deliberation or vote on the matter giving rise to such conflict, provided that nothing will prohibit the board or a committee from requesting that the person with the conflict of interest present information as background or answer questions at a committee or board meeting prior to the commencement of deliberations or voting relating thereto;</w:t>
      </w:r>
    </w:p>
    <w:p w14:paraId="1C57396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(4) a prohibition against any attempt by the person with the conflict to influence improperly the deliberation or voting on the matter giving rise to such conflict;</w:t>
      </w:r>
    </w:p>
    <w:p w14:paraId="59410FF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(5) a requirement that the existence and resolution of the conflict be documented in the corporation's records, including in the minutes of any meeting at which the conflict was discussed or voted upon; and</w:t>
      </w:r>
    </w:p>
    <w:p w14:paraId="300F16E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(6) procedures for disclosing, addressing, and documenting related party transactions in accordance with </w:t>
      </w:r>
      <w:r w:rsidRPr="00A25529">
        <w:rPr>
          <w:rStyle w:val="pxst"/>
          <w:color w:val="FF0000"/>
          <w:vertAlign w:val="superscript"/>
        </w:rPr>
        <w:t>►</w:t>
      </w:r>
      <w:r w:rsidRPr="00A25529">
        <w:rPr>
          <w:rStyle w:val="pxst"/>
        </w:rPr>
        <w:fldChar w:fldCharType="begin"/>
      </w:r>
      <w:r w:rsidRPr="00A25529">
        <w:rPr>
          <w:rStyle w:val="pxst"/>
        </w:rPr>
        <w:instrText>st.ref.id="I002F41"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715</w:t>
      </w:r>
      <w:r w:rsidRPr="00A25529">
        <w:t xml:space="preserve">. </w:t>
      </w:r>
      <w:r w:rsidRPr="00A25529">
        <w:rPr>
          <w:rStyle w:val="FootnoteReference"/>
        </w:rPr>
        <w:footnoteReference w:customMarkFollows="1" w:id="316"/>
        <w:t>2</w:t>
      </w:r>
    </w:p>
    <w:p w14:paraId="4DEE8C6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The conflict of interest policy must require that prior to the initial election of any director, and annually thereafter, such director must complete, sign and submit to the secretary of the corporation or a designated compliance officer a written statement identifying, to the best of the director's knowledge, any entity of which such director is an officer, director, trustee, member, owner (either as a sole proprietor or a partner), or employee and with which the corporation has a relationship, and any transaction in which the corporation is a participant and in which the director might have a conflicting interest. The policy must require that each director annually resubmit such written statement. The secretary of the corporation or the designated compliance officer must provide a copy of all completed statements to the chair of the audit committee or, if there is no audit committee, to the chair of the board. </w:t>
      </w:r>
      <w:r w:rsidRPr="00A25529">
        <w:rPr>
          <w:rStyle w:val="FootnoteReference"/>
        </w:rPr>
        <w:footnoteReference w:customMarkFollows="1" w:id="317"/>
        <w:t>3</w:t>
      </w:r>
    </w:p>
    <w:p w14:paraId="538C7E17" w14:textId="77777777" w:rsidR="00FB29D8" w:rsidRPr="00A25529" w:rsidRDefault="00FB29D8">
      <w:pPr>
        <w:pStyle w:val="pxs"/>
        <w:spacing w:before="180"/>
        <w:rPr>
          <w:rPrChange w:id="1546" w:author="Cara Cardinale" w:date="2025-03-04T10:36:00Z">
            <w:rPr>
              <w:sz w:val="27"/>
            </w:rPr>
          </w:rPrChange>
        </w:rPr>
      </w:pPr>
      <w:r w:rsidRPr="00A25529">
        <w:rPr>
          <w:rPrChange w:id="1547" w:author="Cara Cardinale" w:date="2025-03-04T10:36:00Z">
            <w:rPr>
              <w:sz w:val="27"/>
            </w:rPr>
          </w:rPrChange>
        </w:rPr>
        <w:t>30:51. Membership</w:t>
      </w:r>
    </w:p>
    <w:p w14:paraId="4FCE272C" w14:textId="77777777" w:rsidR="00FB29D8" w:rsidRPr="00A25529" w:rsidRDefault="00FB29D8">
      <w:pPr>
        <w:pStyle w:val="pxrr"/>
        <w:spacing w:before="180"/>
        <w:rPr>
          <w:sz w:val="24"/>
          <w:szCs w:val="24"/>
        </w:rPr>
      </w:pPr>
      <w:r w:rsidRPr="00A25529">
        <w:rPr>
          <w:rStyle w:val="pxvis"/>
          <w:rFonts w:cs="Arial"/>
          <w:bCs/>
          <w:sz w:val="50"/>
          <w:rPrChange w:id="1548" w:author="Cara Cardinale" w:date="2025-03-04T10:36:00Z">
            <w:rPr>
              <w:rStyle w:val="pxvis"/>
              <w:rFonts w:cs="Arial"/>
              <w:bCs/>
            </w:rPr>
          </w:rPrChange>
        </w:rPr>
        <w:t>Research References</w:t>
      </w:r>
    </w:p>
    <w:p w14:paraId="32C1B5A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tk.ref.id="I00DNNN"</w:instrText>
      </w:r>
      <w:r w:rsidRPr="00A25529">
        <w:rPr>
          <w:rStyle w:val="pxtk"/>
        </w:rPr>
        <w:fldChar w:fldCharType="end"/>
      </w:r>
      <w:r w:rsidRPr="00A25529">
        <w:rPr>
          <w:rStyle w:val="pxtk"/>
        </w:rPr>
        <w:t>West's Key Number Digest, Corporations and Business Organizations &amp;key;3400 to 3419</w:t>
      </w:r>
    </w:p>
    <w:p w14:paraId="4C61918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A not-for-profit corporation may have one or more classes of members or, in the case of a charitable corporation, may have no members.</w:t>
      </w:r>
      <w:r w:rsidRPr="00A25529">
        <w:rPr>
          <w:rStyle w:val="FootnoteReference"/>
        </w:rPr>
        <w:footnoteReference w:customMarkFollows="1" w:id="318"/>
        <w:t>1</w:t>
      </w:r>
      <w:r w:rsidRPr="00A25529">
        <w:t xml:space="preserve"> Provision is usually made in the bylaws for classes of members, election of members, their voting rights, termination of membership, resignation, reinstatement, and transfer of membership.</w:t>
      </w:r>
      <w:r w:rsidRPr="00A25529">
        <w:rPr>
          <w:rStyle w:val="FootnoteReference"/>
        </w:rPr>
        <w:footnoteReference w:customMarkFollows="1" w:id="319"/>
        <w:t>2</w:t>
      </w:r>
    </w:p>
    <w:p w14:paraId="56185F5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The bylaws of a not-for-profit corporation may provide for the time, place, and manner of calling and conducting annual and special meetings of members</w:t>
      </w:r>
      <w:r w:rsidRPr="00A25529">
        <w:rPr>
          <w:rStyle w:val="FootnoteReference"/>
        </w:rPr>
        <w:footnoteReference w:customMarkFollows="1" w:id="320"/>
        <w:t>3</w:t>
      </w:r>
      <w:r w:rsidRPr="00A25529">
        <w:t xml:space="preserve"> and for the requirements of a quorum of members.</w:t>
      </w:r>
      <w:r w:rsidRPr="00A25529">
        <w:rPr>
          <w:rStyle w:val="FootnoteReference"/>
        </w:rPr>
        <w:footnoteReference w:customMarkFollows="1" w:id="321"/>
        <w:t>4</w:t>
      </w:r>
      <w:r w:rsidRPr="00A25529">
        <w:t xml:space="preserve"> Special meetings of the members may be called by the board or by such person or persons as may be authorized by the certificate of incorporation or the bylaws. In the absence of a provision in the certificate of incorporation or the bylaws for the convening of special meetings of the membership, such meetings may be convened by the members entitled to cast 10</w:t>
      </w:r>
      <w:r w:rsidRPr="00A25529">
        <w:rPr>
          <w:vanish/>
        </w:rPr>
        <w:t>&amp;percnt;</w:t>
      </w:r>
      <w:r w:rsidRPr="00A25529">
        <w:rPr>
          <w:rStyle w:val="pxvis"/>
          <w:rFonts w:ascii="Times NewRoman" w:hAnsi="Times NewRoman"/>
          <w:b w:val="0"/>
          <w:sz w:val="24"/>
        </w:rPr>
        <w:t>%</w:t>
      </w:r>
      <w:r w:rsidRPr="00A25529">
        <w:t xml:space="preserve"> of the total number of votes entitled to be cast at such meeting.</w:t>
      </w:r>
      <w:r w:rsidRPr="00A25529">
        <w:rPr>
          <w:rStyle w:val="FootnoteReference"/>
        </w:rPr>
        <w:footnoteReference w:customMarkFollows="1" w:id="322"/>
        <w:t>5</w:t>
      </w:r>
    </w:p>
    <w:p w14:paraId="000ED6D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Fees, dues, and assessments may be imposed on and collected from the members of the corporation in accordance with the provisions of the certificate of incorporation or the bylaws.</w:t>
      </w:r>
      <w:r w:rsidRPr="00A25529">
        <w:rPr>
          <w:rStyle w:val="FootnoteReference"/>
        </w:rPr>
        <w:footnoteReference w:customMarkFollows="1" w:id="323"/>
        <w:t>6</w:t>
      </w:r>
      <w:r w:rsidRPr="00A25529">
        <w:t xml:space="preserve"> Initiation fees, dues, or assessments may be levied on all classes of members or in different amounts or proportions for different classes of members, as the certificate of incorporation or the bylaws may provide but, in all cases, the fees, dues, and assessments payable by members of one class must be determined on the same basis.</w:t>
      </w:r>
      <w:r w:rsidRPr="00A25529">
        <w:rPr>
          <w:rStyle w:val="FootnoteReference"/>
        </w:rPr>
        <w:footnoteReference w:customMarkFollows="1" w:id="324"/>
        <w:t>7</w:t>
      </w:r>
      <w:r w:rsidRPr="00A25529">
        <w:t xml:space="preserve"> Additionally, the certificate of incorporation or, more commonly, the bylaws, may contain such provisions as are deemed necessary to enforce the collection of fees, dues, assessments, fines, or other penalties, including provisions for the termination of membership, on reasonable notice, for nonpayment of such fees, dues, assessments, fines, or other penalties and provisions for reinstatement of membership.</w:t>
      </w:r>
      <w:r w:rsidRPr="00A25529">
        <w:rPr>
          <w:rStyle w:val="FootnoteReference"/>
        </w:rPr>
        <w:footnoteReference w:customMarkFollows="1" w:id="325"/>
        <w:t>8</w:t>
      </w:r>
    </w:p>
    <w:p w14:paraId="5454B31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The N.Y. Not-for-Profit Corp. Law sets forth provisions regarding members and members' rights, including meetings of members,</w:t>
      </w:r>
      <w:r w:rsidRPr="00A25529">
        <w:rPr>
          <w:rStyle w:val="FootnoteReference"/>
        </w:rPr>
        <w:footnoteReference w:customMarkFollows="1" w:id="326"/>
        <w:t>9</w:t>
      </w:r>
      <w:r w:rsidRPr="00A25529">
        <w:t xml:space="preserve"> voting rights,</w:t>
      </w:r>
      <w:r w:rsidRPr="00A25529">
        <w:rPr>
          <w:rStyle w:val="FootnoteReference"/>
        </w:rPr>
        <w:t>1</w:t>
      </w:r>
      <w:r w:rsidRPr="00A25529">
        <w:rPr>
          <w:rStyle w:val="FootnoteReference"/>
        </w:rPr>
        <w:footnoteReference w:customMarkFollows="1" w:id="327"/>
        <w:t>0</w:t>
      </w:r>
      <w:r w:rsidRPr="00A25529">
        <w:t xml:space="preserve"> informal action by members entitled to vote,</w:t>
      </w:r>
      <w:r w:rsidRPr="00A25529">
        <w:rPr>
          <w:rStyle w:val="FootnoteReference"/>
        </w:rPr>
        <w:t>1</w:t>
      </w:r>
      <w:r w:rsidRPr="00A25529">
        <w:rPr>
          <w:rStyle w:val="FootnoteReference"/>
        </w:rPr>
        <w:footnoteReference w:customMarkFollows="1" w:id="328"/>
        <w:t>1</w:t>
      </w:r>
      <w:r w:rsidRPr="00A25529">
        <w:t xml:space="preserve"> and voting agreements.</w:t>
      </w:r>
      <w:r w:rsidRPr="00A25529">
        <w:rPr>
          <w:rStyle w:val="FootnoteReference"/>
        </w:rPr>
        <w:t>1</w:t>
      </w:r>
      <w:r w:rsidRPr="00A25529">
        <w:rPr>
          <w:rStyle w:val="FootnoteReference"/>
        </w:rPr>
        <w:footnoteReference w:customMarkFollows="1" w:id="329"/>
        <w:t>2</w:t>
      </w:r>
    </w:p>
    <w:p w14:paraId="50679A6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In accordance with the general rule regarding immunity of shareholders for the debts of a corporation, members are not personally liable for the debts, liabilities, or obligations of a not-for-profit corporation.</w:t>
      </w:r>
      <w:r w:rsidRPr="00A25529">
        <w:rPr>
          <w:rStyle w:val="FootnoteReference"/>
        </w:rPr>
        <w:t>1</w:t>
      </w:r>
      <w:r w:rsidRPr="00A25529">
        <w:rPr>
          <w:rStyle w:val="FootnoteReference"/>
        </w:rPr>
        <w:footnoteReference w:customMarkFollows="1" w:id="330"/>
        <w:t>3</w:t>
      </w:r>
    </w:p>
    <w:p w14:paraId="319A499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As noted above, the certificate of incorporation or, more commonly, the bylaws, may contain such provisions as are deemed necessary to enforce the collection of fees, dues, assessments, fines, or other penalties, including provisions for the termination of membership, on reasonable notice, for nonpayment of such fees, dues, assessments, fines, or other penalties and provisions for reinstatement of membership.</w:t>
      </w:r>
      <w:r w:rsidRPr="00A25529">
        <w:rPr>
          <w:rStyle w:val="FootnoteReference"/>
        </w:rPr>
        <w:t>1</w:t>
      </w:r>
      <w:r w:rsidRPr="00A25529">
        <w:rPr>
          <w:rStyle w:val="FootnoteReference"/>
        </w:rPr>
        <w:footnoteReference w:customMarkFollows="1" w:id="331"/>
        <w:t>4</w:t>
      </w:r>
      <w:r w:rsidRPr="00A25529">
        <w:t xml:space="preserve"> In the absence of a bylaw to the contrary, failure to pay dues does not automatically terminate membership.</w:t>
      </w:r>
      <w:r w:rsidRPr="00A25529">
        <w:rPr>
          <w:rStyle w:val="FootnoteReference"/>
        </w:rPr>
        <w:t>1</w:t>
      </w:r>
      <w:r w:rsidRPr="00A25529">
        <w:rPr>
          <w:rStyle w:val="FootnoteReference"/>
        </w:rPr>
        <w:footnoteReference w:customMarkFollows="1" w:id="332"/>
        <w:t>5</w:t>
      </w:r>
      <w:r w:rsidRPr="00A25529">
        <w:t xml:space="preserve"> Additionally, membership in a not-for-profit corporation is terminated by death, resignation, expulsion, expiration of a term of membership, or dissolution, judicial or nonjudicial, unless otherwise provided by the N.Y. Not-for-Profit Corporation Law, the certificate of incorporation, or the bylaws.</w:t>
      </w:r>
      <w:r w:rsidRPr="00A25529">
        <w:rPr>
          <w:rStyle w:val="FootnoteReference"/>
        </w:rPr>
        <w:t>1</w:t>
      </w:r>
      <w:r w:rsidRPr="00A25529">
        <w:rPr>
          <w:rStyle w:val="FootnoteReference"/>
        </w:rPr>
        <w:footnoteReference w:customMarkFollows="1" w:id="333"/>
        <w:t>6</w:t>
      </w:r>
    </w:p>
    <w:p w14:paraId="0706E5BA" w14:textId="77777777" w:rsidR="00FB29D8" w:rsidRPr="00A25529" w:rsidRDefault="00FB29D8">
      <w:pPr>
        <w:pStyle w:val="pxtipn"/>
        <w:spacing w:before="180"/>
        <w:ind w:left="720" w:right="720"/>
      </w:pPr>
      <w:r w:rsidRPr="00A25529">
        <w:t>Practice Tip:</w:t>
      </w:r>
    </w:p>
    <w:p w14:paraId="2EA7D44F"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Inasmuch as property rights may be involved in connection with the expulsion of a member, the grounds and procedure (including fair trial, fair notice of the proceedings and charges or accusations, and an opportunity to be heard or to meet the accusations) provisions in the bylaws should be carefully drafted.</w:t>
      </w:r>
      <w:r w:rsidRPr="00A25529">
        <w:rPr>
          <w:rStyle w:val="FootnoteReference"/>
        </w:rPr>
        <w:t>1</w:t>
      </w:r>
      <w:r w:rsidRPr="00A25529">
        <w:rPr>
          <w:rStyle w:val="FootnoteReference"/>
        </w:rPr>
        <w:footnoteReference w:customMarkFollows="1" w:id="334"/>
        <w:t>7</w:t>
      </w:r>
    </w:p>
    <w:p w14:paraId="778895F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In the absence of a bylaw to the contrary, membership in a not-for-profit corporation terminates on tender or receipt of a resignation. In such case, formal acceptance by the corporation is not necessary to make the resignation effective. However, the bylaws may provide that no resignation shall be effective until accepted or until the member has discharged his or her indebtedness to the organization.</w:t>
      </w:r>
      <w:r w:rsidRPr="00A25529">
        <w:rPr>
          <w:rStyle w:val="FootnoteReference"/>
        </w:rPr>
        <w:t>1</w:t>
      </w:r>
      <w:r w:rsidRPr="00A25529">
        <w:rPr>
          <w:rStyle w:val="FootnoteReference"/>
        </w:rPr>
        <w:footnoteReference w:customMarkFollows="1" w:id="335"/>
        <w:t>8</w:t>
      </w:r>
    </w:p>
    <w:p w14:paraId="4DEE1892" w14:textId="77777777" w:rsidR="00FB29D8" w:rsidRPr="00A25529" w:rsidRDefault="00FB29D8" w:rsidP="00E94EF5">
      <w:pPr>
        <w:pStyle w:val="pxs"/>
        <w:spacing w:before="180"/>
        <w:rPr>
          <w:rPrChange w:id="1585" w:author="Cara Cardinale" w:date="2025-03-04T10:36:00Z">
            <w:rPr>
              <w:sz w:val="27"/>
            </w:rPr>
          </w:rPrChange>
        </w:rPr>
      </w:pPr>
      <w:r w:rsidRPr="00A25529">
        <w:rPr>
          <w:rPrChange w:id="1586" w:author="Cara Cardinale" w:date="2025-03-04T10:36:00Z">
            <w:rPr>
              <w:sz w:val="27"/>
            </w:rPr>
          </w:rPrChange>
        </w:rPr>
        <w:t>30:52. Dissolution of corporation</w:t>
      </w:r>
    </w:p>
    <w:p w14:paraId="42316BFC" w14:textId="77777777" w:rsidR="00FB29D8" w:rsidRPr="00A25529" w:rsidRDefault="00FB29D8">
      <w:pPr>
        <w:pStyle w:val="pxrr"/>
        <w:spacing w:before="180"/>
        <w:rPr>
          <w:sz w:val="24"/>
          <w:szCs w:val="24"/>
        </w:rPr>
      </w:pPr>
      <w:r w:rsidRPr="00A25529">
        <w:rPr>
          <w:rStyle w:val="pxvis"/>
          <w:rFonts w:cs="Arial"/>
          <w:bCs/>
          <w:sz w:val="50"/>
          <w:rPrChange w:id="1587" w:author="Cara Cardinale" w:date="2025-03-04T10:36:00Z">
            <w:rPr>
              <w:rStyle w:val="pxvis"/>
              <w:rFonts w:cs="Arial"/>
              <w:bCs/>
            </w:rPr>
          </w:rPrChange>
        </w:rPr>
        <w:t>Research References</w:t>
      </w:r>
    </w:p>
    <w:p w14:paraId="7D087F4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tk.ref.id="I0089G0"</w:instrText>
      </w:r>
      <w:r w:rsidRPr="00A25529">
        <w:rPr>
          <w:rStyle w:val="pxtk"/>
        </w:rPr>
        <w:fldChar w:fldCharType="end"/>
      </w:r>
      <w:r w:rsidRPr="00A25529">
        <w:rPr>
          <w:rStyle w:val="pxtk"/>
        </w:rPr>
        <w:t>West's Key Number Digest, Corporations and Business Organizations &amp;key;3480 to 3489</w:t>
      </w:r>
    </w:p>
    <w:p w14:paraId="4A08CE9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A not-for-profit corporation has the power to cease its corporate activities and terminate its existence by voluntary dissolution.</w:t>
      </w:r>
      <w:r w:rsidRPr="00A25529">
        <w:rPr>
          <w:rStyle w:val="FootnoteReference"/>
        </w:rPr>
        <w:footnoteReference w:customMarkFollows="1" w:id="336"/>
        <w:t>1</w:t>
      </w:r>
      <w:r w:rsidRPr="00A25529">
        <w:t xml:space="preserve"> On dissolution, a not-for-profit corporation may make distributions to its members as permitted by the N.Y. Not-for-Profit Corporation Law.</w:t>
      </w:r>
      <w:r w:rsidRPr="00A25529">
        <w:rPr>
          <w:rStyle w:val="FootnoteReference"/>
        </w:rPr>
        <w:footnoteReference w:customMarkFollows="1" w:id="337"/>
        <w:t>2</w:t>
      </w:r>
      <w:r w:rsidRPr="00A25529">
        <w:t xml:space="preserve"> The Law also provides for the dissolution of a not-for-profit corporation by an action for dissolution brought by the Attorney General based on one or more specified, statutory grounds.</w:t>
      </w:r>
      <w:r w:rsidRPr="00A25529">
        <w:rPr>
          <w:rStyle w:val="FootnoteReference"/>
        </w:rPr>
        <w:footnoteReference w:customMarkFollows="1" w:id="338"/>
        <w:t>3</w:t>
      </w:r>
      <w:r w:rsidRPr="00A25529">
        <w:t xml:space="preserve"> A foreign corporation authorized to conduct affairs in New York may surrender its authority by filing a certificate of surrender of authority with the Department of State.</w:t>
      </w:r>
      <w:r w:rsidRPr="00A25529">
        <w:rPr>
          <w:rStyle w:val="FootnoteReference"/>
        </w:rPr>
        <w:footnoteReference w:customMarkFollows="1" w:id="339"/>
        <w:t>4</w:t>
      </w:r>
      <w:r w:rsidRPr="00A25529">
        <w:t xml:space="preserve"> The certificate must set forth the foreign corporation's name as it appears on the index of names of existing and authorized foreign corporations of any type or kind in the Department of State and the fictitious name the corporation has agreed to use in this state pursuant to </w:t>
      </w:r>
      <w:r w:rsidRPr="00A25529">
        <w:rPr>
          <w:rStyle w:val="pxst"/>
          <w:color w:val="FF0000"/>
          <w:vertAlign w:val="superscript"/>
        </w:rPr>
        <w:t>►</w:t>
      </w:r>
      <w:r w:rsidRPr="00A25529">
        <w:rPr>
          <w:rStyle w:val="pxst"/>
        </w:rPr>
        <w:fldChar w:fldCharType="begin"/>
      </w:r>
      <w:r w:rsidRPr="00A25529">
        <w:rPr>
          <w:rStyle w:val="pxst"/>
        </w:rPr>
        <w:instrText>st.ref.id="I05WIFQ"</w:instrText>
      </w:r>
      <w:r w:rsidRPr="00A25529">
        <w:rPr>
          <w:rStyle w:val="pxst"/>
        </w:rPr>
        <w:fldChar w:fldCharType="end"/>
      </w:r>
      <w:r w:rsidRPr="00A25529">
        <w:rPr>
          <w:rStyle w:val="pxst"/>
        </w:rPr>
        <w:t>Section 1301 of the Not-for-Profit Corporation Law</w:t>
      </w:r>
      <w:r w:rsidRPr="00A25529">
        <w:t>.</w:t>
      </w:r>
      <w:r w:rsidRPr="00A25529">
        <w:rPr>
          <w:rStyle w:val="FootnoteReference"/>
        </w:rPr>
        <w:footnoteReference w:customMarkFollows="1" w:id="340"/>
        <w:t>5</w:t>
      </w:r>
      <w:r w:rsidRPr="00A25529">
        <w:t xml:space="preserve"> A foreign corporation's authority to conduct activities in the State of New York terminates on the filing by the Department of State of the certificate of surrender of authority.</w:t>
      </w:r>
      <w:r w:rsidRPr="00A25529">
        <w:rPr>
          <w:rStyle w:val="FootnoteReference"/>
        </w:rPr>
        <w:footnoteReference w:customMarkFollows="1" w:id="341"/>
        <w:t>6</w:t>
      </w:r>
    </w:p>
    <w:p w14:paraId="4EEA6F6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The procedures for the voluntary, nonjudicial dissolution and the application and distribution of assets of a not-for-profit corporation are set forth in the N.Y. Not-for-Profit Corporation Law.</w:t>
      </w:r>
      <w:r w:rsidRPr="00A25529">
        <w:rPr>
          <w:rStyle w:val="FootnoteReference"/>
        </w:rPr>
        <w:footnoteReference w:customMarkFollows="1" w:id="342"/>
        <w:t>7</w:t>
      </w:r>
      <w:r w:rsidRPr="00A25529">
        <w:t xml:space="preserve"> The Law also sets forth what must be contained in the certificate of dissolution, which must be signed and delivered to the Department of State.</w:t>
      </w:r>
      <w:r w:rsidRPr="00A25529">
        <w:rPr>
          <w:rStyle w:val="FootnoteReference"/>
        </w:rPr>
        <w:footnoteReference w:customMarkFollows="1" w:id="343"/>
        <w:t>8</w:t>
      </w:r>
    </w:p>
    <w:p w14:paraId="12C1195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Basically, a nonjudicial dissolution of a not-for-profit corporation must be initiated by the adoption by the corporation's board of directors of a plan for its dissolution and the distribution of its assets.</w:t>
      </w:r>
      <w:r w:rsidRPr="00A25529">
        <w:rPr>
          <w:rStyle w:val="FootnoteReference"/>
        </w:rPr>
        <w:footnoteReference w:customMarkFollows="1" w:id="344"/>
        <w:t>9</w:t>
      </w:r>
      <w:r w:rsidRPr="00A25529">
        <w:t xml:space="preserve"> This plan must implement any provision in the certificate of incorporation prescribing the distributive rights of its members.</w:t>
      </w:r>
      <w:r w:rsidRPr="00A25529">
        <w:rPr>
          <w:rStyle w:val="FootnoteReference"/>
        </w:rPr>
        <w:t>1</w:t>
      </w:r>
      <w:r w:rsidRPr="00A25529">
        <w:rPr>
          <w:rStyle w:val="FootnoteReference"/>
        </w:rPr>
        <w:footnoteReference w:customMarkFollows="1" w:id="345"/>
        <w:t>0</w:t>
      </w:r>
    </w:p>
    <w:p w14:paraId="14F4E9CE" w14:textId="77777777" w:rsidR="00FB29D8" w:rsidRPr="00A25529" w:rsidRDefault="00FB29D8">
      <w:pPr>
        <w:pStyle w:val="pxtipn"/>
        <w:spacing w:before="180"/>
        <w:ind w:left="720" w:right="720"/>
      </w:pPr>
      <w:r w:rsidRPr="00A25529">
        <w:t>Practice Tip:</w:t>
      </w:r>
    </w:p>
    <w:p w14:paraId="12BA5237"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If the corporation is a charitable corporation and has no assets to distribute and no liabilities at the time of dissolution, the plan must include a statement to that effect. </w:t>
      </w:r>
      <w:r w:rsidRPr="00A25529">
        <w:rPr>
          <w:rStyle w:val="FootnoteReference"/>
        </w:rPr>
        <w:t>1</w:t>
      </w:r>
      <w:r w:rsidRPr="00A25529">
        <w:rPr>
          <w:rStyle w:val="FootnoteReference"/>
        </w:rPr>
        <w:footnoteReference w:customMarkFollows="1" w:id="346"/>
        <w:t>1</w:t>
      </w:r>
      <w:r w:rsidRPr="00A25529">
        <w:t xml:space="preserve"> If the corporation has no assets to distribute, other than a reserve not to exceed $25,000 for the purpose of paying ordinary and necessary expenses of winding up its affairs including attorney and accountant fees, and liabilities not in excess of $10,000 at the time of adoption of the plan of dissolution, the plan of dissolution must include a statement to that effect.</w:t>
      </w:r>
      <w:r w:rsidRPr="00A25529">
        <w:rPr>
          <w:rStyle w:val="FootnoteReference"/>
        </w:rPr>
        <w:t>1</w:t>
      </w:r>
      <w:r w:rsidRPr="00A25529">
        <w:rPr>
          <w:rStyle w:val="FootnoteReference"/>
        </w:rPr>
        <w:footnoteReference w:customMarkFollows="1" w:id="347"/>
        <w:t>2</w:t>
      </w:r>
    </w:p>
    <w:p w14:paraId="10F0BB4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The board must then submit its plan to the members of the corporation for approval.</w:t>
      </w:r>
      <w:r w:rsidRPr="00A25529">
        <w:rPr>
          <w:rStyle w:val="FootnoteReference"/>
        </w:rPr>
        <w:t>1</w:t>
      </w:r>
      <w:r w:rsidRPr="00A25529">
        <w:rPr>
          <w:rStyle w:val="FootnoteReference"/>
        </w:rPr>
        <w:footnoteReference w:customMarkFollows="1" w:id="348"/>
        <w:t>3</w:t>
      </w:r>
      <w:r w:rsidRPr="00A25529">
        <w:t xml:space="preserve"> The dissolution is deemed authorized when the plan is approved by the statutory two-thirds vote of the members, provided, however, that if the corporation is a charitable corporation, other than a corporation incorporated pursuant to the article governing public cemetery corporations, the vote required by the corporation's board of directors for adoption of the plan of dissolution of such a corporation or by the corporation's members for the authorization thereof will be:</w:t>
      </w:r>
    </w:p>
    <w:p w14:paraId="7E4E896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(1) In the case of a vote by the board of directors: (i) the number of directors required under the certificate of incorporation, bylaws, the Not-for-Profit Corporation Law and any other applicable law;</w:t>
      </w:r>
      <w:ins w:id="1602" w:author="Cara Cardinale" w:date="2025-01-22T13:34:00Z">
        <w:r w:rsidR="00CB7370" w:rsidRPr="00A25529">
          <w:t xml:space="preserve"> (ii) two-thirds of the directors present at the time of the vote, if a quorum is present at that time;</w:t>
        </w:r>
      </w:ins>
      <w:del w:id="1603" w:author="Cara Cardinale" w:date="2025-03-04T08:09:00Z">
        <w:r w:rsidRPr="00A25529" w:rsidDel="000D1E09">
          <w:delText xml:space="preserve"> </w:delText>
        </w:r>
      </w:del>
      <w:ins w:id="1604" w:author="Cara Cardinale" w:date="2025-03-04T10:55:00Z">
        <w:r w:rsidR="002A2CA5">
          <w:t xml:space="preserve"> </w:t>
        </w:r>
      </w:ins>
      <w:r w:rsidRPr="00A25529">
        <w:t>or (</w:t>
      </w:r>
      <w:ins w:id="1605" w:author="Cara Cardinale" w:date="2025-01-22T13:34:00Z">
        <w:r w:rsidR="00CB7370" w:rsidRPr="00A25529">
          <w:t>i</w:t>
        </w:r>
      </w:ins>
      <w:r w:rsidRPr="00A25529">
        <w:t>ii) if the number of directors actually holding office as such at the time of the vote to adopt the plan is less than the number required to constitute a quorum of directors under the certificate of incorporation, the bylaws, the Not-for-Profit Corporation Law or any other applicable law, the remaining directors unanimously;</w:t>
      </w:r>
    </w:p>
    <w:p w14:paraId="25FB48F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(2) In the case of a vote by the members, (i) the number of members required under the certificate of incorporation, bylaws, the Not-for-Profit Corporation Law and any other applicable law; or (ii) by the vote of members authorized by an order of the Supreme Court pursuant to </w:t>
      </w:r>
      <w:r w:rsidRPr="00A25529">
        <w:rPr>
          <w:rStyle w:val="pxst"/>
          <w:color w:val="FF0000"/>
          <w:vertAlign w:val="superscript"/>
        </w:rPr>
        <w:t>►</w:t>
      </w:r>
      <w:r w:rsidRPr="00A25529">
        <w:rPr>
          <w:rStyle w:val="pxst"/>
        </w:rPr>
        <w:fldChar w:fldCharType="begin"/>
      </w:r>
      <w:r w:rsidRPr="00A25529">
        <w:rPr>
          <w:rStyle w:val="pxst"/>
        </w:rPr>
        <w:instrText>st.ref.id="I002NDD"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w:t>
      </w:r>
      <w:r w:rsidRPr="00A25529">
        <w:t xml:space="preserve"> permitting the corporation to dispense with the applicable quorum requirement.</w:t>
      </w:r>
      <w:r w:rsidRPr="00A25529">
        <w:rPr>
          <w:rStyle w:val="FootnoteReference"/>
        </w:rPr>
        <w:t>1</w:t>
      </w:r>
      <w:r w:rsidRPr="00A25529">
        <w:rPr>
          <w:rStyle w:val="FootnoteReference"/>
        </w:rPr>
        <w:footnoteReference w:customMarkFollows="1" w:id="349"/>
        <w:t>4</w:t>
      </w:r>
    </w:p>
    <w:p w14:paraId="342AAC8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If there are no members entitled to vote on the dissolution of the corporation, the plan of dissolution and distribution of assets will be deemed authorized upon its adoption by the board.</w:t>
      </w:r>
      <w:r w:rsidRPr="00A25529">
        <w:rPr>
          <w:rStyle w:val="FootnoteReference"/>
        </w:rPr>
        <w:t>1</w:t>
      </w:r>
      <w:r w:rsidRPr="00A25529">
        <w:rPr>
          <w:rStyle w:val="FootnoteReference"/>
        </w:rPr>
        <w:footnoteReference w:customMarkFollows="1" w:id="350"/>
        <w:t>5</w:t>
      </w:r>
      <w:r w:rsidRPr="00A25529">
        <w:t xml:space="preserve"> However, the plan must also be approved by any governmental body or officer whose approval was required for the formation of the corporation.</w:t>
      </w:r>
      <w:r w:rsidRPr="00A25529">
        <w:rPr>
          <w:rStyle w:val="FootnoteReference"/>
        </w:rPr>
        <w:t>1</w:t>
      </w:r>
      <w:r w:rsidRPr="00A25529">
        <w:rPr>
          <w:rStyle w:val="FootnoteReference"/>
        </w:rPr>
        <w:footnoteReference w:customMarkFollows="1" w:id="351"/>
        <w:t>6</w:t>
      </w:r>
      <w:r w:rsidRPr="00A25529">
        <w:t xml:space="preserve"> Moreover, approval of the attorney general also is required for a charitable corporation or for any noncharitable corporation that holds assets at the time of dissolution legally required to be used for a particular purpose. </w:t>
      </w:r>
      <w:r w:rsidRPr="00A25529">
        <w:rPr>
          <w:rStyle w:val="FootnoteReference"/>
        </w:rPr>
        <w:t>1</w:t>
      </w:r>
      <w:r w:rsidRPr="00A25529">
        <w:rPr>
          <w:rStyle w:val="FootnoteReference"/>
        </w:rPr>
        <w:footnoteReference w:customMarkFollows="1" w:id="352"/>
        <w:t>7</w:t>
      </w:r>
      <w:r w:rsidRPr="00A25529">
        <w:t xml:space="preserve"> Application to the attorney general for such approval is by verified petition, with the plan of dissolution and distribution of assets and certified copies of the consents prescribed by law annexed thereto. </w:t>
      </w:r>
      <w:r w:rsidRPr="00A25529">
        <w:rPr>
          <w:rStyle w:val="FootnoteReference"/>
        </w:rPr>
        <w:t>1</w:t>
      </w:r>
      <w:r w:rsidRPr="00A25529">
        <w:rPr>
          <w:rStyle w:val="FootnoteReference"/>
        </w:rPr>
        <w:footnoteReference w:customMarkFollows="1" w:id="353"/>
        <w:t>8</w:t>
      </w:r>
    </w:p>
    <w:p w14:paraId="642A9D5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After the plan of dissolution and distribution of assets has been adopted, authorized, approved and carried out pursuant to the terms of the plan within the time period set forth pursuant to statute, a certificate of dissolution, entitled </w:t>
      </w:r>
      <w:r w:rsidRPr="00A25529">
        <w:rPr>
          <w:vanish/>
        </w:rPr>
        <w:t>&amp;ldquo;</w:t>
      </w:r>
      <w:r w:rsidRPr="00A25529">
        <w:rPr>
          <w:rStyle w:val="pxvis"/>
          <w:rFonts w:ascii="Times NewRoman" w:hAnsi="Times NewRoman"/>
          <w:b w:val="0"/>
          <w:sz w:val="24"/>
        </w:rPr>
        <w:t>“</w:t>
      </w:r>
      <w:r w:rsidRPr="00A25529">
        <w:t xml:space="preserve">Certificate of Dissolution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st.ref.id="I00DVX2"</w:instrText>
      </w:r>
      <w:r w:rsidRPr="00A25529">
        <w:rPr>
          <w:rStyle w:val="pxst"/>
        </w:rPr>
        <w:fldChar w:fldCharType="end"/>
      </w:r>
      <w:r w:rsidRPr="00A25529">
        <w:rPr>
          <w:rStyle w:val="pxst"/>
        </w:rPr>
        <w:t>Section 1003 of the Not-for-Profit Corporation Law</w:t>
      </w:r>
      <w:r w:rsidRPr="00A25529">
        <w:t>,</w:t>
      </w:r>
      <w:r w:rsidRPr="00A25529">
        <w:rPr>
          <w:vanish/>
        </w:rPr>
        <w:t>&amp;rdquo;</w:t>
      </w:r>
      <w:r w:rsidRPr="00A25529">
        <w:rPr>
          <w:rStyle w:val="pxvis"/>
          <w:rFonts w:ascii="Times NewRoman" w:hAnsi="Times NewRoman"/>
          <w:b w:val="0"/>
          <w:sz w:val="24"/>
        </w:rPr>
        <w:t>”</w:t>
      </w:r>
      <w:r w:rsidRPr="00A25529">
        <w:t xml:space="preserve"> and containing the information required by the statute must be signed and, if required by statute, after the Attorney General has affixed thereon his or her consent to the dissolution, delivered to the Department of State.</w:t>
      </w:r>
      <w:r w:rsidRPr="00A25529">
        <w:rPr>
          <w:rStyle w:val="FootnoteReference"/>
        </w:rPr>
        <w:t>1</w:t>
      </w:r>
      <w:r w:rsidRPr="00A25529">
        <w:rPr>
          <w:rStyle w:val="FootnoteReference"/>
        </w:rPr>
        <w:footnoteReference w:customMarkFollows="1" w:id="354"/>
        <w:t>9</w:t>
      </w:r>
      <w:r w:rsidRPr="00A25529">
        <w:t xml:space="preserve"> The certificate must set forth the following information:</w:t>
      </w:r>
    </w:p>
    <w:p w14:paraId="51E35066"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a. The corporation's name and, if its name has been changed, the name under which it was formed;</w:t>
      </w:r>
    </w:p>
    <w:p w14:paraId="1890369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b. The date its certificate of incorporation was filed by the Department of State;</w:t>
      </w:r>
    </w:p>
    <w:p w14:paraId="6F8A2686"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c. The name and address of each of its officers and directors;</w:t>
      </w:r>
    </w:p>
    <w:p w14:paraId="21F4D85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d. A statement as to whether the corporation is a charitable corporation or a noncharitable corporation;</w:t>
      </w:r>
    </w:p>
    <w:p w14:paraId="491B7C2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e. A statement as to whether or not the corporation holds assets at the time of dissolution, which are legally required to be used for a particular purpose;</w:t>
      </w:r>
    </w:p>
    <w:p w14:paraId="3E76F77A"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f. That the corporation elects to dissolve;</w:t>
      </w:r>
    </w:p>
    <w:p w14:paraId="7500E134"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g. The manner in which the dissolution was authorized; and</w:t>
      </w:r>
    </w:p>
    <w:p w14:paraId="3DCC789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h. A statement that, prior to delivery of such certificate of dissolution to the Department of State for filing, the plan of dissolution and distribution of assets </w:t>
      </w:r>
      <w:del w:id="1614" w:author="Cara Cardinale" w:date="2025-01-22T18:50:00Z">
        <w:r w:rsidRPr="00A25529" w:rsidDel="009E3C3C">
          <w:delText xml:space="preserve">will </w:delText>
        </w:r>
      </w:del>
      <w:ins w:id="1615" w:author="Cara Cardinale" w:date="2025-01-22T18:50:00Z">
        <w:r w:rsidR="009E3C3C" w:rsidRPr="00A25529">
          <w:t xml:space="preserve">has </w:t>
        </w:r>
      </w:ins>
      <w:r w:rsidRPr="00A25529">
        <w:t>be</w:t>
      </w:r>
      <w:ins w:id="1616" w:author="Cara Cardinale" w:date="2025-01-22T18:50:00Z">
        <w:r w:rsidR="009E3C3C" w:rsidRPr="00A25529">
          <w:t>en</w:t>
        </w:r>
      </w:ins>
      <w:r w:rsidRPr="00A25529">
        <w:t xml:space="preserve"> approved by the Attorney General or a justice of the </w:t>
      </w:r>
      <w:ins w:id="1617" w:author="Cara Cardinale" w:date="2025-01-22T18:51:00Z">
        <w:r w:rsidR="009E3C3C" w:rsidRPr="00A25529">
          <w:t>s</w:t>
        </w:r>
      </w:ins>
      <w:del w:id="1618" w:author="Cara Cardinale" w:date="2025-01-22T18:51:00Z">
        <w:r w:rsidRPr="00A25529" w:rsidDel="009E3C3C">
          <w:delText>S</w:delText>
        </w:r>
      </w:del>
      <w:r w:rsidRPr="00A25529">
        <w:t xml:space="preserve">upreme </w:t>
      </w:r>
      <w:ins w:id="1619" w:author="Cara Cardinale" w:date="2025-01-22T18:51:00Z">
        <w:r w:rsidR="009E3C3C" w:rsidRPr="00A25529">
          <w:t>c</w:t>
        </w:r>
      </w:ins>
      <w:del w:id="1620" w:author="Cara Cardinale" w:date="2025-01-22T18:51:00Z">
        <w:r w:rsidRPr="00A25529" w:rsidDel="009E3C3C">
          <w:delText>C</w:delText>
        </w:r>
      </w:del>
      <w:r w:rsidRPr="00A25529">
        <w:t xml:space="preserve">ourt, if such approval is required. </w:t>
      </w:r>
      <w:ins w:id="1621" w:author="Cara Cardinale" w:date="2025-01-22T19:09:00Z">
        <w:r w:rsidR="002668AA" w:rsidRPr="00A25529">
          <w:t>A copy of the approval of the attorney general or of the court order must be attached to the certificate of dissolution. </w:t>
        </w:r>
      </w:ins>
      <w:r w:rsidRPr="00A25529">
        <w:t>In the case of a corporation, other than a corporation incorporated pursuant to the article governing public cemetery corporations, that has no assets to distribute, or has no assets to distribute other than a reserve not to exceed $25,000 for the purpose of paying ordinary and necessary expenses of winding up its affairs including attorney and accountant fees, and liabilities not in excess of $10,000 at the time of dissolution, a statement that a copy of the plan of dissolution that contains the statement prescribed by statute has been duly filed with the Attorney General, if required.</w:t>
      </w:r>
      <w:r w:rsidRPr="00A25529">
        <w:rPr>
          <w:rStyle w:val="FootnoteReference"/>
        </w:rPr>
        <w:t>2</w:t>
      </w:r>
      <w:r w:rsidRPr="00A25529">
        <w:rPr>
          <w:rStyle w:val="FootnoteReference"/>
        </w:rPr>
        <w:footnoteReference w:customMarkFollows="1" w:id="355"/>
        <w:t>0</w:t>
      </w:r>
    </w:p>
    <w:p w14:paraId="683ACD2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If Attorney General approval or approval by a governmental body or officer of the dissolution is required, such approval must be endorsed on or annexed to the certificate.</w:t>
      </w:r>
      <w:r w:rsidRPr="00A25529">
        <w:rPr>
          <w:rStyle w:val="FootnoteReference"/>
        </w:rPr>
        <w:t>2</w:t>
      </w:r>
      <w:r w:rsidRPr="00A25529">
        <w:rPr>
          <w:rStyle w:val="FootnoteReference"/>
        </w:rPr>
        <w:footnoteReference w:customMarkFollows="1" w:id="356"/>
        <w:t>1</w:t>
      </w:r>
      <w:r w:rsidRPr="00A25529">
        <w:t xml:space="preserve"> The Law further provides that the Department of State may not file the certificate of dissolution unless the consent of the State Department of Taxation and Finance to the dissolution is attached to the certificate.</w:t>
      </w:r>
      <w:r w:rsidRPr="00A25529">
        <w:rPr>
          <w:rStyle w:val="FootnoteReference"/>
        </w:rPr>
        <w:t>2</w:t>
      </w:r>
      <w:r w:rsidRPr="00A25529">
        <w:rPr>
          <w:rStyle w:val="FootnoteReference"/>
        </w:rPr>
        <w:footnoteReference w:customMarkFollows="1" w:id="357"/>
        <w:t>2</w:t>
      </w:r>
      <w:r w:rsidRPr="00A25529">
        <w:t xml:space="preserve"> Upon filing the certificate, the corporation is then dissolved.</w:t>
      </w:r>
      <w:r w:rsidRPr="00A25529">
        <w:rPr>
          <w:rStyle w:val="FootnoteReference"/>
        </w:rPr>
        <w:t>2</w:t>
      </w:r>
      <w:r w:rsidRPr="00A25529">
        <w:rPr>
          <w:rStyle w:val="FootnoteReference"/>
        </w:rPr>
        <w:footnoteReference w:customMarkFollows="1" w:id="358"/>
        <w:t>3</w:t>
      </w:r>
    </w:p>
    <w:p w14:paraId="32DD805A" w14:textId="77777777" w:rsidR="00FB29D8" w:rsidRPr="00A25529" w:rsidRDefault="00FB29D8">
      <w:pPr>
        <w:pStyle w:val="pxd"/>
        <w:spacing w:before="180"/>
      </w:pPr>
      <w:r w:rsidRPr="00A25529">
        <w:t>2. Checklists</w:t>
      </w:r>
    </w:p>
    <w:p w14:paraId="7691CA18" w14:textId="77777777" w:rsidR="00FB29D8" w:rsidRPr="00A25529" w:rsidRDefault="00FB29D8">
      <w:pPr>
        <w:pStyle w:val="pxs"/>
        <w:spacing w:before="180"/>
        <w:rPr>
          <w:rPrChange w:id="1628" w:author="Cara Cardinale" w:date="2025-03-04T10:36:00Z">
            <w:rPr>
              <w:sz w:val="27"/>
            </w:rPr>
          </w:rPrChange>
        </w:rPr>
      </w:pPr>
      <w:r w:rsidRPr="00A25529">
        <w:rPr>
          <w:rPrChange w:id="1629" w:author="Cara Cardinale" w:date="2025-03-04T10:36:00Z">
            <w:rPr>
              <w:sz w:val="27"/>
            </w:rPr>
          </w:rPrChange>
        </w:rPr>
        <w:t>30:53. Checklist</w:t>
      </w:r>
      <w:r w:rsidRPr="00A25529">
        <w:rPr>
          <w:rStyle w:val="pxsep"/>
        </w:rPr>
        <w:t xml:space="preserve">-- </w:t>
      </w:r>
      <w:r w:rsidRPr="00A25529">
        <w:rPr>
          <w:rPrChange w:id="1630" w:author="Cara Cardinale" w:date="2025-03-04T10:36:00Z">
            <w:rPr>
              <w:sz w:val="27"/>
            </w:rPr>
          </w:rPrChange>
        </w:rPr>
        <w:t>Actions to be taken prior to incorporation of existing association</w:t>
      </w:r>
    </w:p>
    <w:p w14:paraId="5202ECE9" w14:textId="77777777" w:rsidR="00FB29D8" w:rsidRPr="00A25529" w:rsidRDefault="00FB29D8">
      <w:pPr>
        <w:pStyle w:val="pxov"/>
        <w:rPr>
          <w:vanish/>
        </w:rPr>
      </w:pPr>
      <w:r w:rsidRPr="00A25529">
        <w:rPr>
          <w:vanish/>
        </w:rPr>
        <w:t>COL</w:t>
      </w:r>
    </w:p>
    <w:p w14:paraId="55477997" w14:textId="77777777" w:rsidR="00FB29D8" w:rsidRPr="00A25529" w:rsidRDefault="00FB29D8">
      <w:pPr>
        <w:pStyle w:val="pxov"/>
        <w:rPr>
          <w:vanish/>
        </w:rPr>
      </w:pPr>
      <w:r w:rsidRPr="00A25529">
        <w:rPr>
          <w:vanish/>
        </w:rPr>
        <w:t>NFP</w:t>
      </w:r>
    </w:p>
    <w:p w14:paraId="3210729E" w14:textId="77777777" w:rsidR="00FB29D8" w:rsidRPr="00A25529" w:rsidRDefault="00FB29D8">
      <w:pPr>
        <w:pStyle w:val="pxov"/>
        <w:rPr>
          <w:vanish/>
        </w:rPr>
      </w:pPr>
      <w:r w:rsidRPr="00A25529">
        <w:rPr>
          <w:vanish/>
        </w:rPr>
        <w:t>CHK</w:t>
      </w:r>
    </w:p>
    <w:p w14:paraId="3C09EC4B" w14:textId="77777777" w:rsidR="00FB29D8" w:rsidRPr="00A25529" w:rsidRDefault="00FB29D8">
      <w:pPr>
        <w:pStyle w:val="pxov"/>
        <w:rPr>
          <w:vanish/>
        </w:rPr>
      </w:pPr>
      <w:r w:rsidRPr="00A25529">
        <w:rPr>
          <w:vanish/>
        </w:rPr>
        <w:t>FCV</w:t>
      </w:r>
    </w:p>
    <w:p w14:paraId="63BACB5E" w14:textId="77777777" w:rsidR="00FB29D8" w:rsidRPr="00A25529" w:rsidRDefault="00FB29D8">
      <w:pPr>
        <w:pStyle w:val="pxov"/>
        <w:rPr>
          <w:vanish/>
        </w:rPr>
      </w:pPr>
      <w:r w:rsidRPr="00A25529">
        <w:rPr>
          <w:vanish/>
        </w:rPr>
        <w:t>FTR</w:t>
      </w:r>
    </w:p>
    <w:p w14:paraId="1018B1F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1. Calling a meeting of all the members to decide the issue of incorporation.</w:t>
      </w:r>
    </w:p>
    <w:p w14:paraId="1E70EC6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2. Sending a notice of the meeting to all the members.</w:t>
      </w:r>
    </w:p>
    <w:p w14:paraId="6D2A462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3. Passing a resolution, by a majority of the members, authorizing incorporation of the association and execution of the certificate of incorporation.</w:t>
      </w:r>
    </w:p>
    <w:p w14:paraId="09D1D6A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4. Formation, by election, appointment, or otherwise, of a committee of members specifically authorized to incorporate the association and execute the certificate of incorporation.</w:t>
      </w:r>
    </w:p>
    <w:p w14:paraId="52249D0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5. Recording minutes of the meeting containing the vote of the membership authorizing incorporation of the association and execution of certificate of incorporation and formation of a committee of members to accomplish the incorporation.</w:t>
      </w:r>
    </w:p>
    <w:p w14:paraId="61A8357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6. Preparing affidavit that incorporation has been authorized.</w:t>
      </w:r>
    </w:p>
    <w:p w14:paraId="0D18B522" w14:textId="77777777" w:rsidR="00FB29D8" w:rsidRPr="00A25529" w:rsidRDefault="00FB29D8">
      <w:pPr>
        <w:pStyle w:val="pxcknotes"/>
        <w:rPr>
          <w:sz w:val="24"/>
          <w:szCs w:val="24"/>
        </w:rPr>
      </w:pPr>
    </w:p>
    <w:p w14:paraId="07E9A016" w14:textId="77777777" w:rsidR="00FB29D8" w:rsidRPr="00A25529" w:rsidRDefault="00FB29D8">
      <w:pPr>
        <w:pStyle w:val="pxckrefn"/>
      </w:pPr>
      <w:r w:rsidRPr="00A25529">
        <w:t>Item 4.</w:t>
      </w:r>
    </w:p>
    <w:p w14:paraId="28AF3174" w14:textId="77777777" w:rsidR="00FB29D8" w:rsidRPr="00A25529" w:rsidRDefault="00FB29D8">
      <w:pPr>
        <w:pStyle w:val="pxckrefnote"/>
        <w:spacing w:before="180"/>
      </w:pPr>
      <w:del w:id="1631" w:author="Cara Cardinale" w:date="2025-01-14T20:47:00Z">
        <w:r w:rsidRPr="00A25529" w:rsidDel="00CF1278">
          <w:delText>Drafter's Note</w:delText>
        </w:r>
      </w:del>
      <w:r w:rsidRPr="00A25529">
        <w:t xml:space="preserve"> </w:t>
      </w:r>
    </w:p>
    <w:p w14:paraId="6408F13A"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 xml:space="preserve">The certificate of incorporation of what was previous to incorporation an unincorporated not-for-profit association or group must have annexed thereto an affidavit of the subscribers of such certificate, stating that they constitute a majority of the members of a committee duly authorized to incorporate such association or group. </w:t>
      </w:r>
      <w:r w:rsidRPr="00A25529">
        <w:rPr>
          <w:rStyle w:val="pxst"/>
          <w:color w:val="FF0000"/>
          <w:vertAlign w:val="superscript"/>
        </w:rPr>
        <w:t>►</w:t>
      </w:r>
      <w:r w:rsidRPr="00A25529">
        <w:rPr>
          <w:rStyle w:val="pxst"/>
        </w:rPr>
        <w:fldChar w:fldCharType="begin"/>
      </w:r>
      <w:r w:rsidRPr="00A25529">
        <w:rPr>
          <w:rStyle w:val="pxst"/>
        </w:rPr>
        <w:instrText>st.ref.id="I002NKI"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461B1FDA" w14:textId="77777777" w:rsidR="00FB29D8" w:rsidRPr="00A25529" w:rsidRDefault="00FB29D8">
      <w:pPr>
        <w:pStyle w:val="pxckrefrr"/>
        <w:rPr>
          <w:sz w:val="24"/>
          <w:szCs w:val="24"/>
        </w:rPr>
      </w:pPr>
      <w:r w:rsidRPr="00A25529">
        <w:rPr>
          <w:rStyle w:val="pxvis"/>
          <w:rFonts w:cs="Arial"/>
          <w:bCs/>
          <w:sz w:val="50"/>
          <w:rPrChange w:id="1632" w:author="Cara Cardinale" w:date="2025-03-04T10:36:00Z">
            <w:rPr>
              <w:rStyle w:val="pxvis"/>
              <w:rFonts w:cs="Arial"/>
              <w:bCs/>
            </w:rPr>
          </w:rPrChange>
        </w:rPr>
        <w:t>Research References</w:t>
      </w:r>
    </w:p>
    <w:p w14:paraId="19A1C99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tk.ref.id="I005GPE"</w:instrText>
      </w:r>
      <w:r w:rsidRPr="00A25529">
        <w:rPr>
          <w:rStyle w:val="pxtk"/>
        </w:rPr>
        <w:fldChar w:fldCharType="end"/>
      </w:r>
      <w:r w:rsidRPr="00A25529">
        <w:rPr>
          <w:rStyle w:val="pxtk"/>
        </w:rPr>
        <w:t>West's Key Number Digest, Corporations and Business Organizations &amp;key;3370 to 3375</w:t>
      </w:r>
    </w:p>
    <w:p w14:paraId="6EC0303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rc.ref.id="I0089UA"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ins w:id="1633" w:author="Cara Cardinale" w:date="2025-01-19T12:37:00Z">
        <w:r w:rsidR="00890239" w:rsidRPr="00A25529">
          <w:rPr>
            <w:rStyle w:val="pxrc"/>
          </w:rPr>
          <w:t>1</w:t>
        </w:r>
      </w:ins>
      <w:del w:id="1634" w:author="Cara Cardinale" w:date="2025-01-19T12:37:00Z">
        <w:r w:rsidRPr="00A25529" w:rsidDel="00890239">
          <w:rPr>
            <w:rStyle w:val="pxrc"/>
          </w:rPr>
          <w:delText>2</w:delText>
        </w:r>
      </w:del>
    </w:p>
    <w:p w14:paraId="5E06F0A5" w14:textId="77777777" w:rsidR="00FB29D8" w:rsidRPr="00A25529" w:rsidRDefault="00FB29D8">
      <w:pPr>
        <w:pStyle w:val="pxs"/>
        <w:spacing w:before="180"/>
        <w:rPr>
          <w:rPrChange w:id="1635" w:author="Cara Cardinale" w:date="2025-03-04T10:36:00Z">
            <w:rPr>
              <w:sz w:val="27"/>
            </w:rPr>
          </w:rPrChange>
        </w:rPr>
      </w:pPr>
      <w:r w:rsidRPr="00A25529">
        <w:rPr>
          <w:rPrChange w:id="1636" w:author="Cara Cardinale" w:date="2025-03-04T10:36:00Z">
            <w:rPr>
              <w:sz w:val="27"/>
            </w:rPr>
          </w:rPrChange>
        </w:rPr>
        <w:t>30:54. Checklist</w:t>
      </w:r>
      <w:r w:rsidRPr="00A25529">
        <w:rPr>
          <w:rStyle w:val="pxsep"/>
        </w:rPr>
        <w:t xml:space="preserve">-- </w:t>
      </w:r>
      <w:r w:rsidRPr="00A25529">
        <w:rPr>
          <w:rPrChange w:id="1637" w:author="Cara Cardinale" w:date="2025-03-04T10:36:00Z">
            <w:rPr>
              <w:sz w:val="27"/>
            </w:rPr>
          </w:rPrChange>
        </w:rPr>
        <w:t>Matters to be considered in selecting a corporate name</w:t>
      </w:r>
    </w:p>
    <w:p w14:paraId="4B4AC02F" w14:textId="77777777" w:rsidR="00FB29D8" w:rsidRPr="00A25529" w:rsidRDefault="00FB29D8">
      <w:pPr>
        <w:pStyle w:val="pxov"/>
        <w:rPr>
          <w:vanish/>
        </w:rPr>
      </w:pPr>
      <w:r w:rsidRPr="00A25529">
        <w:rPr>
          <w:vanish/>
        </w:rPr>
        <w:t>COL</w:t>
      </w:r>
    </w:p>
    <w:p w14:paraId="0DBBA78A" w14:textId="77777777" w:rsidR="00FB29D8" w:rsidRPr="00A25529" w:rsidRDefault="00FB29D8">
      <w:pPr>
        <w:pStyle w:val="pxov"/>
        <w:rPr>
          <w:vanish/>
        </w:rPr>
      </w:pPr>
      <w:r w:rsidRPr="00A25529">
        <w:rPr>
          <w:vanish/>
        </w:rPr>
        <w:t>NFP</w:t>
      </w:r>
    </w:p>
    <w:p w14:paraId="73171227" w14:textId="77777777" w:rsidR="00FB29D8" w:rsidRPr="00A25529" w:rsidRDefault="00FB29D8">
      <w:pPr>
        <w:pStyle w:val="pxov"/>
        <w:rPr>
          <w:vanish/>
        </w:rPr>
      </w:pPr>
      <w:r w:rsidRPr="00A25529">
        <w:rPr>
          <w:vanish/>
        </w:rPr>
        <w:t>CHK</w:t>
      </w:r>
    </w:p>
    <w:p w14:paraId="572044C6" w14:textId="77777777" w:rsidR="00FB29D8" w:rsidRPr="00A25529" w:rsidRDefault="00FB29D8">
      <w:pPr>
        <w:pStyle w:val="pxov"/>
        <w:rPr>
          <w:vanish/>
        </w:rPr>
      </w:pPr>
      <w:r w:rsidRPr="00A25529">
        <w:rPr>
          <w:vanish/>
        </w:rPr>
        <w:t>FTR</w:t>
      </w:r>
    </w:p>
    <w:p w14:paraId="0BFB3B45" w14:textId="77777777" w:rsidR="00FB29D8" w:rsidRPr="00A25529" w:rsidRDefault="00FB29D8">
      <w:pPr>
        <w:pStyle w:val="pxov"/>
        <w:rPr>
          <w:vanish/>
        </w:rPr>
      </w:pPr>
      <w:r w:rsidRPr="00A25529">
        <w:rPr>
          <w:vanish/>
        </w:rPr>
        <w:t>FCV</w:t>
      </w:r>
    </w:p>
    <w:p w14:paraId="401D89A7" w14:textId="77777777" w:rsidR="00FB29D8" w:rsidRPr="00A25529" w:rsidRDefault="00FB29D8">
      <w:pPr>
        <w:pStyle w:val="pxov"/>
        <w:rPr>
          <w:vanish/>
        </w:rPr>
      </w:pPr>
      <w:r w:rsidRPr="00A25529">
        <w:rPr>
          <w:vanish/>
        </w:rPr>
        <w:t>EBL</w:t>
      </w:r>
    </w:p>
    <w:p w14:paraId="48369F5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1. The name must contain one of the following: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incorporated,</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limited,</w:t>
      </w:r>
      <w:r w:rsidRPr="00A25529">
        <w:rPr>
          <w:vanish/>
        </w:rPr>
        <w:t>&amp;rdquo;</w:t>
      </w:r>
      <w:r w:rsidRPr="00A25529">
        <w:rPr>
          <w:rStyle w:val="pxvis"/>
          <w:rFonts w:ascii="Times NewRoman" w:hAnsi="Times NewRoman"/>
          <w:b w:val="0"/>
          <w:sz w:val="24"/>
        </w:rPr>
        <w:t>”</w:t>
      </w:r>
      <w:r w:rsidRPr="00A25529">
        <w:t xml:space="preserve"> or an abbreviation of one of such words (unless the corporation is formed for charitable or religious purposes or for purposes requiring special approval or is a bar association).</w:t>
      </w:r>
    </w:p>
    <w:p w14:paraId="728C888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2. The name must not contain any word or phrase, or abbreviation or derivative of a word or phrase, that indicates or implies that the corporation is organized for any purpose other than one or more of the purposes permitted by its certificate of incorporation.</w:t>
      </w:r>
    </w:p>
    <w:p w14:paraId="145D8EE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3. The name must be distinguishable from the names of corporations of any kind or a fictitious name of an authorized foreign corporation, as such names appear on the Department of State's index of names of existing domestic and authorized foreign corporations.</w:t>
      </w:r>
    </w:p>
    <w:p w14:paraId="6440569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4. The name must not contain any word or phrase, or any abbreviation or derivative of a word or phrase, the use of which is prohibited or restricted by statute.</w:t>
      </w:r>
    </w:p>
    <w:p w14:paraId="13469F7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5. The name must not contain any word or phrase, or any abbreviation or derivative of a word or phrase, in a context that indicates or implies that the corporation is authorized for any purpose or is possessed in the state of any power other than a purpose for which, or a power with which, the corporation may be and is formed or the foreign corporation is authorized.</w:t>
      </w:r>
    </w:p>
    <w:p w14:paraId="175FA1E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6. The name must not, with certain exceptions, contain any of certain, specified words or phrases, or any abbreviation or derivative of such words or phrases, such as </w:t>
      </w:r>
      <w:r w:rsidRPr="00A25529">
        <w:rPr>
          <w:vanish/>
        </w:rPr>
        <w:t>&amp;ldquo;</w:t>
      </w:r>
      <w:r w:rsidRPr="00A25529">
        <w:rPr>
          <w:rStyle w:val="pxvis"/>
          <w:rFonts w:ascii="Times NewRoman" w:hAnsi="Times NewRoman"/>
          <w:b w:val="0"/>
          <w:sz w:val="24"/>
        </w:rPr>
        <w:t>“</w:t>
      </w:r>
      <w:r w:rsidRPr="00A25529">
        <w:t>bank,</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casualty,</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doctor,</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endowment,</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insurance,</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lawyer,</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surety,</w:t>
      </w:r>
      <w:r w:rsidRPr="00A25529">
        <w:rPr>
          <w:vanish/>
        </w:rPr>
        <w:t>&amp;rdquo;</w:t>
      </w:r>
      <w:r w:rsidRPr="00A25529">
        <w:rPr>
          <w:rStyle w:val="pxvis"/>
          <w:rFonts w:ascii="Times NewRoman" w:hAnsi="Times NewRoman"/>
          <w:b w:val="0"/>
          <w:sz w:val="24"/>
        </w:rPr>
        <w:t>”</w:t>
      </w:r>
      <w:r w:rsidRPr="00A25529">
        <w:t xml:space="preserve"> and </w:t>
      </w:r>
      <w:r w:rsidRPr="00A25529">
        <w:rPr>
          <w:vanish/>
        </w:rPr>
        <w:t>&amp;ldquo;</w:t>
      </w:r>
      <w:r w:rsidRPr="00A25529">
        <w:rPr>
          <w:rStyle w:val="pxvis"/>
          <w:rFonts w:ascii="Times NewRoman" w:hAnsi="Times NewRoman"/>
          <w:b w:val="0"/>
          <w:sz w:val="24"/>
        </w:rPr>
        <w:t>“</w:t>
      </w:r>
      <w:r w:rsidRPr="00A25529">
        <w:t>underwriter.</w:t>
      </w:r>
      <w:r w:rsidRPr="00A25529">
        <w:rPr>
          <w:vanish/>
        </w:rPr>
        <w:t>&amp;rdquo;</w:t>
      </w:r>
      <w:r w:rsidRPr="00A25529">
        <w:rPr>
          <w:rStyle w:val="pxvis"/>
          <w:rFonts w:ascii="Times NewRoman" w:hAnsi="Times NewRoman"/>
          <w:b w:val="0"/>
          <w:sz w:val="24"/>
        </w:rPr>
        <w:t>”</w:t>
      </w:r>
    </w:p>
    <w:p w14:paraId="4AD3957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7. The name must not contain any word or phrase, or any abbreviation or derivative of a word or phrase, in a context that will tend to mislead the public into believing that the corporation is an agency or instrumentality of the United States or the State of New York, or a subdivision thereof, or is a public corporation.</w:t>
      </w:r>
    </w:p>
    <w:p w14:paraId="321A52B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8. The name must not contain the word </w:t>
      </w:r>
      <w:r w:rsidRPr="00A25529">
        <w:rPr>
          <w:vanish/>
        </w:rPr>
        <w:t>&amp;ldquo;</w:t>
      </w:r>
      <w:r w:rsidRPr="00A25529">
        <w:rPr>
          <w:rStyle w:val="pxvis"/>
          <w:rFonts w:ascii="Times NewRoman" w:hAnsi="Times NewRoman"/>
          <w:b w:val="0"/>
          <w:sz w:val="24"/>
        </w:rPr>
        <w:t>“</w:t>
      </w:r>
      <w:r w:rsidRPr="00A25529">
        <w:t>cooperative</w:t>
      </w:r>
      <w:r w:rsidRPr="00A25529">
        <w:rPr>
          <w:vanish/>
        </w:rPr>
        <w:t>&amp;rdquo;</w:t>
      </w:r>
      <w:r w:rsidRPr="00A25529">
        <w:rPr>
          <w:rStyle w:val="pxvis"/>
          <w:rFonts w:ascii="Times NewRoman" w:hAnsi="Times NewRoman"/>
          <w:b w:val="0"/>
          <w:sz w:val="24"/>
        </w:rPr>
        <w:t>”</w:t>
      </w:r>
      <w:r w:rsidRPr="00A25529">
        <w:t xml:space="preserve"> or an abbreviation, contraction, or derivative of such word.</w:t>
      </w:r>
    </w:p>
    <w:p w14:paraId="36E532A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9. The name must not contain any word or phrase, or any abbreviation or derivative of a word or phrase, that, separately or in context, is indecent or obscene or ridicules or degrades any person, group, belief, business, or agency of government or indicates or implies any unlawful activity.</w:t>
      </w:r>
    </w:p>
    <w:p w14:paraId="11D5965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10. The name need not be in the English language as long as it is written in English letters or characters.</w:t>
      </w:r>
    </w:p>
    <w:p w14:paraId="49F4BD93" w14:textId="77777777" w:rsidR="00FB29D8" w:rsidRPr="00A25529" w:rsidRDefault="00FB29D8">
      <w:pPr>
        <w:pStyle w:val="pxcknotes"/>
        <w:rPr>
          <w:sz w:val="24"/>
          <w:szCs w:val="24"/>
        </w:rPr>
      </w:pPr>
    </w:p>
    <w:p w14:paraId="4D199EEC" w14:textId="77777777" w:rsidR="00FB29D8" w:rsidRPr="00A25529" w:rsidRDefault="00FB29D8">
      <w:pPr>
        <w:pStyle w:val="pxcknote"/>
        <w:spacing w:before="180"/>
      </w:pPr>
      <w:del w:id="1638" w:author="Cara Cardinale" w:date="2025-01-14T20:47:00Z">
        <w:r w:rsidRPr="00A25529" w:rsidDel="00CF1278">
          <w:delText>Drafter's Note</w:delText>
        </w:r>
      </w:del>
      <w:r w:rsidRPr="00A25529">
        <w:t xml:space="preserve"> </w:t>
      </w:r>
    </w:p>
    <w:p w14:paraId="6AF29A80"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st.ref.id="I060PCM"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w:t>
      </w:r>
    </w:p>
    <w:p w14:paraId="781E0760"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For discussion of corporate name, reservation, and change of name, see </w:t>
      </w:r>
      <w:r w:rsidRPr="00A25529">
        <w:rPr>
          <w:rStyle w:val="pxx"/>
          <w:color w:val="FF0000"/>
          <w:vertAlign w:val="superscript"/>
        </w:rPr>
        <w:t>►</w:t>
      </w:r>
      <w:r w:rsidRPr="00A25529">
        <w:rPr>
          <w:rStyle w:val="pxx"/>
        </w:rPr>
        <w:fldChar w:fldCharType="begin"/>
      </w:r>
      <w:r w:rsidRPr="00A25529">
        <w:rPr>
          <w:rStyle w:val="pxx"/>
        </w:rPr>
        <w:instrText>x.ref.id="I002NLQ"</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30:46</w:t>
      </w:r>
      <w:r w:rsidRPr="00A25529">
        <w:t>.</w:t>
      </w:r>
    </w:p>
    <w:p w14:paraId="330DD6DA" w14:textId="77777777" w:rsidR="00FB29D8" w:rsidRPr="00A25529" w:rsidRDefault="00FB29D8">
      <w:pPr>
        <w:pStyle w:val="pxckrr"/>
        <w:rPr>
          <w:sz w:val="24"/>
          <w:szCs w:val="24"/>
        </w:rPr>
      </w:pPr>
      <w:r w:rsidRPr="00A25529">
        <w:rPr>
          <w:rStyle w:val="pxvis"/>
          <w:rFonts w:cs="Arial"/>
          <w:bCs/>
          <w:sz w:val="50"/>
          <w:rPrChange w:id="1639" w:author="Cara Cardinale" w:date="2025-03-04T10:36:00Z">
            <w:rPr>
              <w:rStyle w:val="pxvis"/>
              <w:rFonts w:cs="Arial"/>
              <w:bCs/>
            </w:rPr>
          </w:rPrChange>
        </w:rPr>
        <w:t>Research References</w:t>
      </w:r>
    </w:p>
    <w:p w14:paraId="34F82F1B"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tk.ref.id="I005GQM"</w:instrText>
      </w:r>
      <w:r w:rsidRPr="00A25529">
        <w:rPr>
          <w:rStyle w:val="pxtk"/>
        </w:rPr>
        <w:fldChar w:fldCharType="end"/>
      </w:r>
      <w:r w:rsidRPr="00A25529">
        <w:rPr>
          <w:rStyle w:val="pxtk"/>
        </w:rPr>
        <w:t>West's Key Number Digest, Corporations and Business Organizations &amp;key;3382</w:t>
      </w:r>
    </w:p>
    <w:p w14:paraId="3033E458"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rc.ref.id="I0089VI"</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640" w:author="Cara Cardinale" w:date="2025-01-22T21:20:00Z">
        <w:r w:rsidRPr="00A25529" w:rsidDel="00663E65">
          <w:rPr>
            <w:rStyle w:val="pxrc"/>
          </w:rPr>
          <w:delText>168 to 180</w:delText>
        </w:r>
      </w:del>
      <w:ins w:id="1641" w:author="Cara Cardinale" w:date="2025-01-22T21:20:00Z">
        <w:r w:rsidR="00663E65" w:rsidRPr="00A25529">
          <w:rPr>
            <w:rStyle w:val="pxrc"/>
          </w:rPr>
          <w:t>164 to 176</w:t>
        </w:r>
      </w:ins>
    </w:p>
    <w:p w14:paraId="51CBCD06" w14:textId="77777777" w:rsidR="00FB29D8" w:rsidRPr="00A25529" w:rsidRDefault="00FB29D8">
      <w:pPr>
        <w:pStyle w:val="pxs"/>
        <w:spacing w:before="180"/>
        <w:rPr>
          <w:rPrChange w:id="1642" w:author="Cara Cardinale" w:date="2025-03-04T10:36:00Z">
            <w:rPr>
              <w:sz w:val="27"/>
            </w:rPr>
          </w:rPrChange>
        </w:rPr>
      </w:pPr>
      <w:r w:rsidRPr="00A25529">
        <w:rPr>
          <w:rPrChange w:id="1643" w:author="Cara Cardinale" w:date="2025-03-04T10:36:00Z">
            <w:rPr>
              <w:sz w:val="27"/>
            </w:rPr>
          </w:rPrChange>
        </w:rPr>
        <w:t>30:55. Checklist</w:t>
      </w:r>
      <w:r w:rsidRPr="00A25529">
        <w:rPr>
          <w:rStyle w:val="pxsep"/>
        </w:rPr>
        <w:t xml:space="preserve">-- </w:t>
      </w:r>
      <w:r w:rsidRPr="00A25529">
        <w:rPr>
          <w:rPrChange w:id="1644" w:author="Cara Cardinale" w:date="2025-03-04T10:36:00Z">
            <w:rPr>
              <w:sz w:val="27"/>
            </w:rPr>
          </w:rPrChange>
        </w:rPr>
        <w:t>Matters that must be stated in certificate of incorporation</w:t>
      </w:r>
    </w:p>
    <w:p w14:paraId="12853CD8" w14:textId="77777777" w:rsidR="00FB29D8" w:rsidRPr="00A25529" w:rsidRDefault="00FB29D8">
      <w:pPr>
        <w:pStyle w:val="pxov"/>
        <w:rPr>
          <w:vanish/>
        </w:rPr>
      </w:pPr>
      <w:r w:rsidRPr="00A25529">
        <w:rPr>
          <w:vanish/>
        </w:rPr>
        <w:t>FCV</w:t>
      </w:r>
    </w:p>
    <w:p w14:paraId="1C7BDFE5" w14:textId="77777777" w:rsidR="00FB29D8" w:rsidRPr="00A25529" w:rsidRDefault="00FB29D8">
      <w:pPr>
        <w:pStyle w:val="pxov"/>
        <w:rPr>
          <w:vanish/>
        </w:rPr>
      </w:pPr>
      <w:r w:rsidRPr="00A25529">
        <w:rPr>
          <w:vanish/>
        </w:rPr>
        <w:t>FTR</w:t>
      </w:r>
    </w:p>
    <w:p w14:paraId="57491B39" w14:textId="77777777" w:rsidR="00FB29D8" w:rsidRPr="00A25529" w:rsidRDefault="00FB29D8">
      <w:pPr>
        <w:pStyle w:val="pxov"/>
        <w:rPr>
          <w:vanish/>
        </w:rPr>
      </w:pPr>
      <w:r w:rsidRPr="00A25529">
        <w:rPr>
          <w:vanish/>
        </w:rPr>
        <w:t>COL</w:t>
      </w:r>
    </w:p>
    <w:p w14:paraId="2AA63B0A" w14:textId="77777777" w:rsidR="00FB29D8" w:rsidRPr="00A25529" w:rsidRDefault="00FB29D8">
      <w:pPr>
        <w:pStyle w:val="pxov"/>
        <w:rPr>
          <w:vanish/>
        </w:rPr>
      </w:pPr>
      <w:r w:rsidRPr="00A25529">
        <w:rPr>
          <w:vanish/>
        </w:rPr>
        <w:t>NFP</w:t>
      </w:r>
    </w:p>
    <w:p w14:paraId="4633C699" w14:textId="77777777" w:rsidR="00FB29D8" w:rsidRPr="00A25529" w:rsidRDefault="00FB29D8">
      <w:pPr>
        <w:pStyle w:val="pxov"/>
        <w:rPr>
          <w:vanish/>
        </w:rPr>
      </w:pPr>
      <w:r w:rsidRPr="00A25529">
        <w:rPr>
          <w:vanish/>
        </w:rPr>
        <w:t>CHK</w:t>
      </w:r>
    </w:p>
    <w:p w14:paraId="4B56BEDD" w14:textId="77777777" w:rsidR="00FB29D8" w:rsidRPr="00A25529" w:rsidRDefault="00FB29D8">
      <w:pPr>
        <w:pStyle w:val="pxov"/>
        <w:rPr>
          <w:vanish/>
        </w:rPr>
      </w:pPr>
      <w:r w:rsidRPr="00A25529">
        <w:rPr>
          <w:vanish/>
        </w:rPr>
        <w:t>EBL</w:t>
      </w:r>
    </w:p>
    <w:p w14:paraId="59E4F19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 Name of the corporation, which must satisfy the requirements of the N.Y. Not-for-Profit Corporation Law.</w:t>
      </w:r>
    </w:p>
    <w:p w14:paraId="3F15D8E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2. If an existing unincorporated association is being incorporated, the name of that association.</w:t>
      </w:r>
    </w:p>
    <w:p w14:paraId="442EA04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3. Statement that the corporation is organized pursuant to the N.Y. Not-for-Profit Corporation Law.</w:t>
      </w:r>
    </w:p>
    <w:p w14:paraId="4BC6E05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4. Statement that the corporation is a corporation as defined in </w:t>
      </w:r>
      <w:r w:rsidRPr="00A25529">
        <w:rPr>
          <w:rStyle w:val="pxst"/>
          <w:color w:val="FF0000"/>
          <w:vertAlign w:val="superscript"/>
        </w:rPr>
        <w:t>►</w:t>
      </w:r>
      <w:r w:rsidRPr="00A25529">
        <w:rPr>
          <w:rStyle w:val="pxst"/>
        </w:rPr>
        <w:fldChar w:fldCharType="begin"/>
      </w:r>
      <w:r w:rsidRPr="00A25529">
        <w:rPr>
          <w:rStyle w:val="pxst"/>
        </w:rPr>
        <w:instrText>st.ref.id="I00B30E"</w:instrText>
      </w:r>
      <w:r w:rsidRPr="00A25529">
        <w:rPr>
          <w:rStyle w:val="pxst"/>
        </w:rPr>
        <w:fldChar w:fldCharType="end"/>
      </w:r>
      <w:r w:rsidRPr="00A25529">
        <w:rPr>
          <w:rStyle w:val="pxst"/>
        </w:rPr>
        <w:t>Section 102(a)(5) of the Not-for-Profit Corporation Law</w:t>
      </w:r>
      <w:r w:rsidRPr="00A25529">
        <w:t>.</w:t>
      </w:r>
    </w:p>
    <w:p w14:paraId="279A283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5. Purpose or purposes for which it is formed, it being sufficient to state that the purpose of the corporation is any purpose for which corporations may be organized under the N.Y. Not-for-Profit Corporation Law as a charitable or noncharitable corporation.</w:t>
      </w:r>
    </w:p>
    <w:p w14:paraId="6005134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6. Whether it is a charitable corporation or a noncharitable corporation under </w:t>
      </w:r>
      <w:r w:rsidRPr="00A25529">
        <w:rPr>
          <w:rStyle w:val="pxst"/>
          <w:color w:val="FF0000"/>
          <w:vertAlign w:val="superscript"/>
        </w:rPr>
        <w:t>►</w:t>
      </w:r>
      <w:r w:rsidRPr="00A25529">
        <w:rPr>
          <w:rStyle w:val="pxst"/>
        </w:rPr>
        <w:fldChar w:fldCharType="begin"/>
      </w:r>
      <w:r w:rsidRPr="00A25529">
        <w:rPr>
          <w:rStyle w:val="pxst"/>
        </w:rPr>
        <w:instrText>st.ref.id="I00DW5A"</w:instrText>
      </w:r>
      <w:r w:rsidRPr="00A25529">
        <w:rPr>
          <w:rStyle w:val="pxst"/>
        </w:rPr>
        <w:fldChar w:fldCharType="end"/>
      </w:r>
      <w:r w:rsidRPr="00A25529">
        <w:rPr>
          <w:rStyle w:val="pxst"/>
        </w:rPr>
        <w:t>Section 201 of the Not-for-Profit Corporation Law</w:t>
      </w:r>
      <w:r w:rsidRPr="00A25529">
        <w:t>.</w:t>
      </w:r>
    </w:p>
    <w:p w14:paraId="3DC07F9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7. If it is not formed to engage in any activity or for any purpose requiring consent or approval of any state official, department, board, agency or other body, a statement that no such consent or approval is required.</w:t>
      </w:r>
    </w:p>
    <w:p w14:paraId="1CEB17E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8. County within the state in which the office of the corporation is to be located.</w:t>
      </w:r>
    </w:p>
    <w:p w14:paraId="01FFAE5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9. The post office address of an office outside the state, if any, where books and records of account are to be kept.</w:t>
      </w:r>
    </w:p>
    <w:p w14:paraId="48CF06E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10. The names and addresses of the initial directors.</w:t>
      </w:r>
    </w:p>
    <w:p w14:paraId="4948D5F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11. Duration of the corporation if other than perpetual.</w:t>
      </w:r>
    </w:p>
    <w:p w14:paraId="0A4439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12. Designation of the Secretary of State as agent of the corporation for service of process on the corporation and the post office address within or outside the state to which the Secretary of State can mail a copy of process against the corporation served </w:t>
      </w:r>
      <w:ins w:id="1645" w:author="Cara Cardinale" w:date="2025-01-22T21:25:00Z">
        <w:r w:rsidR="00663E65" w:rsidRPr="00A25529">
          <w:t>up</w:t>
        </w:r>
      </w:ins>
      <w:r w:rsidRPr="00A25529">
        <w:t xml:space="preserve">on </w:t>
      </w:r>
      <w:del w:id="1646" w:author="Cara Cardinale" w:date="2025-01-22T21:25:00Z">
        <w:r w:rsidRPr="00A25529" w:rsidDel="00663E65">
          <w:delText xml:space="preserve">the </w:delText>
        </w:r>
      </w:del>
      <w:ins w:id="1647" w:author="Cara Cardinale" w:date="2025-01-22T21:25:00Z">
        <w:r w:rsidR="00663E65" w:rsidRPr="00A25529">
          <w:t>him or her</w:t>
        </w:r>
      </w:ins>
      <w:del w:id="1648" w:author="Cara Cardinale" w:date="2025-01-22T21:25:00Z">
        <w:r w:rsidRPr="00A25529" w:rsidDel="00663E65">
          <w:delText>Secretary of State</w:delText>
        </w:r>
      </w:del>
      <w:r w:rsidRPr="00A25529">
        <w:t>.</w:t>
      </w:r>
      <w:ins w:id="1649" w:author="Cara Cardinale" w:date="2025-01-22T21:22:00Z">
        <w:r w:rsidR="00663E65" w:rsidRPr="00A25529">
          <w:t xml:space="preserve"> The corporation may include an email address to which the Secretary of State may email a notice of the fact that process against it has been electronically served upon him or her.</w:t>
        </w:r>
      </w:ins>
    </w:p>
    <w:p w14:paraId="764B5C2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13. Name and address within the state of corporation's registered agent, if any, and a statement that such registered agent is to be the agent of the corporation upon whom process against it may be served.</w:t>
      </w:r>
    </w:p>
    <w:p w14:paraId="441C773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14. Statement concerning approvals or consents.</w:t>
      </w:r>
    </w:p>
    <w:p w14:paraId="1315D0B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15. Statements, if any, concerning special not-for-profit corporations.</w:t>
      </w:r>
    </w:p>
    <w:p w14:paraId="46F5F47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16. Any other provision(s) permitted by law concerning regulation of the internal affairs of the corporation (including types or classes of membership and distribution of assets on dissolution or final liquidation) or required by any governmental body or officer or other person or body as a condition for giving consent or approval required for the filing of the certificate.</w:t>
      </w:r>
    </w:p>
    <w:p w14:paraId="64B08B9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17. Signature(s) of incorporator(s).</w:t>
      </w:r>
    </w:p>
    <w:p w14:paraId="63E709B3" w14:textId="77777777" w:rsidR="00FB29D8" w:rsidRPr="00A25529" w:rsidRDefault="00FB29D8">
      <w:pPr>
        <w:pStyle w:val="pxcknotes"/>
        <w:rPr>
          <w:sz w:val="24"/>
          <w:szCs w:val="24"/>
        </w:rPr>
      </w:pPr>
    </w:p>
    <w:p w14:paraId="316BF191" w14:textId="77777777" w:rsidR="00FB29D8" w:rsidRPr="00A25529" w:rsidRDefault="00FB29D8">
      <w:pPr>
        <w:pStyle w:val="pxcknote"/>
        <w:spacing w:before="180"/>
      </w:pPr>
      <w:del w:id="1650" w:author="Cara Cardinale" w:date="2025-01-14T20:47:00Z">
        <w:r w:rsidRPr="00A25529" w:rsidDel="00CF1278">
          <w:delText>Drafter's Note</w:delText>
        </w:r>
      </w:del>
      <w:r w:rsidRPr="00A25529">
        <w:t xml:space="preserve"> </w:t>
      </w:r>
    </w:p>
    <w:p w14:paraId="151F23D7"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Incorporation of </w:t>
      </w:r>
      <w:r w:rsidRPr="00A25529">
        <w:rPr>
          <w:rStyle w:val="pxi"/>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st.ref.id="I002NLV"</w:instrText>
      </w:r>
      <w:r w:rsidRPr="00A25529">
        <w:rPr>
          <w:rStyle w:val="pxst"/>
        </w:rPr>
        <w:fldChar w:fldCharType="end"/>
      </w:r>
      <w:r w:rsidRPr="00A25529">
        <w:rPr>
          <w:rStyle w:val="pxst"/>
        </w:rPr>
        <w:t>Section 402 of the Not-for-Profit Corp. Law</w:t>
      </w:r>
      <w:r w:rsidRPr="00A25529">
        <w:t>.</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st.ref.id="I005GQR"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w:t>
      </w:r>
      <w:r w:rsidRPr="00A25529">
        <w:t>.</w:t>
      </w:r>
    </w:p>
    <w:p w14:paraId="66AEB29D"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This checklist is based on the provisions of </w:t>
      </w:r>
      <w:r w:rsidRPr="00A25529">
        <w:rPr>
          <w:rStyle w:val="pxst"/>
          <w:color w:val="FF0000"/>
          <w:vertAlign w:val="superscript"/>
        </w:rPr>
        <w:t>►</w:t>
      </w:r>
      <w:r w:rsidRPr="00A25529">
        <w:rPr>
          <w:rStyle w:val="pxst"/>
        </w:rPr>
        <w:fldChar w:fldCharType="begin"/>
      </w:r>
      <w:r w:rsidRPr="00A25529">
        <w:rPr>
          <w:rStyle w:val="pxst"/>
        </w:rPr>
        <w:instrText>st.ref.id="I0089VN"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w:t>
      </w:r>
      <w:r w:rsidRPr="00A25529">
        <w:t>.</w:t>
      </w:r>
    </w:p>
    <w:p w14:paraId="57072420"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For discussion concerning the contents of a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x.ref.id="I00B30J"</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30:39</w:t>
      </w:r>
      <w:r w:rsidRPr="00A25529">
        <w:t>.</w:t>
      </w:r>
    </w:p>
    <w:p w14:paraId="4801B977" w14:textId="77777777" w:rsidR="00FB29D8" w:rsidRPr="00A25529" w:rsidRDefault="00FB29D8">
      <w:pPr>
        <w:pStyle w:val="pxckrefn"/>
      </w:pPr>
      <w:r w:rsidRPr="00A25529">
        <w:t>Item 1.</w:t>
      </w:r>
    </w:p>
    <w:p w14:paraId="0534DBE8" w14:textId="77777777" w:rsidR="00FB29D8" w:rsidRPr="00A25529" w:rsidRDefault="00FB29D8">
      <w:pPr>
        <w:pStyle w:val="pxckrefnote"/>
        <w:spacing w:before="180"/>
      </w:pPr>
      <w:del w:id="1651" w:author="Cara Cardinale" w:date="2025-01-14T20:47:00Z">
        <w:r w:rsidRPr="00A25529" w:rsidDel="00CF1278">
          <w:delText>Drafter's Note</w:delText>
        </w:r>
      </w:del>
      <w:r w:rsidRPr="00A25529">
        <w:t xml:space="preserve"> </w:t>
      </w:r>
    </w:p>
    <w:p w14:paraId="57E5064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st.ref.id="I00DW5F"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 xml:space="preserve"> sets out the general rules governing the requirements for corporate names for nonprofit corporations.</w:t>
      </w:r>
    </w:p>
    <w:p w14:paraId="082FD2EE" w14:textId="77777777" w:rsidR="00FB29D8" w:rsidRPr="00A25529" w:rsidRDefault="00FB29D8">
      <w:pPr>
        <w:pStyle w:val="pxckrefrr"/>
        <w:rPr>
          <w:sz w:val="24"/>
          <w:szCs w:val="24"/>
        </w:rPr>
      </w:pPr>
      <w:r w:rsidRPr="00A25529">
        <w:rPr>
          <w:rStyle w:val="pxvis"/>
          <w:rFonts w:cs="Arial"/>
          <w:bCs/>
          <w:sz w:val="50"/>
          <w:rPrChange w:id="1652" w:author="Cara Cardinale" w:date="2025-03-04T10:36:00Z">
            <w:rPr>
              <w:rStyle w:val="pxvis"/>
              <w:rFonts w:cs="Arial"/>
              <w:bCs/>
            </w:rPr>
          </w:rPrChange>
        </w:rPr>
        <w:t>Research References</w:t>
      </w:r>
    </w:p>
    <w:p w14:paraId="2DBB99D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tk.ref.id="I00GPAB"</w:instrText>
      </w:r>
      <w:r w:rsidRPr="00A25529">
        <w:rPr>
          <w:rStyle w:val="pxtk"/>
        </w:rPr>
        <w:fldChar w:fldCharType="end"/>
      </w:r>
      <w:r w:rsidRPr="00A25529">
        <w:rPr>
          <w:rStyle w:val="pxtk"/>
        </w:rPr>
        <w:t>West's Key Number Digest, Corporations and Business Organizations &amp;key;3370 to 3375</w:t>
      </w:r>
    </w:p>
    <w:p w14:paraId="110A0C2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rc.ref.id="I00JIF7"</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653" w:author="Cara Cardinale" w:date="2025-01-22T21:20:00Z">
        <w:r w:rsidRPr="00A25529" w:rsidDel="00663E65">
          <w:rPr>
            <w:rStyle w:val="pxrc"/>
          </w:rPr>
          <w:delText>168 to 180</w:delText>
        </w:r>
      </w:del>
      <w:ins w:id="1654" w:author="Cara Cardinale" w:date="2025-01-22T21:20:00Z">
        <w:r w:rsidR="00663E65" w:rsidRPr="00A25529">
          <w:rPr>
            <w:rStyle w:val="pxrc"/>
          </w:rPr>
          <w:t>164 to 176</w:t>
        </w:r>
      </w:ins>
    </w:p>
    <w:p w14:paraId="4981D4DE" w14:textId="77777777" w:rsidR="00FB29D8" w:rsidRPr="00A25529" w:rsidRDefault="00FB29D8">
      <w:pPr>
        <w:pStyle w:val="pxckrefn"/>
      </w:pPr>
      <w:r w:rsidRPr="00A25529">
        <w:t>Item 5.</w:t>
      </w:r>
    </w:p>
    <w:p w14:paraId="14D01D2C" w14:textId="77777777" w:rsidR="00FB29D8" w:rsidRPr="00A25529" w:rsidRDefault="00FB29D8">
      <w:pPr>
        <w:pStyle w:val="pxckrefnote"/>
        <w:spacing w:before="180"/>
      </w:pPr>
      <w:del w:id="1655" w:author="Cara Cardinale" w:date="2025-01-14T20:47:00Z">
        <w:r w:rsidRPr="00A25529" w:rsidDel="00CF1278">
          <w:delText>Drafter's Note</w:delText>
        </w:r>
      </w:del>
      <w:r w:rsidRPr="00A25529">
        <w:t xml:space="preserve"> </w:t>
      </w:r>
    </w:p>
    <w:p w14:paraId="0EFBD04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A corporation may be formed under the N.Y. Not-for-Profit Corporation Law for any one or more of the purposes specified in the Law. See </w:t>
      </w:r>
      <w:r w:rsidRPr="00A25529">
        <w:rPr>
          <w:rStyle w:val="pxst"/>
          <w:color w:val="FF0000"/>
          <w:vertAlign w:val="superscript"/>
        </w:rPr>
        <w:t>►</w:t>
      </w:r>
      <w:r w:rsidRPr="00A25529">
        <w:rPr>
          <w:rStyle w:val="pxst"/>
        </w:rPr>
        <w:fldChar w:fldCharType="begin"/>
      </w:r>
      <w:r w:rsidRPr="00A25529">
        <w:rPr>
          <w:rStyle w:val="pxst"/>
        </w:rPr>
        <w:instrText>st.ref.id="I002NRI"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6D718BC7" w14:textId="77777777" w:rsidR="00FB29D8" w:rsidRPr="00A25529" w:rsidRDefault="00FB29D8">
      <w:pPr>
        <w:pStyle w:val="pxckrefrr"/>
        <w:rPr>
          <w:sz w:val="24"/>
          <w:szCs w:val="24"/>
        </w:rPr>
      </w:pPr>
      <w:r w:rsidRPr="00A25529">
        <w:rPr>
          <w:rStyle w:val="pxvis"/>
          <w:rFonts w:cs="Arial"/>
          <w:bCs/>
          <w:sz w:val="50"/>
          <w:rPrChange w:id="1656" w:author="Cara Cardinale" w:date="2025-03-04T10:36:00Z">
            <w:rPr>
              <w:rStyle w:val="pxvis"/>
              <w:rFonts w:cs="Arial"/>
              <w:bCs/>
            </w:rPr>
          </w:rPrChange>
        </w:rPr>
        <w:t>Research References</w:t>
      </w:r>
    </w:p>
    <w:p w14:paraId="380C51A5"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rc.ref.id="I005GWE"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657" w:author="Cara Cardinale" w:date="2025-01-19T13:12:00Z">
        <w:r w:rsidRPr="00A25529" w:rsidDel="00F86204">
          <w:rPr>
            <w:rStyle w:val="pxrc"/>
          </w:rPr>
          <w:delText>59, 60</w:delText>
        </w:r>
      </w:del>
      <w:ins w:id="1658" w:author="Cara Cardinale" w:date="2025-01-19T13:12:00Z">
        <w:r w:rsidR="00F86204" w:rsidRPr="00A25529">
          <w:rPr>
            <w:rStyle w:val="pxrc"/>
          </w:rPr>
          <w:t>57, 58</w:t>
        </w:r>
      </w:ins>
      <w:r w:rsidRPr="00A25529">
        <w:rPr>
          <w:rStyle w:val="pxrc"/>
        </w:rPr>
        <w:t xml:space="preserve">, </w:t>
      </w:r>
      <w:del w:id="1659" w:author="Cara Cardinale" w:date="2025-01-24T12:18:00Z">
        <w:r w:rsidRPr="00A25529" w:rsidDel="00CF1386">
          <w:rPr>
            <w:rStyle w:val="pxrc"/>
          </w:rPr>
          <w:delText>422</w:delText>
        </w:r>
      </w:del>
      <w:ins w:id="1660" w:author="Cara Cardinale" w:date="2025-01-24T12:18:00Z">
        <w:r w:rsidR="00CF1386" w:rsidRPr="00A25529">
          <w:rPr>
            <w:rStyle w:val="pxrc"/>
          </w:rPr>
          <w:t>421</w:t>
        </w:r>
      </w:ins>
    </w:p>
    <w:p w14:paraId="4BA506A0" w14:textId="77777777" w:rsidR="00FB29D8" w:rsidRPr="00A25529" w:rsidRDefault="00FB29D8">
      <w:pPr>
        <w:pStyle w:val="pxckrefn"/>
      </w:pPr>
      <w:r w:rsidRPr="00A25529">
        <w:t>Item 6.</w:t>
      </w:r>
    </w:p>
    <w:p w14:paraId="14FC003E" w14:textId="77777777" w:rsidR="00FB29D8" w:rsidRPr="00A25529" w:rsidRDefault="00FB29D8">
      <w:pPr>
        <w:pStyle w:val="pxckrefnote"/>
        <w:spacing w:before="180"/>
      </w:pPr>
      <w:del w:id="1661" w:author="Cara Cardinale" w:date="2025-01-14T20:47:00Z">
        <w:r w:rsidRPr="00A25529" w:rsidDel="00CF1278">
          <w:delText>Drafter's Note</w:delText>
        </w:r>
      </w:del>
      <w:r w:rsidRPr="00A25529">
        <w:t xml:space="preserve"> </w:t>
      </w:r>
    </w:p>
    <w:p w14:paraId="22A2156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Prior to its amendment, four types of not-for-profit corporations, Types A, B, C and D, were provided for. These four types have been replaced with two types, charitable and noncharitable.</w:t>
      </w:r>
    </w:p>
    <w:p w14:paraId="3F1AEF53"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sidRPr="00A25529">
        <w:rPr>
          <w:rStyle w:val="pxst"/>
          <w:color w:val="FF0000"/>
          <w:vertAlign w:val="superscript"/>
        </w:rPr>
        <w:t>►</w:t>
      </w:r>
      <w:r w:rsidRPr="00A25529">
        <w:rPr>
          <w:rStyle w:val="pxst"/>
        </w:rPr>
        <w:fldChar w:fldCharType="begin"/>
      </w:r>
      <w:r w:rsidRPr="00A25529">
        <w:rPr>
          <w:rStyle w:val="pxst"/>
        </w:rPr>
        <w:instrText>st.ref.id="I008A1A"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075C08C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For complete discussion of types of not-for-profit corporations, see </w:t>
      </w:r>
      <w:r w:rsidRPr="00A25529">
        <w:rPr>
          <w:rStyle w:val="pxx"/>
          <w:color w:val="FF0000"/>
          <w:vertAlign w:val="superscript"/>
        </w:rPr>
        <w:t>►</w:t>
      </w:r>
      <w:r w:rsidRPr="00A25529">
        <w:rPr>
          <w:rStyle w:val="pxx"/>
        </w:rPr>
        <w:fldChar w:fldCharType="begin"/>
      </w:r>
      <w:r w:rsidRPr="00A25529">
        <w:rPr>
          <w:rStyle w:val="pxx"/>
        </w:rPr>
        <w:instrText>x.ref.id="I00B366"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0C8F0DC" w14:textId="77777777" w:rsidR="00FB29D8" w:rsidRPr="00A25529" w:rsidRDefault="00FB29D8">
      <w:pPr>
        <w:pStyle w:val="pxckrefn"/>
      </w:pPr>
      <w:r w:rsidRPr="00A25529">
        <w:t>Item 9.</w:t>
      </w:r>
    </w:p>
    <w:p w14:paraId="67CD27D3" w14:textId="77777777" w:rsidR="00FB29D8" w:rsidRPr="00A25529" w:rsidRDefault="00FB29D8">
      <w:pPr>
        <w:pStyle w:val="pxckrefnote"/>
        <w:spacing w:before="180"/>
      </w:pPr>
      <w:del w:id="1662" w:author="Cara Cardinale" w:date="2025-01-14T20:47:00Z">
        <w:r w:rsidRPr="00A25529" w:rsidDel="00CF1278">
          <w:delText>Drafter's Note</w:delText>
        </w:r>
      </w:del>
      <w:r w:rsidRPr="00A25529">
        <w:t xml:space="preserve"> </w:t>
      </w:r>
    </w:p>
    <w:p w14:paraId="447DA5E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N.Y. Not-for-Profit Corporation Law requires every not-for-profit corporation to keep, at the office of the corporation, correct and complete books and records of account and minutes of the proceedings of its members, board, and executive committee, if any, and to keep at such office or at the office of its transfer agent or registrar in this state a list or record containing the names and addresses of all members, the class or classes of membership or capital certificates and the number of capital certificates held by each, and the dates when they respectively became the holders of record thereof. However, the corporation may keep its books and records of account in an office of the corporation without the state, as specified in its certificate of incorporation. See </w:t>
      </w:r>
      <w:r w:rsidRPr="00A25529">
        <w:rPr>
          <w:rStyle w:val="pxst"/>
          <w:color w:val="FF0000"/>
          <w:vertAlign w:val="superscript"/>
        </w:rPr>
        <w:t>►</w:t>
      </w:r>
      <w:r w:rsidRPr="00A25529">
        <w:rPr>
          <w:rStyle w:val="pxst"/>
        </w:rPr>
        <w:fldChar w:fldCharType="begin"/>
      </w:r>
      <w:r w:rsidRPr="00A25529">
        <w:rPr>
          <w:rStyle w:val="pxst"/>
        </w:rPr>
        <w:instrText>st.ref.id="I060OYM"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621(a)</w:t>
      </w:r>
      <w:r w:rsidRPr="00A25529">
        <w:t>.</w:t>
      </w:r>
    </w:p>
    <w:p w14:paraId="2351E64F" w14:textId="77777777" w:rsidR="00FB29D8" w:rsidRPr="00A25529" w:rsidRDefault="00FB29D8">
      <w:pPr>
        <w:pStyle w:val="pxckrefrr"/>
        <w:rPr>
          <w:sz w:val="24"/>
          <w:szCs w:val="24"/>
        </w:rPr>
      </w:pPr>
      <w:r w:rsidRPr="00A25529">
        <w:rPr>
          <w:rStyle w:val="pxvis"/>
          <w:rFonts w:cs="Arial"/>
          <w:bCs/>
          <w:sz w:val="50"/>
          <w:rPrChange w:id="1663" w:author="Cara Cardinale" w:date="2025-03-04T10:36:00Z">
            <w:rPr>
              <w:rStyle w:val="pxvis"/>
              <w:rFonts w:cs="Arial"/>
              <w:bCs/>
            </w:rPr>
          </w:rPrChange>
        </w:rPr>
        <w:t>Research References</w:t>
      </w:r>
    </w:p>
    <w:p w14:paraId="17FD2D4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rc.ref.id="I05WH9A"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3</w:t>
      </w:r>
      <w:ins w:id="1664" w:author="Cara Cardinale" w:date="2025-01-19T13:16:00Z">
        <w:r w:rsidR="00F86204" w:rsidRPr="00A25529">
          <w:rPr>
            <w:rStyle w:val="pxrc"/>
          </w:rPr>
          <w:t>96</w:t>
        </w:r>
      </w:ins>
      <w:del w:id="1665" w:author="Cara Cardinale" w:date="2025-01-19T13:16:00Z">
        <w:r w:rsidRPr="00A25529" w:rsidDel="00F86204">
          <w:rPr>
            <w:rStyle w:val="pxrc"/>
          </w:rPr>
          <w:delText>74</w:delText>
        </w:r>
      </w:del>
    </w:p>
    <w:p w14:paraId="66BFE38C" w14:textId="77777777" w:rsidR="00FB29D8" w:rsidRPr="00A25529" w:rsidRDefault="00FB29D8">
      <w:pPr>
        <w:pStyle w:val="pxckrefn"/>
      </w:pPr>
      <w:r w:rsidRPr="00A25529">
        <w:t>Item 12.</w:t>
      </w:r>
    </w:p>
    <w:p w14:paraId="6A89665F" w14:textId="77777777" w:rsidR="00FB29D8" w:rsidRPr="00A25529" w:rsidRDefault="00FB29D8">
      <w:pPr>
        <w:pStyle w:val="pxckrefnote"/>
        <w:spacing w:before="180"/>
      </w:pPr>
      <w:del w:id="1666" w:author="Cara Cardinale" w:date="2025-01-14T20:47:00Z">
        <w:r w:rsidRPr="00A25529" w:rsidDel="00CF1278">
          <w:delText>Drafter's Note</w:delText>
        </w:r>
      </w:del>
      <w:r w:rsidRPr="00A25529">
        <w:t xml:space="preserve"> </w:t>
      </w:r>
    </w:p>
    <w:p w14:paraId="342935A9" w14:textId="77777777" w:rsidR="00FB29D8" w:rsidRPr="00A25529" w:rsidRDefault="00FB29D8">
      <w:pPr>
        <w:pStyle w:val="pxckrefp"/>
        <w:rPr>
          <w:ins w:id="1667" w:author="Cara Cardinale" w:date="2025-01-23T11:38: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Secretary of State is the agent of every domestic corporation formed under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st.ref.id="I008A1C"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w:t>
      </w:r>
      <w:ins w:id="1668" w:author="Cara Cardinale" w:date="2025-01-23T11:38:00Z">
        <w:r w:rsidR="0039748F" w:rsidRPr="00A25529">
          <w:t xml:space="preserve"> The corporation may include an email address to which the secretary of state shall email a notice of the fact that process against it has been electronically served upon him or her.</w:t>
        </w:r>
      </w:ins>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st.ref.id="I00B368"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2BFC647F" w14:textId="77777777" w:rsidR="0039748F" w:rsidRPr="00A25529" w:rsidRDefault="0039748F" w:rsidP="0039748F">
      <w:pPr>
        <w:pPrChange w:id="1669" w:author="Cara Cardinale" w:date="2025-01-23T11:38:00Z">
          <w:pPr>
            <w:pStyle w:val="pxckrefp"/>
          </w:pPr>
        </w:pPrChange>
      </w:pPr>
    </w:p>
    <w:p w14:paraId="0CA81649" w14:textId="77777777" w:rsidR="00FB29D8" w:rsidRPr="00A25529" w:rsidRDefault="00FB29D8">
      <w:pPr>
        <w:pStyle w:val="pxckrefn"/>
      </w:pPr>
      <w:r w:rsidRPr="00A25529">
        <w:t>Item 13.</w:t>
      </w:r>
    </w:p>
    <w:p w14:paraId="276BA033" w14:textId="77777777" w:rsidR="00FB29D8" w:rsidRPr="00A25529" w:rsidRDefault="00FB29D8">
      <w:pPr>
        <w:pStyle w:val="pxckrefnote"/>
        <w:spacing w:before="180"/>
      </w:pPr>
      <w:del w:id="1670" w:author="Cara Cardinale" w:date="2025-01-14T20:47:00Z">
        <w:r w:rsidRPr="00A25529" w:rsidDel="00CF1278">
          <w:delText>Drafter's Note</w:delText>
        </w:r>
      </w:del>
      <w:r w:rsidRPr="00A25529">
        <w:t xml:space="preserve"> </w:t>
      </w:r>
    </w:p>
    <w:p w14:paraId="66ED886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A not-for-profit corporation is not required to have a registered agent, inasmuch as the statute is couched in permissive language. See </w:t>
      </w:r>
      <w:r w:rsidRPr="00A25529">
        <w:rPr>
          <w:rStyle w:val="pxst"/>
          <w:color w:val="FF0000"/>
          <w:vertAlign w:val="superscript"/>
        </w:rPr>
        <w:t>►</w:t>
      </w:r>
      <w:r w:rsidRPr="00A25529">
        <w:rPr>
          <w:rStyle w:val="pxst"/>
        </w:rPr>
        <w:fldChar w:fldCharType="begin"/>
      </w:r>
      <w:r w:rsidRPr="00A25529">
        <w:rPr>
          <w:rStyle w:val="pxst"/>
        </w:rPr>
        <w:instrText>st.ref.id="I002NRN"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 xml:space="preserve">. In any event, however, the Secretary of State will be the agent for service of process against the corporation, (see </w:t>
      </w:r>
      <w:r w:rsidRPr="00A25529">
        <w:rPr>
          <w:rStyle w:val="pxst"/>
          <w:color w:val="FF0000"/>
          <w:vertAlign w:val="superscript"/>
        </w:rPr>
        <w:t>►</w:t>
      </w:r>
      <w:r w:rsidRPr="00A25529">
        <w:rPr>
          <w:rStyle w:val="pxst"/>
        </w:rPr>
        <w:fldChar w:fldCharType="begin"/>
      </w:r>
      <w:r w:rsidRPr="00A25529">
        <w:rPr>
          <w:rStyle w:val="pxst"/>
        </w:rPr>
        <w:instrText>st.ref.id="I005GWJ"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and must be designated as such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st.ref.id="I008A1F"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419713B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business address in the State of New York; or (2) a domestic corporation or a foreign corporation of any type or kind formed or authorized to conduct business in the State of New York under the N.Y. Not-for-Profit Corporation Law or other state statute. </w:t>
      </w:r>
      <w:r w:rsidRPr="00A25529">
        <w:rPr>
          <w:rStyle w:val="pxst"/>
          <w:color w:val="FF0000"/>
          <w:vertAlign w:val="superscript"/>
        </w:rPr>
        <w:t>►</w:t>
      </w:r>
      <w:r w:rsidRPr="00A25529">
        <w:rPr>
          <w:rStyle w:val="pxst"/>
        </w:rPr>
        <w:fldChar w:fldCharType="begin"/>
      </w:r>
      <w:r w:rsidRPr="00A25529">
        <w:rPr>
          <w:rStyle w:val="pxst"/>
        </w:rPr>
        <w:instrText>st.ref.id="I00B36B"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w:t>
      </w:r>
    </w:p>
    <w:p w14:paraId="5BDC18B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For the procedure for serving process on a registered agent, see </w:t>
      </w:r>
      <w:r w:rsidRPr="00A25529">
        <w:rPr>
          <w:rStyle w:val="pxst"/>
          <w:color w:val="FF0000"/>
          <w:vertAlign w:val="superscript"/>
        </w:rPr>
        <w:t>►</w:t>
      </w:r>
      <w:r w:rsidRPr="00A25529">
        <w:rPr>
          <w:rStyle w:val="pxst"/>
        </w:rPr>
        <w:fldChar w:fldCharType="begin"/>
      </w:r>
      <w:r w:rsidRPr="00A25529">
        <w:rPr>
          <w:rStyle w:val="pxst"/>
        </w:rPr>
        <w:instrText>st.ref.id="I00DWB7"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306</w:t>
      </w:r>
      <w:r w:rsidRPr="00A25529">
        <w:t>.</w:t>
      </w:r>
    </w:p>
    <w:p w14:paraId="25ACF80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designation of a registered agent may be made, revoked, or changed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st.ref.id="I00GPG3"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305(b)</w:t>
      </w:r>
      <w:r w:rsidRPr="00A25529">
        <w:t xml:space="preserve">. This means that the designation may only be made in the certificate of incorporation and that any designation (if the corporation made no designation in its original certificate of incorporation), change, or revocation must be made by amending the certificate. See </w:t>
      </w:r>
      <w:r w:rsidRPr="00A25529">
        <w:rPr>
          <w:rStyle w:val="pxst"/>
          <w:color w:val="FF0000"/>
          <w:vertAlign w:val="superscript"/>
        </w:rPr>
        <w:t>►</w:t>
      </w:r>
      <w:r w:rsidRPr="00A25529">
        <w:rPr>
          <w:rStyle w:val="pxst"/>
        </w:rPr>
        <w:fldChar w:fldCharType="begin"/>
      </w:r>
      <w:r w:rsidRPr="00A25529">
        <w:rPr>
          <w:rStyle w:val="pxst"/>
        </w:rPr>
        <w:instrText>st.ref.id="I060OYC"</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801(b)(8), 802(c)(3)</w:t>
      </w:r>
      <w:r w:rsidRPr="00A25529">
        <w:t>.</w:t>
      </w:r>
    </w:p>
    <w:p w14:paraId="77B3EC52" w14:textId="77777777" w:rsidR="00FB29D8" w:rsidRPr="00A25529" w:rsidRDefault="00FB29D8">
      <w:pPr>
        <w:pStyle w:val="pxckrefrr"/>
        <w:rPr>
          <w:sz w:val="24"/>
          <w:szCs w:val="24"/>
        </w:rPr>
      </w:pPr>
      <w:r w:rsidRPr="00A25529">
        <w:rPr>
          <w:rStyle w:val="pxvis"/>
          <w:rFonts w:cs="Arial"/>
          <w:bCs/>
          <w:sz w:val="50"/>
          <w:rPrChange w:id="1671" w:author="Cara Cardinale" w:date="2025-03-04T10:36:00Z">
            <w:rPr>
              <w:rStyle w:val="pxvis"/>
              <w:rFonts w:cs="Arial"/>
              <w:bCs/>
            </w:rPr>
          </w:rPrChange>
        </w:rPr>
        <w:t>Research References</w:t>
      </w:r>
    </w:p>
    <w:p w14:paraId="4C7E067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rc.ref.id="I05S9JO"</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672" w:author="Cara Cardinale" w:date="2025-01-23T11:54:00Z">
        <w:r w:rsidRPr="00A25529" w:rsidDel="008B225B">
          <w:rPr>
            <w:rStyle w:val="pxrc"/>
          </w:rPr>
          <w:delText>1065, 1066</w:delText>
        </w:r>
      </w:del>
      <w:ins w:id="1673" w:author="Cara Cardinale" w:date="2025-01-23T11:54:00Z">
        <w:r w:rsidR="008B225B" w:rsidRPr="00A25529">
          <w:rPr>
            <w:rStyle w:val="pxrc"/>
          </w:rPr>
          <w:t>1062, 1063</w:t>
        </w:r>
      </w:ins>
    </w:p>
    <w:p w14:paraId="19C9F23F" w14:textId="77777777" w:rsidR="00FB29D8" w:rsidRPr="00A25529" w:rsidRDefault="00FB29D8">
      <w:pPr>
        <w:pStyle w:val="pxckrefn"/>
      </w:pPr>
      <w:r w:rsidRPr="00A25529">
        <w:t>Item 16.</w:t>
      </w:r>
    </w:p>
    <w:p w14:paraId="735F2284" w14:textId="77777777" w:rsidR="00FB29D8" w:rsidRPr="00A25529" w:rsidRDefault="00FB29D8">
      <w:pPr>
        <w:pStyle w:val="pxckrefnote"/>
        <w:spacing w:before="180"/>
      </w:pPr>
      <w:del w:id="1674" w:author="Cara Cardinale" w:date="2025-01-14T20:47:00Z">
        <w:r w:rsidRPr="00A25529" w:rsidDel="00CF1278">
          <w:delText>Drafter's Note</w:delText>
        </w:r>
      </w:del>
      <w:r w:rsidRPr="00A25529">
        <w:t xml:space="preserve"> </w:t>
      </w:r>
    </w:p>
    <w:p w14:paraId="23BC14A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certificate of incorporation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st.ref.id="I05O1UC"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402(c)</w:t>
      </w:r>
      <w:r w:rsidRPr="00A25529">
        <w:t>.</w:t>
      </w:r>
    </w:p>
    <w:p w14:paraId="0171C190" w14:textId="77777777" w:rsidR="00FB29D8" w:rsidRPr="00A25529" w:rsidRDefault="00FB29D8">
      <w:pPr>
        <w:pStyle w:val="pxckrefrr"/>
        <w:rPr>
          <w:sz w:val="24"/>
          <w:szCs w:val="24"/>
        </w:rPr>
      </w:pPr>
      <w:r w:rsidRPr="00A25529">
        <w:rPr>
          <w:rStyle w:val="pxvis"/>
          <w:rFonts w:cs="Arial"/>
          <w:bCs/>
          <w:sz w:val="50"/>
          <w:rPrChange w:id="1675" w:author="Cara Cardinale" w:date="2025-03-04T10:36:00Z">
            <w:rPr>
              <w:rStyle w:val="pxvis"/>
              <w:rFonts w:cs="Arial"/>
              <w:bCs/>
            </w:rPr>
          </w:rPrChange>
        </w:rPr>
        <w:t>Research References</w:t>
      </w:r>
    </w:p>
    <w:p w14:paraId="041B51D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rc.ref.id="I00DWB9"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ins w:id="1676" w:author="Cara Cardinale" w:date="2025-01-19T12:37:00Z">
        <w:r w:rsidR="00890239" w:rsidRPr="00A25529">
          <w:rPr>
            <w:rStyle w:val="pxrc"/>
          </w:rPr>
          <w:t>1</w:t>
        </w:r>
      </w:ins>
      <w:del w:id="1677" w:author="Cara Cardinale" w:date="2025-01-19T12:37:00Z">
        <w:r w:rsidRPr="00A25529" w:rsidDel="00890239">
          <w:rPr>
            <w:rStyle w:val="pxrc"/>
          </w:rPr>
          <w:delText>2</w:delText>
        </w:r>
      </w:del>
      <w:r w:rsidRPr="00A25529">
        <w:rPr>
          <w:rStyle w:val="pxrc"/>
        </w:rPr>
        <w:t>, 7</w:t>
      </w:r>
      <w:ins w:id="1678" w:author="Cara Cardinale" w:date="2025-01-19T12:38:00Z">
        <w:r w:rsidR="00890239" w:rsidRPr="00A25529">
          <w:rPr>
            <w:rStyle w:val="pxrc"/>
          </w:rPr>
          <w:t>2</w:t>
        </w:r>
      </w:ins>
      <w:del w:id="1679" w:author="Cara Cardinale" w:date="2025-01-19T12:38:00Z">
        <w:r w:rsidRPr="00A25529" w:rsidDel="00890239">
          <w:rPr>
            <w:rStyle w:val="pxrc"/>
          </w:rPr>
          <w:delText>3</w:delText>
        </w:r>
      </w:del>
    </w:p>
    <w:p w14:paraId="271F2BC7" w14:textId="77777777" w:rsidR="00FB29D8" w:rsidRPr="00A25529" w:rsidRDefault="00FB29D8">
      <w:pPr>
        <w:pStyle w:val="pxs"/>
        <w:spacing w:before="180"/>
        <w:rPr>
          <w:rPrChange w:id="1680" w:author="Cara Cardinale" w:date="2025-03-04T10:36:00Z">
            <w:rPr>
              <w:sz w:val="27"/>
            </w:rPr>
          </w:rPrChange>
        </w:rPr>
      </w:pPr>
      <w:r w:rsidRPr="00A25529">
        <w:rPr>
          <w:rPrChange w:id="1681" w:author="Cara Cardinale" w:date="2025-03-04T10:36:00Z">
            <w:rPr>
              <w:sz w:val="27"/>
            </w:rPr>
          </w:rPrChange>
        </w:rPr>
        <w:t>30:56. Checklist</w:t>
      </w:r>
      <w:r w:rsidRPr="00A25529">
        <w:rPr>
          <w:rStyle w:val="pxsep"/>
        </w:rPr>
        <w:t xml:space="preserve">-- </w:t>
      </w:r>
      <w:r w:rsidRPr="00A25529">
        <w:rPr>
          <w:rPrChange w:id="1682" w:author="Cara Cardinale" w:date="2025-03-04T10:36:00Z">
            <w:rPr>
              <w:sz w:val="27"/>
            </w:rPr>
          </w:rPrChange>
        </w:rPr>
        <w:t>Matters that may be included in either the certificate of incorporation or bylaws</w:t>
      </w:r>
    </w:p>
    <w:p w14:paraId="71DF36A2" w14:textId="77777777" w:rsidR="00FB29D8" w:rsidRPr="00A25529" w:rsidRDefault="00FB29D8">
      <w:pPr>
        <w:pStyle w:val="pxov"/>
        <w:rPr>
          <w:vanish/>
        </w:rPr>
      </w:pPr>
      <w:r w:rsidRPr="00A25529">
        <w:rPr>
          <w:vanish/>
        </w:rPr>
        <w:t>COL</w:t>
      </w:r>
    </w:p>
    <w:p w14:paraId="1B3FCE64" w14:textId="77777777" w:rsidR="00FB29D8" w:rsidRPr="00A25529" w:rsidRDefault="00FB29D8">
      <w:pPr>
        <w:pStyle w:val="pxov"/>
        <w:rPr>
          <w:vanish/>
        </w:rPr>
      </w:pPr>
      <w:r w:rsidRPr="00A25529">
        <w:rPr>
          <w:vanish/>
        </w:rPr>
        <w:t>NFP</w:t>
      </w:r>
    </w:p>
    <w:p w14:paraId="79DD92FD" w14:textId="77777777" w:rsidR="00FB29D8" w:rsidRPr="00A25529" w:rsidRDefault="00FB29D8">
      <w:pPr>
        <w:pStyle w:val="pxov"/>
        <w:rPr>
          <w:vanish/>
        </w:rPr>
      </w:pPr>
      <w:r w:rsidRPr="00A25529">
        <w:rPr>
          <w:vanish/>
        </w:rPr>
        <w:t>CHK</w:t>
      </w:r>
    </w:p>
    <w:p w14:paraId="445CEABF" w14:textId="77777777" w:rsidR="00FB29D8" w:rsidRPr="00A25529" w:rsidRDefault="00FB29D8">
      <w:pPr>
        <w:pStyle w:val="pxov"/>
        <w:rPr>
          <w:vanish/>
        </w:rPr>
      </w:pPr>
      <w:r w:rsidRPr="00A25529">
        <w:rPr>
          <w:vanish/>
        </w:rPr>
        <w:t>FTR</w:t>
      </w:r>
    </w:p>
    <w:p w14:paraId="3BA67E86" w14:textId="77777777" w:rsidR="00FB29D8" w:rsidRPr="00A25529" w:rsidRDefault="00FB29D8">
      <w:pPr>
        <w:pStyle w:val="pxov"/>
        <w:rPr>
          <w:vanish/>
        </w:rPr>
      </w:pPr>
      <w:r w:rsidRPr="00A25529">
        <w:rPr>
          <w:vanish/>
        </w:rPr>
        <w:t>FCV</w:t>
      </w:r>
    </w:p>
    <w:p w14:paraId="7D50AC0C" w14:textId="77777777" w:rsidR="00FB29D8" w:rsidRPr="00A25529" w:rsidRDefault="00FB29D8">
      <w:pPr>
        <w:pStyle w:val="pxov"/>
        <w:rPr>
          <w:vanish/>
        </w:rPr>
      </w:pPr>
      <w:r w:rsidRPr="00A25529">
        <w:rPr>
          <w:vanish/>
        </w:rPr>
        <w:t>EBL</w:t>
      </w:r>
    </w:p>
    <w:p w14:paraId="1AE5529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 Limitations, if any, on the general powers of the corporation provided for in the N.Y. Not-for-Profit Corporation Law.</w:t>
      </w:r>
    </w:p>
    <w:p w14:paraId="6A9EBCB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2. Membership qualifications if the corporation is to have members.</w:t>
      </w:r>
    </w:p>
    <w:p w14:paraId="66BB232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3. When the corporation is to have two or more classes of members, the designation of such classes and the relative rights and limitations of the different classes of members.</w:t>
      </w:r>
    </w:p>
    <w:p w14:paraId="34408B7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4. Voting, property, and other rights and privileges of members.</w:t>
      </w:r>
    </w:p>
    <w:p w14:paraId="2B3387E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a. Where a member is entitled to vote, the member shall have no more than nor less than one vote, except that if a corporation has an organization as a member, the certificate or bylaws may provide that such organization shall be entitled to votes substantially proportionate to its membership.</w:t>
      </w:r>
    </w:p>
    <w:p w14:paraId="72F1BF2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b. Certificate of incorporation or the bylaws may provide, either absolutely or contingently, that the members of any class are not entitled to vote or may otherwise limit or define the voting powers of the members or the respective classes of members, but no such denial, limitation, or definition of voting rights will be effective unless at the time one or more classes of members, singly or in the aggregate, are entitled to full voting rights.</w:t>
      </w:r>
    </w:p>
    <w:p w14:paraId="3F3EF5E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c. Whenever any corporate action, other than the election of directors, is to be taken by vote of the members, it must, except as otherwise provided in the N.Y. Not-for-Profit Corporation Law, the certificate of incorporation, or the bylaws, be authorized by a majority of the votes cast at a meeting of members by the members entitled to vote thereon.</w:t>
      </w:r>
    </w:p>
    <w:p w14:paraId="6D6CD51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d. Greater requirements as to quorum and votes of members than required by the N.Y. Not-for-Profit Corporation Law.</w:t>
      </w:r>
    </w:p>
    <w:p w14:paraId="0336DCD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e. Reservation to the members of the power to make, alter, and repeal bylaws.</w:t>
      </w:r>
    </w:p>
    <w:p w14:paraId="6AC230A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f. Denial of right to vote by proxy.</w:t>
      </w:r>
    </w:p>
    <w:p w14:paraId="36D0E0F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g. Cumulative voting rights.</w:t>
      </w:r>
    </w:p>
    <w:p w14:paraId="0652547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h. Transferability of membership in the corporation.</w:t>
      </w:r>
    </w:p>
    <w:p w14:paraId="1F7F4E0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5. Authorization of initiation fees, dues, assessments, fines, and other penalties and provisions for the enforcement of their collection.</w:t>
      </w:r>
    </w:p>
    <w:p w14:paraId="71E1DCA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6. Right of directors to appoint committees to manage business affairs.</w:t>
      </w:r>
    </w:p>
    <w:p w14:paraId="00DAD8A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7. Qualifications of directors.</w:t>
      </w:r>
    </w:p>
    <w:p w14:paraId="66B6140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8. Provisions as to election or appointment of directors and their terms of office.</w:t>
      </w:r>
    </w:p>
    <w:p w14:paraId="722AFB1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9. Restrictions on holding meetings of directors within or outside State of New York.</w:t>
      </w:r>
    </w:p>
    <w:p w14:paraId="75F0005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10. Quorum requirements as to directors.</w:t>
      </w:r>
    </w:p>
    <w:p w14:paraId="1349F90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11. Provision, if desired, that all officers or that specified officers shall be elected by the members instead of by the board or that the President is authorized to appoint the other officers, or some of them, subject to approval by the board.</w:t>
      </w:r>
    </w:p>
    <w:p w14:paraId="17E338E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12. Number, time, and manner of choosing qualifications, term of office, official designations, powers, duties, and compensation of officers.</w:t>
      </w:r>
    </w:p>
    <w:p w14:paraId="030B4BC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13. Appointment and authority of executive or other committees of directors.</w:t>
      </w:r>
    </w:p>
    <w:p w14:paraId="6366611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14. Right of officers to be ex-officio members of board of directors.</w:t>
      </w:r>
    </w:p>
    <w:p w14:paraId="69A8773E" w14:textId="77777777" w:rsidR="00FB29D8" w:rsidRPr="00A25529" w:rsidRDefault="00FB29D8">
      <w:pPr>
        <w:pStyle w:val="pxcknotes"/>
        <w:rPr>
          <w:sz w:val="24"/>
          <w:szCs w:val="24"/>
        </w:rPr>
      </w:pPr>
    </w:p>
    <w:p w14:paraId="7EF370F8" w14:textId="77777777" w:rsidR="00FB29D8" w:rsidRPr="00A25529" w:rsidRDefault="00FB29D8">
      <w:pPr>
        <w:pStyle w:val="pxcknote"/>
        <w:spacing w:before="180"/>
      </w:pPr>
      <w:del w:id="1683" w:author="Cara Cardinale" w:date="2025-01-14T20:47:00Z">
        <w:r w:rsidRPr="00A25529" w:rsidDel="00CF1278">
          <w:delText>Drafter's Note</w:delText>
        </w:r>
      </w:del>
      <w:r w:rsidRPr="00A25529">
        <w:t xml:space="preserve"> </w:t>
      </w:r>
    </w:p>
    <w:p w14:paraId="5C41C610"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Matter that is likely to be subject to frequent change should be placed in the bylaws because the certificate of incorporation can be amended by the membership only in compliance with statutory procedures. See </w:t>
      </w:r>
      <w:r w:rsidRPr="00A25529">
        <w:rPr>
          <w:rStyle w:val="pxst"/>
          <w:color w:val="FF0000"/>
          <w:vertAlign w:val="superscript"/>
        </w:rPr>
        <w:t>►</w:t>
      </w:r>
      <w:r w:rsidRPr="00A25529">
        <w:rPr>
          <w:rStyle w:val="pxst"/>
        </w:rPr>
        <w:fldChar w:fldCharType="begin"/>
      </w:r>
      <w:r w:rsidRPr="00A25529">
        <w:rPr>
          <w:rStyle w:val="pxst"/>
        </w:rPr>
        <w:instrText>st.ref.id="I002NSX"</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 et seq.</w:t>
      </w:r>
    </w:p>
    <w:p w14:paraId="62584A46" w14:textId="77777777" w:rsidR="00FB29D8" w:rsidRPr="00A25529" w:rsidRDefault="00FB29D8">
      <w:pPr>
        <w:pStyle w:val="pxckrr"/>
        <w:rPr>
          <w:sz w:val="24"/>
          <w:szCs w:val="24"/>
        </w:rPr>
      </w:pPr>
      <w:r w:rsidRPr="00A25529">
        <w:rPr>
          <w:rStyle w:val="pxvis"/>
          <w:rFonts w:cs="Arial"/>
          <w:bCs/>
          <w:sz w:val="50"/>
          <w:rPrChange w:id="1684" w:author="Cara Cardinale" w:date="2025-03-04T10:36:00Z">
            <w:rPr>
              <w:rStyle w:val="pxvis"/>
              <w:rFonts w:cs="Arial"/>
              <w:bCs/>
            </w:rPr>
          </w:rPrChange>
        </w:rPr>
        <w:t>Research References</w:t>
      </w:r>
    </w:p>
    <w:p w14:paraId="70263FEF"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tk.ref.id="I002NYL"</w:instrText>
      </w:r>
      <w:r w:rsidRPr="00A25529">
        <w:rPr>
          <w:rStyle w:val="pxtk"/>
        </w:rPr>
        <w:fldChar w:fldCharType="end"/>
      </w:r>
      <w:r w:rsidRPr="00A25529">
        <w:rPr>
          <w:rStyle w:val="pxtk"/>
        </w:rPr>
        <w:t>West's Key Number Digest, Corporations and Business Organizations &amp;key;3350 to 3499</w:t>
      </w:r>
    </w:p>
    <w:p w14:paraId="066FB23B"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685" w:author="Cara Cardinale" w:date="2025-01-28T10:22:00Z">
        <w:r w:rsidRPr="00A25529" w:rsidDel="007F610F">
          <w:rPr>
            <w:rStyle w:val="pxrc"/>
          </w:rPr>
          <w:delText>149 to 155</w:delText>
        </w:r>
      </w:del>
      <w:ins w:id="1686" w:author="Cara Cardinale" w:date="2025-01-28T10:22:00Z">
        <w:r w:rsidR="007F610F" w:rsidRPr="00A25529">
          <w:rPr>
            <w:rStyle w:val="pxrc"/>
          </w:rPr>
          <w:t>147 to 153</w:t>
        </w:r>
      </w:ins>
    </w:p>
    <w:p w14:paraId="06154566" w14:textId="77777777" w:rsidR="00FB29D8" w:rsidRPr="00A25529" w:rsidRDefault="00FB29D8">
      <w:pPr>
        <w:pStyle w:val="pxckrefn"/>
      </w:pPr>
      <w:r w:rsidRPr="00A25529">
        <w:t>Item 1.</w:t>
      </w:r>
    </w:p>
    <w:p w14:paraId="791403DD" w14:textId="77777777" w:rsidR="00FB29D8" w:rsidRPr="00A25529" w:rsidRDefault="00FB29D8">
      <w:pPr>
        <w:pStyle w:val="pxckrefnote"/>
        <w:spacing w:before="180"/>
      </w:pPr>
      <w:del w:id="1687" w:author="Cara Cardinale" w:date="2025-01-14T20:47:00Z">
        <w:r w:rsidRPr="00A25529" w:rsidDel="00CF1278">
          <w:delText>Drafter's Note</w:delText>
        </w:r>
      </w:del>
      <w:r w:rsidRPr="00A25529">
        <w:t xml:space="preserve"> </w:t>
      </w:r>
    </w:p>
    <w:p w14:paraId="0FE51CC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st.ref.id="I008A8D"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202(a)</w:t>
      </w:r>
      <w:r w:rsidRPr="00A25529">
        <w:t>.</w:t>
      </w:r>
    </w:p>
    <w:p w14:paraId="638D38D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It is not necessary to set forth in the certificate of incorporation any of the corporate powers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st.ref.id="I00B3D9"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w:t>
      </w:r>
      <w:r w:rsidRPr="00A25529">
        <w:t>.</w:t>
      </w:r>
    </w:p>
    <w:p w14:paraId="3BCA34F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For complete discussion of powers, see </w:t>
      </w:r>
      <w:r w:rsidRPr="00A25529">
        <w:rPr>
          <w:rStyle w:val="pxx"/>
          <w:color w:val="FF0000"/>
          <w:vertAlign w:val="superscript"/>
        </w:rPr>
        <w:t>►</w:t>
      </w:r>
      <w:r w:rsidRPr="00A25529">
        <w:rPr>
          <w:rStyle w:val="pxx"/>
        </w:rPr>
        <w:fldChar w:fldCharType="begin"/>
      </w:r>
      <w:r w:rsidRPr="00A25529">
        <w:rPr>
          <w:rStyle w:val="pxx"/>
        </w:rPr>
        <w:instrText>x.ref.id="I00DWI5"</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575EF605" w14:textId="77777777" w:rsidR="00FB29D8" w:rsidRPr="00A25529" w:rsidRDefault="00FB29D8">
      <w:pPr>
        <w:pStyle w:val="pxckrefrr"/>
        <w:rPr>
          <w:sz w:val="24"/>
          <w:szCs w:val="24"/>
        </w:rPr>
      </w:pPr>
      <w:r w:rsidRPr="00A25529">
        <w:rPr>
          <w:rStyle w:val="pxvis"/>
          <w:rFonts w:cs="Arial"/>
          <w:bCs/>
          <w:sz w:val="50"/>
          <w:rPrChange w:id="1688" w:author="Cara Cardinale" w:date="2025-03-04T10:36:00Z">
            <w:rPr>
              <w:rStyle w:val="pxvis"/>
              <w:rFonts w:cs="Arial"/>
              <w:bCs/>
            </w:rPr>
          </w:rPrChange>
        </w:rPr>
        <w:t>Research References</w:t>
      </w:r>
    </w:p>
    <w:p w14:paraId="7110F52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rc.ref.id="I00GPN1"</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42</w:t>
      </w:r>
      <w:ins w:id="1689" w:author="Cara Cardinale" w:date="2025-01-19T11:36:00Z">
        <w:r w:rsidR="00F075D8" w:rsidRPr="00A25529">
          <w:rPr>
            <w:rStyle w:val="pxrc"/>
          </w:rPr>
          <w:t>1</w:t>
        </w:r>
      </w:ins>
      <w:del w:id="1690" w:author="Cara Cardinale" w:date="2025-01-19T11:36:00Z">
        <w:r w:rsidRPr="00A25529" w:rsidDel="00F075D8">
          <w:rPr>
            <w:rStyle w:val="pxrc"/>
          </w:rPr>
          <w:delText>2</w:delText>
        </w:r>
      </w:del>
    </w:p>
    <w:p w14:paraId="329ADDF9" w14:textId="77777777" w:rsidR="00FB29D8" w:rsidRPr="00A25529" w:rsidRDefault="00FB29D8">
      <w:pPr>
        <w:pStyle w:val="pxckrefn"/>
      </w:pPr>
      <w:r w:rsidRPr="00A25529">
        <w:t>Item 2.</w:t>
      </w:r>
    </w:p>
    <w:p w14:paraId="7A42617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st.ref.id="I002NYN"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w:t>
      </w:r>
      <w:ins w:id="1691" w:author="Cara Cardinale" w:date="2025-03-04T08:09:00Z">
        <w:r w:rsidR="000D1E09" w:rsidRPr="00A25529">
          <w:t>.</w:t>
        </w:r>
      </w:ins>
      <w:del w:id="1692" w:author="Cara Cardinale" w:date="2025-01-23T12:13:00Z">
        <w:r w:rsidRPr="00A25529" w:rsidDel="0056425B">
          <w:delText xml:space="preserve">; </w:delText>
        </w:r>
        <w:r w:rsidRPr="00A25529" w:rsidDel="0056425B">
          <w:rPr>
            <w:rStyle w:val="pxcc"/>
            <w:color w:val="FF0000"/>
            <w:vertAlign w:val="superscript"/>
          </w:rPr>
          <w:delText>►</w:delText>
        </w:r>
        <w:r w:rsidRPr="00A25529" w:rsidDel="0056425B">
          <w:rPr>
            <w:rStyle w:val="pxcc"/>
          </w:rPr>
          <w:fldChar w:fldCharType="begin"/>
        </w:r>
        <w:r w:rsidRPr="00A25529" w:rsidDel="0056425B">
          <w:rPr>
            <w:rStyle w:val="pxcc"/>
          </w:rPr>
          <w:delInstrText>cc.ref.id="I005H3J"</w:delInstrText>
        </w:r>
        <w:r w:rsidRPr="00A25529" w:rsidDel="0056425B">
          <w:rPr>
            <w:rStyle w:val="pxcc"/>
          </w:rPr>
          <w:fldChar w:fldCharType="end"/>
        </w:r>
        <w:r w:rsidRPr="00A25529" w:rsidDel="0056425B">
          <w:rPr>
            <w:rStyle w:val="pxcc"/>
          </w:rPr>
          <w:delText>Alpha Phi Alpha Senior Citizens' Center, Inc. v. Zeta Zeta Lambda Co., 53 Misc. 3d 1066, 38 N.Y.S.3d 400 (Sup 2016), aff'd, 180 A.D.3d 630, 119 N.Y.S.3d 181 (2d Dep't 2020)</w:delText>
        </w:r>
        <w:r w:rsidRPr="00A25529" w:rsidDel="0056425B">
          <w:delText xml:space="preserve"> stating that African-American fraternity's alumni chapter, which was sponsor of not-for-profit senior citizens center, was not member of not-for-profit corporation it founded to acquire building and act as center's landlord, and thus there was no basis in Not-for-Profit Corporation Law for center's claim for removal of corporation's directors in suit alleging that directors mishandled finances and jeopardized corporation's purpose of funding center.</w:delText>
        </w:r>
      </w:del>
    </w:p>
    <w:p w14:paraId="5FA1DB0F" w14:textId="77777777" w:rsidR="00FB29D8" w:rsidRPr="00A25529" w:rsidRDefault="00FB29D8">
      <w:pPr>
        <w:pStyle w:val="pxckrefrr"/>
        <w:rPr>
          <w:sz w:val="24"/>
          <w:szCs w:val="24"/>
        </w:rPr>
      </w:pPr>
      <w:r w:rsidRPr="00A25529">
        <w:rPr>
          <w:rStyle w:val="pxvis"/>
          <w:rFonts w:cs="Arial"/>
          <w:bCs/>
          <w:sz w:val="50"/>
          <w:rPrChange w:id="1693" w:author="Cara Cardinale" w:date="2025-03-04T10:36:00Z">
            <w:rPr>
              <w:rStyle w:val="pxvis"/>
              <w:rFonts w:cs="Arial"/>
              <w:bCs/>
            </w:rPr>
          </w:rPrChange>
        </w:rPr>
        <w:t>Research References</w:t>
      </w:r>
    </w:p>
    <w:p w14:paraId="5F5DBD9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rc.ref.id="I008A8F"</w:instrText>
      </w:r>
      <w:r w:rsidRPr="00A25529">
        <w:rPr>
          <w:rStyle w:val="pxrc"/>
        </w:rPr>
        <w:fldChar w:fldCharType="end"/>
      </w:r>
      <w:r w:rsidRPr="00A25529">
        <w:rPr>
          <w:rStyle w:val="pxrc"/>
        </w:rPr>
        <w:t xml:space="preserve">N.Y. Jur. 2d, Business Relationships </w:t>
      </w:r>
      <w:r w:rsidRPr="00A25529">
        <w:rPr>
          <w:rStyle w:val="pxrc"/>
          <w:vanish/>
        </w:rPr>
        <w:t>&amp;s;</w:t>
      </w:r>
      <w:del w:id="1694"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1695" w:author="Cara Cardinale" w:date="2025-01-21T18:33:00Z">
        <w:r w:rsidR="00A9075C" w:rsidRPr="00A25529">
          <w:rPr>
            <w:rStyle w:val="pxvis"/>
            <w:rFonts w:ascii="Times NewRoman" w:hAnsi="Times NewRoman"/>
            <w:b w:val="0"/>
            <w:sz w:val="24"/>
          </w:rPr>
          <w:t>§823</w:t>
        </w:r>
      </w:ins>
    </w:p>
    <w:p w14:paraId="2A3E4BD4" w14:textId="77777777" w:rsidR="00FB29D8" w:rsidRPr="00A25529" w:rsidRDefault="00FB29D8">
      <w:pPr>
        <w:pStyle w:val="pxckrefn"/>
      </w:pPr>
      <w:r w:rsidRPr="00A25529">
        <w:t>Item 3.</w:t>
      </w:r>
    </w:p>
    <w:p w14:paraId="32EFC9ED" w14:textId="77777777" w:rsidR="00FB29D8" w:rsidRPr="00A25529" w:rsidRDefault="00FB29D8">
      <w:pPr>
        <w:pStyle w:val="pxckrefnote"/>
        <w:spacing w:before="180"/>
      </w:pPr>
      <w:del w:id="1696" w:author="Cara Cardinale" w:date="2025-01-14T20:47:00Z">
        <w:r w:rsidRPr="00A25529" w:rsidDel="00CF1278">
          <w:delText>Drafter's Note</w:delText>
        </w:r>
      </w:del>
      <w:r w:rsidRPr="00A25529">
        <w:t xml:space="preserve"> </w:t>
      </w:r>
    </w:p>
    <w:p w14:paraId="34224EA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A not-for-profit corporation may have one or more classes of members. </w:t>
      </w:r>
      <w:r w:rsidRPr="00A25529">
        <w:rPr>
          <w:rStyle w:val="pxst"/>
          <w:color w:val="FF0000"/>
          <w:vertAlign w:val="superscript"/>
        </w:rPr>
        <w:t>►</w:t>
      </w:r>
      <w:r w:rsidRPr="00A25529">
        <w:rPr>
          <w:rStyle w:val="pxst"/>
        </w:rPr>
        <w:fldChar w:fldCharType="begin"/>
      </w:r>
      <w:r w:rsidRPr="00A25529">
        <w:rPr>
          <w:rStyle w:val="pxst"/>
        </w:rPr>
        <w:instrText>st.ref.id="I00B3DB"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st.ref.id="I00DWI7"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232F65E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st.ref.id="I002NYQ"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6C6552F0" w14:textId="77777777" w:rsidR="00FB29D8" w:rsidRPr="00A25529" w:rsidRDefault="00FB29D8">
      <w:pPr>
        <w:pStyle w:val="pxckrefrr"/>
        <w:rPr>
          <w:sz w:val="24"/>
          <w:szCs w:val="24"/>
        </w:rPr>
      </w:pPr>
      <w:r w:rsidRPr="00A25529">
        <w:rPr>
          <w:rStyle w:val="pxvis"/>
          <w:rFonts w:cs="Arial"/>
          <w:bCs/>
          <w:sz w:val="50"/>
          <w:rPrChange w:id="1697" w:author="Cara Cardinale" w:date="2025-03-04T10:36:00Z">
            <w:rPr>
              <w:rStyle w:val="pxvis"/>
              <w:rFonts w:cs="Arial"/>
              <w:bCs/>
            </w:rPr>
          </w:rPrChange>
        </w:rPr>
        <w:t>Research References</w:t>
      </w:r>
    </w:p>
    <w:p w14:paraId="062BC35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rc.ref.id="I005H3M"</w:instrText>
      </w:r>
      <w:r w:rsidRPr="00A25529">
        <w:rPr>
          <w:rStyle w:val="pxrc"/>
        </w:rPr>
        <w:fldChar w:fldCharType="end"/>
      </w:r>
      <w:r w:rsidRPr="00A25529">
        <w:rPr>
          <w:rStyle w:val="pxrc"/>
        </w:rPr>
        <w:t xml:space="preserve">N.Y. Jur. 2d, Business Relationships </w:t>
      </w:r>
      <w:r w:rsidRPr="00A25529">
        <w:rPr>
          <w:rStyle w:val="pxrc"/>
          <w:vanish/>
        </w:rPr>
        <w:t>&amp;s;</w:t>
      </w:r>
      <w:del w:id="1698"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1699" w:author="Cara Cardinale" w:date="2025-01-21T18:33:00Z">
        <w:r w:rsidR="00A9075C" w:rsidRPr="00A25529">
          <w:rPr>
            <w:rStyle w:val="pxvis"/>
            <w:rFonts w:ascii="Times NewRoman" w:hAnsi="Times NewRoman"/>
            <w:b w:val="0"/>
            <w:sz w:val="24"/>
          </w:rPr>
          <w:t>§823</w:t>
        </w:r>
      </w:ins>
    </w:p>
    <w:p w14:paraId="57F1A7B6" w14:textId="77777777" w:rsidR="00FB29D8" w:rsidRPr="00A25529" w:rsidRDefault="00FB29D8">
      <w:pPr>
        <w:pStyle w:val="pxckrefn"/>
      </w:pPr>
      <w:r w:rsidRPr="00A25529">
        <w:t>Item 4a.</w:t>
      </w:r>
    </w:p>
    <w:p w14:paraId="6CBBD96A" w14:textId="77777777" w:rsidR="00FB29D8" w:rsidRPr="00A25529" w:rsidRDefault="00FB29D8">
      <w:pPr>
        <w:pStyle w:val="pxckrefrr"/>
        <w:rPr>
          <w:sz w:val="24"/>
          <w:szCs w:val="24"/>
        </w:rPr>
      </w:pPr>
      <w:r w:rsidRPr="00A25529">
        <w:rPr>
          <w:rStyle w:val="pxvis"/>
          <w:rFonts w:cs="Arial"/>
          <w:bCs/>
          <w:sz w:val="50"/>
          <w:rPrChange w:id="1700" w:author="Cara Cardinale" w:date="2025-03-04T10:36:00Z">
            <w:rPr>
              <w:rStyle w:val="pxvis"/>
              <w:rFonts w:cs="Arial"/>
              <w:bCs/>
            </w:rPr>
          </w:rPrChange>
        </w:rPr>
        <w:t>Research References</w:t>
      </w:r>
    </w:p>
    <w:p w14:paraId="7D90B1B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st.ref.id="I008A8I"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611(e)</w:t>
      </w:r>
      <w:r w:rsidRPr="00A25529">
        <w:t>.</w:t>
      </w:r>
    </w:p>
    <w:p w14:paraId="32FE9D3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rc.ref.id="I002NYS"</w:instrText>
      </w:r>
      <w:r w:rsidRPr="00A25529">
        <w:rPr>
          <w:rStyle w:val="pxrc"/>
        </w:rPr>
        <w:fldChar w:fldCharType="end"/>
      </w:r>
      <w:r w:rsidRPr="00A25529">
        <w:rPr>
          <w:rStyle w:val="pxrc"/>
        </w:rPr>
        <w:t xml:space="preserve">N.Y. Jur. 2d, Business Relationships </w:t>
      </w:r>
      <w:r w:rsidRPr="00A25529">
        <w:rPr>
          <w:rStyle w:val="pxrc"/>
          <w:vanish/>
        </w:rPr>
        <w:t>&amp;s;</w:t>
      </w:r>
      <w:del w:id="1701" w:author="Cara Cardinale" w:date="2025-01-23T12:32:00Z">
        <w:r w:rsidRPr="00A25529" w:rsidDel="00420D13">
          <w:rPr>
            <w:rStyle w:val="pxvis"/>
            <w:rFonts w:ascii="Times NewRoman" w:hAnsi="Times NewRoman"/>
            <w:b w:val="0"/>
            <w:sz w:val="24"/>
          </w:rPr>
          <w:delText>§</w:delText>
        </w:r>
        <w:r w:rsidRPr="00A25529" w:rsidDel="00420D13">
          <w:rPr>
            <w:rStyle w:val="pxrc"/>
          </w:rPr>
          <w:delText>918</w:delText>
        </w:r>
      </w:del>
      <w:ins w:id="1702" w:author="Cara Cardinale" w:date="2025-01-23T12:32:00Z">
        <w:r w:rsidR="00420D13" w:rsidRPr="00A25529">
          <w:rPr>
            <w:rStyle w:val="pxvis"/>
            <w:rFonts w:ascii="Times NewRoman" w:hAnsi="Times NewRoman"/>
            <w:b w:val="0"/>
            <w:sz w:val="24"/>
          </w:rPr>
          <w:t>§916</w:t>
        </w:r>
      </w:ins>
    </w:p>
    <w:p w14:paraId="6CE1F176" w14:textId="77777777" w:rsidR="00FB29D8" w:rsidRPr="00A25529" w:rsidRDefault="00FB29D8">
      <w:pPr>
        <w:pStyle w:val="pxckrefn"/>
      </w:pPr>
      <w:r w:rsidRPr="00A25529">
        <w:t>Item 4b.</w:t>
      </w:r>
    </w:p>
    <w:p w14:paraId="32F93BB2" w14:textId="77777777" w:rsidR="00FB29D8" w:rsidRPr="00A25529" w:rsidRDefault="00FB29D8">
      <w:pPr>
        <w:pStyle w:val="pxckrefrr"/>
        <w:rPr>
          <w:sz w:val="24"/>
          <w:szCs w:val="24"/>
        </w:rPr>
      </w:pPr>
      <w:r w:rsidRPr="00A25529">
        <w:rPr>
          <w:rStyle w:val="pxvis"/>
          <w:rFonts w:cs="Arial"/>
          <w:bCs/>
          <w:sz w:val="50"/>
          <w:rPrChange w:id="1703" w:author="Cara Cardinale" w:date="2025-03-04T10:36:00Z">
            <w:rPr>
              <w:rStyle w:val="pxvis"/>
              <w:rFonts w:cs="Arial"/>
              <w:bCs/>
            </w:rPr>
          </w:rPrChange>
        </w:rPr>
        <w:t>Research References</w:t>
      </w:r>
    </w:p>
    <w:p w14:paraId="1E73F10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st.ref.id="I005H3O"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w:t>
      </w:r>
    </w:p>
    <w:p w14:paraId="60F1AF4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rc.ref.id="I008A8K"</w:instrText>
      </w:r>
      <w:r w:rsidRPr="00A25529">
        <w:rPr>
          <w:rStyle w:val="pxrc"/>
        </w:rPr>
        <w:fldChar w:fldCharType="end"/>
      </w:r>
      <w:r w:rsidRPr="00A25529">
        <w:rPr>
          <w:rStyle w:val="pxrc"/>
        </w:rPr>
        <w:t xml:space="preserve">N.Y. Jur. 2d, Business Relationships </w:t>
      </w:r>
      <w:r w:rsidRPr="00A25529">
        <w:rPr>
          <w:rStyle w:val="pxrc"/>
          <w:vanish/>
        </w:rPr>
        <w:t>&amp;s;</w:t>
      </w:r>
      <w:del w:id="1704" w:author="Cara Cardinale" w:date="2025-01-23T12:32:00Z">
        <w:r w:rsidRPr="00A25529" w:rsidDel="00420D13">
          <w:rPr>
            <w:rStyle w:val="pxvis"/>
            <w:rFonts w:ascii="Times NewRoman" w:hAnsi="Times NewRoman"/>
            <w:b w:val="0"/>
            <w:sz w:val="24"/>
          </w:rPr>
          <w:delText>§</w:delText>
        </w:r>
        <w:r w:rsidRPr="00A25529" w:rsidDel="00420D13">
          <w:rPr>
            <w:rStyle w:val="pxrc"/>
          </w:rPr>
          <w:delText>918</w:delText>
        </w:r>
      </w:del>
      <w:ins w:id="1705" w:author="Cara Cardinale" w:date="2025-01-23T12:32:00Z">
        <w:r w:rsidR="00420D13" w:rsidRPr="00A25529">
          <w:rPr>
            <w:rStyle w:val="pxvis"/>
            <w:rFonts w:ascii="Times NewRoman" w:hAnsi="Times NewRoman"/>
            <w:b w:val="0"/>
            <w:sz w:val="24"/>
          </w:rPr>
          <w:t>§916</w:t>
        </w:r>
      </w:ins>
    </w:p>
    <w:p w14:paraId="32DEBAB8" w14:textId="77777777" w:rsidR="00FB29D8" w:rsidRPr="00A25529" w:rsidRDefault="00FB29D8">
      <w:pPr>
        <w:pStyle w:val="pxckrefn"/>
      </w:pPr>
      <w:r w:rsidRPr="00A25529">
        <w:t>Item 4c.</w:t>
      </w:r>
    </w:p>
    <w:p w14:paraId="25AE02F5" w14:textId="77777777" w:rsidR="00FB29D8" w:rsidRPr="00A25529" w:rsidRDefault="00FB29D8">
      <w:pPr>
        <w:pStyle w:val="pxckrefrr"/>
        <w:rPr>
          <w:sz w:val="24"/>
          <w:szCs w:val="24"/>
        </w:rPr>
      </w:pPr>
      <w:r w:rsidRPr="00A25529">
        <w:rPr>
          <w:rStyle w:val="pxvis"/>
          <w:rFonts w:cs="Arial"/>
          <w:bCs/>
          <w:sz w:val="50"/>
          <w:rPrChange w:id="1706" w:author="Cara Cardinale" w:date="2025-03-04T10:36:00Z">
            <w:rPr>
              <w:rStyle w:val="pxvis"/>
              <w:rFonts w:cs="Arial"/>
              <w:bCs/>
            </w:rPr>
          </w:rPrChange>
        </w:rPr>
        <w:t>Research References</w:t>
      </w:r>
    </w:p>
    <w:p w14:paraId="1FB429E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st.ref.id="I00B3DG"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613(b)</w:t>
      </w:r>
    </w:p>
    <w:p w14:paraId="5DB74B0B" w14:textId="77777777" w:rsidR="00FB29D8" w:rsidRPr="00A25529" w:rsidRDefault="00FB29D8">
      <w:pPr>
        <w:pStyle w:val="pxckrefn"/>
      </w:pPr>
      <w:r w:rsidRPr="00A25529">
        <w:t>Item 4d.</w:t>
      </w:r>
    </w:p>
    <w:p w14:paraId="5BC6C893" w14:textId="77777777" w:rsidR="00FB29D8" w:rsidRPr="00A25529" w:rsidRDefault="00FB29D8">
      <w:pPr>
        <w:pStyle w:val="pxckrefrr"/>
        <w:rPr>
          <w:sz w:val="24"/>
          <w:szCs w:val="24"/>
        </w:rPr>
      </w:pPr>
      <w:r w:rsidRPr="00A25529">
        <w:rPr>
          <w:rStyle w:val="pxvis"/>
          <w:rFonts w:cs="Arial"/>
          <w:bCs/>
          <w:sz w:val="50"/>
          <w:rPrChange w:id="1707" w:author="Cara Cardinale" w:date="2025-03-04T10:36:00Z">
            <w:rPr>
              <w:rStyle w:val="pxvis"/>
              <w:rFonts w:cs="Arial"/>
              <w:bCs/>
            </w:rPr>
          </w:rPrChange>
        </w:rPr>
        <w:t>Research References</w:t>
      </w:r>
    </w:p>
    <w:p w14:paraId="7409989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st.ref.id="I00DWIC"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615(a)</w:t>
      </w:r>
      <w:r w:rsidRPr="00A25529">
        <w:t>.</w:t>
      </w:r>
    </w:p>
    <w:p w14:paraId="2F3026A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rc.ref.id="I00GPN8"</w:instrText>
      </w:r>
      <w:r w:rsidRPr="00A25529">
        <w:rPr>
          <w:rStyle w:val="pxrc"/>
        </w:rPr>
        <w:fldChar w:fldCharType="end"/>
      </w:r>
      <w:r w:rsidRPr="00A25529">
        <w:rPr>
          <w:rStyle w:val="pxrc"/>
        </w:rPr>
        <w:t xml:space="preserve">N.Y. Jur. 2d, Business Relationships </w:t>
      </w:r>
      <w:r w:rsidRPr="00A25529">
        <w:rPr>
          <w:rStyle w:val="pxrc"/>
          <w:vanish/>
        </w:rPr>
        <w:t>&amp;s;</w:t>
      </w:r>
      <w:del w:id="1708" w:author="Cara Cardinale" w:date="2025-01-21T18:44:00Z">
        <w:r w:rsidRPr="00A25529" w:rsidDel="00865539">
          <w:rPr>
            <w:rStyle w:val="pxvis"/>
            <w:rFonts w:ascii="Times NewRoman" w:hAnsi="Times NewRoman"/>
            <w:b w:val="0"/>
            <w:sz w:val="24"/>
          </w:rPr>
          <w:delText>§</w:delText>
        </w:r>
        <w:r w:rsidRPr="00A25529" w:rsidDel="00865539">
          <w:rPr>
            <w:rStyle w:val="pxrc"/>
          </w:rPr>
          <w:delText>914</w:delText>
        </w:r>
      </w:del>
      <w:ins w:id="1709" w:author="Cara Cardinale" w:date="2025-01-21T18:44:00Z">
        <w:r w:rsidR="00865539" w:rsidRPr="00A25529">
          <w:rPr>
            <w:rStyle w:val="pxvis"/>
            <w:rFonts w:ascii="Times NewRoman" w:hAnsi="Times NewRoman"/>
            <w:b w:val="0"/>
            <w:sz w:val="24"/>
          </w:rPr>
          <w:t>§912</w:t>
        </w:r>
      </w:ins>
    </w:p>
    <w:p w14:paraId="6548E036" w14:textId="77777777" w:rsidR="00FB29D8" w:rsidRPr="00A25529" w:rsidRDefault="00FB29D8">
      <w:pPr>
        <w:pStyle w:val="pxckrefn"/>
      </w:pPr>
      <w:r w:rsidRPr="00A25529">
        <w:t>Item 4e.</w:t>
      </w:r>
    </w:p>
    <w:p w14:paraId="37CE7340" w14:textId="77777777" w:rsidR="00FB29D8" w:rsidRPr="00A25529" w:rsidRDefault="00FB29D8">
      <w:pPr>
        <w:pStyle w:val="pxckrefnote"/>
        <w:spacing w:before="180"/>
      </w:pPr>
      <w:del w:id="1710" w:author="Cara Cardinale" w:date="2025-01-14T20:47:00Z">
        <w:r w:rsidRPr="00A25529" w:rsidDel="00CF1278">
          <w:delText>Drafter's Note</w:delText>
        </w:r>
      </w:del>
      <w:r w:rsidRPr="00A25529">
        <w:t xml:space="preserve"> </w:t>
      </w:r>
    </w:p>
    <w:p w14:paraId="06282CDB"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st.ref.id="I060OK2"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E4D6F6D"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st.ref.id="I05WGUQ"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0BB88656" w14:textId="77777777" w:rsidR="00FB29D8" w:rsidRPr="00A25529" w:rsidRDefault="00FB29D8">
      <w:pPr>
        <w:pStyle w:val="pxckrefrr"/>
        <w:rPr>
          <w:sz w:val="24"/>
          <w:szCs w:val="24"/>
        </w:rPr>
      </w:pPr>
      <w:r w:rsidRPr="00A25529">
        <w:rPr>
          <w:rStyle w:val="pxvis"/>
          <w:rFonts w:cs="Arial"/>
          <w:bCs/>
          <w:sz w:val="50"/>
          <w:rPrChange w:id="1711" w:author="Cara Cardinale" w:date="2025-03-04T10:36:00Z">
            <w:rPr>
              <w:rStyle w:val="pxvis"/>
              <w:rFonts w:cs="Arial"/>
              <w:bCs/>
            </w:rPr>
          </w:rPrChange>
        </w:rPr>
        <w:t>Research References</w:t>
      </w:r>
    </w:p>
    <w:p w14:paraId="41064DA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rc.ref.id="I05S95E"</w:instrText>
      </w:r>
      <w:r w:rsidRPr="00A25529">
        <w:rPr>
          <w:rStyle w:val="pxrc"/>
        </w:rPr>
        <w:fldChar w:fldCharType="end"/>
      </w:r>
      <w:r w:rsidRPr="00A25529">
        <w:rPr>
          <w:rStyle w:val="pxrc"/>
        </w:rPr>
        <w:t xml:space="preserve">N.Y. Jur. 2d, Business Relationships </w:t>
      </w:r>
      <w:r w:rsidRPr="00A25529">
        <w:rPr>
          <w:rStyle w:val="pxrc"/>
          <w:vanish/>
        </w:rPr>
        <w:t>&amp;s;</w:t>
      </w:r>
      <w:del w:id="1712"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1713" w:author="Cara Cardinale" w:date="2025-01-23T12:57:00Z">
        <w:r w:rsidR="00F97A90" w:rsidRPr="00A25529">
          <w:rPr>
            <w:rStyle w:val="pxvis"/>
            <w:rFonts w:ascii="Times NewRoman" w:hAnsi="Times NewRoman"/>
            <w:b w:val="0"/>
            <w:sz w:val="24"/>
          </w:rPr>
          <w:t>§127</w:t>
        </w:r>
      </w:ins>
    </w:p>
    <w:p w14:paraId="29DD2921" w14:textId="77777777" w:rsidR="00FB29D8" w:rsidRPr="00A25529" w:rsidRDefault="00FB29D8">
      <w:pPr>
        <w:pStyle w:val="pxckrefn"/>
      </w:pPr>
      <w:r w:rsidRPr="00A25529">
        <w:t>Item 4f.</w:t>
      </w:r>
    </w:p>
    <w:p w14:paraId="247F9255" w14:textId="77777777" w:rsidR="00FB29D8" w:rsidRPr="00A25529" w:rsidRDefault="00FB29D8">
      <w:pPr>
        <w:pStyle w:val="pxckrefnote"/>
        <w:spacing w:before="180"/>
      </w:pPr>
      <w:del w:id="1714" w:author="Cara Cardinale" w:date="2025-01-14T20:47:00Z">
        <w:r w:rsidRPr="00A25529" w:rsidDel="00CF1278">
          <w:delText>Drafter's Note</w:delText>
        </w:r>
      </w:del>
      <w:r w:rsidRPr="00A25529">
        <w:t xml:space="preserve"> </w:t>
      </w:r>
    </w:p>
    <w:p w14:paraId="4D1D9B53"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A member entitled to vote may vote in person or, unless the certificate of incorporation or the bylaws otherwise provide, by proxy executed in writing by the member or by that member's agent. A proxy will not be valid after 11 months from the date of its execution unless otherwise provided in the proxy. </w:t>
      </w:r>
      <w:r w:rsidRPr="00A25529">
        <w:rPr>
          <w:rStyle w:val="pxst"/>
          <w:color w:val="FF0000"/>
          <w:vertAlign w:val="superscript"/>
        </w:rPr>
        <w:t>►</w:t>
      </w:r>
      <w:r w:rsidRPr="00A25529">
        <w:rPr>
          <w:rStyle w:val="pxst"/>
        </w:rPr>
        <w:fldChar w:fldCharType="begin"/>
      </w:r>
      <w:r w:rsidRPr="00A25529">
        <w:rPr>
          <w:rStyle w:val="pxst"/>
        </w:rPr>
        <w:instrText>st.ref.id="I00B3DI"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609(a)</w:t>
      </w:r>
      <w:r w:rsidRPr="00A25529">
        <w:t>.</w:t>
      </w:r>
    </w:p>
    <w:p w14:paraId="03DC8DD5" w14:textId="77777777" w:rsidR="00FB29D8" w:rsidRPr="00A25529" w:rsidRDefault="00FB29D8">
      <w:pPr>
        <w:pStyle w:val="pxckrefrr"/>
        <w:rPr>
          <w:sz w:val="24"/>
          <w:szCs w:val="24"/>
        </w:rPr>
      </w:pPr>
      <w:r w:rsidRPr="00A25529">
        <w:rPr>
          <w:rStyle w:val="pxvis"/>
          <w:rFonts w:cs="Arial"/>
          <w:bCs/>
          <w:sz w:val="50"/>
          <w:rPrChange w:id="1715" w:author="Cara Cardinale" w:date="2025-03-04T10:36:00Z">
            <w:rPr>
              <w:rStyle w:val="pxvis"/>
              <w:rFonts w:cs="Arial"/>
              <w:bCs/>
            </w:rPr>
          </w:rPrChange>
        </w:rPr>
        <w:t>Research References</w:t>
      </w:r>
    </w:p>
    <w:p w14:paraId="3F39CD3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rc.ref.id="I00DWIE"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16" w:author="Cara Cardinale" w:date="2025-01-23T13:05:00Z">
        <w:r w:rsidRPr="00A25529" w:rsidDel="00F97A90">
          <w:rPr>
            <w:rStyle w:val="pxrc"/>
          </w:rPr>
          <w:delText>945 to 948</w:delText>
        </w:r>
      </w:del>
      <w:ins w:id="1717" w:author="Cara Cardinale" w:date="2025-01-23T13:05:00Z">
        <w:r w:rsidR="00F97A90" w:rsidRPr="00A25529">
          <w:rPr>
            <w:rStyle w:val="pxrc"/>
          </w:rPr>
          <w:t>943 to 946</w:t>
        </w:r>
      </w:ins>
    </w:p>
    <w:p w14:paraId="27829099" w14:textId="77777777" w:rsidR="00FB29D8" w:rsidRPr="00A25529" w:rsidRDefault="00FB29D8">
      <w:pPr>
        <w:pStyle w:val="pxckrefn"/>
      </w:pPr>
      <w:r w:rsidRPr="00A25529">
        <w:t>Item 4g.</w:t>
      </w:r>
    </w:p>
    <w:p w14:paraId="56F1FA59" w14:textId="77777777" w:rsidR="00FB29D8" w:rsidRPr="00A25529" w:rsidRDefault="00FB29D8">
      <w:pPr>
        <w:pStyle w:val="pxckrefnote"/>
        <w:spacing w:before="180"/>
      </w:pPr>
      <w:del w:id="1718" w:author="Cara Cardinale" w:date="2025-01-14T20:47:00Z">
        <w:r w:rsidRPr="00A25529" w:rsidDel="00CF1278">
          <w:delText>Drafter's Note</w:delText>
        </w:r>
      </w:del>
      <w:r w:rsidRPr="00A25529">
        <w:t xml:space="preserve"> </w:t>
      </w:r>
    </w:p>
    <w:p w14:paraId="1C1E0E1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st.ref.id="I00GPNA"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w:t>
      </w:r>
    </w:p>
    <w:p w14:paraId="480F2F18"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certificate of incorporation or the bylaws may provide that in all elections for directors every member entitled to vote will have the right to cumulate his or her vote and to give one candidate a number of votes equal to his or her vote multiplied by the number of directors to be elected or to distribute such votes on the same principle among as many candidates as he or she thinks fit. </w:t>
      </w:r>
      <w:r w:rsidRPr="00A25529">
        <w:rPr>
          <w:rStyle w:val="pxst"/>
          <w:color w:val="FF0000"/>
          <w:vertAlign w:val="superscript"/>
        </w:rPr>
        <w:t>►</w:t>
      </w:r>
      <w:r w:rsidRPr="00A25529">
        <w:rPr>
          <w:rStyle w:val="pxst"/>
        </w:rPr>
        <w:fldChar w:fldCharType="begin"/>
      </w:r>
      <w:r w:rsidRPr="00A25529">
        <w:rPr>
          <w:rStyle w:val="pxst"/>
        </w:rPr>
        <w:instrText>st.ref.id="I00JIS6"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 The implication is that if cumulative voting is not provided for in either the certificate of incorporation or the bylaws, it will not be permitted in directors' elections.</w:t>
      </w:r>
    </w:p>
    <w:p w14:paraId="098E820A" w14:textId="77777777" w:rsidR="00FB29D8" w:rsidRPr="00A25529" w:rsidRDefault="00FB29D8">
      <w:pPr>
        <w:pStyle w:val="pxckrefrr"/>
        <w:rPr>
          <w:sz w:val="24"/>
          <w:szCs w:val="24"/>
        </w:rPr>
      </w:pPr>
      <w:r w:rsidRPr="00A25529">
        <w:rPr>
          <w:rStyle w:val="pxvis"/>
          <w:rFonts w:cs="Arial"/>
          <w:bCs/>
          <w:sz w:val="50"/>
          <w:rPrChange w:id="1719" w:author="Cara Cardinale" w:date="2025-03-04T10:36:00Z">
            <w:rPr>
              <w:rStyle w:val="pxvis"/>
              <w:rFonts w:cs="Arial"/>
              <w:bCs/>
            </w:rPr>
          </w:rPrChange>
        </w:rPr>
        <w:t>Research References</w:t>
      </w:r>
    </w:p>
    <w:p w14:paraId="3B1F76B3"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rc.ref.id="I002O00"</w:instrText>
      </w:r>
      <w:r w:rsidRPr="00A25529">
        <w:rPr>
          <w:rStyle w:val="pxrc"/>
        </w:rPr>
        <w:fldChar w:fldCharType="end"/>
      </w:r>
      <w:r w:rsidRPr="00A25529">
        <w:rPr>
          <w:rStyle w:val="pxrc"/>
        </w:rPr>
        <w:t xml:space="preserve">N.Y. Jur. 2d, Business Relationships </w:t>
      </w:r>
      <w:r w:rsidRPr="00A25529">
        <w:rPr>
          <w:rStyle w:val="pxrc"/>
          <w:vanish/>
        </w:rPr>
        <w:t>&amp;s;</w:t>
      </w:r>
      <w:del w:id="1720" w:author="Cara Cardinale" w:date="2025-01-23T13:29:00Z">
        <w:r w:rsidRPr="00A25529" w:rsidDel="009D6732">
          <w:rPr>
            <w:rStyle w:val="pxvis"/>
            <w:rFonts w:ascii="Times NewRoman" w:hAnsi="Times NewRoman"/>
            <w:b w:val="0"/>
            <w:sz w:val="24"/>
          </w:rPr>
          <w:delText>§</w:delText>
        </w:r>
        <w:r w:rsidRPr="00A25529" w:rsidDel="009D6732">
          <w:rPr>
            <w:rStyle w:val="pxrc"/>
          </w:rPr>
          <w:delText>919</w:delText>
        </w:r>
      </w:del>
      <w:ins w:id="1721" w:author="Cara Cardinale" w:date="2025-01-23T13:29:00Z">
        <w:r w:rsidR="009D6732" w:rsidRPr="00A25529">
          <w:rPr>
            <w:rStyle w:val="pxvis"/>
            <w:rFonts w:ascii="Times NewRoman" w:hAnsi="Times NewRoman"/>
            <w:b w:val="0"/>
            <w:sz w:val="24"/>
          </w:rPr>
          <w:t>§917</w:t>
        </w:r>
      </w:ins>
    </w:p>
    <w:p w14:paraId="41198C4A" w14:textId="77777777" w:rsidR="00FB29D8" w:rsidRPr="00A25529" w:rsidRDefault="00FB29D8">
      <w:pPr>
        <w:pStyle w:val="pxckrefn"/>
      </w:pPr>
      <w:r w:rsidRPr="00A25529">
        <w:t>Item 4h.</w:t>
      </w:r>
    </w:p>
    <w:p w14:paraId="0C27D5D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Membership certificates or cards are not transferable. If the certificate of incorporation or bylaws permits transfer of membership, upon each such transfer the certificate or card issued to a former member will be surrendered, and a new certificate or card will be issued to the new member. </w:t>
      </w:r>
      <w:r w:rsidRPr="00A25529">
        <w:rPr>
          <w:rStyle w:val="pxst"/>
          <w:color w:val="FF0000"/>
          <w:vertAlign w:val="superscript"/>
        </w:rPr>
        <w:t>►</w:t>
      </w:r>
      <w:r w:rsidRPr="00A25529">
        <w:rPr>
          <w:rStyle w:val="pxst"/>
        </w:rPr>
        <w:fldChar w:fldCharType="begin"/>
      </w:r>
      <w:r w:rsidRPr="00A25529">
        <w:rPr>
          <w:rStyle w:val="pxst"/>
        </w:rPr>
        <w:instrText>st.ref.id="I060OHM"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w:t>
      </w:r>
    </w:p>
    <w:p w14:paraId="6F445719" w14:textId="77777777" w:rsidR="00FB29D8" w:rsidRPr="00A25529" w:rsidRDefault="00FB29D8">
      <w:pPr>
        <w:pStyle w:val="pxckrefn"/>
      </w:pPr>
      <w:r w:rsidRPr="00A25529">
        <w:t>Item 5.</w:t>
      </w:r>
    </w:p>
    <w:p w14:paraId="2BCE55CA" w14:textId="77777777" w:rsidR="00FB29D8" w:rsidRPr="00A25529" w:rsidRDefault="00FB29D8">
      <w:pPr>
        <w:pStyle w:val="pxckrefnote"/>
        <w:spacing w:before="180"/>
      </w:pPr>
      <w:del w:id="1722" w:author="Cara Cardinale" w:date="2025-01-14T20:47:00Z">
        <w:r w:rsidRPr="00A25529" w:rsidDel="00CF1278">
          <w:delText>Drafter's Note</w:delText>
        </w:r>
      </w:del>
      <w:r w:rsidRPr="00A25529">
        <w:t xml:space="preserve"> </w:t>
      </w:r>
    </w:p>
    <w:p w14:paraId="25BDFC0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st.ref.id="I05WGSA"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047A63A0" w14:textId="77777777" w:rsidR="00FB29D8" w:rsidRPr="00A25529" w:rsidRDefault="00FB29D8">
      <w:pPr>
        <w:pStyle w:val="pxckrefrr"/>
        <w:rPr>
          <w:sz w:val="24"/>
          <w:szCs w:val="24"/>
        </w:rPr>
      </w:pPr>
      <w:r w:rsidRPr="00A25529">
        <w:rPr>
          <w:rStyle w:val="pxvis"/>
          <w:rFonts w:cs="Arial"/>
          <w:bCs/>
          <w:sz w:val="50"/>
          <w:rPrChange w:id="1723" w:author="Cara Cardinale" w:date="2025-03-04T10:36:00Z">
            <w:rPr>
              <w:rStyle w:val="pxvis"/>
              <w:rFonts w:cs="Arial"/>
              <w:bCs/>
            </w:rPr>
          </w:rPrChange>
        </w:rPr>
        <w:t>Research References</w:t>
      </w:r>
    </w:p>
    <w:p w14:paraId="664CA4C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rc.ref.id="I05S92Y"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24" w:author="Cara Cardinale" w:date="2025-01-12T16:17:00Z">
        <w:r w:rsidRPr="00A25529" w:rsidDel="00D9691D">
          <w:rPr>
            <w:rStyle w:val="pxrc"/>
          </w:rPr>
          <w:delText>830, 831</w:delText>
        </w:r>
      </w:del>
      <w:ins w:id="1725" w:author="Cara Cardinale" w:date="2025-01-12T16:17:00Z">
        <w:r w:rsidR="00D9691D" w:rsidRPr="00A25529">
          <w:rPr>
            <w:rStyle w:val="pxrc"/>
          </w:rPr>
          <w:t>828, 829</w:t>
        </w:r>
      </w:ins>
    </w:p>
    <w:p w14:paraId="2559395C" w14:textId="77777777" w:rsidR="00FB29D8" w:rsidRPr="00A25529" w:rsidRDefault="00FB29D8">
      <w:pPr>
        <w:pStyle w:val="pxckrefn"/>
      </w:pPr>
      <w:r w:rsidRPr="00A25529">
        <w:t>Item 6.</w:t>
      </w:r>
    </w:p>
    <w:p w14:paraId="6AFA4F91" w14:textId="77777777" w:rsidR="00FB29D8" w:rsidRPr="00A25529" w:rsidRDefault="00FB29D8">
      <w:pPr>
        <w:pStyle w:val="pxckrefnote"/>
        <w:spacing w:before="180"/>
      </w:pPr>
      <w:del w:id="1726" w:author="Cara Cardinale" w:date="2025-01-14T20:47:00Z">
        <w:r w:rsidRPr="00A25529" w:rsidDel="00CF1278">
          <w:delText>Drafter's Note</w:delText>
        </w:r>
      </w:del>
      <w:r w:rsidRPr="00A25529">
        <w:t xml:space="preserve"> </w:t>
      </w:r>
    </w:p>
    <w:p w14:paraId="1FCB630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ins w:id="1727" w:author="Cara Cardinale" w:date="2025-01-23T17:25:00Z">
        <w:r w:rsidR="00D061F3" w:rsidRPr="00A25529">
          <w:t xml:space="preserve">The certificate of incorporation, the bylaws, or the board may create committees of the board, each consisting of three or more directors. The board </w:t>
        </w:r>
      </w:ins>
      <w:ins w:id="1728" w:author="Cara Cardinale" w:date="2025-01-23T17:50:00Z">
        <w:r w:rsidR="001F3DDD" w:rsidRPr="00A25529">
          <w:t>will</w:t>
        </w:r>
      </w:ins>
      <w:ins w:id="1729" w:author="Cara Cardinale" w:date="2025-01-23T17:25:00Z">
        <w:r w:rsidR="00D061F3" w:rsidRPr="00A25529">
          <w:t xml:space="preserve"> appoint the members of such committee of the board, except that in the case of any executive committee or similar committee however denominated, the appointment </w:t>
        </w:r>
      </w:ins>
      <w:ins w:id="1730" w:author="Cara Cardinale" w:date="2025-01-23T17:50:00Z">
        <w:r w:rsidR="001F3DDD" w:rsidRPr="00A25529">
          <w:t>will</w:t>
        </w:r>
      </w:ins>
      <w:ins w:id="1731" w:author="Cara Cardinale" w:date="2025-01-23T17:25:00Z">
        <w:r w:rsidR="00D061F3" w:rsidRPr="00A25529">
          <w:t xml:space="preserve"> be made by a majority of the entire board, provided that in the case of a board of </w:t>
        </w:r>
      </w:ins>
      <w:ins w:id="1732" w:author="Cara Cardinale" w:date="2025-01-23T17:50:00Z">
        <w:r w:rsidR="001F3DDD" w:rsidRPr="00A25529">
          <w:t>30</w:t>
        </w:r>
      </w:ins>
      <w:ins w:id="1733" w:author="Cara Cardinale" w:date="2025-01-23T17:25:00Z">
        <w:r w:rsidR="00D061F3" w:rsidRPr="00A25529">
          <w:t xml:space="preserve"> members or more, the appointment </w:t>
        </w:r>
      </w:ins>
      <w:ins w:id="1734" w:author="Cara Cardinale" w:date="2025-01-23T17:50:00Z">
        <w:r w:rsidR="001F3DDD" w:rsidRPr="00A25529">
          <w:t>will</w:t>
        </w:r>
      </w:ins>
      <w:ins w:id="1735" w:author="Cara Cardinale" w:date="2025-01-23T17:25:00Z">
        <w:r w:rsidR="00D061F3" w:rsidRPr="00A25529">
          <w:t xml:space="preserve"> be made by at least three-quarters of the directors present at the time of the vote, if a quorum is present at that time. In addition, the bylaws may provide that directors who are the holders of certain positions in the corporation </w:t>
        </w:r>
      </w:ins>
      <w:ins w:id="1736" w:author="Cara Cardinale" w:date="2025-01-23T17:57:00Z">
        <w:r w:rsidR="001F3DDD" w:rsidRPr="00A25529">
          <w:t>must</w:t>
        </w:r>
      </w:ins>
      <w:ins w:id="1737" w:author="Cara Cardinale" w:date="2025-01-23T17:25:00Z">
        <w:r w:rsidR="00D061F3" w:rsidRPr="00A25529">
          <w:t xml:space="preserve"> be ex-officio members of specific committees. </w:t>
        </w:r>
      </w:ins>
      <w:del w:id="1738" w:author="Cara Cardinale" w:date="2025-01-23T17:25:00Z">
        <w:r w:rsidRPr="00A25529" w:rsidDel="00D061F3">
          <w:delText xml:space="preserve">If the certificate of incorporation or bylaws so provide, the board, by resolution adopted by a majority of the entire board, may designate from among its members an executive committee and other committees, each of which must have three or more directors. </w:delText>
        </w:r>
      </w:del>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st.ref.id="I05O1DM"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58A25550" w14:textId="77777777" w:rsidR="00FB29D8" w:rsidRPr="00A25529" w:rsidRDefault="00FB29D8">
      <w:pPr>
        <w:pStyle w:val="pxckrefrr"/>
        <w:rPr>
          <w:sz w:val="24"/>
          <w:szCs w:val="24"/>
        </w:rPr>
      </w:pPr>
      <w:r w:rsidRPr="00A25529">
        <w:rPr>
          <w:rStyle w:val="pxvis"/>
          <w:rFonts w:cs="Arial"/>
          <w:bCs/>
          <w:sz w:val="50"/>
          <w:rPrChange w:id="1739" w:author="Cara Cardinale" w:date="2025-03-04T10:36:00Z">
            <w:rPr>
              <w:rStyle w:val="pxvis"/>
              <w:rFonts w:cs="Arial"/>
              <w:bCs/>
            </w:rPr>
          </w:rPrChange>
        </w:rPr>
        <w:t>Research References</w:t>
      </w:r>
    </w:p>
    <w:p w14:paraId="66AFB521"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rc.ref.id="I00DWJM"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40" w:author="Cara Cardinale" w:date="2025-01-21T11:43:00Z">
        <w:r w:rsidRPr="00A25529" w:rsidDel="00D0029E">
          <w:rPr>
            <w:rStyle w:val="pxrc"/>
          </w:rPr>
          <w:delText>596 to 599</w:delText>
        </w:r>
      </w:del>
      <w:ins w:id="1741" w:author="Cara Cardinale" w:date="2025-01-21T11:43:00Z">
        <w:r w:rsidR="00D0029E" w:rsidRPr="00A25529">
          <w:rPr>
            <w:rStyle w:val="pxrc"/>
          </w:rPr>
          <w:t>592 to 594</w:t>
        </w:r>
      </w:ins>
    </w:p>
    <w:p w14:paraId="7DC48F5F" w14:textId="77777777" w:rsidR="00FB29D8" w:rsidRPr="00A25529" w:rsidRDefault="00FB29D8">
      <w:pPr>
        <w:pStyle w:val="pxckrefn"/>
      </w:pPr>
      <w:r w:rsidRPr="00A25529">
        <w:t>Item 7.</w:t>
      </w:r>
    </w:p>
    <w:p w14:paraId="78BD2E4A" w14:textId="77777777" w:rsidR="00FB29D8" w:rsidRPr="00A25529" w:rsidRDefault="00FB29D8">
      <w:pPr>
        <w:pStyle w:val="pxckrefnote"/>
        <w:spacing w:before="180"/>
      </w:pPr>
      <w:del w:id="1742" w:author="Cara Cardinale" w:date="2025-01-14T20:47:00Z">
        <w:r w:rsidRPr="00A25529" w:rsidDel="00CF1278">
          <w:delText>Drafter's Note</w:delText>
        </w:r>
      </w:del>
      <w:r w:rsidRPr="00A25529">
        <w:t xml:space="preserve"> </w:t>
      </w:r>
    </w:p>
    <w:p w14:paraId="0CA5B39D"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certificate of incorporation or bylaws may prescribe qualifications for directors. A director must, however, be at least 18 years of age, except in the case of certain specified youth groups. See </w:t>
      </w:r>
      <w:r w:rsidRPr="00A25529">
        <w:rPr>
          <w:rStyle w:val="pxst"/>
          <w:color w:val="FF0000"/>
          <w:vertAlign w:val="superscript"/>
        </w:rPr>
        <w:t>►</w:t>
      </w:r>
      <w:r w:rsidRPr="00A25529">
        <w:rPr>
          <w:rStyle w:val="pxst"/>
        </w:rPr>
        <w:fldChar w:fldCharType="begin"/>
      </w:r>
      <w:r w:rsidRPr="00A25529">
        <w:rPr>
          <w:rStyle w:val="pxst"/>
        </w:rPr>
        <w:instrText>st.ref.id="I00GPOI"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w:t>
      </w:r>
      <w:r w:rsidRPr="00A25529">
        <w:t>.</w:t>
      </w:r>
    </w:p>
    <w:p w14:paraId="4BE842B6" w14:textId="77777777" w:rsidR="00FB29D8" w:rsidRPr="00A25529" w:rsidRDefault="00FB29D8">
      <w:pPr>
        <w:pStyle w:val="pxckrefrr"/>
        <w:rPr>
          <w:sz w:val="24"/>
          <w:szCs w:val="24"/>
        </w:rPr>
      </w:pPr>
      <w:r w:rsidRPr="00A25529">
        <w:rPr>
          <w:rStyle w:val="pxvis"/>
          <w:rFonts w:cs="Arial"/>
          <w:bCs/>
          <w:sz w:val="50"/>
          <w:rPrChange w:id="1743" w:author="Cara Cardinale" w:date="2025-03-04T10:36:00Z">
            <w:rPr>
              <w:rStyle w:val="pxvis"/>
              <w:rFonts w:cs="Arial"/>
              <w:bCs/>
            </w:rPr>
          </w:rPrChange>
        </w:rPr>
        <w:t>Research References</w:t>
      </w:r>
    </w:p>
    <w:p w14:paraId="28540E32"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rc.ref.id="I00JITE"</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1744" w:author="Cara Cardinale" w:date="2025-01-21T11:35:00Z">
        <w:r w:rsidRPr="00A25529" w:rsidDel="00D0029E">
          <w:rPr>
            <w:rStyle w:val="pxrc"/>
          </w:rPr>
          <w:delText>540</w:delText>
        </w:r>
      </w:del>
      <w:ins w:id="1745" w:author="Cara Cardinale" w:date="2025-01-21T11:35:00Z">
        <w:r w:rsidR="00D0029E" w:rsidRPr="00A25529">
          <w:rPr>
            <w:rStyle w:val="pxrc"/>
          </w:rPr>
          <w:t>535</w:t>
        </w:r>
      </w:ins>
    </w:p>
    <w:p w14:paraId="3BB151FB" w14:textId="77777777" w:rsidR="00FB29D8" w:rsidRPr="00A25529" w:rsidRDefault="00FB29D8">
      <w:pPr>
        <w:pStyle w:val="pxckrefn"/>
      </w:pPr>
      <w:r w:rsidRPr="00A25529">
        <w:t>Item 8.</w:t>
      </w:r>
    </w:p>
    <w:p w14:paraId="1CA2DE68" w14:textId="77777777" w:rsidR="00FB29D8" w:rsidRPr="00A25529" w:rsidRDefault="00FB29D8">
      <w:pPr>
        <w:pStyle w:val="pxckrefrr"/>
        <w:rPr>
          <w:sz w:val="24"/>
          <w:szCs w:val="24"/>
        </w:rPr>
      </w:pPr>
      <w:r w:rsidRPr="00A25529">
        <w:rPr>
          <w:rStyle w:val="pxvis"/>
          <w:rFonts w:cs="Arial"/>
          <w:bCs/>
          <w:sz w:val="50"/>
          <w:rPrChange w:id="1746" w:author="Cara Cardinale" w:date="2025-03-04T10:36:00Z">
            <w:rPr>
              <w:rStyle w:val="pxvis"/>
              <w:rFonts w:cs="Arial"/>
              <w:bCs/>
            </w:rPr>
          </w:rPrChange>
        </w:rPr>
        <w:t>Research References</w:t>
      </w:r>
    </w:p>
    <w:p w14:paraId="2F3AF58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st.ref.id="I003RV2"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p>
    <w:p w14:paraId="03EAFDC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rc.ref.id="I006KZY"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47" w:author="Cara Cardinale" w:date="2025-01-21T11:39:00Z">
        <w:r w:rsidRPr="00A25529" w:rsidDel="00D0029E">
          <w:rPr>
            <w:rStyle w:val="pxrc"/>
          </w:rPr>
          <w:delText>542</w:delText>
        </w:r>
      </w:del>
      <w:ins w:id="1748" w:author="Cara Cardinale" w:date="2025-01-21T11:39:00Z">
        <w:r w:rsidR="00D0029E" w:rsidRPr="00A25529">
          <w:rPr>
            <w:rStyle w:val="pxrc"/>
          </w:rPr>
          <w:t>537</w:t>
        </w:r>
      </w:ins>
      <w:r w:rsidRPr="00A25529">
        <w:rPr>
          <w:rStyle w:val="pxrc"/>
        </w:rPr>
        <w:t xml:space="preserve">, </w:t>
      </w:r>
      <w:del w:id="1749" w:author="Cara Cardinale" w:date="2025-01-23T13:31:00Z">
        <w:r w:rsidRPr="00A25529" w:rsidDel="009D6732">
          <w:rPr>
            <w:rStyle w:val="pxrc"/>
          </w:rPr>
          <w:delText>546</w:delText>
        </w:r>
      </w:del>
      <w:ins w:id="1750" w:author="Cara Cardinale" w:date="2025-01-23T13:31:00Z">
        <w:r w:rsidR="009D6732" w:rsidRPr="00A25529">
          <w:rPr>
            <w:rStyle w:val="pxrc"/>
          </w:rPr>
          <w:t>541</w:t>
        </w:r>
      </w:ins>
    </w:p>
    <w:p w14:paraId="6916E082" w14:textId="77777777" w:rsidR="00FB29D8" w:rsidRPr="00A25529" w:rsidRDefault="00FB29D8">
      <w:pPr>
        <w:pStyle w:val="pxckrefn"/>
      </w:pPr>
      <w:r w:rsidRPr="00A25529">
        <w:t>Item 9.</w:t>
      </w:r>
    </w:p>
    <w:p w14:paraId="2DAFC8EC" w14:textId="77777777" w:rsidR="00FB29D8" w:rsidRPr="00A25529" w:rsidRDefault="00FB29D8">
      <w:pPr>
        <w:pStyle w:val="pxckrefnote"/>
        <w:spacing w:before="180"/>
      </w:pPr>
      <w:del w:id="1751" w:author="Cara Cardinale" w:date="2025-01-14T20:47:00Z">
        <w:r w:rsidRPr="00A25529" w:rsidDel="00CF1278">
          <w:delText>Drafter's Note</w:delText>
        </w:r>
      </w:del>
      <w:r w:rsidRPr="00A25529">
        <w:t xml:space="preserve"> </w:t>
      </w:r>
    </w:p>
    <w:p w14:paraId="4BBBDC93"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Meetings of the board of directors may be held either within or outside the state, unless otherwise provided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st.ref.id="I009E4U"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710(a)</w:t>
      </w:r>
      <w:r w:rsidRPr="00A25529">
        <w:t>.</w:t>
      </w:r>
    </w:p>
    <w:p w14:paraId="0109E140" w14:textId="77777777" w:rsidR="00FB29D8" w:rsidRPr="00A25529" w:rsidRDefault="00FB29D8">
      <w:pPr>
        <w:pStyle w:val="pxckrefrr"/>
        <w:rPr>
          <w:sz w:val="24"/>
          <w:szCs w:val="24"/>
        </w:rPr>
      </w:pPr>
      <w:r w:rsidRPr="00A25529">
        <w:rPr>
          <w:rStyle w:val="pxvis"/>
          <w:rFonts w:cs="Arial"/>
          <w:bCs/>
          <w:sz w:val="50"/>
          <w:rPrChange w:id="1752" w:author="Cara Cardinale" w:date="2025-03-04T10:36:00Z">
            <w:rPr>
              <w:rStyle w:val="pxvis"/>
              <w:rFonts w:cs="Arial"/>
              <w:bCs/>
            </w:rPr>
          </w:rPrChange>
        </w:rPr>
        <w:t>Research References</w:t>
      </w:r>
    </w:p>
    <w:p w14:paraId="731312A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rc.ref.id="I00C79Q"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53" w:author="Cara Cardinale" w:date="2025-01-23T13:33:00Z">
        <w:r w:rsidRPr="00A25529" w:rsidDel="009D6732">
          <w:rPr>
            <w:rStyle w:val="pxrc"/>
          </w:rPr>
          <w:delText>600 to 613</w:delText>
        </w:r>
      </w:del>
      <w:ins w:id="1754" w:author="Cara Cardinale" w:date="2025-01-23T13:33:00Z">
        <w:r w:rsidR="009D6732" w:rsidRPr="00A25529">
          <w:rPr>
            <w:rStyle w:val="pxrc"/>
          </w:rPr>
          <w:t>595 to 607</w:t>
        </w:r>
      </w:ins>
    </w:p>
    <w:p w14:paraId="3DBFE95D" w14:textId="77777777" w:rsidR="00FB29D8" w:rsidRPr="00A25529" w:rsidRDefault="00FB29D8">
      <w:pPr>
        <w:pStyle w:val="pxckrefn"/>
      </w:pPr>
      <w:r w:rsidRPr="00A25529">
        <w:t>Item 10.</w:t>
      </w:r>
    </w:p>
    <w:p w14:paraId="06685F7E" w14:textId="77777777" w:rsidR="00FB29D8" w:rsidRPr="00A25529" w:rsidRDefault="00FB29D8">
      <w:pPr>
        <w:pStyle w:val="pxckrefnote"/>
        <w:spacing w:before="180"/>
      </w:pPr>
      <w:del w:id="1755" w:author="Cara Cardinale" w:date="2025-01-14T20:47:00Z">
        <w:r w:rsidRPr="00A25529" w:rsidDel="00CF1278">
          <w:delText>Drafter's Note</w:delText>
        </w:r>
      </w:del>
      <w:r w:rsidRPr="00A25529">
        <w:t xml:space="preserve"> </w:t>
      </w:r>
    </w:p>
    <w:p w14:paraId="6D241BEB"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st.ref.id="I00F0EM"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See </w:t>
      </w:r>
      <w:r w:rsidRPr="00A25529">
        <w:rPr>
          <w:rStyle w:val="pxcc"/>
          <w:color w:val="FF0000"/>
          <w:vertAlign w:val="superscript"/>
        </w:rPr>
        <w:t>►</w:t>
      </w:r>
      <w:r w:rsidRPr="00A25529">
        <w:rPr>
          <w:rStyle w:val="pxcc"/>
        </w:rPr>
        <w:fldChar w:fldCharType="begin"/>
      </w:r>
      <w:r w:rsidRPr="00A25529">
        <w:rPr>
          <w:rStyle w:val="pxcc"/>
        </w:rPr>
        <w:instrText>cc.ref.id="I003RV4"</w:instrText>
      </w:r>
      <w:r w:rsidRPr="00A25529">
        <w:rPr>
          <w:rStyle w:val="pxcc"/>
        </w:rPr>
        <w:fldChar w:fldCharType="end"/>
      </w:r>
      <w:r w:rsidRPr="00A25529">
        <w:rPr>
          <w:rStyle w:val="pxcc"/>
        </w:rPr>
        <w:t>Desuzia v. Board of Directors of Concourse Village, Inc., 117 A.D.3d 426, 985 N.Y.S.2d 48 (1st Dep't 2014)</w:t>
      </w:r>
      <w:r w:rsidRPr="00A25529">
        <w:t xml:space="preserve"> stating that a supermajority quorum requirement may be imposed through corporate bylaws under the Not-for-Profit Corporation Law.</w:t>
      </w:r>
    </w:p>
    <w:p w14:paraId="1D4FFA96" w14:textId="77777777" w:rsidR="00FB29D8" w:rsidRPr="00A25529" w:rsidRDefault="00FB29D8">
      <w:pPr>
        <w:pStyle w:val="pxckrefrr"/>
        <w:rPr>
          <w:sz w:val="24"/>
          <w:szCs w:val="24"/>
        </w:rPr>
      </w:pPr>
      <w:r w:rsidRPr="00A25529">
        <w:rPr>
          <w:rStyle w:val="pxvis"/>
          <w:rFonts w:cs="Arial"/>
          <w:bCs/>
          <w:sz w:val="50"/>
          <w:rPrChange w:id="1756" w:author="Cara Cardinale" w:date="2025-03-04T10:36:00Z">
            <w:rPr>
              <w:rStyle w:val="pxvis"/>
              <w:rFonts w:cs="Arial"/>
              <w:bCs/>
            </w:rPr>
          </w:rPrChange>
        </w:rPr>
        <w:t>Research References</w:t>
      </w:r>
    </w:p>
    <w:p w14:paraId="204D1BD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rc.ref.id="I006L00"</w:instrText>
      </w:r>
      <w:r w:rsidRPr="00A25529">
        <w:rPr>
          <w:rStyle w:val="pxrc"/>
        </w:rPr>
        <w:fldChar w:fldCharType="end"/>
      </w:r>
      <w:r w:rsidRPr="00A25529">
        <w:rPr>
          <w:rStyle w:val="pxrc"/>
        </w:rPr>
        <w:t xml:space="preserve">N.Y. Jur. 2d, Business Relationships </w:t>
      </w:r>
      <w:r w:rsidRPr="00A25529">
        <w:rPr>
          <w:rStyle w:val="pxrc"/>
          <w:vanish/>
        </w:rPr>
        <w:t>&amp;s;</w:t>
      </w:r>
      <w:del w:id="1757" w:author="Cara Cardinale" w:date="2025-01-23T13:35:00Z">
        <w:r w:rsidRPr="00A25529" w:rsidDel="009D6732">
          <w:rPr>
            <w:rStyle w:val="pxvis"/>
            <w:rFonts w:ascii="Times NewRoman" w:hAnsi="Times NewRoman"/>
            <w:b w:val="0"/>
            <w:sz w:val="24"/>
          </w:rPr>
          <w:delText>§</w:delText>
        </w:r>
        <w:r w:rsidRPr="00A25529" w:rsidDel="009D6732">
          <w:rPr>
            <w:rStyle w:val="pxrc"/>
          </w:rPr>
          <w:delText>610</w:delText>
        </w:r>
      </w:del>
      <w:ins w:id="1758" w:author="Cara Cardinale" w:date="2025-01-23T13:35:00Z">
        <w:r w:rsidR="009D6732" w:rsidRPr="00A25529">
          <w:rPr>
            <w:rStyle w:val="pxvis"/>
            <w:rFonts w:ascii="Times NewRoman" w:hAnsi="Times NewRoman"/>
            <w:b w:val="0"/>
            <w:sz w:val="24"/>
          </w:rPr>
          <w:t>§605</w:t>
        </w:r>
      </w:ins>
    </w:p>
    <w:p w14:paraId="4931EEA8" w14:textId="77777777" w:rsidR="00FB29D8" w:rsidRPr="00A25529" w:rsidRDefault="00FB29D8">
      <w:pPr>
        <w:pStyle w:val="pxckrefn"/>
      </w:pPr>
      <w:r w:rsidRPr="00A25529">
        <w:t>Item 11.</w:t>
      </w:r>
    </w:p>
    <w:p w14:paraId="1B9D7DEC" w14:textId="77777777" w:rsidR="00FB29D8" w:rsidRPr="00A25529" w:rsidRDefault="00FB29D8">
      <w:pPr>
        <w:pStyle w:val="pxckrefnote"/>
        <w:spacing w:before="180"/>
      </w:pPr>
      <w:del w:id="1759" w:author="Cara Cardinale" w:date="2025-01-14T20:47:00Z">
        <w:r w:rsidRPr="00A25529" w:rsidDel="00CF1278">
          <w:delText>Drafter's Note</w:delText>
        </w:r>
      </w:del>
      <w:r w:rsidRPr="00A25529">
        <w:t xml:space="preserve"> </w:t>
      </w:r>
    </w:p>
    <w:p w14:paraId="03F486E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st.ref.id="I003RV7"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56E7056F" w14:textId="77777777" w:rsidR="00FB29D8" w:rsidRPr="00A25529" w:rsidRDefault="00FB29D8">
      <w:pPr>
        <w:pStyle w:val="pxckrefrr"/>
        <w:rPr>
          <w:sz w:val="24"/>
          <w:szCs w:val="24"/>
        </w:rPr>
      </w:pPr>
      <w:r w:rsidRPr="00A25529">
        <w:rPr>
          <w:rStyle w:val="pxvis"/>
          <w:rFonts w:cs="Arial"/>
          <w:bCs/>
          <w:sz w:val="50"/>
          <w:rPrChange w:id="1760" w:author="Cara Cardinale" w:date="2025-03-04T10:36:00Z">
            <w:rPr>
              <w:rStyle w:val="pxvis"/>
              <w:rFonts w:cs="Arial"/>
              <w:bCs/>
            </w:rPr>
          </w:rPrChange>
        </w:rPr>
        <w:t>Research References</w:t>
      </w:r>
    </w:p>
    <w:p w14:paraId="77C846C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rc.ref.id="I006L03"</w:instrText>
      </w:r>
      <w:r w:rsidRPr="00A25529">
        <w:rPr>
          <w:rStyle w:val="pxrc"/>
        </w:rPr>
        <w:fldChar w:fldCharType="end"/>
      </w:r>
      <w:r w:rsidRPr="00A25529">
        <w:rPr>
          <w:rStyle w:val="pxrc"/>
        </w:rPr>
        <w:t xml:space="preserve">N.Y. Jur. 2d, Business Relationships </w:t>
      </w:r>
      <w:r w:rsidRPr="00A25529">
        <w:rPr>
          <w:rStyle w:val="pxrc"/>
          <w:vanish/>
        </w:rPr>
        <w:t>&amp;s;</w:t>
      </w:r>
      <w:del w:id="1761"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1762" w:author="Cara Cardinale" w:date="2025-01-23T13:38:00Z">
        <w:r w:rsidR="009D6732" w:rsidRPr="00A25529">
          <w:rPr>
            <w:rStyle w:val="pxvis"/>
            <w:rFonts w:ascii="Times NewRoman" w:hAnsi="Times NewRoman"/>
            <w:b w:val="0"/>
            <w:sz w:val="24"/>
          </w:rPr>
          <w:t>§531</w:t>
        </w:r>
      </w:ins>
    </w:p>
    <w:p w14:paraId="5950C0EC" w14:textId="77777777" w:rsidR="00FB29D8" w:rsidRPr="00A25529" w:rsidRDefault="00FB29D8">
      <w:pPr>
        <w:pStyle w:val="pxckrefn"/>
      </w:pPr>
      <w:r w:rsidRPr="00A25529">
        <w:t>Item 12.</w:t>
      </w:r>
    </w:p>
    <w:p w14:paraId="0A05FC39" w14:textId="77777777" w:rsidR="00FB29D8" w:rsidRPr="00A25529" w:rsidRDefault="00FB29D8">
      <w:pPr>
        <w:pStyle w:val="pxckrefnote"/>
        <w:spacing w:before="180"/>
      </w:pPr>
      <w:del w:id="1763" w:author="Cara Cardinale" w:date="2025-01-14T20:47:00Z">
        <w:r w:rsidRPr="00A25529" w:rsidDel="00CF1278">
          <w:delText>Drafter's Note</w:delText>
        </w:r>
      </w:del>
      <w:r w:rsidRPr="00A25529">
        <w:t xml:space="preserve"> </w:t>
      </w:r>
    </w:p>
    <w:p w14:paraId="22A9CC0F"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board may elect or appoint a chair or President, or both, one or more Vice 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st.ref.id="I009E4Z"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w:t>
      </w:r>
      <w:r w:rsidRPr="00A25529">
        <w:t>.</w:t>
      </w:r>
    </w:p>
    <w:p w14:paraId="67061B83"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st.ref.id="I00C79V"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705A560A" w14:textId="77777777" w:rsidR="00FB29D8" w:rsidRPr="00A25529" w:rsidRDefault="00FB29D8">
      <w:pPr>
        <w:pStyle w:val="pxckrefrr"/>
        <w:rPr>
          <w:sz w:val="24"/>
          <w:szCs w:val="24"/>
        </w:rPr>
      </w:pPr>
      <w:r w:rsidRPr="00A25529">
        <w:rPr>
          <w:rStyle w:val="pxvis"/>
          <w:rFonts w:cs="Arial"/>
          <w:bCs/>
          <w:sz w:val="50"/>
          <w:rPrChange w:id="1764" w:author="Cara Cardinale" w:date="2025-03-04T10:36:00Z">
            <w:rPr>
              <w:rStyle w:val="pxvis"/>
              <w:rFonts w:cs="Arial"/>
              <w:bCs/>
            </w:rPr>
          </w:rPrChange>
        </w:rPr>
        <w:t>Research References</w:t>
      </w:r>
    </w:p>
    <w:p w14:paraId="54A3BB9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rc.ref.id="I00F0ER"</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2860505F"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rc.ref.id="I00HTJN"</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11F80F0D"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65"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1766" w:author="Cara Cardinale" w:date="2025-01-23T13:38:00Z">
        <w:r w:rsidR="009D6732" w:rsidRPr="00A25529">
          <w:rPr>
            <w:rStyle w:val="pxvis"/>
            <w:rFonts w:ascii="Times NewRoman" w:hAnsi="Times NewRoman"/>
            <w:b w:val="0"/>
            <w:sz w:val="24"/>
          </w:rPr>
          <w:t>§531</w:t>
        </w:r>
      </w:ins>
      <w:r w:rsidRPr="00A25529">
        <w:rPr>
          <w:rStyle w:val="pxrc"/>
        </w:rPr>
        <w:t xml:space="preserve">, </w:t>
      </w:r>
      <w:del w:id="1767" w:author="Cara Cardinale" w:date="2025-01-25T21:25:00Z">
        <w:r w:rsidRPr="00A25529" w:rsidDel="00394E21">
          <w:rPr>
            <w:rStyle w:val="pxrc"/>
          </w:rPr>
          <w:delText>791</w:delText>
        </w:r>
      </w:del>
      <w:ins w:id="1768" w:author="Cara Cardinale" w:date="2025-01-25T21:25:00Z">
        <w:r w:rsidR="00394E21" w:rsidRPr="00A25529">
          <w:rPr>
            <w:rStyle w:val="pxrc"/>
          </w:rPr>
          <w:t>789</w:t>
        </w:r>
      </w:ins>
    </w:p>
    <w:p w14:paraId="7466249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rc.ref.id="I006L05"</w:instrText>
      </w:r>
      <w:r w:rsidRPr="00A25529">
        <w:rPr>
          <w:rStyle w:val="pxrc"/>
        </w:rPr>
        <w:fldChar w:fldCharType="end"/>
      </w:r>
      <w:r w:rsidRPr="00A25529">
        <w:rPr>
          <w:rStyle w:val="pxrc"/>
        </w:rPr>
        <w:t>Reasonableness of Corporate Officer's Compensation, 4 Am. Jur. Proof of Facts 2d 425</w:t>
      </w:r>
    </w:p>
    <w:p w14:paraId="0D96778C" w14:textId="77777777" w:rsidR="00FB29D8" w:rsidRPr="00A25529" w:rsidRDefault="00FB29D8">
      <w:pPr>
        <w:pStyle w:val="pxckrefn"/>
      </w:pPr>
      <w:r w:rsidRPr="00A25529">
        <w:t>Item 13.</w:t>
      </w:r>
    </w:p>
    <w:p w14:paraId="6074DC72" w14:textId="77777777" w:rsidR="00FB29D8" w:rsidRPr="00A25529" w:rsidRDefault="00FB29D8">
      <w:pPr>
        <w:pStyle w:val="pxckrefnote"/>
        <w:spacing w:before="180"/>
      </w:pPr>
      <w:del w:id="1769" w:author="Cara Cardinale" w:date="2025-01-14T20:47:00Z">
        <w:r w:rsidRPr="00A25529" w:rsidDel="00CF1278">
          <w:delText>Drafter's Note</w:delText>
        </w:r>
      </w:del>
      <w:r w:rsidRPr="00A25529">
        <w:t xml:space="preserve"> </w:t>
      </w:r>
    </w:p>
    <w:p w14:paraId="7E39F028"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ins w:id="1770" w:author="Cara Cardinale" w:date="2025-01-23T17:58:00Z">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1771" w:author="Cara Cardinale" w:date="2025-01-23T17:58:00Z">
        <w:r w:rsidRPr="00A25529" w:rsidDel="00352040">
          <w:delText xml:space="preserve">If the certificate of incorporation or bylaws so provide, the board, by resolution adopted by a majority of the entire board, may appoint from among its members an executive committee and other committees, each consisting of three or more directors. </w:delText>
        </w:r>
      </w:del>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st.ref.id="I009E51"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0FBF1A35" w14:textId="77777777" w:rsidR="00FB29D8" w:rsidRPr="00A25529" w:rsidRDefault="00FB29D8">
      <w:pPr>
        <w:pStyle w:val="pxckrefrr"/>
        <w:rPr>
          <w:sz w:val="24"/>
          <w:szCs w:val="24"/>
        </w:rPr>
      </w:pPr>
      <w:r w:rsidRPr="00A25529">
        <w:rPr>
          <w:rStyle w:val="pxvis"/>
          <w:rFonts w:cs="Arial"/>
          <w:bCs/>
          <w:sz w:val="50"/>
          <w:rPrChange w:id="1772" w:author="Cara Cardinale" w:date="2025-03-04T10:36:00Z">
            <w:rPr>
              <w:rStyle w:val="pxvis"/>
              <w:rFonts w:cs="Arial"/>
              <w:bCs/>
            </w:rPr>
          </w:rPrChange>
        </w:rPr>
        <w:t>Research References</w:t>
      </w:r>
    </w:p>
    <w:p w14:paraId="315D177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rc.ref.id="I00C79X"</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ins w:id="1773" w:author="Cara Cardinale" w:date="2025-01-21T11:44:00Z">
        <w:r w:rsidR="00D0029E" w:rsidRPr="00A25529">
          <w:rPr>
            <w:rStyle w:val="pxrc"/>
          </w:rPr>
          <w:t>592 to 594</w:t>
        </w:r>
      </w:ins>
      <w:del w:id="1774" w:author="Cara Cardinale" w:date="2025-01-21T11:44:00Z">
        <w:r w:rsidRPr="00A25529" w:rsidDel="00D0029E">
          <w:rPr>
            <w:rStyle w:val="pxrc"/>
          </w:rPr>
          <w:delText>596 to 599</w:delText>
        </w:r>
      </w:del>
    </w:p>
    <w:p w14:paraId="5B5A9450" w14:textId="77777777" w:rsidR="00FB29D8" w:rsidRPr="00A25529" w:rsidRDefault="00FB29D8">
      <w:pPr>
        <w:pStyle w:val="pxckrefn"/>
      </w:pPr>
      <w:r w:rsidRPr="00A25529">
        <w:t>Item 14.</w:t>
      </w:r>
    </w:p>
    <w:p w14:paraId="3CF8979B"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st.ref.id="I00F0ET"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713(d)</w:t>
      </w:r>
      <w:r w:rsidRPr="00A25529">
        <w:t>.</w:t>
      </w:r>
    </w:p>
    <w:p w14:paraId="27DCE748" w14:textId="77777777" w:rsidR="00FB29D8" w:rsidRPr="00A25529" w:rsidRDefault="00FB29D8">
      <w:pPr>
        <w:pStyle w:val="pxs"/>
        <w:spacing w:before="180"/>
        <w:rPr>
          <w:rPrChange w:id="1775" w:author="Cara Cardinale" w:date="2025-03-04T10:36:00Z">
            <w:rPr>
              <w:sz w:val="27"/>
            </w:rPr>
          </w:rPrChange>
        </w:rPr>
      </w:pPr>
      <w:r w:rsidRPr="00A25529">
        <w:rPr>
          <w:rPrChange w:id="1776" w:author="Cara Cardinale" w:date="2025-03-04T10:36:00Z">
            <w:rPr>
              <w:sz w:val="27"/>
            </w:rPr>
          </w:rPrChange>
        </w:rPr>
        <w:t>30:57. Checklist</w:t>
      </w:r>
      <w:r w:rsidRPr="00A25529">
        <w:rPr>
          <w:rStyle w:val="pxsep"/>
        </w:rPr>
        <w:t xml:space="preserve">-- </w:t>
      </w:r>
      <w:r w:rsidRPr="00A25529">
        <w:rPr>
          <w:rPrChange w:id="1777" w:author="Cara Cardinale" w:date="2025-03-04T10:36:00Z">
            <w:rPr>
              <w:sz w:val="27"/>
            </w:rPr>
          </w:rPrChange>
        </w:rPr>
        <w:t>Matters that may be included in either the certificate of incorporation or bylaws</w:t>
      </w:r>
      <w:r w:rsidRPr="00A25529">
        <w:rPr>
          <w:rStyle w:val="pxsep"/>
        </w:rPr>
        <w:t xml:space="preserve">-- </w:t>
      </w:r>
      <w:r w:rsidRPr="00A25529">
        <w:rPr>
          <w:rPrChange w:id="1778" w:author="Cara Cardinale" w:date="2025-03-04T10:36:00Z">
            <w:rPr>
              <w:sz w:val="27"/>
            </w:rPr>
          </w:rPrChange>
        </w:rPr>
        <w:t>Social club</w:t>
      </w:r>
    </w:p>
    <w:p w14:paraId="60A1840E" w14:textId="77777777" w:rsidR="00FB29D8" w:rsidRPr="00A25529" w:rsidRDefault="00FB29D8">
      <w:pPr>
        <w:pStyle w:val="pxov"/>
        <w:rPr>
          <w:vanish/>
        </w:rPr>
      </w:pPr>
      <w:r w:rsidRPr="00A25529">
        <w:rPr>
          <w:vanish/>
        </w:rPr>
        <w:t>FCV</w:t>
      </w:r>
    </w:p>
    <w:p w14:paraId="2F53F131" w14:textId="77777777" w:rsidR="00FB29D8" w:rsidRPr="00A25529" w:rsidRDefault="00FB29D8">
      <w:pPr>
        <w:pStyle w:val="pxov"/>
        <w:rPr>
          <w:vanish/>
        </w:rPr>
      </w:pPr>
      <w:r w:rsidRPr="00A25529">
        <w:rPr>
          <w:vanish/>
        </w:rPr>
        <w:t>FTR</w:t>
      </w:r>
    </w:p>
    <w:p w14:paraId="4258B20D" w14:textId="77777777" w:rsidR="00FB29D8" w:rsidRPr="00A25529" w:rsidRDefault="00FB29D8">
      <w:pPr>
        <w:pStyle w:val="pxov"/>
        <w:rPr>
          <w:vanish/>
        </w:rPr>
      </w:pPr>
      <w:r w:rsidRPr="00A25529">
        <w:rPr>
          <w:vanish/>
        </w:rPr>
        <w:t>COL</w:t>
      </w:r>
    </w:p>
    <w:p w14:paraId="5FB380FA" w14:textId="77777777" w:rsidR="00FB29D8" w:rsidRPr="00A25529" w:rsidRDefault="00FB29D8">
      <w:pPr>
        <w:pStyle w:val="pxov"/>
        <w:rPr>
          <w:vanish/>
        </w:rPr>
      </w:pPr>
      <w:r w:rsidRPr="00A25529">
        <w:rPr>
          <w:vanish/>
        </w:rPr>
        <w:t>NFP</w:t>
      </w:r>
    </w:p>
    <w:p w14:paraId="0467D203" w14:textId="77777777" w:rsidR="00FB29D8" w:rsidRPr="00A25529" w:rsidRDefault="00FB29D8">
      <w:pPr>
        <w:pStyle w:val="pxov"/>
        <w:rPr>
          <w:vanish/>
        </w:rPr>
      </w:pPr>
      <w:r w:rsidRPr="00A25529">
        <w:rPr>
          <w:vanish/>
        </w:rPr>
        <w:t>CHK</w:t>
      </w:r>
    </w:p>
    <w:p w14:paraId="1DF072BE" w14:textId="77777777" w:rsidR="00FB29D8" w:rsidRPr="00A25529" w:rsidRDefault="00FB29D8">
      <w:pPr>
        <w:pStyle w:val="pxov"/>
        <w:rPr>
          <w:vanish/>
        </w:rPr>
      </w:pPr>
      <w:r w:rsidRPr="00A25529">
        <w:rPr>
          <w:vanish/>
        </w:rPr>
        <w:t>EBL</w:t>
      </w:r>
    </w:p>
    <w:p w14:paraId="2C6E989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Name of club.</w:t>
      </w:r>
    </w:p>
    <w:p w14:paraId="29E0FA8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Purposes for which formed.</w:t>
      </w:r>
    </w:p>
    <w:p w14:paraId="36F8CC5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Offices and facilities.</w:t>
      </w:r>
    </w:p>
    <w:p w14:paraId="01C2F1C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Principal facility.</w:t>
      </w:r>
    </w:p>
    <w:p w14:paraId="2EC23B8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Additional locations.</w:t>
      </w:r>
    </w:p>
    <w:p w14:paraId="6C729AE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4. Members.</w:t>
      </w:r>
    </w:p>
    <w:p w14:paraId="03ACD61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Classes of members.</w:t>
      </w:r>
    </w:p>
    <w:p w14:paraId="189D68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Differences among classes.</w:t>
      </w:r>
    </w:p>
    <w:p w14:paraId="69AD89B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Qualifications for each class.</w:t>
      </w:r>
    </w:p>
    <w:p w14:paraId="41885CB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Voting rights.</w:t>
      </w:r>
    </w:p>
    <w:p w14:paraId="275A87C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Admission of members.</w:t>
      </w:r>
    </w:p>
    <w:p w14:paraId="5718350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Procedure.</w:t>
      </w:r>
    </w:p>
    <w:p w14:paraId="56B68BC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Voting on admission.</w:t>
      </w:r>
    </w:p>
    <w:p w14:paraId="341C58E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Quorum.</w:t>
      </w:r>
    </w:p>
    <w:p w14:paraId="3E8AB3E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Favorable votes required.</w:t>
      </w:r>
    </w:p>
    <w:p w14:paraId="6A24DB5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Membership certificates.</w:t>
      </w:r>
    </w:p>
    <w:p w14:paraId="23008A4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Suspension of members.</w:t>
      </w:r>
    </w:p>
    <w:p w14:paraId="66C68E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Grounds for suspension or removal.</w:t>
      </w:r>
    </w:p>
    <w:p w14:paraId="6A44800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Procedure.</w:t>
      </w:r>
    </w:p>
    <w:p w14:paraId="60EFAD2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Vote required.</w:t>
      </w:r>
    </w:p>
    <w:p w14:paraId="65D2CEF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(e) Voluntary withdrawal of members.</w:t>
      </w:r>
    </w:p>
    <w:p w14:paraId="635AC81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Return of admission fee.</w:t>
      </w:r>
    </w:p>
    <w:p w14:paraId="2CBB564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Installment repayment by club.</w:t>
      </w:r>
    </w:p>
    <w:p w14:paraId="29E9AA8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Interest on unpaid installments.</w:t>
      </w:r>
    </w:p>
    <w:p w14:paraId="0440A50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Negate right to assets of club.</w:t>
      </w:r>
    </w:p>
    <w:p w14:paraId="3F072A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(f) Negate right to transfer membership.</w:t>
      </w:r>
    </w:p>
    <w:p w14:paraId="10E3078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(g) Fees and assessments.</w:t>
      </w:r>
    </w:p>
    <w:p w14:paraId="70A4DBD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Initial admission fee.</w:t>
      </w:r>
    </w:p>
    <w:p w14:paraId="7F920B4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Annual dues.</w:t>
      </w:r>
    </w:p>
    <w:p w14:paraId="20C8D8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Special assessments.</w:t>
      </w:r>
    </w:p>
    <w:p w14:paraId="54134D0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(4) Procedure to collect if not paid.</w:t>
      </w:r>
    </w:p>
    <w:p w14:paraId="037F7F0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5. Meetings of members.</w:t>
      </w:r>
    </w:p>
    <w:p w14:paraId="4D3A10A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Regular annual meeting.</w:t>
      </w:r>
    </w:p>
    <w:p w14:paraId="479EBFD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Location.</w:t>
      </w:r>
    </w:p>
    <w:p w14:paraId="3031C89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Date and time.</w:t>
      </w:r>
    </w:p>
    <w:p w14:paraId="00E9E30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Notices.</w:t>
      </w:r>
    </w:p>
    <w:p w14:paraId="27B7AC5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Special meetings.</w:t>
      </w:r>
    </w:p>
    <w:p w14:paraId="4C5C01F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Method of calling.</w:t>
      </w:r>
    </w:p>
    <w:p w14:paraId="00C43D1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Persons empowered to call.</w:t>
      </w:r>
    </w:p>
    <w:p w14:paraId="036810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Notices.</w:t>
      </w:r>
    </w:p>
    <w:p w14:paraId="4A4A9EC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Proxies.</w:t>
      </w:r>
    </w:p>
    <w:p w14:paraId="2BBA2FB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Method of voting.</w:t>
      </w:r>
    </w:p>
    <w:p w14:paraId="20C4430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Quorum.</w:t>
      </w:r>
    </w:p>
    <w:p w14:paraId="244C90C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Voting on extraordinary matters.</w:t>
      </w:r>
    </w:p>
    <w:p w14:paraId="285AFA5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6. Management of club: directors or trustees.</w:t>
      </w:r>
    </w:p>
    <w:p w14:paraId="4542792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Number and method of changing.</w:t>
      </w:r>
    </w:p>
    <w:p w14:paraId="222DB03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Powers and duties.</w:t>
      </w:r>
    </w:p>
    <w:p w14:paraId="4DCD336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Limitations on powers.</w:t>
      </w:r>
    </w:p>
    <w:p w14:paraId="5439A39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Term of office.</w:t>
      </w:r>
    </w:p>
    <w:p w14:paraId="424612B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Method of removing a board member.</w:t>
      </w:r>
    </w:p>
    <w:p w14:paraId="154943D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(e) Election.</w:t>
      </w:r>
    </w:p>
    <w:p w14:paraId="36BD240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Procedure for nominating.</w:t>
      </w:r>
    </w:p>
    <w:p w14:paraId="111C7AA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(f) Vacancies on board.</w:t>
      </w:r>
    </w:p>
    <w:p w14:paraId="0C9A75D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Method of filling.</w:t>
      </w:r>
    </w:p>
    <w:p w14:paraId="1CA8A2A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Term of replacement member.</w:t>
      </w:r>
    </w:p>
    <w:p w14:paraId="0C740AA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7. Meetings of board members.</w:t>
      </w:r>
    </w:p>
    <w:p w14:paraId="5AC96E6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Regular meetings.</w:t>
      </w:r>
    </w:p>
    <w:p w14:paraId="7C9E298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Location.</w:t>
      </w:r>
    </w:p>
    <w:p w14:paraId="5AAD243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Date and time.</w:t>
      </w:r>
    </w:p>
    <w:p w14:paraId="3F5461E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Notices.</w:t>
      </w:r>
    </w:p>
    <w:p w14:paraId="233B91D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Special meetings.</w:t>
      </w:r>
    </w:p>
    <w:p w14:paraId="3F559E5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Manner of calling.</w:t>
      </w:r>
    </w:p>
    <w:p w14:paraId="52A78DC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Location.</w:t>
      </w:r>
    </w:p>
    <w:p w14:paraId="00F5D0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w:t>
      </w:r>
    </w:p>
    <w:p w14:paraId="713B394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Quorum.</w:t>
      </w:r>
    </w:p>
    <w:p w14:paraId="0810EEE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Percentage approval for normal business.</w:t>
      </w:r>
    </w:p>
    <w:p w14:paraId="0CA9C3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Percentage approval for extraordinary actions.</w:t>
      </w:r>
    </w:p>
    <w:p w14:paraId="67AC86D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8. Officers.</w:t>
      </w:r>
    </w:p>
    <w:p w14:paraId="60BEAE8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Titles.</w:t>
      </w:r>
    </w:p>
    <w:p w14:paraId="0E39DCD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Powers and duties.</w:t>
      </w:r>
    </w:p>
    <w:p w14:paraId="5CD8EFC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Method for removing.</w:t>
      </w:r>
    </w:p>
    <w:p w14:paraId="097290F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9. Committees.</w:t>
      </w:r>
    </w:p>
    <w:p w14:paraId="0B2F082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Names and duties.</w:t>
      </w:r>
    </w:p>
    <w:p w14:paraId="2658862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Powers and limitations.</w:t>
      </w:r>
    </w:p>
    <w:p w14:paraId="2D1F52A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Subordinate to managing board.</w:t>
      </w:r>
    </w:p>
    <w:p w14:paraId="25B355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10. Annual budget.</w:t>
      </w:r>
    </w:p>
    <w:p w14:paraId="6BE0C7E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Fiscal year of club.</w:t>
      </w:r>
    </w:p>
    <w:p w14:paraId="2961E78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Method of preparation of budget.</w:t>
      </w:r>
    </w:p>
    <w:p w14:paraId="2BFCBEC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Submission to board and members.</w:t>
      </w:r>
    </w:p>
    <w:p w14:paraId="1A30894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Method of adoption.</w:t>
      </w:r>
    </w:p>
    <w:p w14:paraId="530E40B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11. Bylaws.</w:t>
      </w:r>
    </w:p>
    <w:p w14:paraId="64D60FA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Adoption of initial bylaws.</w:t>
      </w:r>
    </w:p>
    <w:p w14:paraId="0323BC6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Procedure.</w:t>
      </w:r>
    </w:p>
    <w:p w14:paraId="0CFFBED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Amendment.</w:t>
      </w:r>
    </w:p>
    <w:p w14:paraId="4A492EE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Procedure.</w:t>
      </w:r>
    </w:p>
    <w:p w14:paraId="7498200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Approval by board and members.</w:t>
      </w:r>
    </w:p>
    <w:p w14:paraId="0B10B2B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Vote required.</w:t>
      </w:r>
    </w:p>
    <w:p w14:paraId="1AA4BCC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12. Indemnification of board members.</w:t>
      </w:r>
    </w:p>
    <w:p w14:paraId="3CEAA47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Actions covered.</w:t>
      </w:r>
    </w:p>
    <w:p w14:paraId="10B3327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Insurance coverage.</w:t>
      </w:r>
    </w:p>
    <w:p w14:paraId="45A471B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13. Dissolution of club.</w:t>
      </w:r>
    </w:p>
    <w:p w14:paraId="50AAB1C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Procedure.</w:t>
      </w:r>
    </w:p>
    <w:p w14:paraId="3F72D94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Membership vote required.</w:t>
      </w:r>
    </w:p>
    <w:p w14:paraId="3406B5F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Distribution of assets.</w:t>
      </w:r>
    </w:p>
    <w:p w14:paraId="0080770B" w14:textId="77777777" w:rsidR="00FB29D8" w:rsidRPr="00A25529" w:rsidRDefault="00FB29D8">
      <w:pPr>
        <w:pStyle w:val="pxcknotes"/>
        <w:rPr>
          <w:sz w:val="24"/>
          <w:szCs w:val="24"/>
        </w:rPr>
      </w:pPr>
    </w:p>
    <w:p w14:paraId="5B638316" w14:textId="77777777" w:rsidR="00FB29D8" w:rsidRPr="00A25529" w:rsidRDefault="00FB29D8">
      <w:pPr>
        <w:pStyle w:val="pxckrr"/>
        <w:rPr>
          <w:sz w:val="24"/>
          <w:szCs w:val="24"/>
        </w:rPr>
      </w:pPr>
      <w:r w:rsidRPr="00A25529">
        <w:rPr>
          <w:rStyle w:val="pxvis"/>
          <w:rFonts w:cs="Arial"/>
          <w:bCs/>
          <w:sz w:val="24"/>
          <w:szCs w:val="24"/>
          <w:rPrChange w:id="1779" w:author="Cara Cardinale" w:date="2025-03-04T10:36:00Z">
            <w:rPr>
              <w:rStyle w:val="pxvis"/>
              <w:rFonts w:cs="Arial"/>
              <w:bCs/>
              <w:szCs w:val="24"/>
            </w:rPr>
          </w:rPrChange>
        </w:rPr>
        <w:t>Research References</w:t>
      </w:r>
    </w:p>
    <w:p w14:paraId="13A8D5A3"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tk.ref.id="I003S2C"</w:instrText>
      </w:r>
      <w:r w:rsidRPr="00A25529">
        <w:rPr>
          <w:rStyle w:val="pxtk"/>
        </w:rPr>
        <w:fldChar w:fldCharType="end"/>
      </w:r>
      <w:r w:rsidRPr="00A25529">
        <w:rPr>
          <w:rStyle w:val="pxtk"/>
        </w:rPr>
        <w:t>West's Key Number Digest, Corporations and Business Organizations &amp;key;3350 to 3499</w:t>
      </w:r>
    </w:p>
    <w:p w14:paraId="4F1889B5" w14:textId="77777777" w:rsidR="00FB29D8" w:rsidRPr="00A25529" w:rsidRDefault="00FB29D8">
      <w:pPr>
        <w:pStyle w:val="pxs"/>
        <w:spacing w:before="180"/>
        <w:rPr>
          <w:rPrChange w:id="1780" w:author="Cara Cardinale" w:date="2025-03-04T10:36:00Z">
            <w:rPr>
              <w:sz w:val="27"/>
            </w:rPr>
          </w:rPrChange>
        </w:rPr>
      </w:pPr>
      <w:r w:rsidRPr="00A25529">
        <w:rPr>
          <w:rPrChange w:id="1781" w:author="Cara Cardinale" w:date="2025-03-04T10:36:00Z">
            <w:rPr>
              <w:sz w:val="27"/>
            </w:rPr>
          </w:rPrChange>
        </w:rPr>
        <w:t>30:58. Checklist</w:t>
      </w:r>
      <w:r w:rsidRPr="00A25529">
        <w:rPr>
          <w:rStyle w:val="pxsep"/>
        </w:rPr>
        <w:t xml:space="preserve">-- </w:t>
      </w:r>
      <w:r w:rsidRPr="00A25529">
        <w:rPr>
          <w:rPrChange w:id="1782" w:author="Cara Cardinale" w:date="2025-03-04T10:36:00Z">
            <w:rPr>
              <w:sz w:val="27"/>
            </w:rPr>
          </w:rPrChange>
        </w:rPr>
        <w:t>Matters to be considered when drafting constitution or articles of organization of a social club</w:t>
      </w:r>
    </w:p>
    <w:p w14:paraId="7B67C722" w14:textId="77777777" w:rsidR="00FB29D8" w:rsidRPr="00A25529" w:rsidRDefault="00FB29D8">
      <w:pPr>
        <w:pStyle w:val="pxov"/>
        <w:rPr>
          <w:vanish/>
        </w:rPr>
      </w:pPr>
      <w:r w:rsidRPr="00A25529">
        <w:rPr>
          <w:vanish/>
        </w:rPr>
        <w:t>FTR</w:t>
      </w:r>
    </w:p>
    <w:p w14:paraId="574F5025" w14:textId="77777777" w:rsidR="00FB29D8" w:rsidRPr="00A25529" w:rsidRDefault="00FB29D8">
      <w:pPr>
        <w:pStyle w:val="pxov"/>
        <w:rPr>
          <w:vanish/>
        </w:rPr>
      </w:pPr>
      <w:r w:rsidRPr="00A25529">
        <w:rPr>
          <w:vanish/>
        </w:rPr>
        <w:t>FCV</w:t>
      </w:r>
    </w:p>
    <w:p w14:paraId="18C291C2" w14:textId="77777777" w:rsidR="00FB29D8" w:rsidRPr="00A25529" w:rsidRDefault="00FB29D8">
      <w:pPr>
        <w:pStyle w:val="pxov"/>
        <w:rPr>
          <w:vanish/>
        </w:rPr>
      </w:pPr>
      <w:r w:rsidRPr="00A25529">
        <w:rPr>
          <w:vanish/>
        </w:rPr>
        <w:t>COL</w:t>
      </w:r>
    </w:p>
    <w:p w14:paraId="7B5E6BAE" w14:textId="77777777" w:rsidR="00FB29D8" w:rsidRPr="00A25529" w:rsidRDefault="00FB29D8">
      <w:pPr>
        <w:pStyle w:val="pxov"/>
        <w:rPr>
          <w:vanish/>
        </w:rPr>
      </w:pPr>
      <w:r w:rsidRPr="00A25529">
        <w:rPr>
          <w:vanish/>
        </w:rPr>
        <w:t>NFP</w:t>
      </w:r>
    </w:p>
    <w:p w14:paraId="7055F8DB" w14:textId="77777777" w:rsidR="00FB29D8" w:rsidRPr="00A25529" w:rsidRDefault="00FB29D8">
      <w:pPr>
        <w:pStyle w:val="pxov"/>
        <w:rPr>
          <w:vanish/>
        </w:rPr>
      </w:pPr>
      <w:r w:rsidRPr="00A25529">
        <w:rPr>
          <w:vanish/>
        </w:rPr>
        <w:t>CHK</w:t>
      </w:r>
    </w:p>
    <w:p w14:paraId="2D38D322" w14:textId="77777777" w:rsidR="00FB29D8" w:rsidRPr="00A25529" w:rsidRDefault="00FB29D8">
      <w:pPr>
        <w:pStyle w:val="pxov"/>
        <w:rPr>
          <w:vanish/>
        </w:rPr>
      </w:pPr>
      <w:r w:rsidRPr="00A25529">
        <w:rPr>
          <w:vanish/>
        </w:rPr>
        <w:t>EBL</w:t>
      </w:r>
    </w:p>
    <w:p w14:paraId="780896A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Name of club and principal location.</w:t>
      </w:r>
    </w:p>
    <w:p w14:paraId="7C8802D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Purposes and powers of club.</w:t>
      </w:r>
    </w:p>
    <w:p w14:paraId="08E2F11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Specific purposes and powers.</w:t>
      </w:r>
    </w:p>
    <w:p w14:paraId="0546DAB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Operate as nonprofit organization for benefit of members.</w:t>
      </w:r>
    </w:p>
    <w:p w14:paraId="0A425C0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Substantially all activities to be for that purpose.</w:t>
      </w:r>
    </w:p>
    <w:p w14:paraId="2ED14A7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No part of net earnings to inure to benefit of any private shareholder.</w:t>
      </w:r>
    </w:p>
    <w:p w14:paraId="2E2198F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 xml:space="preserve">(3) Comply in all respects with </w:t>
      </w:r>
      <w:r w:rsidRPr="00A25529">
        <w:rPr>
          <w:rStyle w:val="pxst"/>
          <w:color w:val="FF0000"/>
          <w:vertAlign w:val="superscript"/>
        </w:rPr>
        <w:t>►</w:t>
      </w:r>
      <w:r w:rsidRPr="00A25529">
        <w:rPr>
          <w:rStyle w:val="pxst"/>
        </w:rPr>
        <w:fldChar w:fldCharType="begin"/>
      </w:r>
      <w:r w:rsidRPr="00A25529">
        <w:rPr>
          <w:rStyle w:val="pxst"/>
        </w:rPr>
        <w:instrText>st.ref.id="I006L78"</w:instrText>
      </w:r>
      <w:r w:rsidRPr="00A25529">
        <w:rPr>
          <w:rStyle w:val="pxst"/>
        </w:rPr>
        <w:fldChar w:fldCharType="end"/>
      </w:r>
      <w:r w:rsidRPr="00A25529">
        <w:rPr>
          <w:rStyle w:val="pxst"/>
        </w:rPr>
        <w:t>Section 501(c)(7) of the Internal Revenue Code</w:t>
      </w:r>
      <w:r w:rsidRPr="00A25529">
        <w:t>.</w:t>
      </w:r>
    </w:p>
    <w:p w14:paraId="59F6BD6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General powers.</w:t>
      </w:r>
    </w:p>
    <w:p w14:paraId="69CD320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Buy, hold, sell, exchange, mortgage, lease property of all kinds.</w:t>
      </w:r>
    </w:p>
    <w:p w14:paraId="0004D19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Invest and reinvest funds and property.</w:t>
      </w:r>
    </w:p>
    <w:p w14:paraId="53E97DA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(3) Accept, hold, sell, and transfer gifts.</w:t>
      </w:r>
    </w:p>
    <w:p w14:paraId="3F86237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3. Membership and operation.</w:t>
      </w:r>
    </w:p>
    <w:p w14:paraId="180AA17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Whether stock issued.</w:t>
      </w:r>
    </w:p>
    <w:p w14:paraId="6AE0E58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No right to dividends.</w:t>
      </w:r>
    </w:p>
    <w:p w14:paraId="50D399E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No rights of members to net earnings of organization except as permitted by Internal Revenue Code.</w:t>
      </w:r>
    </w:p>
    <w:p w14:paraId="60C435F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Classes of membership.</w:t>
      </w:r>
    </w:p>
    <w:p w14:paraId="6257390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Qualifications.</w:t>
      </w:r>
    </w:p>
    <w:p w14:paraId="47334B0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Voting and other rights.</w:t>
      </w:r>
    </w:p>
    <w:p w14:paraId="15D35AE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Membership to entail payment of fees and assessments.</w:t>
      </w:r>
    </w:p>
    <w:p w14:paraId="68537C0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(e) Annual meeting of members.</w:t>
      </w:r>
    </w:p>
    <w:p w14:paraId="65C9FB2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Time and place.</w:t>
      </w:r>
    </w:p>
    <w:p w14:paraId="10B4BC2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Quorum and voting requirements.</w:t>
      </w:r>
    </w:p>
    <w:p w14:paraId="00A29B0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4. Control and management of club.</w:t>
      </w:r>
    </w:p>
    <w:p w14:paraId="79222F3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Board of trustees or directors.</w:t>
      </w:r>
    </w:p>
    <w:p w14:paraId="2F7B0CE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Number.</w:t>
      </w:r>
    </w:p>
    <w:p w14:paraId="1EA9F15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Power to fill vacancies.</w:t>
      </w:r>
    </w:p>
    <w:p w14:paraId="789BD1F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Actions reserved to members and not in power of board.</w:t>
      </w:r>
    </w:p>
    <w:p w14:paraId="0CD3089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Initial board membership.</w:t>
      </w:r>
    </w:p>
    <w:p w14:paraId="16FE29B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Names and addresses.</w:t>
      </w:r>
    </w:p>
    <w:p w14:paraId="2F92C0D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Term.</w:t>
      </w:r>
    </w:p>
    <w:p w14:paraId="2BFD123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Election of board members.</w:t>
      </w:r>
    </w:p>
    <w:p w14:paraId="26B153A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Qualifications of board members.</w:t>
      </w:r>
    </w:p>
    <w:p w14:paraId="7BE1F41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Time, place, notification of members.</w:t>
      </w:r>
    </w:p>
    <w:p w14:paraId="265D334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(3) Members of shareholders as quorum.</w:t>
      </w:r>
    </w:p>
    <w:p w14:paraId="6085E60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(4) Manner of election and voting.</w:t>
      </w:r>
    </w:p>
    <w:p w14:paraId="0BD6078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5. Power of board to adopt and amend bylaws.</w:t>
      </w:r>
    </w:p>
    <w:p w14:paraId="2CEB012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Procedure.</w:t>
      </w:r>
    </w:p>
    <w:p w14:paraId="4E9944A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Vote required.</w:t>
      </w:r>
    </w:p>
    <w:p w14:paraId="68ECDAE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Board members.</w:t>
      </w:r>
    </w:p>
    <w:p w14:paraId="61965D8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Club members.</w:t>
      </w:r>
    </w:p>
    <w:p w14:paraId="608FECA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6. Officers.</w:t>
      </w:r>
    </w:p>
    <w:p w14:paraId="0C77656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Qualifications.</w:t>
      </w:r>
    </w:p>
    <w:p w14:paraId="5B797E2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Titles.</w:t>
      </w:r>
    </w:p>
    <w:p w14:paraId="5EEA5DC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Duties.</w:t>
      </w:r>
    </w:p>
    <w:p w14:paraId="601DC9C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Method of appointment.</w:t>
      </w:r>
    </w:p>
    <w:p w14:paraId="71D1DF1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7. Amendment of articles of organization.</w:t>
      </w:r>
    </w:p>
    <w:p w14:paraId="1B69018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By board.</w:t>
      </w:r>
    </w:p>
    <w:p w14:paraId="266C4F1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By members.</w:t>
      </w:r>
    </w:p>
    <w:p w14:paraId="2423F8C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Procedure.</w:t>
      </w:r>
    </w:p>
    <w:p w14:paraId="130BE40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Quorum and voting.</w:t>
      </w:r>
    </w:p>
    <w:p w14:paraId="4A38A6E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8. Additional matters if club is incorporated.</w:t>
      </w:r>
    </w:p>
    <w:p w14:paraId="7A68DAF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Name and address of each incorporator.</w:t>
      </w:r>
    </w:p>
    <w:p w14:paraId="23A616A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Name of initial registered agent.</w:t>
      </w:r>
    </w:p>
    <w:p w14:paraId="35BF7FC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Address of initial registered office.</w:t>
      </w:r>
    </w:p>
    <w:p w14:paraId="0E96965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Comply with state and local laws and ordinances regarding alcoholic liquors.</w:t>
      </w:r>
    </w:p>
    <w:p w14:paraId="42136525" w14:textId="77777777" w:rsidR="00FB29D8" w:rsidRPr="00A25529" w:rsidRDefault="00FB29D8">
      <w:pPr>
        <w:pStyle w:val="pxcknotes"/>
        <w:rPr>
          <w:sz w:val="24"/>
          <w:szCs w:val="24"/>
        </w:rPr>
      </w:pPr>
    </w:p>
    <w:p w14:paraId="7D1C23D7" w14:textId="77777777" w:rsidR="00FB29D8" w:rsidRPr="00A25529" w:rsidRDefault="00FB29D8">
      <w:pPr>
        <w:pStyle w:val="pxckrr"/>
        <w:rPr>
          <w:sz w:val="24"/>
          <w:szCs w:val="24"/>
        </w:rPr>
      </w:pPr>
      <w:r w:rsidRPr="00A25529">
        <w:rPr>
          <w:rStyle w:val="pxvis"/>
          <w:rFonts w:cs="Arial"/>
          <w:bCs/>
          <w:sz w:val="24"/>
          <w:szCs w:val="24"/>
          <w:rPrChange w:id="1783" w:author="Cara Cardinale" w:date="2025-03-04T10:36:00Z">
            <w:rPr>
              <w:rStyle w:val="pxvis"/>
              <w:rFonts w:cs="Arial"/>
              <w:bCs/>
              <w:szCs w:val="24"/>
            </w:rPr>
          </w:rPrChange>
        </w:rPr>
        <w:t>Research References</w:t>
      </w:r>
    </w:p>
    <w:p w14:paraId="3B97E26C"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tk.ref.id="I003S3M"</w:instrText>
      </w:r>
      <w:r w:rsidRPr="00A25529">
        <w:rPr>
          <w:rStyle w:val="pxtk"/>
        </w:rPr>
        <w:fldChar w:fldCharType="end"/>
      </w:r>
      <w:r w:rsidRPr="00A25529">
        <w:rPr>
          <w:rStyle w:val="pxtk"/>
        </w:rPr>
        <w:t>West's Key Number Digest, Corporations and Business Organizations &amp;key;3350 to 3499</w:t>
      </w:r>
    </w:p>
    <w:p w14:paraId="4CD611B1" w14:textId="77777777" w:rsidR="00FB29D8" w:rsidRPr="00A25529" w:rsidRDefault="00FB29D8">
      <w:pPr>
        <w:pStyle w:val="pxs"/>
        <w:spacing w:before="180"/>
        <w:rPr>
          <w:rPrChange w:id="1784" w:author="Cara Cardinale" w:date="2025-03-04T10:36:00Z">
            <w:rPr>
              <w:sz w:val="27"/>
            </w:rPr>
          </w:rPrChange>
        </w:rPr>
      </w:pPr>
      <w:r w:rsidRPr="00A25529">
        <w:rPr>
          <w:rPrChange w:id="1785" w:author="Cara Cardinale" w:date="2025-03-04T10:36:00Z">
            <w:rPr>
              <w:sz w:val="27"/>
            </w:rPr>
          </w:rPrChange>
        </w:rPr>
        <w:t>30:59. Checklist</w:t>
      </w:r>
      <w:r w:rsidRPr="00A25529">
        <w:rPr>
          <w:rStyle w:val="pxsep"/>
        </w:rPr>
        <w:t xml:space="preserve">-- </w:t>
      </w:r>
      <w:r w:rsidRPr="00A25529">
        <w:rPr>
          <w:rPrChange w:id="1786" w:author="Cara Cardinale" w:date="2025-03-04T10:36:00Z">
            <w:rPr>
              <w:sz w:val="27"/>
            </w:rPr>
          </w:rPrChange>
        </w:rPr>
        <w:t>Matters that must be included in a certificate of resignation of registered agent</w:t>
      </w:r>
    </w:p>
    <w:p w14:paraId="4B717F94" w14:textId="77777777" w:rsidR="00FB29D8" w:rsidRPr="00A25529" w:rsidRDefault="00FB29D8">
      <w:pPr>
        <w:pStyle w:val="pxov"/>
        <w:rPr>
          <w:vanish/>
        </w:rPr>
      </w:pPr>
      <w:r w:rsidRPr="00A25529">
        <w:rPr>
          <w:vanish/>
        </w:rPr>
        <w:t>FCV</w:t>
      </w:r>
    </w:p>
    <w:p w14:paraId="5C382728" w14:textId="77777777" w:rsidR="00FB29D8" w:rsidRPr="00A25529" w:rsidRDefault="00FB29D8">
      <w:pPr>
        <w:pStyle w:val="pxov"/>
        <w:rPr>
          <w:vanish/>
        </w:rPr>
      </w:pPr>
      <w:r w:rsidRPr="00A25529">
        <w:rPr>
          <w:vanish/>
        </w:rPr>
        <w:t>FTR</w:t>
      </w:r>
    </w:p>
    <w:p w14:paraId="714313ED" w14:textId="77777777" w:rsidR="00FB29D8" w:rsidRPr="00A25529" w:rsidRDefault="00FB29D8">
      <w:pPr>
        <w:pStyle w:val="pxov"/>
        <w:rPr>
          <w:vanish/>
        </w:rPr>
      </w:pPr>
      <w:r w:rsidRPr="00A25529">
        <w:rPr>
          <w:vanish/>
        </w:rPr>
        <w:t>COL</w:t>
      </w:r>
    </w:p>
    <w:p w14:paraId="3560689B" w14:textId="77777777" w:rsidR="00FB29D8" w:rsidRPr="00A25529" w:rsidRDefault="00FB29D8">
      <w:pPr>
        <w:pStyle w:val="pxov"/>
        <w:rPr>
          <w:vanish/>
        </w:rPr>
      </w:pPr>
      <w:r w:rsidRPr="00A25529">
        <w:rPr>
          <w:vanish/>
        </w:rPr>
        <w:t>NFP</w:t>
      </w:r>
    </w:p>
    <w:p w14:paraId="4E99BF60" w14:textId="77777777" w:rsidR="00FB29D8" w:rsidRPr="00A25529" w:rsidRDefault="00FB29D8">
      <w:pPr>
        <w:pStyle w:val="pxov"/>
        <w:rPr>
          <w:vanish/>
        </w:rPr>
      </w:pPr>
      <w:r w:rsidRPr="00A25529">
        <w:rPr>
          <w:vanish/>
        </w:rPr>
        <w:t>CHK</w:t>
      </w:r>
    </w:p>
    <w:p w14:paraId="7B4FA12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1. Name of the designating corporation.</w:t>
      </w:r>
    </w:p>
    <w:p w14:paraId="38E59EB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2. Statement that the agent is resigning as registered agent for the designating corporation.</w:t>
      </w:r>
    </w:p>
    <w:p w14:paraId="5C05EA8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3. The date the certificate of incorporation or the application for authority of the designating corporation was filed by the Department of State.</w:t>
      </w:r>
    </w:p>
    <w:p w14:paraId="6A0425E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4. Statement that the agent has sent a copy of the certificate of resignation by registered mail to the designating corporation at the post office address on file in the Department of State specified for the mailing of process or, if such address is the address of the registered agent, then to the office of the designating corporation in the jurisdiction of its formation or incorporation.</w:t>
      </w:r>
    </w:p>
    <w:p w14:paraId="3C2EBA0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5. Signature of resigning agent.</w:t>
      </w:r>
    </w:p>
    <w:p w14:paraId="67A27CD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6. Date.</w:t>
      </w:r>
    </w:p>
    <w:p w14:paraId="5F9C6B6B" w14:textId="77777777" w:rsidR="00FB29D8" w:rsidRPr="00A25529" w:rsidRDefault="00FB29D8">
      <w:pPr>
        <w:pStyle w:val="pxcknotes"/>
        <w:rPr>
          <w:sz w:val="24"/>
          <w:szCs w:val="24"/>
        </w:rPr>
      </w:pPr>
    </w:p>
    <w:p w14:paraId="0ED1D8DE" w14:textId="77777777" w:rsidR="00FB29D8" w:rsidRPr="00A25529" w:rsidRDefault="00FB29D8">
      <w:pPr>
        <w:pStyle w:val="pxcknote"/>
        <w:spacing w:before="180"/>
      </w:pPr>
      <w:del w:id="1787" w:author="Cara Cardinale" w:date="2025-01-14T20:47:00Z">
        <w:r w:rsidRPr="00A25529" w:rsidDel="00CF1278">
          <w:delText>Drafter's Note</w:delText>
        </w:r>
      </w:del>
      <w:r w:rsidRPr="00A25529">
        <w:t xml:space="preserve"> </w:t>
      </w:r>
    </w:p>
    <w:p w14:paraId="23796CD4"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st.ref.id="I003S9C"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305(c)</w:t>
      </w:r>
      <w:r w:rsidRPr="00A25529">
        <w:t>.</w:t>
      </w:r>
    </w:p>
    <w:p w14:paraId="0450D2FE"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Resignation of Registered Agent of (Name of Designating Corporation) Under </w:t>
      </w:r>
      <w:r w:rsidRPr="00A25529">
        <w:rPr>
          <w:rStyle w:val="pxst"/>
          <w:color w:val="FF0000"/>
          <w:vertAlign w:val="superscript"/>
        </w:rPr>
        <w:t>►</w:t>
      </w:r>
      <w:r w:rsidRPr="00A25529">
        <w:rPr>
          <w:rStyle w:val="pxst"/>
        </w:rPr>
        <w:fldChar w:fldCharType="begin"/>
      </w:r>
      <w:r w:rsidRPr="00A25529">
        <w:rPr>
          <w:rStyle w:val="pxst"/>
        </w:rPr>
        <w:instrText>st.ref.id="I006LE8"</w:instrText>
      </w:r>
      <w:r w:rsidRPr="00A25529">
        <w:rPr>
          <w:rStyle w:val="pxst"/>
        </w:rPr>
        <w:fldChar w:fldCharType="end"/>
      </w:r>
      <w:r w:rsidRPr="00A25529">
        <w:rPr>
          <w:rStyle w:val="pxst"/>
        </w:rPr>
        <w:t>Section 305 of the Not-for-Profit Corporation Law</w:t>
      </w:r>
      <w:r w:rsidRPr="00A25529">
        <w:t>.</w:t>
      </w:r>
      <w:r w:rsidRPr="00A25529">
        <w:rPr>
          <w:vanish/>
        </w:rPr>
        <w:t>&amp;rdquo;</w:t>
      </w:r>
      <w:r w:rsidRPr="00A25529">
        <w:rPr>
          <w:rStyle w:val="pxvis"/>
          <w:rFonts w:ascii="Times NewRoman" w:hAnsi="Times NewRoman"/>
          <w:b w:val="0"/>
          <w:sz w:val="24"/>
        </w:rPr>
        <w:t>”</w:t>
      </w:r>
    </w:p>
    <w:p w14:paraId="2BBB02D0" w14:textId="77777777" w:rsidR="00FB29D8" w:rsidRPr="00A25529" w:rsidRDefault="00FB29D8">
      <w:pPr>
        <w:pStyle w:val="pxckrr"/>
        <w:rPr>
          <w:sz w:val="24"/>
          <w:szCs w:val="24"/>
        </w:rPr>
      </w:pPr>
      <w:r w:rsidRPr="00A25529">
        <w:rPr>
          <w:rStyle w:val="pxvis"/>
          <w:rFonts w:cs="Arial"/>
          <w:bCs/>
          <w:sz w:val="50"/>
          <w:rPrChange w:id="1788" w:author="Cara Cardinale" w:date="2025-03-04T10:36:00Z">
            <w:rPr>
              <w:rStyle w:val="pxvis"/>
              <w:rFonts w:cs="Arial"/>
              <w:bCs/>
            </w:rPr>
          </w:rPrChange>
        </w:rPr>
        <w:t>Research References</w:t>
      </w:r>
    </w:p>
    <w:p w14:paraId="4067A34E"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tk.ref.id="I009EJ4"</w:instrText>
      </w:r>
      <w:r w:rsidRPr="00A25529">
        <w:rPr>
          <w:rStyle w:val="pxtk"/>
        </w:rPr>
        <w:fldChar w:fldCharType="end"/>
      </w:r>
      <w:r w:rsidRPr="00A25529">
        <w:rPr>
          <w:rStyle w:val="pxtk"/>
        </w:rPr>
        <w:t>West's Key Number Digest, Corporations and Business Organizations &amp;key;3451</w:t>
      </w:r>
    </w:p>
    <w:p w14:paraId="62F0B496"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tk.ref.id="I00C7O0"</w:instrText>
      </w:r>
      <w:r w:rsidRPr="00A25529">
        <w:rPr>
          <w:rStyle w:val="pxtk"/>
        </w:rPr>
        <w:fldChar w:fldCharType="end"/>
      </w:r>
      <w:r w:rsidRPr="00A25529">
        <w:rPr>
          <w:rStyle w:val="pxtk"/>
        </w:rPr>
        <w:t>West's Key Number Digest, Corporations and Business Organizations &amp;key;3459</w:t>
      </w:r>
    </w:p>
    <w:p w14:paraId="474CC2BF"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tk.ref.id="I00F0SW"</w:instrText>
      </w:r>
      <w:r w:rsidRPr="00A25529">
        <w:rPr>
          <w:rStyle w:val="pxtk"/>
        </w:rPr>
        <w:fldChar w:fldCharType="end"/>
      </w:r>
      <w:r w:rsidRPr="00A25529">
        <w:rPr>
          <w:rStyle w:val="pxtk"/>
        </w:rPr>
        <w:t>West's Key Number Digest, Corporations and Business Organizations &amp;key;3494</w:t>
      </w:r>
    </w:p>
    <w:p w14:paraId="66D7F493" w14:textId="77777777" w:rsidR="00FB29D8" w:rsidRPr="00A25529" w:rsidRDefault="00FB29D8">
      <w:pPr>
        <w:pStyle w:val="pxs"/>
        <w:spacing w:before="180"/>
        <w:rPr>
          <w:rPrChange w:id="1789" w:author="Cara Cardinale" w:date="2025-03-04T10:36:00Z">
            <w:rPr>
              <w:sz w:val="27"/>
            </w:rPr>
          </w:rPrChange>
        </w:rPr>
      </w:pPr>
      <w:r w:rsidRPr="00A25529">
        <w:rPr>
          <w:rPrChange w:id="1790" w:author="Cara Cardinale" w:date="2025-03-04T10:36:00Z">
            <w:rPr>
              <w:sz w:val="27"/>
            </w:rPr>
          </w:rPrChange>
        </w:rPr>
        <w:t>30:60. Checklist</w:t>
      </w:r>
      <w:r w:rsidRPr="00A25529">
        <w:rPr>
          <w:rStyle w:val="pxsep"/>
        </w:rPr>
        <w:t xml:space="preserve">-- </w:t>
      </w:r>
      <w:r w:rsidRPr="00A25529">
        <w:rPr>
          <w:rPrChange w:id="1791" w:author="Cara Cardinale" w:date="2025-03-04T10:36:00Z">
            <w:rPr>
              <w:sz w:val="27"/>
            </w:rPr>
          </w:rPrChange>
        </w:rPr>
        <w:t>Matters that must be included in a certificate of dissolution</w:t>
      </w:r>
    </w:p>
    <w:p w14:paraId="05CE876B" w14:textId="77777777" w:rsidR="00FB29D8" w:rsidRPr="00A25529" w:rsidRDefault="00FB29D8">
      <w:pPr>
        <w:pStyle w:val="pxov"/>
        <w:rPr>
          <w:vanish/>
        </w:rPr>
      </w:pPr>
      <w:r w:rsidRPr="00A25529">
        <w:rPr>
          <w:vanish/>
        </w:rPr>
        <w:t>FCV</w:t>
      </w:r>
    </w:p>
    <w:p w14:paraId="5F2DC971" w14:textId="77777777" w:rsidR="00FB29D8" w:rsidRPr="00A25529" w:rsidRDefault="00FB29D8">
      <w:pPr>
        <w:pStyle w:val="pxov"/>
        <w:rPr>
          <w:vanish/>
        </w:rPr>
      </w:pPr>
      <w:r w:rsidRPr="00A25529">
        <w:rPr>
          <w:vanish/>
        </w:rPr>
        <w:t>FTR</w:t>
      </w:r>
    </w:p>
    <w:p w14:paraId="7A95EF61" w14:textId="77777777" w:rsidR="00FB29D8" w:rsidRPr="00A25529" w:rsidRDefault="00FB29D8">
      <w:pPr>
        <w:pStyle w:val="pxov"/>
        <w:rPr>
          <w:vanish/>
        </w:rPr>
      </w:pPr>
      <w:r w:rsidRPr="00A25529">
        <w:rPr>
          <w:vanish/>
        </w:rPr>
        <w:t>COL</w:t>
      </w:r>
    </w:p>
    <w:p w14:paraId="650D5BB0" w14:textId="77777777" w:rsidR="00FB29D8" w:rsidRPr="00A25529" w:rsidRDefault="00FB29D8">
      <w:pPr>
        <w:pStyle w:val="pxov"/>
        <w:rPr>
          <w:vanish/>
        </w:rPr>
      </w:pPr>
      <w:r w:rsidRPr="00A25529">
        <w:rPr>
          <w:vanish/>
        </w:rPr>
        <w:t>NFP</w:t>
      </w:r>
    </w:p>
    <w:p w14:paraId="4C836E17" w14:textId="77777777" w:rsidR="00FB29D8" w:rsidRPr="00A25529" w:rsidRDefault="00FB29D8">
      <w:pPr>
        <w:pStyle w:val="pxov"/>
        <w:rPr>
          <w:vanish/>
        </w:rPr>
      </w:pPr>
      <w:r w:rsidRPr="00A25529">
        <w:rPr>
          <w:vanish/>
        </w:rPr>
        <w:t>CHK</w:t>
      </w:r>
    </w:p>
    <w:p w14:paraId="69234B8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1. Name of the corporation.</w:t>
      </w:r>
    </w:p>
    <w:p w14:paraId="0A1699A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2. If the name of the corporation has been changed, the name under which it was formed.</w:t>
      </w:r>
    </w:p>
    <w:p w14:paraId="2012247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3. Date on which the corporation's certificate of incorporation was filed by the Department of State.</w:t>
      </w:r>
    </w:p>
    <w:p w14:paraId="730DBFE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4. Name and address of each of the corporation's officers and directors.</w:t>
      </w:r>
    </w:p>
    <w:p w14:paraId="7188A0A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5. Statement as to whether the corporation is a charitable corporation or a noncharitable corporation.</w:t>
      </w:r>
    </w:p>
    <w:p w14:paraId="2187A09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6. Statement as to whether or not the corporation holds assets at the time of authorization of its plan of dissolution and distribution of assets as provided by statute which are legally required to be used for a particular purpose.</w:t>
      </w:r>
    </w:p>
    <w:p w14:paraId="6B28F28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7. Statement that the corporation elects to dissolve.</w:t>
      </w:r>
    </w:p>
    <w:p w14:paraId="1CEC58C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8. Manner in which the dissolution was authorized.</w:t>
      </w:r>
    </w:p>
    <w:p w14:paraId="321634A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9. Statement that the plan of dissolution and distribution of assets has been approved by the Attorney General or by a justice of the Supreme Court, if such approval is required.</w:t>
      </w:r>
    </w:p>
    <w:p w14:paraId="18EE3E7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10. Signature(s).</w:t>
      </w:r>
    </w:p>
    <w:p w14:paraId="06DF084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11. Date.</w:t>
      </w:r>
    </w:p>
    <w:p w14:paraId="354CD28C" w14:textId="77777777" w:rsidR="00FB29D8" w:rsidRPr="00A25529" w:rsidRDefault="00FB29D8">
      <w:pPr>
        <w:pStyle w:val="pxcknotes"/>
        <w:rPr>
          <w:sz w:val="24"/>
          <w:szCs w:val="24"/>
        </w:rPr>
      </w:pPr>
    </w:p>
    <w:p w14:paraId="5F362763" w14:textId="77777777" w:rsidR="00FB29D8" w:rsidRPr="00A25529" w:rsidRDefault="00FB29D8">
      <w:pPr>
        <w:pStyle w:val="pxcknote"/>
        <w:spacing w:before="180"/>
      </w:pPr>
      <w:del w:id="1792" w:author="Cara Cardinale" w:date="2025-01-14T20:47:00Z">
        <w:r w:rsidRPr="00A25529" w:rsidDel="00CF1278">
          <w:delText>Drafter's Note</w:delText>
        </w:r>
      </w:del>
      <w:r w:rsidRPr="00A25529">
        <w:t xml:space="preserve"> </w:t>
      </w:r>
    </w:p>
    <w:p w14:paraId="3B91FBB3"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st.ref.id="I05YFYY"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1003(a)</w:t>
      </w:r>
      <w:r w:rsidRPr="00A25529">
        <w:t>.</w:t>
      </w:r>
    </w:p>
    <w:p w14:paraId="6A71C9BB"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Dissolution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st.ref.id="I05U89M"</w:instrText>
      </w:r>
      <w:r w:rsidRPr="00A25529">
        <w:rPr>
          <w:rStyle w:val="pxst"/>
        </w:rPr>
        <w:fldChar w:fldCharType="end"/>
      </w:r>
      <w:r w:rsidRPr="00A25529">
        <w:rPr>
          <w:rStyle w:val="pxst"/>
        </w:rPr>
        <w:t>Section 1003 of the Not-for-Profit Corporation Law</w:t>
      </w:r>
      <w:r w:rsidRPr="00A25529">
        <w:t>.</w:t>
      </w:r>
      <w:r w:rsidRPr="00A25529">
        <w:rPr>
          <w:vanish/>
        </w:rPr>
        <w:t>&amp;rdquo;</w:t>
      </w:r>
      <w:r w:rsidRPr="00A25529">
        <w:rPr>
          <w:rStyle w:val="pxvis"/>
          <w:rFonts w:ascii="Times NewRoman" w:hAnsi="Times NewRoman"/>
          <w:b w:val="0"/>
          <w:sz w:val="24"/>
        </w:rPr>
        <w:t>”</w:t>
      </w:r>
    </w:p>
    <w:p w14:paraId="2A55049E" w14:textId="77777777" w:rsidR="00FB29D8" w:rsidRPr="00A25529" w:rsidRDefault="00FB29D8">
      <w:pPr>
        <w:pStyle w:val="pxckrr"/>
        <w:rPr>
          <w:sz w:val="24"/>
          <w:szCs w:val="24"/>
        </w:rPr>
      </w:pPr>
      <w:r w:rsidRPr="00A25529">
        <w:rPr>
          <w:rStyle w:val="pxvis"/>
          <w:rFonts w:cs="Arial"/>
          <w:bCs/>
          <w:sz w:val="50"/>
          <w:rPrChange w:id="1793" w:author="Cara Cardinale" w:date="2025-03-04T10:36:00Z">
            <w:rPr>
              <w:rStyle w:val="pxvis"/>
              <w:rFonts w:cs="Arial"/>
              <w:bCs/>
            </w:rPr>
          </w:rPrChange>
        </w:rPr>
        <w:t>Research References</w:t>
      </w:r>
    </w:p>
    <w:p w14:paraId="1A9EFAA4"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tk.ref.id="I009EJ6"</w:instrText>
      </w:r>
      <w:r w:rsidRPr="00A25529">
        <w:rPr>
          <w:rStyle w:val="pxtk"/>
        </w:rPr>
        <w:fldChar w:fldCharType="end"/>
      </w:r>
      <w:r w:rsidRPr="00A25529">
        <w:rPr>
          <w:rStyle w:val="pxtk"/>
        </w:rPr>
        <w:t>West's Key Number Digest, Corporations and Business Organizations &amp;key;3482</w:t>
      </w:r>
    </w:p>
    <w:p w14:paraId="600225DD"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rc.ref.id="I003S9H"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1794" w:author="Cara Cardinale" w:date="2025-01-22T12:36:00Z">
        <w:r w:rsidRPr="00A25529" w:rsidDel="00B747E7">
          <w:rPr>
            <w:rStyle w:val="pxrc"/>
          </w:rPr>
          <w:delText>1361 to 1369</w:delText>
        </w:r>
      </w:del>
      <w:ins w:id="1795" w:author="Cara Cardinale" w:date="2025-01-22T12:36:00Z">
        <w:r w:rsidR="00B747E7" w:rsidRPr="00A25529">
          <w:rPr>
            <w:rStyle w:val="pxrc"/>
          </w:rPr>
          <w:t>1328 to 1336</w:t>
        </w:r>
      </w:ins>
    </w:p>
    <w:p w14:paraId="4D7389A4" w14:textId="77777777" w:rsidR="00FB29D8" w:rsidRPr="00A25529" w:rsidRDefault="00FB29D8">
      <w:pPr>
        <w:pStyle w:val="pxckrefn"/>
      </w:pPr>
      <w:r w:rsidRPr="00A25529">
        <w:t>Item 8.</w:t>
      </w:r>
    </w:p>
    <w:p w14:paraId="64744A2B" w14:textId="77777777" w:rsidR="00FB29D8" w:rsidRPr="00A25529" w:rsidRDefault="00FB29D8">
      <w:pPr>
        <w:pStyle w:val="pxckrefnote"/>
        <w:spacing w:before="180"/>
      </w:pPr>
      <w:del w:id="1796" w:author="Cara Cardinale" w:date="2025-01-14T20:47:00Z">
        <w:r w:rsidRPr="00A25529" w:rsidDel="00CF1278">
          <w:delText>Drafter's Note</w:delText>
        </w:r>
      </w:del>
      <w:r w:rsidRPr="00A25529">
        <w:t xml:space="preserve"> </w:t>
      </w:r>
    </w:p>
    <w:p w14:paraId="5C4E3B8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 xml:space="preserve">If the dissolution of the corporation is authorized by a vote of the directors and/or members of the corporation that is less than that ordinarily required by the certificate of incorporation, the bylaws, the Not-for-Profit Corporation Law or any other applicable law, as permitted by statute, then the certificate of dissolution must so state. </w:t>
      </w:r>
      <w:r w:rsidRPr="00A25529">
        <w:rPr>
          <w:rStyle w:val="pxst"/>
          <w:color w:val="FF0000"/>
          <w:vertAlign w:val="superscript"/>
        </w:rPr>
        <w:t>►</w:t>
      </w:r>
      <w:r w:rsidRPr="00A25529">
        <w:rPr>
          <w:rStyle w:val="pxst"/>
        </w:rPr>
        <w:fldChar w:fldCharType="begin"/>
      </w:r>
      <w:r w:rsidRPr="00A25529">
        <w:rPr>
          <w:rStyle w:val="pxst"/>
        </w:rPr>
        <w:instrText>st.ref.id="I006LED"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1003(a)(7)</w:t>
      </w:r>
      <w:r w:rsidRPr="00A25529">
        <w:t>.</w:t>
      </w:r>
    </w:p>
    <w:p w14:paraId="404F413A" w14:textId="77777777" w:rsidR="00FB29D8" w:rsidRPr="00A25529" w:rsidRDefault="00FB29D8">
      <w:pPr>
        <w:pStyle w:val="pxs"/>
        <w:spacing w:before="180"/>
        <w:rPr>
          <w:rPrChange w:id="1797" w:author="Cara Cardinale" w:date="2025-03-04T10:36:00Z">
            <w:rPr>
              <w:sz w:val="27"/>
            </w:rPr>
          </w:rPrChange>
        </w:rPr>
      </w:pPr>
      <w:r w:rsidRPr="00A25529">
        <w:rPr>
          <w:rPrChange w:id="1798" w:author="Cara Cardinale" w:date="2025-03-04T10:36:00Z">
            <w:rPr>
              <w:sz w:val="27"/>
            </w:rPr>
          </w:rPrChange>
        </w:rPr>
        <w:t>30:61. Checklist</w:t>
      </w:r>
      <w:r w:rsidRPr="00A25529">
        <w:rPr>
          <w:rStyle w:val="pxsep"/>
        </w:rPr>
        <w:t xml:space="preserve">-- </w:t>
      </w:r>
      <w:r w:rsidRPr="00A25529">
        <w:rPr>
          <w:rPrChange w:id="1799" w:author="Cara Cardinale" w:date="2025-03-04T10:36:00Z">
            <w:rPr>
              <w:sz w:val="27"/>
            </w:rPr>
          </w:rPrChange>
        </w:rPr>
        <w:t>Matters that must be included in a certificate of surrender of authority by a foreign not-for-profit corporation</w:t>
      </w:r>
    </w:p>
    <w:p w14:paraId="3B861FF8" w14:textId="77777777" w:rsidR="00FB29D8" w:rsidRPr="00A25529" w:rsidRDefault="00FB29D8">
      <w:pPr>
        <w:pStyle w:val="pxov"/>
        <w:rPr>
          <w:vanish/>
        </w:rPr>
      </w:pPr>
      <w:r w:rsidRPr="00A25529">
        <w:rPr>
          <w:vanish/>
        </w:rPr>
        <w:t>FCV</w:t>
      </w:r>
    </w:p>
    <w:p w14:paraId="23853507" w14:textId="77777777" w:rsidR="00FB29D8" w:rsidRPr="00A25529" w:rsidRDefault="00FB29D8">
      <w:pPr>
        <w:pStyle w:val="pxov"/>
        <w:rPr>
          <w:vanish/>
        </w:rPr>
      </w:pPr>
      <w:r w:rsidRPr="00A25529">
        <w:rPr>
          <w:vanish/>
        </w:rPr>
        <w:t>FTR</w:t>
      </w:r>
    </w:p>
    <w:p w14:paraId="48500F68" w14:textId="77777777" w:rsidR="00FB29D8" w:rsidRPr="00A25529" w:rsidRDefault="00FB29D8">
      <w:pPr>
        <w:pStyle w:val="pxov"/>
        <w:rPr>
          <w:vanish/>
        </w:rPr>
      </w:pPr>
      <w:r w:rsidRPr="00A25529">
        <w:rPr>
          <w:vanish/>
        </w:rPr>
        <w:t>COL</w:t>
      </w:r>
    </w:p>
    <w:p w14:paraId="426BD5A8" w14:textId="77777777" w:rsidR="00FB29D8" w:rsidRPr="00A25529" w:rsidRDefault="00FB29D8">
      <w:pPr>
        <w:pStyle w:val="pxov"/>
        <w:rPr>
          <w:vanish/>
        </w:rPr>
      </w:pPr>
      <w:r w:rsidRPr="00A25529">
        <w:rPr>
          <w:vanish/>
        </w:rPr>
        <w:t>NFP</w:t>
      </w:r>
    </w:p>
    <w:p w14:paraId="3DF075CF" w14:textId="77777777" w:rsidR="00FB29D8" w:rsidRPr="00A25529" w:rsidRDefault="00FB29D8">
      <w:pPr>
        <w:pStyle w:val="pxov"/>
        <w:rPr>
          <w:vanish/>
        </w:rPr>
      </w:pPr>
      <w:r w:rsidRPr="00A25529">
        <w:rPr>
          <w:vanish/>
        </w:rPr>
        <w:t>CHK</w:t>
      </w:r>
    </w:p>
    <w:p w14:paraId="4CE44FA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1. Name of the foreign corporation as it appears on the index of names of existing domestic and authorized foreign corporations of any kind in the Department of State and the fictitious name the corporation has agreed to use in the State of New York pursuant to law.</w:t>
      </w:r>
    </w:p>
    <w:p w14:paraId="6DCFADA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2. The jurisdiction of its incorporation.</w:t>
      </w:r>
    </w:p>
    <w:p w14:paraId="5344C0A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3. Date it was authorized to conduct activities in the State of New York.</w:t>
      </w:r>
    </w:p>
    <w:p w14:paraId="0FA04F8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4. Statement that the corporation surrenders its authority to conduct activities in New York.</w:t>
      </w:r>
    </w:p>
    <w:p w14:paraId="14183EC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5. Statement that the corporation revokes the authority of its registered agent, if any, previously designated and consents that process against it in any action or special proceeding may be served on the Secretary of State.</w:t>
      </w:r>
    </w:p>
    <w:p w14:paraId="012DCD8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6. A post office address within or without the state to which the Secretary of State can mail a copy of any process against the corporation that may be served on the Secretary of State.</w:t>
      </w:r>
      <w:ins w:id="1800" w:author="Cara Cardinale" w:date="2025-01-23T18:25:00Z">
        <w:r w:rsidR="0071365F" w:rsidRPr="00A25529">
          <w:rPr>
            <w:rFonts w:ascii="Arial" w:hAnsi="Arial" w:cs="Arial"/>
            <w:color w:val="1F1F1F"/>
            <w:rPrChange w:id="1801" w:author="Cara Cardinale" w:date="2025-03-04T10:36:00Z">
              <w:rPr>
                <w:rFonts w:ascii="Arial" w:hAnsi="Arial" w:cs="Arial"/>
                <w:color w:val="1F1F1F"/>
                <w:sz w:val="21"/>
              </w:rPr>
            </w:rPrChange>
          </w:rPr>
          <w:t xml:space="preserve"> </w:t>
        </w:r>
        <w:r w:rsidR="0071365F" w:rsidRPr="00A25529">
          <w:t>The corporation may include an email address to which the Secretary of State shall email a notice of the fact that process against it has been electronically served upon him or her.</w:t>
        </w:r>
      </w:ins>
    </w:p>
    <w:p w14:paraId="5532C7C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7. Signature of an officer of or attorney-in-fact for the foreign corporation or a trustee, receiver, or other liquidator of the corporation.</w:t>
      </w:r>
    </w:p>
    <w:p w14:paraId="1827E4C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8. Date.</w:t>
      </w:r>
    </w:p>
    <w:p w14:paraId="4D819644" w14:textId="77777777" w:rsidR="00FB29D8" w:rsidRPr="00A25529" w:rsidRDefault="00FB29D8">
      <w:pPr>
        <w:pStyle w:val="pxcknotes"/>
        <w:rPr>
          <w:sz w:val="24"/>
          <w:szCs w:val="24"/>
        </w:rPr>
      </w:pPr>
    </w:p>
    <w:p w14:paraId="7F6E89F6" w14:textId="77777777" w:rsidR="00FB29D8" w:rsidRPr="00A25529" w:rsidRDefault="00FB29D8">
      <w:pPr>
        <w:pStyle w:val="pxcknote"/>
        <w:spacing w:before="180"/>
      </w:pPr>
      <w:del w:id="1802" w:author="Cara Cardinale" w:date="2025-01-14T20:47:00Z">
        <w:r w:rsidRPr="00A25529" w:rsidDel="00CF1278">
          <w:delText>Drafter's Note</w:delText>
        </w:r>
      </w:del>
      <w:r w:rsidRPr="00A25529">
        <w:t xml:space="preserve"> </w:t>
      </w:r>
    </w:p>
    <w:p w14:paraId="4EAFABB6"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st.ref.id="I009EJ9"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1311(a)</w:t>
      </w:r>
      <w:r w:rsidRPr="00A25529">
        <w:t>.</w:t>
      </w:r>
    </w:p>
    <w:p w14:paraId="445B3D02"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Surrender of Authority of (Name of Corporation) Under </w:t>
      </w:r>
      <w:r w:rsidRPr="00A25529">
        <w:rPr>
          <w:rStyle w:val="pxst"/>
          <w:color w:val="FF0000"/>
          <w:vertAlign w:val="superscript"/>
        </w:rPr>
        <w:t>►</w:t>
      </w:r>
      <w:r w:rsidRPr="00A25529">
        <w:rPr>
          <w:rStyle w:val="pxst"/>
        </w:rPr>
        <w:fldChar w:fldCharType="begin"/>
      </w:r>
      <w:r w:rsidRPr="00A25529">
        <w:rPr>
          <w:rStyle w:val="pxst"/>
        </w:rPr>
        <w:instrText>st.ref.id="I05YFWI"</w:instrText>
      </w:r>
      <w:r w:rsidRPr="00A25529">
        <w:rPr>
          <w:rStyle w:val="pxst"/>
        </w:rPr>
        <w:fldChar w:fldCharType="end"/>
      </w:r>
      <w:r w:rsidRPr="00A25529">
        <w:rPr>
          <w:rStyle w:val="pxst"/>
        </w:rPr>
        <w:t>Section 1311 of the Not-for-Profit Corporation Law</w:t>
      </w:r>
      <w:r w:rsidRPr="00A25529">
        <w:t>.</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st.ref.id="I05U876"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1311(a)</w:t>
      </w:r>
      <w:r w:rsidRPr="00A25529">
        <w:t>.</w:t>
      </w:r>
    </w:p>
    <w:p w14:paraId="7B405209"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The Department of State will not file such certificate unless the consent of the state tax commission to the surrender of authority is attached thereto. </w:t>
      </w:r>
      <w:r w:rsidRPr="00A25529">
        <w:rPr>
          <w:rStyle w:val="pxst"/>
          <w:color w:val="FF0000"/>
          <w:vertAlign w:val="superscript"/>
        </w:rPr>
        <w:t>►</w:t>
      </w:r>
      <w:r w:rsidRPr="00A25529">
        <w:rPr>
          <w:rStyle w:val="pxst"/>
        </w:rPr>
        <w:fldChar w:fldCharType="begin"/>
      </w:r>
      <w:r w:rsidRPr="00A25529">
        <w:rPr>
          <w:rStyle w:val="pxst"/>
        </w:rPr>
        <w:instrText>st.ref.id="I05Q0HU"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1311(b)</w:t>
      </w:r>
      <w:r w:rsidRPr="00A25529">
        <w:t>.</w:t>
      </w:r>
    </w:p>
    <w:p w14:paraId="6D981B14"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The authority of the foreign corporation to conduct activities in New York will terminate on the filing by the Department of State of the certificate of surrender of authority. </w:t>
      </w:r>
      <w:r w:rsidRPr="00A25529">
        <w:rPr>
          <w:rStyle w:val="pxst"/>
          <w:color w:val="FF0000"/>
          <w:vertAlign w:val="superscript"/>
        </w:rPr>
        <w:t>►</w:t>
      </w:r>
      <w:r w:rsidRPr="00A25529">
        <w:rPr>
          <w:rStyle w:val="pxst"/>
        </w:rPr>
        <w:fldChar w:fldCharType="begin"/>
      </w:r>
      <w:r w:rsidRPr="00A25529">
        <w:rPr>
          <w:rStyle w:val="pxst"/>
        </w:rPr>
        <w:instrText>st.ref.id="I00C7PA"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1311(c)</w:t>
      </w:r>
      <w:r w:rsidRPr="00A25529">
        <w:t>.</w:t>
      </w:r>
    </w:p>
    <w:p w14:paraId="7F53B92F" w14:textId="77777777" w:rsidR="00FB29D8" w:rsidRPr="00A25529" w:rsidRDefault="00FB29D8">
      <w:pPr>
        <w:pStyle w:val="pxckrr"/>
        <w:rPr>
          <w:sz w:val="24"/>
          <w:szCs w:val="24"/>
        </w:rPr>
      </w:pPr>
      <w:r w:rsidRPr="00A25529">
        <w:rPr>
          <w:rStyle w:val="pxvis"/>
          <w:rFonts w:cs="Arial"/>
          <w:bCs/>
          <w:sz w:val="50"/>
          <w:rPrChange w:id="1803" w:author="Cara Cardinale" w:date="2025-03-04T10:36:00Z">
            <w:rPr>
              <w:rStyle w:val="pxvis"/>
              <w:rFonts w:cs="Arial"/>
              <w:bCs/>
            </w:rPr>
          </w:rPrChange>
        </w:rPr>
        <w:t>Research References</w:t>
      </w:r>
    </w:p>
    <w:p w14:paraId="49F44812"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rc.ref.id="I00F0U6"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1804" w:author="Cara Cardinale" w:date="2025-01-28T21:49:00Z">
        <w:r w:rsidRPr="00A25529" w:rsidDel="00F93CF8">
          <w:rPr>
            <w:rStyle w:val="pxrc"/>
          </w:rPr>
          <w:delText>228</w:delText>
        </w:r>
      </w:del>
      <w:ins w:id="1805" w:author="Cara Cardinale" w:date="2025-01-28T21:49:00Z">
        <w:r w:rsidR="00F93CF8" w:rsidRPr="00A25529">
          <w:rPr>
            <w:rStyle w:val="pxrc"/>
          </w:rPr>
          <w:t>223</w:t>
        </w:r>
      </w:ins>
    </w:p>
    <w:p w14:paraId="3B7DA817" w14:textId="77777777" w:rsidR="00FB29D8" w:rsidRPr="00A25529" w:rsidRDefault="00FB29D8">
      <w:pPr>
        <w:pStyle w:val="pxd"/>
        <w:spacing w:before="180"/>
      </w:pPr>
      <w:r w:rsidRPr="00A25529">
        <w:t>C. Forms</w:t>
      </w:r>
    </w:p>
    <w:p w14:paraId="5EA6541E" w14:textId="77777777" w:rsidR="00FB29D8" w:rsidRPr="00A25529" w:rsidRDefault="00FB29D8">
      <w:pPr>
        <w:pStyle w:val="pxd"/>
        <w:spacing w:before="180"/>
      </w:pPr>
      <w:r w:rsidRPr="00A25529">
        <w:t>1. Proceedings Preliminary to Incorporation of an Existing Association; Corporate Name</w:t>
      </w:r>
    </w:p>
    <w:p w14:paraId="2DF5F3F7" w14:textId="77777777" w:rsidR="00FB29D8" w:rsidRPr="00A25529" w:rsidRDefault="00FB29D8">
      <w:pPr>
        <w:pStyle w:val="pxs"/>
        <w:spacing w:before="180"/>
        <w:rPr>
          <w:rPrChange w:id="1806" w:author="Cara Cardinale" w:date="2025-03-04T10:36:00Z">
            <w:rPr>
              <w:sz w:val="27"/>
            </w:rPr>
          </w:rPrChange>
        </w:rPr>
      </w:pPr>
      <w:r w:rsidRPr="00A25529">
        <w:rPr>
          <w:rPrChange w:id="1807" w:author="Cara Cardinale" w:date="2025-03-04T10:36:00Z">
            <w:rPr>
              <w:sz w:val="27"/>
            </w:rPr>
          </w:rPrChange>
        </w:rPr>
        <w:t>30:62. Notice of meeting to pass on resolution of incorporation</w:t>
      </w:r>
    </w:p>
    <w:p w14:paraId="4F9D283E" w14:textId="77777777" w:rsidR="00FB29D8" w:rsidRPr="00A25529" w:rsidRDefault="00FB29D8">
      <w:pPr>
        <w:pStyle w:val="pxov"/>
        <w:rPr>
          <w:vanish/>
        </w:rPr>
      </w:pPr>
      <w:r w:rsidRPr="00A25529">
        <w:rPr>
          <w:vanish/>
        </w:rPr>
        <w:t>FMS</w:t>
      </w:r>
    </w:p>
    <w:p w14:paraId="5B1DA05F" w14:textId="77777777" w:rsidR="00FB29D8" w:rsidRPr="00A25529" w:rsidRDefault="00FB29D8">
      <w:pPr>
        <w:pStyle w:val="pxov"/>
        <w:rPr>
          <w:vanish/>
        </w:rPr>
      </w:pPr>
      <w:r w:rsidRPr="00A25529">
        <w:rPr>
          <w:vanish/>
        </w:rPr>
        <w:t>NFP</w:t>
      </w:r>
    </w:p>
    <w:p w14:paraId="1A9E5227" w14:textId="77777777" w:rsidR="00FB29D8" w:rsidRPr="00A25529" w:rsidRDefault="00FB29D8">
      <w:pPr>
        <w:pStyle w:val="pxov"/>
        <w:rPr>
          <w:vanish/>
        </w:rPr>
      </w:pPr>
      <w:r w:rsidRPr="00A25529">
        <w:rPr>
          <w:vanish/>
        </w:rPr>
        <w:t>COL</w:t>
      </w:r>
    </w:p>
    <w:p w14:paraId="46C25C63" w14:textId="77777777" w:rsidR="00FB29D8" w:rsidRPr="00A25529" w:rsidRDefault="00FB29D8">
      <w:pPr>
        <w:pStyle w:val="pxov"/>
        <w:rPr>
          <w:vanish/>
        </w:rPr>
      </w:pPr>
      <w:r w:rsidRPr="00A25529">
        <w:rPr>
          <w:vanish/>
        </w:rPr>
        <w:t>FCV</w:t>
      </w:r>
    </w:p>
    <w:p w14:paraId="295F20FA" w14:textId="77777777" w:rsidR="00FB29D8" w:rsidRPr="00A25529" w:rsidRDefault="00FB29D8">
      <w:pPr>
        <w:pStyle w:val="pxov"/>
        <w:rPr>
          <w:vanish/>
        </w:rPr>
      </w:pPr>
      <w:r w:rsidRPr="00A25529">
        <w:rPr>
          <w:vanish/>
        </w:rPr>
        <w:t>FTR</w:t>
      </w:r>
    </w:p>
    <w:p w14:paraId="4180D696" w14:textId="77777777" w:rsidR="00FB29D8" w:rsidRPr="00A25529" w:rsidRDefault="00FB29D8">
      <w:pPr>
        <w:pStyle w:val="pxov"/>
        <w:rPr>
          <w:vanish/>
        </w:rPr>
      </w:pPr>
      <w:r w:rsidRPr="00A25529">
        <w:rPr>
          <w:vanish/>
        </w:rPr>
        <w:t>EBL</w:t>
      </w:r>
    </w:p>
    <w:p w14:paraId="06B50213" w14:textId="77777777" w:rsidR="00FB29D8" w:rsidRPr="00A25529" w:rsidRDefault="00FB29D8">
      <w:pPr>
        <w:pStyle w:val="pxov"/>
        <w:rPr>
          <w:vanish/>
        </w:rPr>
      </w:pPr>
      <w:r w:rsidRPr="00A25529">
        <w:rPr>
          <w:vanish/>
        </w:rPr>
        <w:t>TEM</w:t>
      </w:r>
    </w:p>
    <w:p w14:paraId="691D549D" w14:textId="77777777" w:rsidR="00FB29D8" w:rsidRPr="00A25529" w:rsidRDefault="00FB29D8">
      <w:pPr>
        <w:pStyle w:val="pxov"/>
        <w:rPr>
          <w:vanish/>
        </w:rPr>
      </w:pPr>
      <w:r w:rsidRPr="00A25529">
        <w:rPr>
          <w:vanish/>
        </w:rPr>
        <w:t>MTD</w:t>
      </w:r>
    </w:p>
    <w:p w14:paraId="2543F057"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form.fid="Id5477b501b6411e684899cfd92da4eb0"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tbl.uuid="I020XWI"</w:instrText>
      </w:r>
      <w:r w:rsidRPr="00A25529">
        <w:fldChar w:fldCharType="end"/>
      </w:r>
    </w:p>
    <w:p w14:paraId="3A680343"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4351EA05"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388BA30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FF90107"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08816D2B" w14:textId="77777777">
        <w:tblPrEx>
          <w:tblCellMar>
            <w:top w:w="0" w:type="dxa"/>
            <w:left w:w="0" w:type="dxa"/>
            <w:bottom w:w="0" w:type="dxa"/>
            <w:right w:w="0" w:type="dxa"/>
          </w:tblCellMar>
        </w:tblPrEx>
        <w:tc>
          <w:tcPr>
            <w:tcW w:w="4320" w:type="dxa"/>
            <w:tcBorders>
              <w:top w:val="nil"/>
              <w:left w:val="nil"/>
              <w:bottom w:val="nil"/>
              <w:right w:val="nil"/>
            </w:tcBorders>
          </w:tcPr>
          <w:p w14:paraId="6EA95510"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713139C0"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member]</w:t>
            </w:r>
          </w:p>
        </w:tc>
      </w:tr>
    </w:tbl>
    <w:p w14:paraId="6845CC2E" w14:textId="77777777" w:rsidR="00FB29D8" w:rsidRPr="00A25529" w:rsidRDefault="00FB29D8">
      <w:pPr>
        <w:pStyle w:val="pxtbody"/>
      </w:pPr>
    </w:p>
    <w:p w14:paraId="58B6FE70" w14:textId="77777777" w:rsidR="00FB29D8" w:rsidRPr="00A25529" w:rsidRDefault="00FB29D8"/>
    <w:p w14:paraId="7F4C06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You are hereby notified that there will be a meeting of the members of </w:t>
      </w:r>
      <w:r w:rsidRPr="00A25529">
        <w:rPr>
          <w:rStyle w:val="pxfinstr"/>
          <w:i/>
          <w:iCs/>
        </w:rPr>
        <w:t>[name of association]</w:t>
      </w:r>
      <w:r w:rsidRPr="00A25529">
        <w:t xml:space="preserve"> at </w:t>
      </w:r>
      <w:r w:rsidRPr="00A25529">
        <w:rPr>
          <w:rStyle w:val="pxfinstr"/>
          <w:i/>
          <w:iCs/>
        </w:rPr>
        <w:t>[address of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 xml:space="preserve">, for the purpose of voting on a resolution to incorporate the association as a not-for-profit corporation under the provisions of </w:t>
      </w:r>
      <w:r w:rsidRPr="00A25529">
        <w:rPr>
          <w:rStyle w:val="pxst"/>
          <w:color w:val="FF0000"/>
          <w:vertAlign w:val="superscript"/>
        </w:rPr>
        <w:t>►</w:t>
      </w:r>
      <w:r w:rsidRPr="00A25529">
        <w:rPr>
          <w:rStyle w:val="pxst"/>
        </w:rPr>
        <w:fldChar w:fldCharType="begin"/>
      </w:r>
      <w:r w:rsidRPr="00A25529">
        <w:rPr>
          <w:rStyle w:val="pxst"/>
        </w:rPr>
        <w:instrText>st.ref.id="I003SAR"</w:instrText>
      </w:r>
      <w:r w:rsidRPr="00A25529">
        <w:rPr>
          <w:rStyle w:val="pxst"/>
        </w:rPr>
        <w:fldChar w:fldCharType="end"/>
      </w:r>
      <w:r w:rsidRPr="00A25529">
        <w:rPr>
          <w:rStyle w:val="pxst"/>
        </w:rPr>
        <w:t>Sections 101 et seq. of the Not-for-Profit Corp. Law</w:t>
      </w:r>
      <w:r w:rsidRPr="00A25529">
        <w:t>. A copy of the resolution is attached to this notice.</w:t>
      </w:r>
    </w:p>
    <w:p w14:paraId="22B360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rPr>
          <w:rStyle w:val="pxfinstr"/>
          <w:i/>
          <w:iCs/>
        </w:rPr>
        <w:t>[OPTIONAL: Any member unable to attend the above meeting in person may vote by proxy, in writing, dated and signed by such member, authorizing someone present at the meeting to cast the member's vote.]</w:t>
      </w:r>
    </w:p>
    <w:p w14:paraId="567EB9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rPr>
          <w:rStyle w:val="pxfinstr"/>
          <w:i/>
          <w:iCs/>
        </w:rPr>
        <w:t>[OPTIONAL: Any member unable to attend the above meeting in person may vote by mail, provided such vote, in writing and signed by the member, is received at the above address not later than the time of the meeting.]</w:t>
      </w:r>
    </w:p>
    <w:p w14:paraId="569E708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75105BA"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1A557A01"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5C362C23"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[Attachments]</w:t>
      </w:r>
    </w:p>
    <w:p w14:paraId="25482843" w14:textId="77777777" w:rsidR="00FB29D8" w:rsidRPr="00A25529" w:rsidRDefault="00FB29D8">
      <w:pPr>
        <w:pStyle w:val="pxformnotes"/>
        <w:jc w:val="center"/>
        <w:rPr>
          <w:sz w:val="24"/>
          <w:szCs w:val="24"/>
        </w:rPr>
      </w:pPr>
      <w:r w:rsidRPr="00A25529">
        <w:rPr>
          <w:rStyle w:val="pxvis"/>
          <w:rFonts w:cs="Arial"/>
          <w:bCs/>
          <w:sz w:val="24"/>
          <w:szCs w:val="24"/>
          <w:rPrChange w:id="1808" w:author="Cara Cardinale" w:date="2025-03-04T10:36:00Z">
            <w:rPr>
              <w:rStyle w:val="pxvis"/>
              <w:rFonts w:cs="Arial"/>
              <w:bCs/>
              <w:szCs w:val="24"/>
            </w:rPr>
          </w:rPrChange>
        </w:rPr>
        <w:t>Notes to Form</w:t>
      </w:r>
    </w:p>
    <w:p w14:paraId="5C3D5B3E" w14:textId="77777777" w:rsidR="00FB29D8" w:rsidRPr="00A25529" w:rsidRDefault="00FB29D8">
      <w:pPr>
        <w:pStyle w:val="pxformnotes"/>
        <w:rPr>
          <w:sz w:val="24"/>
          <w:szCs w:val="24"/>
        </w:rPr>
      </w:pPr>
    </w:p>
    <w:p w14:paraId="38E24F9C" w14:textId="77777777" w:rsidR="00FB29D8" w:rsidRPr="00A25529" w:rsidRDefault="00FB29D8">
      <w:pPr>
        <w:pStyle w:val="pxformnote"/>
        <w:spacing w:before="180"/>
      </w:pPr>
      <w:del w:id="1809" w:author="Cara Cardinale" w:date="2025-01-14T20:47:00Z">
        <w:r w:rsidRPr="00A25529" w:rsidDel="00CF1278">
          <w:delText>Drafter's Note</w:delText>
        </w:r>
      </w:del>
      <w:r w:rsidRPr="00A25529">
        <w:t xml:space="preserve"> </w:t>
      </w:r>
    </w:p>
    <w:p w14:paraId="5D14F7B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The certificate of incorporation of what was previous to incorporation an unincorporated not-for-profit association or group must have annexed thereto an affidavit of the subscribers of such certificate, stating that they constitute a majority of the members of a committee duly authorized to incorporate such association or group. </w:t>
      </w:r>
      <w:r w:rsidRPr="00A25529">
        <w:rPr>
          <w:rStyle w:val="pxst"/>
          <w:color w:val="FF0000"/>
          <w:vertAlign w:val="superscript"/>
        </w:rPr>
        <w:t>►</w:t>
      </w:r>
      <w:r w:rsidRPr="00A25529">
        <w:rPr>
          <w:rStyle w:val="pxst"/>
        </w:rPr>
        <w:fldChar w:fldCharType="begin"/>
      </w:r>
      <w:r w:rsidRPr="00A25529">
        <w:rPr>
          <w:rStyle w:val="pxst"/>
        </w:rPr>
        <w:instrText>st.ref.id="I006LFN"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086F7A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All members in good standing of an association have a legally enforceable right to attend the meetings of the society and participate in its deliberations and decisions. </w:t>
      </w:r>
      <w:r w:rsidRPr="00A25529">
        <w:rPr>
          <w:rStyle w:val="pxrc"/>
          <w:color w:val="FF0000"/>
          <w:vertAlign w:val="superscript"/>
        </w:rPr>
        <w:t>►</w:t>
      </w:r>
      <w:r w:rsidRPr="00A25529">
        <w:rPr>
          <w:rStyle w:val="pxrc"/>
        </w:rPr>
        <w:fldChar w:fldCharType="begin"/>
      </w:r>
      <w:r w:rsidRPr="00A25529">
        <w:rPr>
          <w:rStyle w:val="pxrc"/>
        </w:rPr>
        <w:instrText>rc.ref.id="I009EKJ"</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1810" w:author="Cara Cardinale" w:date="2025-01-15T20:43:00Z">
        <w:r w:rsidRPr="00A25529" w:rsidDel="00BC5C96">
          <w:rPr>
            <w:rStyle w:val="pxrc"/>
          </w:rPr>
          <w:delText>20</w:delText>
        </w:r>
      </w:del>
      <w:ins w:id="1811" w:author="Cara Cardinale" w:date="2025-01-15T20:43:00Z">
        <w:r w:rsidR="00BC5C96" w:rsidRPr="00A25529">
          <w:rPr>
            <w:rStyle w:val="pxrc"/>
          </w:rPr>
          <w:t>18</w:t>
        </w:r>
      </w:ins>
      <w:r w:rsidRPr="00A25529">
        <w:t>.</w:t>
      </w:r>
    </w:p>
    <w:p w14:paraId="37C200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Notice of a meeting of a voluntary association must include the time, place, and object of the meeting. </w:t>
      </w:r>
      <w:r w:rsidRPr="00A25529">
        <w:rPr>
          <w:rStyle w:val="pxcc"/>
          <w:color w:val="FF0000"/>
          <w:vertAlign w:val="superscript"/>
        </w:rPr>
        <w:t>►</w:t>
      </w:r>
      <w:r w:rsidRPr="00A25529">
        <w:rPr>
          <w:rStyle w:val="pxcc"/>
        </w:rPr>
        <w:fldChar w:fldCharType="begin"/>
      </w:r>
      <w:r w:rsidRPr="00A25529">
        <w:rPr>
          <w:rStyle w:val="pxcc"/>
        </w:rPr>
        <w:instrText>cc.ref.id="I00C7PF"</w:instrText>
      </w:r>
      <w:r w:rsidRPr="00A25529">
        <w:rPr>
          <w:rStyle w:val="pxcc"/>
        </w:rPr>
        <w:fldChar w:fldCharType="end"/>
      </w:r>
      <w:r w:rsidRPr="00A25529">
        <w:rPr>
          <w:rStyle w:val="pxcc"/>
        </w:rPr>
        <w:t>Goller v. Stubenhaus, 77 Misc. 29, 134 N.Y.S. 1043 (Sup 1912)</w:t>
      </w:r>
      <w:r w:rsidRPr="00A25529">
        <w:t>.</w:t>
      </w:r>
    </w:p>
    <w:p w14:paraId="28A7D2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Where the laws for the internal government of the association ordain the time or manner of giving notice, notice to members must be given as so prescribed. </w:t>
      </w:r>
      <w:r w:rsidRPr="00A25529">
        <w:rPr>
          <w:rStyle w:val="pxcc"/>
          <w:color w:val="FF0000"/>
          <w:vertAlign w:val="superscript"/>
        </w:rPr>
        <w:t>►</w:t>
      </w:r>
      <w:r w:rsidRPr="00A25529">
        <w:rPr>
          <w:rStyle w:val="pxcc"/>
        </w:rPr>
        <w:fldChar w:fldCharType="begin"/>
      </w:r>
      <w:r w:rsidRPr="00A25529">
        <w:rPr>
          <w:rStyle w:val="pxcc"/>
        </w:rPr>
        <w:instrText>cc.ref.id="I00F0UB"</w:instrText>
      </w:r>
      <w:r w:rsidRPr="00A25529">
        <w:rPr>
          <w:rStyle w:val="pxcc"/>
        </w:rPr>
        <w:fldChar w:fldCharType="end"/>
      </w:r>
      <w:r w:rsidRPr="00A25529">
        <w:rPr>
          <w:rStyle w:val="pxcc"/>
        </w:rPr>
        <w:t>In re Bandanza, 132 Misc. 817, 230 N.Y.S. 460 (Sup 1928)</w:t>
      </w:r>
      <w:r w:rsidRPr="00A25529">
        <w:t>.</w:t>
      </w:r>
    </w:p>
    <w:p w14:paraId="494C55D5" w14:textId="77777777" w:rsidR="00FB29D8" w:rsidRPr="00A25529" w:rsidRDefault="00FB29D8">
      <w:pPr>
        <w:pStyle w:val="pxformrr"/>
        <w:rPr>
          <w:sz w:val="24"/>
          <w:szCs w:val="24"/>
        </w:rPr>
      </w:pPr>
      <w:r w:rsidRPr="00A25529">
        <w:rPr>
          <w:rStyle w:val="pxvis"/>
          <w:rFonts w:cs="Arial"/>
          <w:bCs/>
          <w:sz w:val="50"/>
          <w:rPrChange w:id="1812" w:author="Cara Cardinale" w:date="2025-03-04T10:36:00Z">
            <w:rPr>
              <w:rStyle w:val="pxvis"/>
              <w:rFonts w:cs="Arial"/>
              <w:bCs/>
            </w:rPr>
          </w:rPrChange>
        </w:rPr>
        <w:t>Research References</w:t>
      </w:r>
    </w:p>
    <w:p w14:paraId="1085969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tk.ref.id="I00HTZ7"</w:instrText>
      </w:r>
      <w:r w:rsidRPr="00A25529">
        <w:rPr>
          <w:rStyle w:val="pxtk"/>
        </w:rPr>
        <w:fldChar w:fldCharType="end"/>
      </w:r>
      <w:r w:rsidRPr="00A25529">
        <w:rPr>
          <w:rStyle w:val="pxtk"/>
        </w:rPr>
        <w:t>West's Key Number Digest, Associations &amp;key;17</w:t>
      </w:r>
      <w:ins w:id="1813" w:author="Cara Cardinale" w:date="2025-01-15T22:03:00Z">
        <w:r w:rsidR="00A21BA0" w:rsidRPr="00A25529">
          <w:rPr>
            <w:rStyle w:val="pxtk"/>
          </w:rPr>
          <w:t>1</w:t>
        </w:r>
      </w:ins>
    </w:p>
    <w:p w14:paraId="6FEDBF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tk.ref.id="I003SGF"</w:instrText>
      </w:r>
      <w:r w:rsidRPr="00A25529">
        <w:rPr>
          <w:rStyle w:val="pxtk"/>
        </w:rPr>
        <w:fldChar w:fldCharType="end"/>
      </w:r>
      <w:del w:id="1814" w:author="Cara Cardinale" w:date="2025-01-15T21:58:00Z">
        <w:r w:rsidRPr="00A25529" w:rsidDel="0024651B">
          <w:rPr>
            <w:rStyle w:val="pxtk"/>
          </w:rPr>
          <w:delText>West's Key Number Digest, Clubs &amp;key;5</w:delText>
        </w:r>
      </w:del>
    </w:p>
    <w:p w14:paraId="0EC6F3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tk.ref.id="I006LLB"</w:instrText>
      </w:r>
      <w:r w:rsidRPr="00A25529">
        <w:rPr>
          <w:rStyle w:val="pxtk"/>
        </w:rPr>
        <w:fldChar w:fldCharType="end"/>
      </w:r>
      <w:r w:rsidRPr="00A25529">
        <w:rPr>
          <w:rStyle w:val="pxtk"/>
        </w:rPr>
        <w:t>West's Key Number Digest, Corporations and Business Organizations &amp;key;3374</w:t>
      </w:r>
    </w:p>
    <w:p w14:paraId="017FC05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rc.ref.id="I009EQ7"</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del w:id="1815" w:author="Cara Cardinale" w:date="2025-01-15T20:43:00Z">
        <w:r w:rsidRPr="00A25529" w:rsidDel="00BC5C96">
          <w:rPr>
            <w:rStyle w:val="pxrc"/>
          </w:rPr>
          <w:delText>20</w:delText>
        </w:r>
      </w:del>
      <w:ins w:id="1816" w:author="Cara Cardinale" w:date="2025-01-15T20:43:00Z">
        <w:r w:rsidR="00BC5C96" w:rsidRPr="00A25529">
          <w:rPr>
            <w:rStyle w:val="pxrc"/>
          </w:rPr>
          <w:t>18</w:t>
        </w:r>
      </w:ins>
    </w:p>
    <w:p w14:paraId="1D01B64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rc.ref.id="I00C7V3"</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ins w:id="1817" w:author="Cara Cardinale" w:date="2025-01-15T21:50:00Z">
        <w:r w:rsidR="00B1644D" w:rsidRPr="00A25529">
          <w:rPr>
            <w:rStyle w:val="pxrc"/>
          </w:rPr>
          <w:t>17</w:t>
        </w:r>
      </w:ins>
      <w:del w:id="1818" w:author="Cara Cardinale" w:date="2025-01-15T21:50:00Z">
        <w:r w:rsidRPr="00A25529" w:rsidDel="00B1644D">
          <w:rPr>
            <w:rStyle w:val="pxrc"/>
          </w:rPr>
          <w:delText>21, 22</w:delText>
        </w:r>
      </w:del>
    </w:p>
    <w:p w14:paraId="65BB5767" w14:textId="77777777" w:rsidR="00FB29D8" w:rsidRPr="00A25529" w:rsidRDefault="00FB29D8">
      <w:pPr>
        <w:pStyle w:val="pxs"/>
        <w:spacing w:before="180"/>
        <w:rPr>
          <w:rPrChange w:id="1819" w:author="Cara Cardinale" w:date="2025-03-04T10:36:00Z">
            <w:rPr>
              <w:sz w:val="27"/>
            </w:rPr>
          </w:rPrChange>
        </w:rPr>
      </w:pPr>
      <w:r w:rsidRPr="00A25529">
        <w:rPr>
          <w:rPrChange w:id="1820" w:author="Cara Cardinale" w:date="2025-03-04T10:36:00Z">
            <w:rPr>
              <w:sz w:val="27"/>
            </w:rPr>
          </w:rPrChange>
        </w:rPr>
        <w:t>30:63. Resolution authorizing incorporation</w:t>
      </w:r>
    </w:p>
    <w:p w14:paraId="5F14EEEF" w14:textId="77777777" w:rsidR="00FB29D8" w:rsidRPr="00A25529" w:rsidRDefault="00FB29D8">
      <w:pPr>
        <w:pStyle w:val="pxov"/>
        <w:rPr>
          <w:vanish/>
        </w:rPr>
      </w:pPr>
      <w:r w:rsidRPr="00A25529">
        <w:rPr>
          <w:vanish/>
        </w:rPr>
        <w:t>FMS</w:t>
      </w:r>
    </w:p>
    <w:p w14:paraId="411F272F" w14:textId="77777777" w:rsidR="00FB29D8" w:rsidRPr="00A25529" w:rsidRDefault="00FB29D8">
      <w:pPr>
        <w:pStyle w:val="pxov"/>
        <w:rPr>
          <w:vanish/>
        </w:rPr>
      </w:pPr>
      <w:r w:rsidRPr="00A25529">
        <w:rPr>
          <w:vanish/>
        </w:rPr>
        <w:t>NFP</w:t>
      </w:r>
    </w:p>
    <w:p w14:paraId="632F002D" w14:textId="77777777" w:rsidR="00FB29D8" w:rsidRPr="00A25529" w:rsidRDefault="00FB29D8">
      <w:pPr>
        <w:pStyle w:val="pxov"/>
        <w:rPr>
          <w:vanish/>
        </w:rPr>
      </w:pPr>
      <w:r w:rsidRPr="00A25529">
        <w:rPr>
          <w:vanish/>
        </w:rPr>
        <w:t>COL</w:t>
      </w:r>
    </w:p>
    <w:p w14:paraId="1D26B0D7" w14:textId="77777777" w:rsidR="00FB29D8" w:rsidRPr="00A25529" w:rsidRDefault="00FB29D8">
      <w:pPr>
        <w:pStyle w:val="pxov"/>
        <w:rPr>
          <w:vanish/>
        </w:rPr>
      </w:pPr>
      <w:r w:rsidRPr="00A25529">
        <w:rPr>
          <w:vanish/>
        </w:rPr>
        <w:t>FCV</w:t>
      </w:r>
    </w:p>
    <w:p w14:paraId="705AF08F" w14:textId="77777777" w:rsidR="00FB29D8" w:rsidRPr="00A25529" w:rsidRDefault="00FB29D8">
      <w:pPr>
        <w:pStyle w:val="pxov"/>
        <w:rPr>
          <w:vanish/>
        </w:rPr>
      </w:pPr>
      <w:r w:rsidRPr="00A25529">
        <w:rPr>
          <w:vanish/>
        </w:rPr>
        <w:t>FTR</w:t>
      </w:r>
    </w:p>
    <w:p w14:paraId="6BCB9096" w14:textId="77777777" w:rsidR="00FB29D8" w:rsidRPr="00A25529" w:rsidRDefault="00FB29D8">
      <w:pPr>
        <w:pStyle w:val="pxov"/>
        <w:rPr>
          <w:vanish/>
        </w:rPr>
      </w:pPr>
      <w:r w:rsidRPr="00A25529">
        <w:rPr>
          <w:vanish/>
        </w:rPr>
        <w:t>EBL</w:t>
      </w:r>
    </w:p>
    <w:p w14:paraId="7B76C765" w14:textId="77777777" w:rsidR="00FB29D8" w:rsidRPr="00A25529" w:rsidRDefault="00FB29D8">
      <w:pPr>
        <w:pStyle w:val="pxov"/>
        <w:rPr>
          <w:vanish/>
        </w:rPr>
      </w:pPr>
      <w:r w:rsidRPr="00A25529">
        <w:rPr>
          <w:vanish/>
        </w:rPr>
        <w:t>TEM</w:t>
      </w:r>
    </w:p>
    <w:p w14:paraId="16CC661B" w14:textId="77777777" w:rsidR="00FB29D8" w:rsidRPr="00A25529" w:rsidRDefault="00FB29D8">
      <w:pPr>
        <w:pStyle w:val="pxov"/>
        <w:rPr>
          <w:vanish/>
        </w:rPr>
      </w:pPr>
      <w:r w:rsidRPr="00A25529">
        <w:rPr>
          <w:vanish/>
        </w:rPr>
        <w:t>MTD</w:t>
      </w:r>
    </w:p>
    <w:p w14:paraId="3A75C9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form.fid="Id547a2601b6411e684899cfd92da4eb0"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p.ct.id="f2fd26a0b92511efa75bc0a5c2da1858|67|30:63"</w:instrText>
      </w:r>
      <w:r w:rsidRPr="00A25529">
        <w:fldChar w:fldCharType="end"/>
      </w:r>
      <w:r w:rsidRPr="00A25529">
        <w:t xml:space="preserve">Resolved that the </w:t>
      </w:r>
      <w:r w:rsidRPr="00A25529">
        <w:rPr>
          <w:rStyle w:val="pxfinstr"/>
          <w:i/>
          <w:iCs/>
        </w:rPr>
        <w:t>[President and secretary/members of the governing board]</w:t>
      </w:r>
      <w:r w:rsidRPr="00A25529">
        <w:t xml:space="preserve"> are authorized to incorporate this association, </w:t>
      </w:r>
      <w:r w:rsidRPr="00A25529">
        <w:rPr>
          <w:rStyle w:val="pxfinstr"/>
          <w:i/>
          <w:iCs/>
        </w:rPr>
        <w:t>[name of unincorporated association]</w:t>
      </w:r>
      <w:r w:rsidRPr="00A25529">
        <w:t>, under the N.Y. Not-for-Profit Corporation Law and, for that purpose, to execute and file with the Department of State the certificate of incorporation of the corporation to be formed.</w:t>
      </w:r>
    </w:p>
    <w:p w14:paraId="53BBC1EA" w14:textId="77777777" w:rsidR="00FB29D8" w:rsidRPr="00A25529" w:rsidRDefault="00FB29D8">
      <w:pPr>
        <w:pStyle w:val="pxformnotes"/>
        <w:jc w:val="center"/>
        <w:rPr>
          <w:sz w:val="24"/>
          <w:szCs w:val="24"/>
        </w:rPr>
      </w:pPr>
      <w:r w:rsidRPr="00A25529">
        <w:rPr>
          <w:rStyle w:val="pxvis"/>
          <w:rFonts w:cs="Arial"/>
          <w:bCs/>
          <w:sz w:val="50"/>
          <w:rPrChange w:id="1821" w:author="Cara Cardinale" w:date="2025-03-04T10:36:00Z">
            <w:rPr>
              <w:rStyle w:val="pxvis"/>
              <w:rFonts w:cs="Arial"/>
              <w:bCs/>
            </w:rPr>
          </w:rPrChange>
        </w:rPr>
        <w:t>Notes to Form</w:t>
      </w:r>
    </w:p>
    <w:p w14:paraId="650B1DE0" w14:textId="77777777" w:rsidR="00FB29D8" w:rsidRPr="00A25529" w:rsidRDefault="00FB29D8">
      <w:pPr>
        <w:pStyle w:val="pxformnotes"/>
        <w:rPr>
          <w:sz w:val="24"/>
          <w:szCs w:val="24"/>
        </w:rPr>
      </w:pPr>
    </w:p>
    <w:p w14:paraId="7685FB7B" w14:textId="77777777" w:rsidR="00FB29D8" w:rsidRPr="00A25529" w:rsidRDefault="00FB29D8">
      <w:pPr>
        <w:pStyle w:val="pxformnote"/>
        <w:spacing w:before="180"/>
      </w:pPr>
      <w:del w:id="1822" w:author="Cara Cardinale" w:date="2025-01-14T20:47:00Z">
        <w:r w:rsidRPr="00A25529" w:rsidDel="00CF1278">
          <w:delText>Drafter's Note</w:delText>
        </w:r>
      </w:del>
      <w:r w:rsidRPr="00A25529">
        <w:t xml:space="preserve"> </w:t>
      </w:r>
    </w:p>
    <w:p w14:paraId="0D0D87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p.ct.id="f2fd26a0b92511efa75bc0a5c2da1858|67|30:63"</w:instrText>
      </w:r>
      <w:r w:rsidRPr="00A25529">
        <w:fldChar w:fldCharType="end"/>
      </w:r>
      <w:r w:rsidRPr="00A25529">
        <w:t xml:space="preserve">As to the need for a resolution of this type, see </w:t>
      </w:r>
      <w:r w:rsidRPr="00A25529">
        <w:rPr>
          <w:rStyle w:val="pxx"/>
          <w:color w:val="FF0000"/>
          <w:vertAlign w:val="superscript"/>
        </w:rPr>
        <w:t>►</w:t>
      </w:r>
      <w:r w:rsidRPr="00A25529">
        <w:rPr>
          <w:rStyle w:val="pxx"/>
        </w:rPr>
        <w:fldChar w:fldCharType="begin"/>
      </w:r>
      <w:r w:rsidRPr="00A25529">
        <w:rPr>
          <w:rStyle w:val="pxx"/>
        </w:rPr>
        <w:instrText>x.ref.id="I003SGH"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30:37</w:t>
      </w:r>
      <w:r w:rsidRPr="00A25529">
        <w:t>.</w:t>
      </w:r>
    </w:p>
    <w:p w14:paraId="5B0506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p.ct.id="f2fd26a0b92511efa75bc0a5c2da1858|67|30:63"</w:instrText>
      </w:r>
      <w:r w:rsidRPr="00A25529">
        <w:fldChar w:fldCharType="end"/>
      </w:r>
      <w:r w:rsidRPr="00A25529">
        <w:t xml:space="preserve">The certificate of incorporation of what was previous to incorporation an unincorporated not-for-profit association or group must have annexed thereto an affidavit of the subscribers of such certificate, stating that they constitute a majority of the members of a committee duly authorized to incorporate such association or group. </w:t>
      </w:r>
      <w:r w:rsidRPr="00A25529">
        <w:rPr>
          <w:rStyle w:val="pxst"/>
          <w:color w:val="FF0000"/>
          <w:vertAlign w:val="superscript"/>
        </w:rPr>
        <w:t>►</w:t>
      </w:r>
      <w:r w:rsidRPr="00A25529">
        <w:rPr>
          <w:rStyle w:val="pxst"/>
        </w:rPr>
        <w:fldChar w:fldCharType="begin"/>
      </w:r>
      <w:r w:rsidRPr="00A25529">
        <w:rPr>
          <w:rStyle w:val="pxst"/>
        </w:rPr>
        <w:instrText>st.ref.id="I006LLD"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6AD83C36" w14:textId="77777777" w:rsidR="00FB29D8" w:rsidRPr="00A25529" w:rsidRDefault="00FB29D8">
      <w:pPr>
        <w:pStyle w:val="pxformrr"/>
        <w:rPr>
          <w:sz w:val="24"/>
          <w:szCs w:val="24"/>
        </w:rPr>
      </w:pPr>
      <w:r w:rsidRPr="00A25529">
        <w:rPr>
          <w:rStyle w:val="pxvis"/>
          <w:rFonts w:cs="Arial"/>
          <w:bCs/>
          <w:sz w:val="50"/>
          <w:rPrChange w:id="1823" w:author="Cara Cardinale" w:date="2025-03-04T10:36:00Z">
            <w:rPr>
              <w:rStyle w:val="pxvis"/>
              <w:rFonts w:cs="Arial"/>
              <w:bCs/>
            </w:rPr>
          </w:rPrChange>
        </w:rPr>
        <w:t>Research References</w:t>
      </w:r>
    </w:p>
    <w:p w14:paraId="048AD54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tk.ref.id="I009EQ9"</w:instrText>
      </w:r>
      <w:r w:rsidRPr="00A25529">
        <w:rPr>
          <w:rStyle w:val="pxtk"/>
        </w:rPr>
        <w:fldChar w:fldCharType="end"/>
      </w:r>
      <w:r w:rsidRPr="00A25529">
        <w:rPr>
          <w:rStyle w:val="pxtk"/>
        </w:rPr>
        <w:t>West's Key Number Digest, Corporations and Business Organizations &amp;key;3374</w:t>
      </w:r>
    </w:p>
    <w:p w14:paraId="5D251A2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rc.ref.id="I003SGJ"</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ins w:id="1824" w:author="Cara Cardinale" w:date="2025-01-19T12:38:00Z">
        <w:r w:rsidR="00890239" w:rsidRPr="00A25529">
          <w:rPr>
            <w:rStyle w:val="pxrc"/>
          </w:rPr>
          <w:t>1</w:t>
        </w:r>
      </w:ins>
      <w:del w:id="1825" w:author="Cara Cardinale" w:date="2025-01-19T12:38:00Z">
        <w:r w:rsidRPr="00A25529" w:rsidDel="00890239">
          <w:rPr>
            <w:rStyle w:val="pxrc"/>
          </w:rPr>
          <w:delText>2</w:delText>
        </w:r>
      </w:del>
    </w:p>
    <w:p w14:paraId="736817D6" w14:textId="77777777" w:rsidR="00FB29D8" w:rsidRPr="00A25529" w:rsidRDefault="00FB29D8">
      <w:pPr>
        <w:pStyle w:val="pxs"/>
        <w:spacing w:before="180"/>
        <w:rPr>
          <w:rPrChange w:id="1826" w:author="Cara Cardinale" w:date="2025-03-04T10:36:00Z">
            <w:rPr>
              <w:sz w:val="27"/>
            </w:rPr>
          </w:rPrChange>
        </w:rPr>
      </w:pPr>
      <w:r w:rsidRPr="00A25529">
        <w:rPr>
          <w:rPrChange w:id="1827" w:author="Cara Cardinale" w:date="2025-03-04T10:36:00Z">
            <w:rPr>
              <w:sz w:val="27"/>
            </w:rPr>
          </w:rPrChange>
        </w:rPr>
        <w:t>30:64. Dissent of member to authorization for incorporation</w:t>
      </w:r>
    </w:p>
    <w:p w14:paraId="7B676141" w14:textId="77777777" w:rsidR="00FB29D8" w:rsidRPr="00A25529" w:rsidRDefault="00FB29D8">
      <w:pPr>
        <w:pStyle w:val="pxov"/>
        <w:rPr>
          <w:vanish/>
        </w:rPr>
      </w:pPr>
      <w:r w:rsidRPr="00A25529">
        <w:rPr>
          <w:vanish/>
        </w:rPr>
        <w:t>FMS</w:t>
      </w:r>
    </w:p>
    <w:p w14:paraId="480AE5D6" w14:textId="77777777" w:rsidR="00FB29D8" w:rsidRPr="00A25529" w:rsidRDefault="00FB29D8">
      <w:pPr>
        <w:pStyle w:val="pxov"/>
        <w:rPr>
          <w:vanish/>
        </w:rPr>
      </w:pPr>
      <w:r w:rsidRPr="00A25529">
        <w:rPr>
          <w:vanish/>
        </w:rPr>
        <w:t>NFP</w:t>
      </w:r>
    </w:p>
    <w:p w14:paraId="652019E2" w14:textId="77777777" w:rsidR="00FB29D8" w:rsidRPr="00A25529" w:rsidRDefault="00FB29D8">
      <w:pPr>
        <w:pStyle w:val="pxov"/>
        <w:rPr>
          <w:vanish/>
        </w:rPr>
      </w:pPr>
      <w:r w:rsidRPr="00A25529">
        <w:rPr>
          <w:vanish/>
        </w:rPr>
        <w:t>COL</w:t>
      </w:r>
    </w:p>
    <w:p w14:paraId="1B8DD676" w14:textId="77777777" w:rsidR="00FB29D8" w:rsidRPr="00A25529" w:rsidRDefault="00FB29D8">
      <w:pPr>
        <w:pStyle w:val="pxov"/>
        <w:rPr>
          <w:vanish/>
        </w:rPr>
      </w:pPr>
      <w:r w:rsidRPr="00A25529">
        <w:rPr>
          <w:vanish/>
        </w:rPr>
        <w:t>FCV</w:t>
      </w:r>
    </w:p>
    <w:p w14:paraId="2B691ACD" w14:textId="77777777" w:rsidR="00FB29D8" w:rsidRPr="00A25529" w:rsidRDefault="00FB29D8">
      <w:pPr>
        <w:pStyle w:val="pxov"/>
        <w:rPr>
          <w:vanish/>
        </w:rPr>
      </w:pPr>
      <w:r w:rsidRPr="00A25529">
        <w:rPr>
          <w:vanish/>
        </w:rPr>
        <w:t>FTR</w:t>
      </w:r>
    </w:p>
    <w:p w14:paraId="7A35EB35" w14:textId="77777777" w:rsidR="00FB29D8" w:rsidRPr="00A25529" w:rsidRDefault="00FB29D8">
      <w:pPr>
        <w:pStyle w:val="pxov"/>
        <w:rPr>
          <w:vanish/>
        </w:rPr>
      </w:pPr>
      <w:r w:rsidRPr="00A25529">
        <w:rPr>
          <w:vanish/>
        </w:rPr>
        <w:t>EBL</w:t>
      </w:r>
    </w:p>
    <w:p w14:paraId="018D4E10" w14:textId="77777777" w:rsidR="00FB29D8" w:rsidRPr="00A25529" w:rsidRDefault="00FB29D8">
      <w:pPr>
        <w:pStyle w:val="pxov"/>
        <w:rPr>
          <w:vanish/>
        </w:rPr>
      </w:pPr>
      <w:r w:rsidRPr="00A25529">
        <w:rPr>
          <w:vanish/>
        </w:rPr>
        <w:t>TEM</w:t>
      </w:r>
    </w:p>
    <w:p w14:paraId="24F86E64" w14:textId="77777777" w:rsidR="00FB29D8" w:rsidRPr="00A25529" w:rsidRDefault="00FB29D8">
      <w:pPr>
        <w:pStyle w:val="pxov"/>
        <w:rPr>
          <w:vanish/>
        </w:rPr>
      </w:pPr>
      <w:r w:rsidRPr="00A25529">
        <w:rPr>
          <w:vanish/>
        </w:rPr>
        <w:t>MTD</w:t>
      </w:r>
    </w:p>
    <w:p w14:paraId="69AFBD1B"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form.fid="Id547f0801b6411e684899cfd92da4eb0"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tbl.uuid="I022BU6"</w:instrText>
      </w:r>
      <w:r w:rsidRPr="00A25529">
        <w:fldChar w:fldCharType="end"/>
      </w:r>
    </w:p>
    <w:p w14:paraId="15F6A4CB"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21CB1CD"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11DDC5D7"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03FB7DB6"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3FB2C58D" w14:textId="77777777">
        <w:tblPrEx>
          <w:tblCellMar>
            <w:top w:w="0" w:type="dxa"/>
            <w:left w:w="0" w:type="dxa"/>
            <w:bottom w:w="0" w:type="dxa"/>
            <w:right w:w="0" w:type="dxa"/>
          </w:tblCellMar>
        </w:tblPrEx>
        <w:tc>
          <w:tcPr>
            <w:tcW w:w="4320" w:type="dxa"/>
            <w:tcBorders>
              <w:top w:val="nil"/>
              <w:left w:val="nil"/>
              <w:bottom w:val="nil"/>
              <w:right w:val="nil"/>
            </w:tcBorders>
          </w:tcPr>
          <w:p w14:paraId="62124FDC"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738E9338"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recipient]</w:t>
            </w:r>
          </w:p>
        </w:tc>
      </w:tr>
    </w:tbl>
    <w:p w14:paraId="485195F4" w14:textId="77777777" w:rsidR="00FB29D8" w:rsidRPr="00A25529" w:rsidRDefault="00FB29D8">
      <w:pPr>
        <w:pStyle w:val="pxtbody"/>
      </w:pPr>
    </w:p>
    <w:p w14:paraId="7CF28269" w14:textId="77777777" w:rsidR="00FB29D8" w:rsidRPr="00A25529" w:rsidRDefault="00FB29D8"/>
    <w:p w14:paraId="7E81EF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p.ct.id="f2fd26a0b92511efa75bc0a5c2da1858|68|30:64"</w:instrText>
      </w:r>
      <w:r w:rsidRPr="00A25529">
        <w:fldChar w:fldCharType="end"/>
      </w:r>
      <w:r w:rsidRPr="00A25529">
        <w:t xml:space="preserve">I, </w:t>
      </w:r>
      <w:r w:rsidRPr="00A25529">
        <w:rPr>
          <w:rStyle w:val="pxfinstr"/>
          <w:i/>
          <w:iCs/>
        </w:rPr>
        <w:t>[name of member]</w:t>
      </w:r>
      <w:r w:rsidRPr="00A25529">
        <w:t xml:space="preserve">, a member of </w:t>
      </w:r>
      <w:r w:rsidRPr="00A25529">
        <w:rPr>
          <w:rStyle w:val="pxfinstr"/>
          <w:i/>
          <w:iCs/>
        </w:rPr>
        <w:t>[name of association]</w:t>
      </w:r>
      <w:r w:rsidRPr="00A25529">
        <w:t xml:space="preserve">, dissent from the authorization to incorporate </w:t>
      </w:r>
      <w:r w:rsidRPr="00A25529">
        <w:rPr>
          <w:rStyle w:val="pxfinstr"/>
          <w:i/>
          <w:iCs/>
        </w:rPr>
        <w:t>[name of association]</w:t>
      </w:r>
      <w:r w:rsidRPr="00A25529">
        <w:t xml:space="preserve">, and I consequently withdraw from membership effective </w:t>
      </w:r>
      <w:r w:rsidRPr="00A25529">
        <w:rPr>
          <w:rStyle w:val="pxfinstr"/>
          <w:i/>
          <w:iCs/>
        </w:rPr>
        <w:t>[effective date of withdrawal of membership]</w:t>
      </w:r>
      <w:r w:rsidRPr="00A25529">
        <w:t>.</w:t>
      </w:r>
    </w:p>
    <w:p w14:paraId="59BAD2C0"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member]</w:t>
      </w:r>
    </w:p>
    <w:p w14:paraId="6F340469" w14:textId="77777777" w:rsidR="00FB29D8" w:rsidRPr="00A25529" w:rsidRDefault="00FB29D8">
      <w:pPr>
        <w:pStyle w:val="pxformnotes"/>
        <w:jc w:val="center"/>
        <w:rPr>
          <w:sz w:val="24"/>
          <w:szCs w:val="24"/>
        </w:rPr>
      </w:pPr>
      <w:r w:rsidRPr="00A25529">
        <w:rPr>
          <w:rStyle w:val="pxvis"/>
          <w:rFonts w:cs="Arial"/>
          <w:bCs/>
          <w:sz w:val="24"/>
          <w:szCs w:val="24"/>
          <w:rPrChange w:id="1828" w:author="Cara Cardinale" w:date="2025-03-04T10:36:00Z">
            <w:rPr>
              <w:rStyle w:val="pxvis"/>
              <w:rFonts w:cs="Arial"/>
              <w:bCs/>
              <w:szCs w:val="24"/>
            </w:rPr>
          </w:rPrChange>
        </w:rPr>
        <w:t>Notes to Form</w:t>
      </w:r>
    </w:p>
    <w:p w14:paraId="399A293B" w14:textId="77777777" w:rsidR="00FB29D8" w:rsidRPr="00A25529" w:rsidRDefault="00FB29D8">
      <w:pPr>
        <w:pStyle w:val="pxformnotes"/>
        <w:rPr>
          <w:sz w:val="24"/>
          <w:szCs w:val="24"/>
        </w:rPr>
      </w:pPr>
    </w:p>
    <w:p w14:paraId="6A2C844A" w14:textId="77777777" w:rsidR="00FB29D8" w:rsidRPr="00A25529" w:rsidRDefault="00FB29D8">
      <w:pPr>
        <w:pStyle w:val="pxformrr"/>
        <w:rPr>
          <w:sz w:val="24"/>
          <w:szCs w:val="24"/>
        </w:rPr>
      </w:pPr>
      <w:r w:rsidRPr="00A25529">
        <w:rPr>
          <w:rStyle w:val="pxvis"/>
          <w:rFonts w:cs="Arial"/>
          <w:bCs/>
          <w:sz w:val="24"/>
          <w:szCs w:val="24"/>
          <w:rPrChange w:id="1829" w:author="Cara Cardinale" w:date="2025-03-04T10:36:00Z">
            <w:rPr>
              <w:rStyle w:val="pxvis"/>
              <w:rFonts w:cs="Arial"/>
              <w:bCs/>
              <w:szCs w:val="24"/>
            </w:rPr>
          </w:rPrChange>
        </w:rPr>
        <w:t>Research References</w:t>
      </w:r>
    </w:p>
    <w:p w14:paraId="48DBEC2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tk.ref.id="I006LLF"</w:instrText>
      </w:r>
      <w:r w:rsidRPr="00A25529">
        <w:rPr>
          <w:rStyle w:val="pxtk"/>
        </w:rPr>
        <w:fldChar w:fldCharType="end"/>
      </w:r>
      <w:r w:rsidRPr="00A25529">
        <w:rPr>
          <w:rStyle w:val="pxtk"/>
        </w:rPr>
        <w:t>West's Key Number Digest, Corporations and Business Organizations &amp;key;3374</w:t>
      </w:r>
    </w:p>
    <w:p w14:paraId="37FEF214" w14:textId="77777777" w:rsidR="00FB29D8" w:rsidRPr="00A25529" w:rsidRDefault="00FB29D8">
      <w:pPr>
        <w:pStyle w:val="pxs"/>
        <w:spacing w:before="180"/>
        <w:rPr>
          <w:rPrChange w:id="1830" w:author="Cara Cardinale" w:date="2025-03-04T10:36:00Z">
            <w:rPr>
              <w:sz w:val="27"/>
            </w:rPr>
          </w:rPrChange>
        </w:rPr>
      </w:pPr>
      <w:r w:rsidRPr="00A25529">
        <w:rPr>
          <w:rPrChange w:id="1831" w:author="Cara Cardinale" w:date="2025-03-04T10:36:00Z">
            <w:rPr>
              <w:sz w:val="27"/>
            </w:rPr>
          </w:rPrChange>
        </w:rPr>
        <w:t>30:65. Application for reservation of name</w:t>
      </w:r>
      <w:r w:rsidRPr="00A25529">
        <w:rPr>
          <w:rStyle w:val="pxsep"/>
        </w:rPr>
        <w:t xml:space="preserve">-- </w:t>
      </w:r>
      <w:r w:rsidRPr="00A25529">
        <w:rPr>
          <w:rPrChange w:id="1832" w:author="Cara Cardinale" w:date="2025-03-04T10:36:00Z">
            <w:rPr>
              <w:sz w:val="27"/>
            </w:rPr>
          </w:rPrChange>
        </w:rPr>
        <w:t>Official form</w:t>
      </w:r>
    </w:p>
    <w:p w14:paraId="4A99AA4E" w14:textId="77777777" w:rsidR="00FB29D8" w:rsidRPr="00A25529" w:rsidRDefault="00FB29D8">
      <w:pPr>
        <w:pStyle w:val="pxov"/>
        <w:rPr>
          <w:vanish/>
        </w:rPr>
      </w:pPr>
      <w:r w:rsidRPr="00A25529">
        <w:rPr>
          <w:vanish/>
        </w:rPr>
        <w:t>NFP</w:t>
      </w:r>
    </w:p>
    <w:p w14:paraId="04273F4B" w14:textId="77777777" w:rsidR="00FB29D8" w:rsidRPr="00A25529" w:rsidRDefault="00FB29D8">
      <w:pPr>
        <w:pStyle w:val="pxov"/>
        <w:rPr>
          <w:vanish/>
        </w:rPr>
      </w:pPr>
      <w:r w:rsidRPr="00A25529">
        <w:rPr>
          <w:vanish/>
        </w:rPr>
        <w:t>COL</w:t>
      </w:r>
    </w:p>
    <w:p w14:paraId="70B3C243" w14:textId="77777777" w:rsidR="00FB29D8" w:rsidRPr="00A25529" w:rsidRDefault="00FB29D8">
      <w:pPr>
        <w:pStyle w:val="pxov"/>
        <w:rPr>
          <w:vanish/>
        </w:rPr>
      </w:pPr>
      <w:r w:rsidRPr="00A25529">
        <w:rPr>
          <w:vanish/>
        </w:rPr>
        <w:t>FCV</w:t>
      </w:r>
    </w:p>
    <w:p w14:paraId="3B307003" w14:textId="77777777" w:rsidR="00FB29D8" w:rsidRPr="00A25529" w:rsidRDefault="00FB29D8">
      <w:pPr>
        <w:pStyle w:val="pxov"/>
        <w:rPr>
          <w:vanish/>
        </w:rPr>
      </w:pPr>
      <w:r w:rsidRPr="00A25529">
        <w:rPr>
          <w:vanish/>
        </w:rPr>
        <w:t>FTR</w:t>
      </w:r>
    </w:p>
    <w:p w14:paraId="4C45FDAD" w14:textId="77777777" w:rsidR="00FB29D8" w:rsidRPr="00A25529" w:rsidRDefault="00FB29D8">
      <w:pPr>
        <w:pStyle w:val="pxov"/>
        <w:rPr>
          <w:vanish/>
        </w:rPr>
      </w:pPr>
      <w:r w:rsidRPr="00A25529">
        <w:rPr>
          <w:vanish/>
        </w:rPr>
        <w:t>EFM</w:t>
      </w:r>
    </w:p>
    <w:p w14:paraId="3421C6D7" w14:textId="77777777" w:rsidR="00FB29D8" w:rsidRPr="00A25529" w:rsidRDefault="00FB29D8">
      <w:pPr>
        <w:pStyle w:val="pxov"/>
        <w:rPr>
          <w:vanish/>
        </w:rPr>
      </w:pPr>
      <w:r w:rsidRPr="00A25529">
        <w:rPr>
          <w:vanish/>
        </w:rPr>
        <w:t>EBL</w:t>
      </w:r>
    </w:p>
    <w:p w14:paraId="0ED5FCA7" w14:textId="77777777" w:rsidR="00FB29D8" w:rsidRPr="00A25529" w:rsidRDefault="00FB29D8">
      <w:pPr>
        <w:pStyle w:val="pxov"/>
        <w:rPr>
          <w:vanish/>
        </w:rPr>
      </w:pPr>
      <w:r w:rsidRPr="00A25529">
        <w:rPr>
          <w:vanish/>
        </w:rPr>
        <w:t>TEM</w:t>
      </w:r>
    </w:p>
    <w:p w14:paraId="424A3E47" w14:textId="77777777" w:rsidR="00FB29D8" w:rsidRPr="00A25529" w:rsidRDefault="00FB29D8">
      <w:pPr>
        <w:pStyle w:val="pxov"/>
        <w:rPr>
          <w:vanish/>
        </w:rPr>
      </w:pPr>
      <w:r w:rsidRPr="00A25529">
        <w:rPr>
          <w:vanish/>
        </w:rPr>
        <w:t>MTD</w:t>
      </w:r>
    </w:p>
    <w:p w14:paraId="3543F8B2"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form.fid="Id54817901b6411e684899cfd92da4eb0"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ib.ct.id="f2fd26a0b92511efa75bc0a5c2da1858|69|30:65"</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im.id="I02KUVY"</w:instrText>
      </w:r>
      <w:r w:rsidRPr="00A25529">
        <w:fldChar w:fldCharType="end"/>
      </w:r>
    </w:p>
    <w:p w14:paraId="0BA8826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im.id="I02M0C2"</w:instrText>
      </w:r>
      <w:r w:rsidRPr="00A25529">
        <w:fldChar w:fldCharType="end"/>
      </w:r>
      <w:r w:rsidRPr="00A25529">
        <w:fldChar w:fldCharType="begin"/>
      </w:r>
      <w:r w:rsidRPr="00A25529">
        <w:instrText>im.suppress.online="yes"</w:instrText>
      </w:r>
      <w:r w:rsidRPr="00A25529">
        <w:fldChar w:fldCharType="end"/>
      </w:r>
    </w:p>
    <w:p w14:paraId="5A9F9D08"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#I02M0C2 goes here</w:t>
      </w:r>
    </w:p>
    <w:p w14:paraId="38582029" w14:textId="77777777" w:rsidR="00FB29D8" w:rsidRPr="00A25529" w:rsidRDefault="00FB29D8">
      <w:pPr>
        <w:pStyle w:val="pxformnotes"/>
        <w:jc w:val="center"/>
        <w:rPr>
          <w:sz w:val="24"/>
          <w:szCs w:val="24"/>
        </w:rPr>
      </w:pPr>
      <w:r w:rsidRPr="00A25529">
        <w:rPr>
          <w:rStyle w:val="pxvis"/>
          <w:rFonts w:cs="Arial"/>
          <w:bCs/>
          <w:sz w:val="50"/>
          <w:rPrChange w:id="1833" w:author="Cara Cardinale" w:date="2025-03-04T10:36:00Z">
            <w:rPr>
              <w:rStyle w:val="pxvis"/>
              <w:rFonts w:cs="Arial"/>
              <w:bCs/>
            </w:rPr>
          </w:rPrChange>
        </w:rPr>
        <w:t>Notes to Form</w:t>
      </w:r>
    </w:p>
    <w:p w14:paraId="27D6A016" w14:textId="77777777" w:rsidR="00FB29D8" w:rsidRPr="00A25529" w:rsidRDefault="00FB29D8">
      <w:pPr>
        <w:pStyle w:val="pxformnotes"/>
        <w:rPr>
          <w:sz w:val="24"/>
          <w:szCs w:val="24"/>
        </w:rPr>
      </w:pPr>
    </w:p>
    <w:p w14:paraId="6FC821A3" w14:textId="77777777" w:rsidR="00FB29D8" w:rsidRPr="00A25529" w:rsidRDefault="00FB29D8">
      <w:pPr>
        <w:pStyle w:val="pxformnote"/>
        <w:spacing w:before="180"/>
      </w:pPr>
      <w:del w:id="1834" w:author="Cara Cardinale" w:date="2025-01-14T20:47:00Z">
        <w:r w:rsidRPr="00A25529" w:rsidDel="00CF1278">
          <w:delText>Drafter's Note</w:delText>
        </w:r>
      </w:del>
      <w:r w:rsidRPr="00A25529">
        <w:t xml:space="preserve"> </w:t>
      </w:r>
    </w:p>
    <w:p w14:paraId="6BBF6C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p.ct.id="f2fd26a0b92511efa75bc0a5c2da1858|69|30:65"</w:instrText>
      </w:r>
      <w:r w:rsidRPr="00A25529">
        <w:fldChar w:fldCharType="end"/>
      </w:r>
      <w:r w:rsidRPr="00A25529">
        <w:t>The above form</w:t>
      </w:r>
      <w:ins w:id="1835" w:author="Cara Cardinale" w:date="2025-01-23T20:04:00Z">
        <w:r w:rsidR="003016A9" w:rsidRPr="00A25529">
          <w:t>, revised 7/16,</w:t>
        </w:r>
      </w:ins>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url.ref.id="I003SGM"</w:instrText>
      </w:r>
      <w:r w:rsidRPr="00A25529">
        <w:rPr>
          <w:rStyle w:val="pxurl"/>
        </w:rPr>
        <w:fldChar w:fldCharType="end"/>
      </w:r>
      <w:r w:rsidRPr="00A25529">
        <w:rPr>
          <w:rStyle w:val="pxurl"/>
        </w:rPr>
        <w:t>http://www.dos.ny.gov</w:t>
      </w:r>
      <w:r w:rsidRPr="00A25529">
        <w:t>, and is reprinted here for illustrative purposes.</w:t>
      </w:r>
    </w:p>
    <w:p w14:paraId="29B2D900" w14:textId="77777777" w:rsidR="00FB29D8" w:rsidRPr="00A25529" w:rsidRDefault="00FB29D8">
      <w:pPr>
        <w:pStyle w:val="pxformrr"/>
        <w:rPr>
          <w:sz w:val="24"/>
          <w:szCs w:val="24"/>
        </w:rPr>
      </w:pPr>
      <w:r w:rsidRPr="00A25529">
        <w:rPr>
          <w:rStyle w:val="pxvis"/>
          <w:rFonts w:cs="Arial"/>
          <w:bCs/>
          <w:sz w:val="50"/>
          <w:rPrChange w:id="1836" w:author="Cara Cardinale" w:date="2025-03-04T10:36:00Z">
            <w:rPr>
              <w:rStyle w:val="pxvis"/>
              <w:rFonts w:cs="Arial"/>
              <w:bCs/>
            </w:rPr>
          </w:rPrChange>
        </w:rPr>
        <w:t>Research References</w:t>
      </w:r>
    </w:p>
    <w:p w14:paraId="4D3B8EC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tk.ref.id="I006LLI"</w:instrText>
      </w:r>
      <w:r w:rsidRPr="00A25529">
        <w:rPr>
          <w:rStyle w:val="pxtk"/>
        </w:rPr>
        <w:fldChar w:fldCharType="end"/>
      </w:r>
      <w:r w:rsidRPr="00A25529">
        <w:rPr>
          <w:rStyle w:val="pxtk"/>
        </w:rPr>
        <w:t>West's Key Number Digest, Corporations and Business Organizations &amp;key;3382</w:t>
      </w:r>
    </w:p>
    <w:p w14:paraId="00E0F72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rc.ref.id="I003SHR"</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16</w:t>
      </w:r>
      <w:ins w:id="1837" w:author="Cara Cardinale" w:date="2025-01-19T18:18:00Z">
        <w:r w:rsidR="00CA42F9" w:rsidRPr="00A25529">
          <w:rPr>
            <w:rStyle w:val="pxrc"/>
          </w:rPr>
          <w:t>1</w:t>
        </w:r>
      </w:ins>
      <w:del w:id="1838" w:author="Cara Cardinale" w:date="2025-01-19T18:18:00Z">
        <w:r w:rsidRPr="00A25529" w:rsidDel="00CA42F9">
          <w:rPr>
            <w:rStyle w:val="pxrc"/>
          </w:rPr>
          <w:delText>5</w:delText>
        </w:r>
      </w:del>
      <w:r w:rsidRPr="00A25529">
        <w:rPr>
          <w:rStyle w:val="pxrc"/>
        </w:rPr>
        <w:t xml:space="preserve"> to 16</w:t>
      </w:r>
      <w:ins w:id="1839" w:author="Cara Cardinale" w:date="2025-01-19T18:18:00Z">
        <w:r w:rsidR="00CA42F9" w:rsidRPr="00A25529">
          <w:rPr>
            <w:rStyle w:val="pxrc"/>
          </w:rPr>
          <w:t>3</w:t>
        </w:r>
      </w:ins>
      <w:del w:id="1840" w:author="Cara Cardinale" w:date="2025-01-19T18:18:00Z">
        <w:r w:rsidRPr="00A25529" w:rsidDel="00CA42F9">
          <w:rPr>
            <w:rStyle w:val="pxrc"/>
          </w:rPr>
          <w:delText>7</w:delText>
        </w:r>
      </w:del>
    </w:p>
    <w:p w14:paraId="5175857A" w14:textId="77777777" w:rsidR="00FB29D8" w:rsidRPr="00A25529" w:rsidRDefault="00FB29D8">
      <w:pPr>
        <w:pStyle w:val="pxs"/>
        <w:spacing w:before="180"/>
        <w:rPr>
          <w:rPrChange w:id="1841" w:author="Cara Cardinale" w:date="2025-03-04T10:36:00Z">
            <w:rPr>
              <w:sz w:val="27"/>
            </w:rPr>
          </w:rPrChange>
        </w:rPr>
      </w:pPr>
      <w:r w:rsidRPr="00A25529">
        <w:rPr>
          <w:rPrChange w:id="1842" w:author="Cara Cardinale" w:date="2025-03-04T10:36:00Z">
            <w:rPr>
              <w:sz w:val="27"/>
            </w:rPr>
          </w:rPrChange>
        </w:rPr>
        <w:t>30:66. Request for extension of reservation of corporate name</w:t>
      </w:r>
    </w:p>
    <w:p w14:paraId="248E8705" w14:textId="77777777" w:rsidR="00FB29D8" w:rsidRPr="00A25529" w:rsidRDefault="00FB29D8">
      <w:pPr>
        <w:pStyle w:val="pxov"/>
        <w:rPr>
          <w:vanish/>
        </w:rPr>
      </w:pPr>
      <w:r w:rsidRPr="00A25529">
        <w:rPr>
          <w:vanish/>
        </w:rPr>
        <w:t>NFP</w:t>
      </w:r>
    </w:p>
    <w:p w14:paraId="0ADE86C3" w14:textId="77777777" w:rsidR="00FB29D8" w:rsidRPr="00A25529" w:rsidRDefault="00FB29D8">
      <w:pPr>
        <w:pStyle w:val="pxov"/>
        <w:rPr>
          <w:vanish/>
        </w:rPr>
      </w:pPr>
      <w:r w:rsidRPr="00A25529">
        <w:rPr>
          <w:vanish/>
        </w:rPr>
        <w:t>COL</w:t>
      </w:r>
    </w:p>
    <w:p w14:paraId="15E4A64F" w14:textId="77777777" w:rsidR="00FB29D8" w:rsidRPr="00A25529" w:rsidRDefault="00FB29D8">
      <w:pPr>
        <w:pStyle w:val="pxov"/>
        <w:rPr>
          <w:vanish/>
        </w:rPr>
      </w:pPr>
      <w:r w:rsidRPr="00A25529">
        <w:rPr>
          <w:vanish/>
        </w:rPr>
        <w:t>FCV</w:t>
      </w:r>
    </w:p>
    <w:p w14:paraId="7FCCD267" w14:textId="77777777" w:rsidR="00FB29D8" w:rsidRPr="00A25529" w:rsidRDefault="00FB29D8">
      <w:pPr>
        <w:pStyle w:val="pxov"/>
        <w:rPr>
          <w:vanish/>
        </w:rPr>
      </w:pPr>
      <w:r w:rsidRPr="00A25529">
        <w:rPr>
          <w:vanish/>
        </w:rPr>
        <w:t>FTR</w:t>
      </w:r>
    </w:p>
    <w:p w14:paraId="6FB0B1FA" w14:textId="77777777" w:rsidR="00FB29D8" w:rsidRPr="00A25529" w:rsidRDefault="00FB29D8">
      <w:pPr>
        <w:pStyle w:val="pxov"/>
        <w:rPr>
          <w:vanish/>
        </w:rPr>
      </w:pPr>
      <w:r w:rsidRPr="00A25529">
        <w:rPr>
          <w:vanish/>
        </w:rPr>
        <w:t>EBL</w:t>
      </w:r>
    </w:p>
    <w:p w14:paraId="68A8A7B3" w14:textId="77777777" w:rsidR="00FB29D8" w:rsidRPr="00A25529" w:rsidRDefault="00FB29D8">
      <w:pPr>
        <w:pStyle w:val="pxov"/>
        <w:rPr>
          <w:vanish/>
        </w:rPr>
      </w:pPr>
      <w:r w:rsidRPr="00A25529">
        <w:rPr>
          <w:vanish/>
        </w:rPr>
        <w:t>TEM</w:t>
      </w:r>
    </w:p>
    <w:p w14:paraId="29365CD0" w14:textId="77777777" w:rsidR="00FB29D8" w:rsidRPr="00A25529" w:rsidRDefault="00FB29D8">
      <w:pPr>
        <w:pStyle w:val="pxov"/>
        <w:rPr>
          <w:vanish/>
        </w:rPr>
      </w:pPr>
      <w:r w:rsidRPr="00A25529">
        <w:rPr>
          <w:vanish/>
        </w:rPr>
        <w:t>MTD</w:t>
      </w:r>
    </w:p>
    <w:p w14:paraId="259368C9"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form.fid="Id5483ea01b6411e684899cfd92da4eb0"</w:instrText>
      </w:r>
      <w:r w:rsidRPr="00A25529">
        <w:fldChar w:fldCharType="end"/>
      </w:r>
      <w:r w:rsidRPr="00A25529">
        <w:t xml:space="preserve">REQUEST FOR EXTENSION OF RESERVATIONOF NAME </w:t>
      </w:r>
    </w:p>
    <w:p w14:paraId="2327BCF7"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tbl.uuid="I023HK2"</w:instrText>
      </w:r>
      <w:r w:rsidRPr="00A25529">
        <w:fldChar w:fldCharType="end"/>
      </w:r>
    </w:p>
    <w:p w14:paraId="4689105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343E34C"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2E73955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335871F"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6B87C373" w14:textId="77777777">
        <w:tblPrEx>
          <w:tblCellMar>
            <w:top w:w="0" w:type="dxa"/>
            <w:left w:w="0" w:type="dxa"/>
            <w:bottom w:w="0" w:type="dxa"/>
            <w:right w:w="0" w:type="dxa"/>
          </w:tblCellMar>
        </w:tblPrEx>
        <w:tc>
          <w:tcPr>
            <w:tcW w:w="4320" w:type="dxa"/>
            <w:tcBorders>
              <w:top w:val="nil"/>
              <w:left w:val="nil"/>
              <w:bottom w:val="nil"/>
              <w:right w:val="nil"/>
            </w:tcBorders>
          </w:tcPr>
          <w:p w14:paraId="578D798A"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697C95B2"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Department of State, State of New York</w:t>
            </w:r>
          </w:p>
        </w:tc>
      </w:tr>
    </w:tbl>
    <w:p w14:paraId="5262014C" w14:textId="77777777" w:rsidR="00FB29D8" w:rsidRPr="00A25529" w:rsidRDefault="00FB29D8">
      <w:pPr>
        <w:pStyle w:val="pxtbody"/>
      </w:pPr>
    </w:p>
    <w:p w14:paraId="14D89774" w14:textId="77777777" w:rsidR="00FB29D8" w:rsidRPr="00A25529" w:rsidRDefault="00FB29D8"/>
    <w:p w14:paraId="543704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I am the applicant named in the attached certificate of reservation issued by the Department of State on </w:t>
      </w:r>
      <w:r w:rsidRPr="00A25529">
        <w:rPr>
          <w:rStyle w:val="pxfinstr"/>
          <w:i/>
          <w:iCs/>
        </w:rPr>
        <w:t>[date of issue]</w:t>
      </w:r>
      <w:r w:rsidRPr="00A25529">
        <w:t xml:space="preserve">, reserving the name </w:t>
      </w:r>
      <w:r w:rsidRPr="00A25529">
        <w:rPr>
          <w:rStyle w:val="pxfinstr"/>
          <w:i/>
          <w:iCs/>
        </w:rPr>
        <w:t>[name of corporation]</w:t>
      </w:r>
      <w:r w:rsidRPr="00A25529">
        <w:t xml:space="preserve"> for use by the domestic not-for-profit corporation intended to be formed by the applicant.</w:t>
      </w:r>
    </w:p>
    <w:p w14:paraId="5DB92C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I hereby request that the reservation be extended for an additional 60 days beyond the original expiration period that ends on </w:t>
      </w:r>
      <w:r w:rsidRPr="00A25529">
        <w:rPr>
          <w:rStyle w:val="pxfinstr"/>
          <w:i/>
          <w:iCs/>
        </w:rPr>
        <w:t>[end date of expiration period]</w:t>
      </w:r>
      <w:r w:rsidRPr="00A25529">
        <w:t xml:space="preserve">, pursuant to </w:t>
      </w:r>
      <w:r w:rsidRPr="00A25529">
        <w:rPr>
          <w:rStyle w:val="pxst"/>
          <w:color w:val="FF0000"/>
          <w:vertAlign w:val="superscript"/>
        </w:rPr>
        <w:t>►</w:t>
      </w:r>
      <w:r w:rsidRPr="00A25529">
        <w:rPr>
          <w:rStyle w:val="pxst"/>
        </w:rPr>
        <w:fldChar w:fldCharType="begin"/>
      </w:r>
      <w:r w:rsidRPr="00A25529">
        <w:rPr>
          <w:rStyle w:val="pxst"/>
        </w:rPr>
        <w:instrText>st.ref.id="I006LMN"</w:instrText>
      </w:r>
      <w:r w:rsidRPr="00A25529">
        <w:rPr>
          <w:rStyle w:val="pxst"/>
        </w:rPr>
        <w:fldChar w:fldCharType="end"/>
      </w:r>
      <w:r w:rsidRPr="00A25529">
        <w:rPr>
          <w:rStyle w:val="pxst"/>
        </w:rPr>
        <w:t>Section 303(d) of the Not-for-Profit Corporation Law</w:t>
      </w:r>
      <w:r w:rsidRPr="00A25529">
        <w:t xml:space="preserve">, for the reason that </w:t>
      </w:r>
      <w:r w:rsidRPr="00A25529">
        <w:rPr>
          <w:rStyle w:val="pxfinstr"/>
          <w:i/>
          <w:iCs/>
        </w:rPr>
        <w:t>[description of reason for extension]</w:t>
      </w:r>
      <w:r w:rsidRPr="00A25529">
        <w:t>.</w:t>
      </w:r>
    </w:p>
    <w:p w14:paraId="23EE8F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No other request for extension has been filed by me.</w:t>
      </w:r>
    </w:p>
    <w:p w14:paraId="120D04D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87EF13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request]</w:t>
      </w:r>
    </w:p>
    <w:p w14:paraId="58F8874C"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applicant]</w:t>
      </w:r>
    </w:p>
    <w:p w14:paraId="516B50EA"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applicant]</w:t>
      </w:r>
    </w:p>
    <w:p w14:paraId="1D0C06D6"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[Attachments]</w:t>
      </w:r>
    </w:p>
    <w:p w14:paraId="716F13CF" w14:textId="77777777" w:rsidR="00FB29D8" w:rsidRPr="00A25529" w:rsidRDefault="00FB29D8">
      <w:pPr>
        <w:pStyle w:val="pxformnotes"/>
        <w:jc w:val="center"/>
        <w:rPr>
          <w:sz w:val="24"/>
          <w:szCs w:val="24"/>
        </w:rPr>
      </w:pPr>
      <w:r w:rsidRPr="00A25529">
        <w:rPr>
          <w:rStyle w:val="pxvis"/>
          <w:rFonts w:cs="Arial"/>
          <w:bCs/>
          <w:sz w:val="24"/>
          <w:szCs w:val="24"/>
          <w:rPrChange w:id="1843" w:author="Cara Cardinale" w:date="2025-03-04T10:36:00Z">
            <w:rPr>
              <w:rStyle w:val="pxvis"/>
              <w:rFonts w:cs="Arial"/>
              <w:bCs/>
              <w:szCs w:val="24"/>
            </w:rPr>
          </w:rPrChange>
        </w:rPr>
        <w:t>Notes to Form</w:t>
      </w:r>
    </w:p>
    <w:p w14:paraId="4D57E4C2" w14:textId="77777777" w:rsidR="00FB29D8" w:rsidRPr="00A25529" w:rsidRDefault="00FB29D8">
      <w:pPr>
        <w:pStyle w:val="pxformnotes"/>
        <w:rPr>
          <w:sz w:val="24"/>
          <w:szCs w:val="24"/>
        </w:rPr>
      </w:pPr>
    </w:p>
    <w:p w14:paraId="3FEFCA5B" w14:textId="77777777" w:rsidR="00FB29D8" w:rsidRPr="00A25529" w:rsidRDefault="00FB29D8">
      <w:pPr>
        <w:pStyle w:val="pxformnote"/>
        <w:spacing w:before="180"/>
      </w:pPr>
      <w:del w:id="1844" w:author="Cara Cardinale" w:date="2025-01-14T20:47:00Z">
        <w:r w:rsidRPr="00A25529" w:rsidDel="00CF1278">
          <w:delText>Drafter's Note</w:delText>
        </w:r>
      </w:del>
      <w:r w:rsidRPr="00A25529">
        <w:t xml:space="preserve"> </w:t>
      </w:r>
    </w:p>
    <w:p w14:paraId="6D32E3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The Secretary of State may extend the reservation of corporate name for additional periods of not more than 60 days each, upon the written request of the applicant, the applicant's attorney, or agent delivered to the Department of State, to be filed before the expiration of the reservation period then in effect. The request must have attached to it the certificate of reservation of name. No more than two such extensions will be granted. See </w:t>
      </w:r>
      <w:r w:rsidRPr="00A25529">
        <w:rPr>
          <w:rStyle w:val="pxst"/>
          <w:color w:val="FF0000"/>
          <w:vertAlign w:val="superscript"/>
        </w:rPr>
        <w:t>►</w:t>
      </w:r>
      <w:r w:rsidRPr="00A25529">
        <w:rPr>
          <w:rStyle w:val="pxst"/>
        </w:rPr>
        <w:fldChar w:fldCharType="begin"/>
      </w:r>
      <w:r w:rsidRPr="00A25529">
        <w:rPr>
          <w:rStyle w:val="pxst"/>
        </w:rPr>
        <w:instrText>st.ref.id="I009ERJ"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303(d)</w:t>
      </w:r>
      <w:r w:rsidRPr="00A25529">
        <w:t>.</w:t>
      </w:r>
    </w:p>
    <w:p w14:paraId="5458C6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The request for extension of reservation of corporation name must be signed by the original applicant, the applicant's attorney, or his or her agent. </w:t>
      </w:r>
      <w:r w:rsidRPr="00A25529">
        <w:rPr>
          <w:rStyle w:val="pxst"/>
          <w:color w:val="FF0000"/>
          <w:vertAlign w:val="superscript"/>
        </w:rPr>
        <w:t>►</w:t>
      </w:r>
      <w:r w:rsidRPr="00A25529">
        <w:rPr>
          <w:rStyle w:val="pxst"/>
        </w:rPr>
        <w:fldChar w:fldCharType="begin"/>
      </w:r>
      <w:r w:rsidRPr="00A25529">
        <w:rPr>
          <w:rStyle w:val="pxst"/>
        </w:rPr>
        <w:instrText>st.ref.id="I00C7WF"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303(f)</w:t>
      </w:r>
      <w:r w:rsidRPr="00A25529">
        <w:t>.</w:t>
      </w:r>
    </w:p>
    <w:p w14:paraId="6CD0406D" w14:textId="77777777" w:rsidR="00FB29D8" w:rsidRPr="00A25529" w:rsidRDefault="00FB29D8">
      <w:pPr>
        <w:pStyle w:val="pxformrr"/>
        <w:rPr>
          <w:sz w:val="24"/>
          <w:szCs w:val="24"/>
        </w:rPr>
      </w:pPr>
      <w:r w:rsidRPr="00A25529">
        <w:rPr>
          <w:rStyle w:val="pxvis"/>
          <w:rFonts w:cs="Arial"/>
          <w:bCs/>
          <w:sz w:val="50"/>
          <w:rPrChange w:id="1845" w:author="Cara Cardinale" w:date="2025-03-04T10:36:00Z">
            <w:rPr>
              <w:rStyle w:val="pxvis"/>
              <w:rFonts w:cs="Arial"/>
              <w:bCs/>
            </w:rPr>
          </w:rPrChange>
        </w:rPr>
        <w:t>Research References</w:t>
      </w:r>
    </w:p>
    <w:p w14:paraId="0C44832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tk.ref.id="I003SHU"</w:instrText>
      </w:r>
      <w:r w:rsidRPr="00A25529">
        <w:rPr>
          <w:rStyle w:val="pxtk"/>
        </w:rPr>
        <w:fldChar w:fldCharType="end"/>
      </w:r>
      <w:r w:rsidRPr="00A25529">
        <w:rPr>
          <w:rStyle w:val="pxtk"/>
        </w:rPr>
        <w:t>West's Key Number Digest, Corporations and Business Organizations &amp;key;3382</w:t>
      </w:r>
    </w:p>
    <w:p w14:paraId="3B67EB7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rc.ref.id="I006LMQ"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16</w:t>
      </w:r>
      <w:ins w:id="1846" w:author="Cara Cardinale" w:date="2025-01-19T18:19:00Z">
        <w:r w:rsidR="00CA42F9" w:rsidRPr="00A25529">
          <w:rPr>
            <w:rStyle w:val="pxrc"/>
          </w:rPr>
          <w:t>1</w:t>
        </w:r>
      </w:ins>
      <w:del w:id="1847" w:author="Cara Cardinale" w:date="2025-01-19T18:19:00Z">
        <w:r w:rsidRPr="00A25529" w:rsidDel="00CA42F9">
          <w:rPr>
            <w:rStyle w:val="pxrc"/>
          </w:rPr>
          <w:delText>5</w:delText>
        </w:r>
      </w:del>
      <w:r w:rsidRPr="00A25529">
        <w:rPr>
          <w:rStyle w:val="pxrc"/>
        </w:rPr>
        <w:t xml:space="preserve"> to 16</w:t>
      </w:r>
      <w:ins w:id="1848" w:author="Cara Cardinale" w:date="2025-01-19T18:19:00Z">
        <w:r w:rsidR="00CA42F9" w:rsidRPr="00A25529">
          <w:rPr>
            <w:rStyle w:val="pxrc"/>
          </w:rPr>
          <w:t>3</w:t>
        </w:r>
      </w:ins>
      <w:del w:id="1849" w:author="Cara Cardinale" w:date="2025-01-19T18:19:00Z">
        <w:r w:rsidRPr="00A25529" w:rsidDel="00CA42F9">
          <w:rPr>
            <w:rStyle w:val="pxrc"/>
          </w:rPr>
          <w:delText>7</w:delText>
        </w:r>
      </w:del>
    </w:p>
    <w:p w14:paraId="1CC244CD" w14:textId="77777777" w:rsidR="00FB29D8" w:rsidRPr="00A25529" w:rsidRDefault="00FB29D8">
      <w:pPr>
        <w:pStyle w:val="pxs"/>
        <w:spacing w:before="180"/>
        <w:rPr>
          <w:rPrChange w:id="1850" w:author="Cara Cardinale" w:date="2025-03-04T10:36:00Z">
            <w:rPr>
              <w:sz w:val="27"/>
            </w:rPr>
          </w:rPrChange>
        </w:rPr>
      </w:pPr>
      <w:r w:rsidRPr="00A25529">
        <w:rPr>
          <w:rPrChange w:id="1851" w:author="Cara Cardinale" w:date="2025-03-04T10:36:00Z">
            <w:rPr>
              <w:sz w:val="27"/>
            </w:rPr>
          </w:rPrChange>
        </w:rPr>
        <w:t>30:67. Request to cancel reservation of corporate name</w:t>
      </w:r>
    </w:p>
    <w:p w14:paraId="63D621E5" w14:textId="77777777" w:rsidR="00FB29D8" w:rsidRPr="00A25529" w:rsidRDefault="00FB29D8">
      <w:pPr>
        <w:pStyle w:val="pxov"/>
        <w:rPr>
          <w:vanish/>
        </w:rPr>
      </w:pPr>
      <w:r w:rsidRPr="00A25529">
        <w:rPr>
          <w:vanish/>
        </w:rPr>
        <w:t>FMS</w:t>
      </w:r>
    </w:p>
    <w:p w14:paraId="28DF3B97" w14:textId="77777777" w:rsidR="00FB29D8" w:rsidRPr="00A25529" w:rsidRDefault="00FB29D8">
      <w:pPr>
        <w:pStyle w:val="pxov"/>
        <w:rPr>
          <w:vanish/>
        </w:rPr>
      </w:pPr>
      <w:r w:rsidRPr="00A25529">
        <w:rPr>
          <w:vanish/>
        </w:rPr>
        <w:t>NFP</w:t>
      </w:r>
    </w:p>
    <w:p w14:paraId="16FDCAD4" w14:textId="77777777" w:rsidR="00FB29D8" w:rsidRPr="00A25529" w:rsidRDefault="00FB29D8">
      <w:pPr>
        <w:pStyle w:val="pxov"/>
        <w:rPr>
          <w:vanish/>
        </w:rPr>
      </w:pPr>
      <w:r w:rsidRPr="00A25529">
        <w:rPr>
          <w:vanish/>
        </w:rPr>
        <w:t>COL</w:t>
      </w:r>
    </w:p>
    <w:p w14:paraId="215AD89F" w14:textId="77777777" w:rsidR="00FB29D8" w:rsidRPr="00A25529" w:rsidRDefault="00FB29D8">
      <w:pPr>
        <w:pStyle w:val="pxov"/>
        <w:rPr>
          <w:vanish/>
        </w:rPr>
      </w:pPr>
      <w:r w:rsidRPr="00A25529">
        <w:rPr>
          <w:vanish/>
        </w:rPr>
        <w:t>FCV</w:t>
      </w:r>
    </w:p>
    <w:p w14:paraId="353508AE" w14:textId="77777777" w:rsidR="00FB29D8" w:rsidRPr="00A25529" w:rsidRDefault="00FB29D8">
      <w:pPr>
        <w:pStyle w:val="pxov"/>
        <w:rPr>
          <w:vanish/>
        </w:rPr>
      </w:pPr>
      <w:r w:rsidRPr="00A25529">
        <w:rPr>
          <w:vanish/>
        </w:rPr>
        <w:t>FTR</w:t>
      </w:r>
    </w:p>
    <w:p w14:paraId="4E9AC889" w14:textId="77777777" w:rsidR="00FB29D8" w:rsidRPr="00A25529" w:rsidRDefault="00FB29D8">
      <w:pPr>
        <w:pStyle w:val="pxov"/>
        <w:rPr>
          <w:vanish/>
        </w:rPr>
      </w:pPr>
      <w:r w:rsidRPr="00A25529">
        <w:rPr>
          <w:vanish/>
        </w:rPr>
        <w:t>EBL</w:t>
      </w:r>
    </w:p>
    <w:p w14:paraId="230C1AFE" w14:textId="77777777" w:rsidR="00FB29D8" w:rsidRPr="00A25529" w:rsidRDefault="00FB29D8">
      <w:pPr>
        <w:pStyle w:val="pxov"/>
        <w:rPr>
          <w:vanish/>
        </w:rPr>
      </w:pPr>
      <w:r w:rsidRPr="00A25529">
        <w:rPr>
          <w:vanish/>
        </w:rPr>
        <w:t>TEM</w:t>
      </w:r>
    </w:p>
    <w:p w14:paraId="22745958" w14:textId="77777777" w:rsidR="00FB29D8" w:rsidRPr="00A25529" w:rsidRDefault="00FB29D8">
      <w:pPr>
        <w:pStyle w:val="pxov"/>
        <w:rPr>
          <w:vanish/>
        </w:rPr>
      </w:pPr>
      <w:r w:rsidRPr="00A25529">
        <w:rPr>
          <w:vanish/>
        </w:rPr>
        <w:t>MTD</w:t>
      </w:r>
    </w:p>
    <w:p w14:paraId="64943AFD"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form.fid="Id5488cc01b6411e684899cfd92da4eb0"</w:instrText>
      </w:r>
      <w:r w:rsidRPr="00A25529">
        <w:fldChar w:fldCharType="end"/>
      </w:r>
      <w:r w:rsidRPr="00A25529">
        <w:t xml:space="preserve">REQUEST TO CANCEL RESERVATION OF NAME </w:t>
      </w:r>
    </w:p>
    <w:p w14:paraId="25A7FAB1"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tbl.uuid="I023QN7"</w:instrText>
      </w:r>
      <w:r w:rsidRPr="00A25529">
        <w:fldChar w:fldCharType="end"/>
      </w:r>
    </w:p>
    <w:p w14:paraId="384918AA"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7440CB8"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38A8DC51"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4118D15D"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68DAF965" w14:textId="77777777">
        <w:tblPrEx>
          <w:tblCellMar>
            <w:top w:w="0" w:type="dxa"/>
            <w:left w:w="0" w:type="dxa"/>
            <w:bottom w:w="0" w:type="dxa"/>
            <w:right w:w="0" w:type="dxa"/>
          </w:tblCellMar>
        </w:tblPrEx>
        <w:tc>
          <w:tcPr>
            <w:tcW w:w="4320" w:type="dxa"/>
            <w:tcBorders>
              <w:top w:val="nil"/>
              <w:left w:val="nil"/>
              <w:bottom w:val="nil"/>
              <w:right w:val="nil"/>
            </w:tcBorders>
          </w:tcPr>
          <w:p w14:paraId="7024B0A1"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4A98F425"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Department of State, State of New York</w:t>
            </w:r>
          </w:p>
        </w:tc>
      </w:tr>
    </w:tbl>
    <w:p w14:paraId="339E7C3F" w14:textId="77777777" w:rsidR="00FB29D8" w:rsidRPr="00A25529" w:rsidRDefault="00FB29D8">
      <w:pPr>
        <w:pStyle w:val="pxtbody"/>
      </w:pPr>
    </w:p>
    <w:p w14:paraId="62114D95" w14:textId="77777777" w:rsidR="00FB29D8" w:rsidRPr="00A25529" w:rsidRDefault="00FB29D8"/>
    <w:p w14:paraId="4CDA3F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The undersigned is the applicant for reservation of the corporate name of </w:t>
      </w:r>
      <w:r w:rsidRPr="00A25529">
        <w:rPr>
          <w:rStyle w:val="pxfinstr"/>
          <w:i/>
          <w:iCs/>
        </w:rPr>
        <w:t>[name of corporation]</w:t>
      </w:r>
      <w:r w:rsidRPr="00A25529">
        <w:t xml:space="preserve">, as evidenced by the attached certificate of reservation issued to applicant on </w:t>
      </w:r>
      <w:r w:rsidRPr="00A25529">
        <w:rPr>
          <w:rStyle w:val="pxfinstr"/>
          <w:i/>
          <w:iCs/>
        </w:rPr>
        <w:t>[date of issue]</w:t>
      </w:r>
      <w:r w:rsidRPr="00A25529">
        <w:t>.</w:t>
      </w:r>
    </w:p>
    <w:p w14:paraId="6BB080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The reserved period will expire on </w:t>
      </w:r>
      <w:r w:rsidRPr="00A25529">
        <w:rPr>
          <w:rStyle w:val="pxfinstr"/>
          <w:i/>
          <w:iCs/>
        </w:rPr>
        <w:t>[expiry date of period]</w:t>
      </w:r>
      <w:r w:rsidRPr="00A25529">
        <w:t>.</w:t>
      </w:r>
    </w:p>
    <w:p w14:paraId="6D3504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Pursuant to </w:t>
      </w:r>
      <w:r w:rsidRPr="00A25529">
        <w:rPr>
          <w:rStyle w:val="pxst"/>
          <w:color w:val="FF0000"/>
          <w:vertAlign w:val="superscript"/>
        </w:rPr>
        <w:t>►</w:t>
      </w:r>
      <w:r w:rsidRPr="00A25529">
        <w:rPr>
          <w:rStyle w:val="pxst"/>
        </w:rPr>
        <w:fldChar w:fldCharType="begin"/>
      </w:r>
      <w:r w:rsidRPr="00A25529">
        <w:rPr>
          <w:rStyle w:val="pxst"/>
        </w:rPr>
        <w:instrText>st.ref.id="I003SNH"</w:instrText>
      </w:r>
      <w:r w:rsidRPr="00A25529">
        <w:rPr>
          <w:rStyle w:val="pxst"/>
        </w:rPr>
        <w:fldChar w:fldCharType="end"/>
      </w:r>
      <w:r w:rsidRPr="00A25529">
        <w:rPr>
          <w:rStyle w:val="pxst"/>
        </w:rPr>
        <w:t>Section 303(e) of the Not-for-Profit Corporation Law</w:t>
      </w:r>
      <w:r w:rsidRPr="00A25529">
        <w:t>, the undersigned hereby requests that the Department of State cancel the reservation.</w:t>
      </w:r>
    </w:p>
    <w:p w14:paraId="25FA4FA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ECFB46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request]</w:t>
      </w:r>
    </w:p>
    <w:p w14:paraId="5149C13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applicant]</w:t>
      </w:r>
    </w:p>
    <w:p w14:paraId="1586525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applicant]</w:t>
      </w:r>
    </w:p>
    <w:p w14:paraId="5D11BB01"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[Attachments]</w:t>
      </w:r>
    </w:p>
    <w:p w14:paraId="0C4008AE" w14:textId="77777777" w:rsidR="00FB29D8" w:rsidRPr="00A25529" w:rsidRDefault="00FB29D8">
      <w:pPr>
        <w:pStyle w:val="pxformnotes"/>
        <w:jc w:val="center"/>
        <w:rPr>
          <w:sz w:val="24"/>
          <w:szCs w:val="24"/>
        </w:rPr>
      </w:pPr>
      <w:r w:rsidRPr="00A25529">
        <w:rPr>
          <w:rStyle w:val="pxvis"/>
          <w:rFonts w:cs="Arial"/>
          <w:bCs/>
          <w:sz w:val="24"/>
          <w:szCs w:val="24"/>
          <w:rPrChange w:id="1852" w:author="Cara Cardinale" w:date="2025-03-04T10:36:00Z">
            <w:rPr>
              <w:rStyle w:val="pxvis"/>
              <w:rFonts w:cs="Arial"/>
              <w:bCs/>
              <w:szCs w:val="24"/>
            </w:rPr>
          </w:rPrChange>
        </w:rPr>
        <w:t>Notes to Form</w:t>
      </w:r>
    </w:p>
    <w:p w14:paraId="0F99C398" w14:textId="77777777" w:rsidR="00FB29D8" w:rsidRPr="00A25529" w:rsidRDefault="00FB29D8">
      <w:pPr>
        <w:pStyle w:val="pxformnotes"/>
        <w:rPr>
          <w:sz w:val="24"/>
          <w:szCs w:val="24"/>
        </w:rPr>
      </w:pPr>
    </w:p>
    <w:p w14:paraId="18F16388" w14:textId="77777777" w:rsidR="00FB29D8" w:rsidRPr="00A25529" w:rsidRDefault="00FB29D8">
      <w:pPr>
        <w:pStyle w:val="pxformnote"/>
        <w:spacing w:before="180"/>
      </w:pPr>
      <w:del w:id="1853" w:author="Cara Cardinale" w:date="2025-01-14T20:47:00Z">
        <w:r w:rsidRPr="00A25529" w:rsidDel="00CF1278">
          <w:delText>Drafter's Note</w:delText>
        </w:r>
      </w:del>
      <w:r w:rsidRPr="00A25529">
        <w:t xml:space="preserve"> </w:t>
      </w:r>
    </w:p>
    <w:p w14:paraId="7F840C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On the request of the applicant, delivered to the Department of State before the expiration of the reserved period, together with the certificate of reservation, the Department will cancel the reservation. </w:t>
      </w:r>
      <w:r w:rsidRPr="00A25529">
        <w:rPr>
          <w:rStyle w:val="pxst"/>
          <w:color w:val="FF0000"/>
          <w:vertAlign w:val="superscript"/>
        </w:rPr>
        <w:t>►</w:t>
      </w:r>
      <w:r w:rsidRPr="00A25529">
        <w:rPr>
          <w:rStyle w:val="pxst"/>
        </w:rPr>
        <w:fldChar w:fldCharType="begin"/>
      </w:r>
      <w:r w:rsidRPr="00A25529">
        <w:rPr>
          <w:rStyle w:val="pxst"/>
        </w:rPr>
        <w:instrText>st.ref.id="I006LSD"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303(e)</w:t>
      </w:r>
      <w:r w:rsidRPr="00A25529">
        <w:t>.</w:t>
      </w:r>
    </w:p>
    <w:p w14:paraId="07E28D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The request to cancel the reservation of corporation name must be signed by the original applicant, the applicant's attorney, or his or her agent. </w:t>
      </w:r>
      <w:r w:rsidRPr="00A25529">
        <w:rPr>
          <w:rStyle w:val="pxst"/>
          <w:color w:val="FF0000"/>
          <w:vertAlign w:val="superscript"/>
        </w:rPr>
        <w:t>►</w:t>
      </w:r>
      <w:r w:rsidRPr="00A25529">
        <w:rPr>
          <w:rStyle w:val="pxst"/>
        </w:rPr>
        <w:fldChar w:fldCharType="begin"/>
      </w:r>
      <w:r w:rsidRPr="00A25529">
        <w:rPr>
          <w:rStyle w:val="pxst"/>
        </w:rPr>
        <w:instrText>st.ref.id="I009EX9"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303(f)</w:t>
      </w:r>
      <w:r w:rsidRPr="00A25529">
        <w:t>.</w:t>
      </w:r>
    </w:p>
    <w:p w14:paraId="195F746A" w14:textId="77777777" w:rsidR="00FB29D8" w:rsidRPr="00A25529" w:rsidDel="00B83F05" w:rsidRDefault="00FB29D8" w:rsidP="00B83F05">
      <w:pPr>
        <w:pStyle w:val="pxformp"/>
        <w:rPr>
          <w:del w:id="1854" w:author="Cara Cardinale" w:date="2025-01-23T20:21:00Z"/>
        </w:rPr>
      </w:pPr>
      <w:r w:rsidRPr="00A25529">
        <w:t xml:space="preserve"> </w:t>
      </w:r>
      <w:r w:rsidRPr="00A25529">
        <w:rPr>
          <w:rStyle w:val="pxvis"/>
          <w:rFonts w:ascii="Times NewRoman" w:hAnsi="Times NewRoman"/>
          <w:b w:val="0"/>
          <w:sz w:val="24"/>
        </w:rPr>
        <w:tab/>
      </w:r>
      <w:del w:id="1855" w:author="Cara Cardinale" w:date="2025-01-23T20:21:00Z">
        <w:r w:rsidRPr="00A25529" w:rsidDel="00B83F05">
          <w:rPr>
            <w:color w:val="FF0000"/>
            <w:vertAlign w:val="superscript"/>
          </w:rPr>
          <w:delText>►</w:delText>
        </w:r>
        <w:r w:rsidRPr="00A25529" w:rsidDel="00B83F05">
          <w:fldChar w:fldCharType="begin"/>
        </w:r>
        <w:r w:rsidRPr="00A25529" w:rsidDel="00B83F05">
          <w:delInstrText>p.ct.id="f2fd26a0b92511efa75bc0a5c2da1858|71|30:67"</w:delInstrText>
        </w:r>
        <w:r w:rsidRPr="00A25529" w:rsidDel="00B83F05">
          <w:fldChar w:fldCharType="end"/>
        </w:r>
        <w:r w:rsidRPr="00A25529" w:rsidDel="00B83F05">
          <w:delText xml:space="preserve">Note that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st.ref.id="I003SNK"</w:delInstrText>
        </w:r>
        <w:r w:rsidRPr="00A25529" w:rsidDel="00B83F05">
          <w:rPr>
            <w:rStyle w:val="pxst"/>
          </w:rPr>
          <w:fldChar w:fldCharType="end"/>
        </w:r>
        <w:r w:rsidRPr="00A25529" w:rsidDel="00B83F05">
          <w:rPr>
            <w:rStyle w:val="pxst"/>
          </w:rPr>
          <w:delText xml:space="preserve">N.Y. Bus. Corp. Law </w:delText>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303</w:delText>
        </w:r>
        <w:r w:rsidRPr="00A25529" w:rsidDel="00B83F05">
          <w:delText xml:space="preserve"> has been amended to add subsection (g) by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st.ref.id="I006LSG"</w:delInstrText>
        </w:r>
        <w:r w:rsidRPr="00A25529" w:rsidDel="00B83F05">
          <w:rPr>
            <w:rStyle w:val="pxst"/>
          </w:rPr>
          <w:fldChar w:fldCharType="end"/>
        </w:r>
        <w:r w:rsidRPr="00A25529" w:rsidDel="00B83F05">
          <w:rPr>
            <w:rStyle w:val="pxst"/>
          </w:rPr>
          <w:delText xml:space="preserve">L.2021, c. 642, </w:delText>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1, eff. Jan. 30, 2022</w:delText>
        </w:r>
        <w:r w:rsidRPr="00A25529" w:rsidDel="00B83F05">
          <w:delText>, stating:</w:delText>
        </w:r>
      </w:del>
    </w:p>
    <w:p w14:paraId="7E01B8B5" w14:textId="77777777" w:rsidR="00FB29D8" w:rsidRPr="00A25529" w:rsidDel="00B83F05" w:rsidRDefault="00FB29D8" w:rsidP="00B83F05">
      <w:pPr>
        <w:pStyle w:val="pxformp"/>
        <w:rPr>
          <w:del w:id="1856" w:author="Cara Cardinale" w:date="2025-01-23T20:21:00Z"/>
        </w:rPr>
      </w:pPr>
      <w:del w:id="1857" w:author="Cara Cardinale" w:date="2025-01-23T20:21: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p.ct.id="f2fd26a0b92511efa75bc0a5c2da1858|71|30:67"</w:delInstrText>
        </w:r>
        <w:r w:rsidRPr="00A25529" w:rsidDel="00B83F05">
          <w:fldChar w:fldCharType="end"/>
        </w:r>
        <w:r w:rsidRPr="00A25529" w:rsidDel="00B83F05">
          <w:delText>(g) Upon the receipt of an application to reserve a corporate name by the department of state pursuant to this section, the department shall confirm such receipt by mail or email to the applicant at the address or email address set forth in such application. In addition, the department shall include, but not be limited to including, the following information in such mailing or email:</w:delText>
        </w:r>
      </w:del>
    </w:p>
    <w:p w14:paraId="2317EC6B" w14:textId="77777777" w:rsidR="00FB29D8" w:rsidRPr="00A25529" w:rsidDel="00B83F05" w:rsidRDefault="00FB29D8" w:rsidP="00B83F05">
      <w:pPr>
        <w:pStyle w:val="pxformp"/>
        <w:rPr>
          <w:del w:id="1858" w:author="Cara Cardinale" w:date="2025-01-23T20:21:00Z"/>
        </w:rPr>
      </w:pPr>
      <w:del w:id="1859" w:author="Cara Cardinale" w:date="2025-01-23T20:21: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p.ct.id="f2fd26a0b92511efa75bc0a5c2da1858|71|30:67"</w:delInstrText>
        </w:r>
        <w:r w:rsidRPr="00A25529" w:rsidDel="00B83F05">
          <w:fldChar w:fldCharType="end"/>
        </w:r>
        <w:r w:rsidRPr="00A25529" w:rsidDel="00B83F05">
          <w:delText>(1) contact information, including, but not limited to website, address and telephone number, of the New York state small business development center serving their region;</w:delText>
        </w:r>
      </w:del>
    </w:p>
    <w:p w14:paraId="67D597AA" w14:textId="77777777" w:rsidR="00FB29D8" w:rsidRPr="00A25529" w:rsidDel="00B83F05" w:rsidRDefault="00FB29D8" w:rsidP="00B83F05">
      <w:pPr>
        <w:pStyle w:val="pxformp"/>
        <w:rPr>
          <w:del w:id="1860" w:author="Cara Cardinale" w:date="2025-01-23T20:21:00Z"/>
        </w:rPr>
      </w:pPr>
      <w:del w:id="1861" w:author="Cara Cardinale" w:date="2025-01-23T20:21: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p.ct.id="f2fd26a0b92511efa75bc0a5c2da1858|71|30:67"</w:delInstrText>
        </w:r>
        <w:r w:rsidRPr="00A25529" w:rsidDel="00B83F05">
          <w:fldChar w:fldCharType="end"/>
        </w:r>
        <w:r w:rsidRPr="00A25529" w:rsidDel="00B83F05">
          <w:delText>(2) contact information, including, but not limited to website, address and telephone number, of the New York state entrepreneurship assistance center serving their region;</w:delText>
        </w:r>
      </w:del>
    </w:p>
    <w:p w14:paraId="082849F3" w14:textId="77777777" w:rsidR="00FB29D8" w:rsidRPr="00A25529" w:rsidDel="00B83F05" w:rsidRDefault="00FB29D8" w:rsidP="00B83F05">
      <w:pPr>
        <w:pStyle w:val="pxformp"/>
        <w:rPr>
          <w:del w:id="1862" w:author="Cara Cardinale" w:date="2025-01-23T20:21:00Z"/>
        </w:rPr>
      </w:pPr>
      <w:del w:id="1863" w:author="Cara Cardinale" w:date="2025-01-23T20:21: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p.ct.id="f2fd26a0b92511efa75bc0a5c2da1858|71|30:67"</w:delInstrText>
        </w:r>
        <w:r w:rsidRPr="00A25529" w:rsidDel="00B83F05">
          <w:fldChar w:fldCharType="end"/>
        </w:r>
        <w:r w:rsidRPr="00A25529" w:rsidDel="00B83F05">
          <w:delText>(3) contact information, including, but not limited to the website, address and telephone number of business mentor NY; and</w:delText>
        </w:r>
      </w:del>
    </w:p>
    <w:p w14:paraId="0CA9A60E" w14:textId="77777777" w:rsidR="00FB29D8" w:rsidRPr="00A25529" w:rsidRDefault="00FB29D8" w:rsidP="00B83F05">
      <w:pPr>
        <w:pStyle w:val="pxformp"/>
      </w:pPr>
      <w:del w:id="1864" w:author="Cara Cardinale" w:date="2025-01-23T20:21: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p.ct.id="f2fd26a0b92511efa75bc0a5c2da1858|71|30:67"</w:delInstrText>
        </w:r>
        <w:r w:rsidRPr="00A25529" w:rsidDel="00B83F05">
          <w:fldChar w:fldCharType="end"/>
        </w:r>
        <w:r w:rsidRPr="00A25529" w:rsidDel="00B83F05">
          <w:delText>(4) contact information, including, but not limited to website, address and telephone number, of empire state development. Information regarding empire state development shall include direction to resources available on such website to support and assist new businesses.</w:delText>
        </w:r>
      </w:del>
    </w:p>
    <w:p w14:paraId="63541218" w14:textId="77777777" w:rsidR="00FB29D8" w:rsidRPr="00A25529" w:rsidRDefault="00FB29D8">
      <w:pPr>
        <w:pStyle w:val="pxformrr"/>
        <w:rPr>
          <w:sz w:val="24"/>
          <w:szCs w:val="24"/>
        </w:rPr>
      </w:pPr>
      <w:r w:rsidRPr="00A25529">
        <w:rPr>
          <w:rStyle w:val="pxvis"/>
          <w:rFonts w:cs="Arial"/>
          <w:bCs/>
          <w:sz w:val="50"/>
          <w:rPrChange w:id="1865" w:author="Cara Cardinale" w:date="2025-03-04T10:36:00Z">
            <w:rPr>
              <w:rStyle w:val="pxvis"/>
              <w:rFonts w:cs="Arial"/>
              <w:bCs/>
            </w:rPr>
          </w:rPrChange>
        </w:rPr>
        <w:t>Research References</w:t>
      </w:r>
    </w:p>
    <w:p w14:paraId="2B47069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tk.ref.id="I009EXC"</w:instrText>
      </w:r>
      <w:r w:rsidRPr="00A25529">
        <w:rPr>
          <w:rStyle w:val="pxtk"/>
        </w:rPr>
        <w:fldChar w:fldCharType="end"/>
      </w:r>
      <w:r w:rsidRPr="00A25529">
        <w:rPr>
          <w:rStyle w:val="pxtk"/>
        </w:rPr>
        <w:t>West's Key Number Digest, Corporations and Business Organizations &amp;key;3382</w:t>
      </w:r>
    </w:p>
    <w:p w14:paraId="5ED4FA4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rc.ref.id="I00C828"</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16</w:t>
      </w:r>
      <w:ins w:id="1866" w:author="Cara Cardinale" w:date="2025-01-23T20:22:00Z">
        <w:r w:rsidR="00B83F05" w:rsidRPr="00A25529">
          <w:rPr>
            <w:rStyle w:val="pxrc"/>
          </w:rPr>
          <w:t>3</w:t>
        </w:r>
      </w:ins>
      <w:del w:id="1867" w:author="Cara Cardinale" w:date="2025-01-23T20:22:00Z">
        <w:r w:rsidRPr="00A25529" w:rsidDel="00B83F05">
          <w:rPr>
            <w:rStyle w:val="pxrc"/>
          </w:rPr>
          <w:delText>7</w:delText>
        </w:r>
      </w:del>
    </w:p>
    <w:p w14:paraId="2B92D980" w14:textId="77777777" w:rsidR="00FB29D8" w:rsidRPr="00A25529" w:rsidDel="00B83F05" w:rsidRDefault="00FB29D8">
      <w:pPr>
        <w:pStyle w:val="pxd"/>
        <w:spacing w:before="180"/>
        <w:rPr>
          <w:del w:id="1868" w:author="Cara Cardinale" w:date="2025-01-23T20:23:00Z"/>
          <w:rPrChange w:id="1869" w:author="Cara Cardinale" w:date="2025-03-04T10:36:00Z">
            <w:rPr>
              <w:del w:id="1870" w:author="Cara Cardinale" w:date="2025-01-23T20:23:00Z"/>
              <w:sz w:val="27"/>
            </w:rPr>
          </w:rPrChange>
        </w:rPr>
      </w:pPr>
      <w:del w:id="1871" w:author="Cara Cardinale" w:date="2025-01-23T20:22:00Z">
        <w:r w:rsidRPr="00A25529" w:rsidDel="00B83F05">
          <w:rPr>
            <w:rPrChange w:id="1872" w:author="Cara Cardinale" w:date="2025-03-04T10:36:00Z">
              <w:rPr>
                <w:sz w:val="27"/>
              </w:rPr>
            </w:rPrChange>
          </w:rPr>
          <w:delText>30:67.30. Articles of incorporation</w:delText>
        </w:r>
      </w:del>
    </w:p>
    <w:p w14:paraId="3BAEDD90" w14:textId="77777777" w:rsidR="00FB29D8" w:rsidRPr="00A25529" w:rsidDel="00B83F05" w:rsidRDefault="00FB29D8">
      <w:pPr>
        <w:pStyle w:val="pxd"/>
        <w:spacing w:before="180"/>
        <w:rPr>
          <w:del w:id="1873" w:author="Cara Cardinale" w:date="2025-01-23T20:23:00Z"/>
          <w:vanish/>
        </w:rPr>
      </w:pPr>
      <w:del w:id="1874" w:author="Cara Cardinale" w:date="2025-01-23T20:23:00Z">
        <w:r w:rsidRPr="00A25529" w:rsidDel="00B83F05">
          <w:rPr>
            <w:vanish/>
          </w:rPr>
          <w:delText>FMS</w:delText>
        </w:r>
      </w:del>
    </w:p>
    <w:p w14:paraId="3E76C3E4" w14:textId="77777777" w:rsidR="00FB29D8" w:rsidRPr="00A25529" w:rsidDel="00B83F05" w:rsidRDefault="00FB29D8">
      <w:pPr>
        <w:pStyle w:val="pxd"/>
        <w:spacing w:before="180"/>
        <w:rPr>
          <w:del w:id="1875" w:author="Cara Cardinale" w:date="2025-01-23T20:23:00Z"/>
          <w:vanish/>
        </w:rPr>
      </w:pPr>
      <w:del w:id="1876" w:author="Cara Cardinale" w:date="2025-01-23T20:23:00Z">
        <w:r w:rsidRPr="00A25529" w:rsidDel="00B83F05">
          <w:rPr>
            <w:vanish/>
          </w:rPr>
          <w:delText>FCV</w:delText>
        </w:r>
      </w:del>
    </w:p>
    <w:p w14:paraId="6D45CEDA" w14:textId="77777777" w:rsidR="00FB29D8" w:rsidRPr="00A25529" w:rsidDel="00B83F05" w:rsidRDefault="00FB29D8">
      <w:pPr>
        <w:pStyle w:val="pxd"/>
        <w:spacing w:before="180"/>
        <w:rPr>
          <w:del w:id="1877" w:author="Cara Cardinale" w:date="2025-01-23T20:23:00Z"/>
          <w:vanish/>
        </w:rPr>
      </w:pPr>
      <w:del w:id="1878" w:author="Cara Cardinale" w:date="2025-01-23T20:23:00Z">
        <w:r w:rsidRPr="00A25529" w:rsidDel="00B83F05">
          <w:rPr>
            <w:vanish/>
          </w:rPr>
          <w:delText>FTR</w:delText>
        </w:r>
      </w:del>
    </w:p>
    <w:p w14:paraId="2A1D76E9" w14:textId="77777777" w:rsidR="00FB29D8" w:rsidRPr="00A25529" w:rsidDel="00B83F05" w:rsidRDefault="00FB29D8">
      <w:pPr>
        <w:pStyle w:val="pxd"/>
        <w:spacing w:before="180"/>
        <w:rPr>
          <w:del w:id="1879" w:author="Cara Cardinale" w:date="2025-01-23T20:23:00Z"/>
          <w:vanish/>
        </w:rPr>
      </w:pPr>
      <w:del w:id="1880" w:author="Cara Cardinale" w:date="2025-01-23T20:23:00Z">
        <w:r w:rsidRPr="00A25529" w:rsidDel="00B83F05">
          <w:rPr>
            <w:vanish/>
          </w:rPr>
          <w:delText>COL</w:delText>
        </w:r>
      </w:del>
    </w:p>
    <w:p w14:paraId="476789E8" w14:textId="77777777" w:rsidR="00FB29D8" w:rsidRPr="00A25529" w:rsidDel="00B83F05" w:rsidRDefault="00FB29D8">
      <w:pPr>
        <w:pStyle w:val="pxd"/>
        <w:spacing w:before="180"/>
        <w:rPr>
          <w:del w:id="1881" w:author="Cara Cardinale" w:date="2025-01-23T20:23:00Z"/>
          <w:vanish/>
        </w:rPr>
      </w:pPr>
      <w:del w:id="1882" w:author="Cara Cardinale" w:date="2025-01-23T20:23:00Z">
        <w:r w:rsidRPr="00A25529" w:rsidDel="00B83F05">
          <w:rPr>
            <w:vanish/>
          </w:rPr>
          <w:delText>NFP</w:delText>
        </w:r>
      </w:del>
    </w:p>
    <w:p w14:paraId="6A226B23" w14:textId="77777777" w:rsidR="00FB29D8" w:rsidRPr="00A25529" w:rsidDel="00B83F05" w:rsidRDefault="00FB29D8">
      <w:pPr>
        <w:pStyle w:val="pxd"/>
        <w:spacing w:before="180"/>
        <w:rPr>
          <w:del w:id="1883" w:author="Cara Cardinale" w:date="2025-01-23T20:23:00Z"/>
        </w:rPr>
      </w:pPr>
      <w:del w:id="1884" w:author="Cara Cardinale" w:date="2025-01-23T20:23:00Z">
        <w:r w:rsidRPr="00A25529" w:rsidDel="00B83F05">
          <w:rPr>
            <w:color w:val="FF0000"/>
            <w:vertAlign w:val="superscript"/>
          </w:rPr>
          <w:delText>►</w:delText>
        </w:r>
        <w:r w:rsidRPr="00A25529" w:rsidDel="00B83F05">
          <w:fldChar w:fldCharType="begin"/>
        </w:r>
        <w:r w:rsidRPr="00A25529" w:rsidDel="00B83F05">
          <w:delInstrText>form.du="0"</w:delInstrText>
        </w:r>
        <w:r w:rsidRPr="00A25529" w:rsidDel="00B83F05">
          <w:fldChar w:fldCharType="end"/>
        </w:r>
        <w:r w:rsidRPr="00A25529" w:rsidDel="00B83F05">
          <w:fldChar w:fldCharType="begin"/>
        </w:r>
        <w:r w:rsidRPr="00A25529" w:rsidDel="00B83F05">
          <w:delInstrText>form.fid="I0ced2b703b7b11ee89ac8b38cb0993c7"</w:delInstrText>
        </w:r>
        <w:r w:rsidRPr="00A25529" w:rsidDel="00B83F05">
          <w:fldChar w:fldCharType="end"/>
        </w:r>
        <w:r w:rsidRPr="00A25529" w:rsidDel="00B83F05">
          <w:delText xml:space="preserve">ARTICLES OF INCORPORATION </w:delText>
        </w:r>
      </w:del>
    </w:p>
    <w:p w14:paraId="45750018" w14:textId="77777777" w:rsidR="00FB29D8" w:rsidRPr="00A25529" w:rsidDel="00B83F05" w:rsidRDefault="00FB29D8">
      <w:pPr>
        <w:pStyle w:val="pxd"/>
        <w:spacing w:before="180"/>
        <w:rPr>
          <w:del w:id="1885" w:author="Cara Cardinale" w:date="2025-01-23T20:23:00Z"/>
        </w:rPr>
      </w:pPr>
      <w:del w:id="1886"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The undersigned, a majority of whom are citizens of the United States, desiring to form a Non-Profit Corporation under the Non-Profit Corporation Law of New York State, do hereby certify:</w:delText>
        </w:r>
      </w:del>
    </w:p>
    <w:p w14:paraId="34918584" w14:textId="77777777" w:rsidR="00FB29D8" w:rsidRPr="00A25529" w:rsidDel="00B83F05" w:rsidRDefault="00FB29D8">
      <w:pPr>
        <w:pStyle w:val="pxd"/>
        <w:spacing w:before="180"/>
        <w:rPr>
          <w:del w:id="1887" w:author="Cara Cardinale" w:date="2025-01-23T20:23:00Z"/>
        </w:rPr>
      </w:pPr>
      <w:del w:id="1888"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First: The name of the Corporation shall be </w:delText>
        </w:r>
        <w:r w:rsidRPr="00A25529" w:rsidDel="00B83F05">
          <w:rPr>
            <w:rStyle w:val="pxfinstr"/>
            <w:i/>
            <w:iCs/>
          </w:rPr>
          <w:delText>[name of corporation]</w:delText>
        </w:r>
        <w:r w:rsidRPr="00A25529" w:rsidDel="00B83F05">
          <w:delText>.</w:delText>
        </w:r>
      </w:del>
    </w:p>
    <w:p w14:paraId="4DBBE8E7" w14:textId="77777777" w:rsidR="00FB29D8" w:rsidRPr="00A25529" w:rsidDel="00B83F05" w:rsidRDefault="00FB29D8">
      <w:pPr>
        <w:pStyle w:val="pxd"/>
        <w:spacing w:before="180"/>
        <w:rPr>
          <w:del w:id="1889" w:author="Cara Cardinale" w:date="2025-01-23T20:23:00Z"/>
        </w:rPr>
      </w:pPr>
      <w:del w:id="1890"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Second: The place in this state where the principal office of the Corporation is to be located is the City of </w:delText>
        </w:r>
        <w:r w:rsidRPr="00A25529" w:rsidDel="00B83F05">
          <w:rPr>
            <w:rStyle w:val="pxfinstr"/>
            <w:i/>
            <w:iCs/>
          </w:rPr>
          <w:delText>[name of city]</w:delText>
        </w:r>
        <w:r w:rsidRPr="00A25529" w:rsidDel="00B83F05">
          <w:delText xml:space="preserve">, </w:delText>
        </w:r>
        <w:r w:rsidRPr="00A25529" w:rsidDel="00B83F05">
          <w:rPr>
            <w:rStyle w:val="pxfinstr"/>
            <w:i/>
            <w:iCs/>
          </w:rPr>
          <w:delText>[name of county]</w:delText>
        </w:r>
        <w:r w:rsidRPr="00A25529" w:rsidDel="00B83F05">
          <w:delText xml:space="preserve"> County.</w:delText>
        </w:r>
      </w:del>
    </w:p>
    <w:p w14:paraId="3CE2B87D" w14:textId="77777777" w:rsidR="00FB29D8" w:rsidRPr="00A25529" w:rsidDel="00B83F05" w:rsidRDefault="00FB29D8">
      <w:pPr>
        <w:pStyle w:val="pxd"/>
        <w:spacing w:before="180"/>
        <w:rPr>
          <w:del w:id="1891" w:author="Cara Cardinale" w:date="2025-01-23T20:23:00Z"/>
        </w:rPr>
      </w:pPr>
      <w:del w:id="1892"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Third: Said corporation is organized exclusively for charitable, religious, educational, and scientific purposes, including, for such purposes, the making of distributions to organizations that qualify as exempt organizations under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st.ref.id="I003SNM"</w:delInstrText>
        </w:r>
        <w:r w:rsidRPr="00A25529" w:rsidDel="00B83F05">
          <w:rPr>
            <w:rStyle w:val="pxst"/>
          </w:rPr>
          <w:fldChar w:fldCharType="end"/>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501(c)(3) of the Internal Revenue Code</w:delText>
        </w:r>
        <w:r w:rsidRPr="00A25529" w:rsidDel="00B83F05">
          <w:delText>, or the corresponding section of any future federal tax code.</w:delText>
        </w:r>
      </w:del>
    </w:p>
    <w:p w14:paraId="60CC73B1" w14:textId="77777777" w:rsidR="00FB29D8" w:rsidRPr="00A25529" w:rsidDel="00B83F05" w:rsidRDefault="00FB29D8">
      <w:pPr>
        <w:pStyle w:val="pxd"/>
        <w:spacing w:before="180"/>
        <w:rPr>
          <w:del w:id="1893" w:author="Cara Cardinale" w:date="2025-01-23T20:23:00Z"/>
        </w:rPr>
      </w:pPr>
      <w:del w:id="1894"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Fourth: The names and addresses of the persons who are the initial trustees of the corporation are as follows:</w:delText>
        </w:r>
      </w:del>
    </w:p>
    <w:p w14:paraId="1E7F36CD" w14:textId="77777777" w:rsidR="00FB29D8" w:rsidRPr="00A25529" w:rsidDel="00B83F05" w:rsidRDefault="00FB29D8">
      <w:pPr>
        <w:pStyle w:val="pxd"/>
        <w:spacing w:before="180"/>
        <w:rPr>
          <w:del w:id="1895" w:author="Cara Cardinale" w:date="2025-01-23T20:23:00Z"/>
        </w:rPr>
      </w:pPr>
      <w:del w:id="1896"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rPr>
            <w:rStyle w:val="pxfinstr"/>
            <w:i/>
            <w:iCs/>
          </w:rPr>
          <w:delText>[Name of trustee 1]</w:delText>
        </w:r>
        <w:r w:rsidRPr="00A25529" w:rsidDel="00B83F05">
          <w:delText xml:space="preserve">, </w:delText>
        </w:r>
        <w:r w:rsidRPr="00A25529" w:rsidDel="00B83F05">
          <w:rPr>
            <w:rStyle w:val="pxfinstr"/>
            <w:i/>
            <w:iCs/>
          </w:rPr>
          <w:delText>[address of trustee 1]</w:delText>
        </w:r>
      </w:del>
    </w:p>
    <w:p w14:paraId="116626B9" w14:textId="77777777" w:rsidR="00FB29D8" w:rsidRPr="00A25529" w:rsidDel="00B83F05" w:rsidRDefault="00FB29D8">
      <w:pPr>
        <w:pStyle w:val="pxd"/>
        <w:spacing w:before="180"/>
        <w:rPr>
          <w:del w:id="1897" w:author="Cara Cardinale" w:date="2025-01-23T20:23:00Z"/>
        </w:rPr>
      </w:pPr>
      <w:del w:id="1898"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rPr>
            <w:rStyle w:val="pxfinstr"/>
            <w:i/>
            <w:iCs/>
          </w:rPr>
          <w:delText>[Name of trustee 2]</w:delText>
        </w:r>
        <w:r w:rsidRPr="00A25529" w:rsidDel="00B83F05">
          <w:delText xml:space="preserve">, </w:delText>
        </w:r>
        <w:r w:rsidRPr="00A25529" w:rsidDel="00B83F05">
          <w:rPr>
            <w:rStyle w:val="pxfinstr"/>
            <w:i/>
            <w:iCs/>
          </w:rPr>
          <w:delText>[address of trustee 2]</w:delText>
        </w:r>
      </w:del>
    </w:p>
    <w:p w14:paraId="16E84F4A" w14:textId="77777777" w:rsidR="00FB29D8" w:rsidRPr="00A25529" w:rsidDel="00B83F05" w:rsidRDefault="00FB29D8">
      <w:pPr>
        <w:pStyle w:val="pxd"/>
        <w:spacing w:before="180"/>
        <w:rPr>
          <w:del w:id="1899" w:author="Cara Cardinale" w:date="2025-01-23T20:23:00Z"/>
        </w:rPr>
      </w:pPr>
      <w:del w:id="1900"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rPr>
            <w:rStyle w:val="pxfinstr"/>
            <w:i/>
            <w:iCs/>
          </w:rPr>
          <w:delText>[Name of trustee 3]</w:delText>
        </w:r>
        <w:r w:rsidRPr="00A25529" w:rsidDel="00B83F05">
          <w:delText xml:space="preserve">, </w:delText>
        </w:r>
        <w:r w:rsidRPr="00A25529" w:rsidDel="00B83F05">
          <w:rPr>
            <w:rStyle w:val="pxfinstr"/>
            <w:i/>
            <w:iCs/>
          </w:rPr>
          <w:delText>[address of trustee 3]</w:delText>
        </w:r>
      </w:del>
    </w:p>
    <w:p w14:paraId="693699AE" w14:textId="77777777" w:rsidR="00FB29D8" w:rsidRPr="00A25529" w:rsidDel="00B83F05" w:rsidRDefault="00FB29D8">
      <w:pPr>
        <w:pStyle w:val="pxd"/>
        <w:spacing w:before="180"/>
        <w:rPr>
          <w:del w:id="1901" w:author="Cara Cardinale" w:date="2025-01-23T20:23:00Z"/>
        </w:rPr>
      </w:pPr>
      <w:del w:id="1902"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Fifth: No part of the net earnings of the corporation shall inure to the benefit of, or be distributable to its members, trustees, officers, or other private persons, except that the corporation shall be authorized and empowered to pay reasonable compensation for services rendered and to make payments and distributions in furtherance of the purposes set forth in Article Third hereof. 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 Notwithstanding any other provision of these articles, the corporation shall not carry on any other activities not permitted to be carried on (a) by a corporation exempt from federal income tax under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st.ref.id="I006LSI"</w:delInstrText>
        </w:r>
        <w:r w:rsidRPr="00A25529" w:rsidDel="00B83F05">
          <w:rPr>
            <w:rStyle w:val="pxst"/>
          </w:rPr>
          <w:fldChar w:fldCharType="end"/>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501(c)(3) of the Internal Revenue Code</w:delText>
        </w:r>
        <w:r w:rsidRPr="00A25529" w:rsidDel="00B83F05">
          <w:delText xml:space="preserve">, or the corresponding section of any future federal tax code, or (b) by a corporation, contributions to which are deductible under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st.ref.id="I003SNP"</w:delInstrText>
        </w:r>
        <w:r w:rsidRPr="00A25529" w:rsidDel="00B83F05">
          <w:rPr>
            <w:rStyle w:val="pxst"/>
          </w:rPr>
          <w:fldChar w:fldCharType="end"/>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170(c)(2) of the Internal Revenue Code</w:delText>
        </w:r>
        <w:r w:rsidRPr="00A25529" w:rsidDel="00B83F05">
          <w:delText>, or the corresponding section of any future federal tax code.</w:delText>
        </w:r>
      </w:del>
    </w:p>
    <w:p w14:paraId="6EB29335" w14:textId="77777777" w:rsidR="00FB29D8" w:rsidRPr="00A25529" w:rsidDel="00B83F05" w:rsidRDefault="00FB29D8">
      <w:pPr>
        <w:pStyle w:val="pxd"/>
        <w:spacing w:before="180"/>
        <w:rPr>
          <w:del w:id="1903" w:author="Cara Cardinale" w:date="2025-01-23T20:23:00Z"/>
        </w:rPr>
      </w:pPr>
      <w:del w:id="1904"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Sixth: Upon the dissolution of the corporation, assets shall be distributed for one or more exempt purposes within the meaning of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st.ref.id="I006LSL"</w:delInstrText>
        </w:r>
        <w:r w:rsidRPr="00A25529" w:rsidDel="00B83F05">
          <w:rPr>
            <w:rStyle w:val="pxst"/>
          </w:rPr>
          <w:fldChar w:fldCharType="end"/>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501(c)(3) of the Internal Revenue Code</w:delText>
        </w:r>
        <w:r w:rsidRPr="00A25529" w:rsidDel="00B83F05">
          <w:delText>, or the corresponding section of any future federal tax code, or shall be distributed to the federal government, or to a state or local government, for a public purpose. Any such assets not so disposed of shall be disposed of by a Court of Competent Jurisdiction of the county in which the principal office of the corporation is then located, exclusively for such purposes or to such organization or organizations, as said Court shall determine, which are organized and operated exclusively for such purposes.</w:delText>
        </w:r>
      </w:del>
    </w:p>
    <w:p w14:paraId="53C640C7" w14:textId="77777777" w:rsidR="00FB29D8" w:rsidRPr="00A25529" w:rsidDel="00B83F05" w:rsidRDefault="00FB29D8">
      <w:pPr>
        <w:pStyle w:val="pxd"/>
        <w:spacing w:before="180"/>
        <w:rPr>
          <w:del w:id="1905" w:author="Cara Cardinale" w:date="2025-01-23T20:23:00Z"/>
        </w:rPr>
      </w:pPr>
      <w:del w:id="1906"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In witness whereof, we have hereunto subscribed our names this </w:delText>
        </w:r>
        <w:r w:rsidRPr="00A25529" w:rsidDel="00B83F05">
          <w:rPr>
            <w:rStyle w:val="pxfinstr"/>
            <w:i/>
            <w:iCs/>
          </w:rPr>
          <w:delText>[ordinal number of day]</w:delText>
        </w:r>
        <w:r w:rsidRPr="00A25529" w:rsidDel="00B83F05">
          <w:delText xml:space="preserve"> day of </w:delText>
        </w:r>
        <w:r w:rsidRPr="00A25529" w:rsidDel="00B83F05">
          <w:rPr>
            <w:rStyle w:val="pxfinstr"/>
            <w:i/>
            <w:iCs/>
          </w:rPr>
          <w:delText>[name of month]</w:delText>
        </w:r>
        <w:r w:rsidRPr="00A25529" w:rsidDel="00B83F05">
          <w:delText xml:space="preserve">, </w:delText>
        </w:r>
        <w:r w:rsidRPr="00A25529" w:rsidDel="00B83F05">
          <w:rPr>
            <w:rStyle w:val="pxfinstr"/>
            <w:i/>
            <w:iCs/>
          </w:rPr>
          <w:delText>[year of execution]</w:delText>
        </w:r>
        <w:r w:rsidRPr="00A25529" w:rsidDel="00B83F05">
          <w:delText>.</w:delText>
        </w:r>
      </w:del>
    </w:p>
    <w:p w14:paraId="77AFFB1D" w14:textId="77777777" w:rsidR="00FB29D8" w:rsidRPr="00A25529" w:rsidDel="00B83F05" w:rsidRDefault="00FB29D8">
      <w:pPr>
        <w:pStyle w:val="pxd"/>
        <w:spacing w:before="180"/>
        <w:rPr>
          <w:del w:id="1907" w:author="Cara Cardinale" w:date="2025-01-23T20:23:00Z"/>
        </w:rPr>
      </w:pPr>
      <w:del w:id="1908" w:author="Cara Cardinale" w:date="2025-01-23T20:23:00Z">
        <w:r w:rsidRPr="00A25529" w:rsidDel="00B83F05">
          <w:rPr>
            <w:color w:val="FF0000"/>
            <w:vertAlign w:val="superscript"/>
          </w:rPr>
          <w:delText>►</w:delText>
        </w:r>
        <w:r w:rsidRPr="00A25529" w:rsidDel="00B83F05">
          <w:fldChar w:fldCharType="begin"/>
        </w:r>
        <w:r w:rsidRPr="00A25529" w:rsidDel="00B83F05">
          <w:delInstrText>fsig.pos="r"</w:delInstrText>
        </w:r>
        <w:r w:rsidRPr="00A25529" w:rsidDel="00B83F05">
          <w:fldChar w:fldCharType="end"/>
        </w:r>
        <w:r w:rsidRPr="00A25529" w:rsidDel="00B83F05">
          <w:rPr>
            <w:color w:val="FF0000"/>
            <w:vertAlign w:val="superscript"/>
          </w:rPr>
          <w:delText>►</w:delText>
        </w:r>
        <w:r w:rsidRPr="00A25529" w:rsidDel="00B83F05">
          <w:fldChar w:fldCharType="begin"/>
        </w:r>
        <w:r w:rsidRPr="00A25529" w:rsidDel="00B83F05">
          <w:delInstrText>fvs.amt="1"</w:delInstrText>
        </w:r>
        <w:r w:rsidRPr="00A25529" w:rsidDel="00B83F05">
          <w:fldChar w:fldCharType="end"/>
        </w:r>
      </w:del>
    </w:p>
    <w:p w14:paraId="35418C29" w14:textId="77777777" w:rsidR="00FB29D8" w:rsidRPr="00A25529" w:rsidDel="00B83F05" w:rsidRDefault="00FB29D8">
      <w:pPr>
        <w:pStyle w:val="pxd"/>
        <w:spacing w:before="180"/>
        <w:rPr>
          <w:del w:id="1909" w:author="Cara Cardinale" w:date="2025-01-23T20:23:00Z"/>
        </w:rPr>
      </w:pPr>
      <w:del w:id="1910" w:author="Cara Cardinale" w:date="2025-01-23T20:23:00Z">
        <w:r w:rsidRPr="00A25529" w:rsidDel="00B83F05">
          <w:rPr>
            <w:color w:val="FF0000"/>
            <w:vertAlign w:val="superscript"/>
          </w:rPr>
          <w:delText>►</w:delText>
        </w:r>
        <w:r w:rsidRPr="00A25529" w:rsidDel="00B83F05">
          <w:fldChar w:fldCharType="begin"/>
        </w:r>
        <w:r w:rsidRPr="00A25529" w:rsidDel="00B83F05">
          <w:delInstrText>fal.lo="y"</w:delInstrText>
        </w:r>
        <w:r w:rsidRPr="00A25529" w:rsidDel="00B83F05">
          <w:fldChar w:fldCharType="end"/>
        </w:r>
        <w:r w:rsidRPr="00A25529" w:rsidDel="00B83F05">
          <w:delText xml:space="preserve"> </w:delText>
        </w:r>
        <w:r w:rsidRPr="00A25529" w:rsidDel="00B83F05">
          <w:rPr>
            <w:rStyle w:val="pxvis"/>
            <w:rFonts w:ascii="Times NewRoman" w:hAnsi="Times NewRoman"/>
            <w:b w:val="0"/>
            <w:sz w:val="24"/>
          </w:rPr>
          <w:delText xml:space="preserve">______________ </w:delText>
        </w:r>
        <w:r w:rsidRPr="00A25529" w:rsidDel="00B83F05">
          <w:rPr>
            <w:rStyle w:val="pxvis"/>
            <w:rFonts w:ascii="Times NewRoman" w:hAnsi="Times NewRoman"/>
            <w:b w:val="0"/>
            <w:sz w:val="24"/>
          </w:rPr>
          <w:br/>
        </w:r>
        <w:r w:rsidRPr="00A25529" w:rsidDel="00B83F05">
          <w:rPr>
            <w:rStyle w:val="pxfinstr"/>
            <w:i/>
            <w:iCs/>
          </w:rPr>
          <w:delText>[Names of signatories]</w:delText>
        </w:r>
      </w:del>
    </w:p>
    <w:p w14:paraId="2EAAC7DA" w14:textId="77777777" w:rsidR="00FB29D8" w:rsidRPr="00A25529" w:rsidDel="00B83F05" w:rsidRDefault="00FB29D8">
      <w:pPr>
        <w:pStyle w:val="pxd"/>
        <w:spacing w:before="180"/>
        <w:rPr>
          <w:del w:id="1911" w:author="Cara Cardinale" w:date="2025-01-23T20:23:00Z"/>
        </w:rPr>
      </w:pPr>
      <w:del w:id="1912" w:author="Cara Cardinale" w:date="2025-01-23T20:23:00Z">
        <w:r w:rsidRPr="00A25529" w:rsidDel="00B83F05">
          <w:rPr>
            <w:rStyle w:val="pxvis"/>
            <w:rFonts w:cs="Arial"/>
            <w:bCs/>
            <w:sz w:val="24"/>
            <w:rPrChange w:id="1913" w:author="Cara Cardinale" w:date="2025-03-04T10:36:00Z">
              <w:rPr>
                <w:rStyle w:val="pxvis"/>
                <w:rFonts w:cs="Arial"/>
                <w:bCs/>
              </w:rPr>
            </w:rPrChange>
          </w:rPr>
          <w:delText>Notes to Form</w:delText>
        </w:r>
      </w:del>
    </w:p>
    <w:p w14:paraId="68C1D08F" w14:textId="77777777" w:rsidR="00FB29D8" w:rsidRPr="00A25529" w:rsidDel="00B83F05" w:rsidRDefault="00FB29D8">
      <w:pPr>
        <w:pStyle w:val="pxd"/>
        <w:spacing w:before="180"/>
        <w:rPr>
          <w:del w:id="1914" w:author="Cara Cardinale" w:date="2025-01-23T20:23:00Z"/>
        </w:rPr>
      </w:pPr>
    </w:p>
    <w:p w14:paraId="6E6ADA09" w14:textId="77777777" w:rsidR="00FB29D8" w:rsidRPr="00A25529" w:rsidDel="00B83F05" w:rsidRDefault="00FB29D8">
      <w:pPr>
        <w:pStyle w:val="pxd"/>
        <w:spacing w:before="180"/>
        <w:rPr>
          <w:del w:id="1915" w:author="Cara Cardinale" w:date="2025-01-23T20:23:00Z"/>
        </w:rPr>
      </w:pPr>
      <w:del w:id="1916" w:author="Cara Cardinale" w:date="2025-01-23T20:23:00Z">
        <w:r w:rsidRPr="00A25529" w:rsidDel="00B83F05">
          <w:delText xml:space="preserve">Practice Notes </w:delText>
        </w:r>
      </w:del>
    </w:p>
    <w:p w14:paraId="143B6E2E" w14:textId="77777777" w:rsidR="00FB29D8" w:rsidRPr="00A25529" w:rsidDel="00B83F05" w:rsidRDefault="00FB29D8">
      <w:pPr>
        <w:pStyle w:val="pxd"/>
        <w:spacing w:before="180"/>
        <w:rPr>
          <w:del w:id="1917" w:author="Cara Cardinale" w:date="2025-01-23T20:23:00Z"/>
        </w:rPr>
      </w:pPr>
      <w:del w:id="1918"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p.ct.id="f2fd26a0b92511efa75bc0a5c2da1858|72|30:67.30"</w:delInstrText>
        </w:r>
        <w:r w:rsidRPr="00A25529" w:rsidDel="00B83F05">
          <w:fldChar w:fldCharType="end"/>
        </w:r>
        <w:r w:rsidRPr="00A25529" w:rsidDel="00B83F05">
          <w:delText xml:space="preserve">The above form is based upon language suggested by the Internal Revenue Service (IRS), per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st.ref.id="I009EXH"</w:delInstrText>
        </w:r>
        <w:r w:rsidRPr="00A25529" w:rsidDel="00B83F05">
          <w:rPr>
            <w:rStyle w:val="pxst"/>
          </w:rPr>
          <w:fldChar w:fldCharType="end"/>
        </w:r>
        <w:r w:rsidRPr="00A25529" w:rsidDel="00B83F05">
          <w:rPr>
            <w:rStyle w:val="pxst"/>
          </w:rPr>
          <w:delText>Publication 557</w:delText>
        </w:r>
        <w:r w:rsidRPr="00A25529" w:rsidDel="00B83F05">
          <w:delText xml:space="preserve">, Rev. 2023 (Tax-Exempt Status for Your Organization), available on-line at </w:delText>
        </w:r>
        <w:r w:rsidRPr="00A25529" w:rsidDel="00B83F05">
          <w:rPr>
            <w:rStyle w:val="pxurl"/>
            <w:color w:val="FF0000"/>
            <w:vertAlign w:val="superscript"/>
          </w:rPr>
          <w:delText>►</w:delText>
        </w:r>
        <w:r w:rsidRPr="00A25529" w:rsidDel="00B83F05">
          <w:rPr>
            <w:rStyle w:val="pxurl"/>
          </w:rPr>
          <w:fldChar w:fldCharType="begin"/>
        </w:r>
        <w:r w:rsidRPr="00A25529" w:rsidDel="00B83F05">
          <w:rPr>
            <w:rStyle w:val="pxurl"/>
          </w:rPr>
          <w:delInstrText>url.ref.id="I00C82D"</w:delInstrText>
        </w:r>
        <w:r w:rsidRPr="00A25529" w:rsidDel="00B83F05">
          <w:rPr>
            <w:rStyle w:val="pxurl"/>
          </w:rPr>
          <w:fldChar w:fldCharType="end"/>
        </w:r>
        <w:r w:rsidRPr="00A25529" w:rsidDel="00B83F05">
          <w:rPr>
            <w:rStyle w:val="pxurl"/>
          </w:rPr>
          <w:delText>https://www.irs.gov/</w:delText>
        </w:r>
        <w:r w:rsidRPr="00A25529" w:rsidDel="00B83F05">
          <w:delText>.</w:delText>
        </w:r>
      </w:del>
    </w:p>
    <w:p w14:paraId="46FE8532" w14:textId="77777777" w:rsidR="00FB29D8" w:rsidRPr="00A25529" w:rsidDel="00B83F05" w:rsidRDefault="00FB29D8">
      <w:pPr>
        <w:pStyle w:val="pxd"/>
        <w:spacing w:before="180"/>
        <w:rPr>
          <w:del w:id="1919" w:author="Cara Cardinale" w:date="2025-01-23T20:23:00Z"/>
        </w:rPr>
      </w:pPr>
      <w:del w:id="1920" w:author="Cara Cardinale" w:date="2025-01-23T20:23:00Z">
        <w:r w:rsidRPr="00A25529" w:rsidDel="00B83F05">
          <w:rPr>
            <w:rStyle w:val="pxvis"/>
            <w:rFonts w:cs="Arial"/>
            <w:bCs/>
            <w:sz w:val="24"/>
            <w:rPrChange w:id="1921" w:author="Cara Cardinale" w:date="2025-03-04T10:36:00Z">
              <w:rPr>
                <w:rStyle w:val="pxvis"/>
                <w:rFonts w:cs="Arial"/>
                <w:bCs/>
              </w:rPr>
            </w:rPrChange>
          </w:rPr>
          <w:delText>Research References</w:delText>
        </w:r>
      </w:del>
    </w:p>
    <w:p w14:paraId="2D48A8A1" w14:textId="77777777" w:rsidR="00FB29D8" w:rsidRPr="00A25529" w:rsidDel="00B83F05" w:rsidRDefault="00FB29D8">
      <w:pPr>
        <w:pStyle w:val="pxd"/>
        <w:spacing w:before="180"/>
        <w:rPr>
          <w:del w:id="1922" w:author="Cara Cardinale" w:date="2025-01-23T20:23:00Z"/>
        </w:rPr>
      </w:pPr>
      <w:del w:id="1923"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rStyle w:val="pxtk"/>
            <w:color w:val="FF0000"/>
            <w:vertAlign w:val="superscript"/>
          </w:rPr>
          <w:delText>►</w:delText>
        </w:r>
        <w:r w:rsidRPr="00A25529" w:rsidDel="00B83F05">
          <w:rPr>
            <w:rStyle w:val="pxtk"/>
          </w:rPr>
          <w:fldChar w:fldCharType="begin"/>
        </w:r>
        <w:r w:rsidRPr="00A25529" w:rsidDel="00B83F05">
          <w:rPr>
            <w:rStyle w:val="pxtk"/>
          </w:rPr>
          <w:delInstrText>tk.ref.id="I00F179"</w:delInstrText>
        </w:r>
        <w:r w:rsidRPr="00A25529" w:rsidDel="00B83F05">
          <w:rPr>
            <w:rStyle w:val="pxtk"/>
          </w:rPr>
          <w:fldChar w:fldCharType="end"/>
        </w:r>
        <w:r w:rsidRPr="00A25529" w:rsidDel="00B83F05">
          <w:rPr>
            <w:rStyle w:val="pxtk"/>
          </w:rPr>
          <w:delText>West's Key Number Digest, Corporations and Business Organizations &amp;key;3350 et seq.</w:delText>
        </w:r>
      </w:del>
    </w:p>
    <w:p w14:paraId="5779FDAE" w14:textId="77777777" w:rsidR="00FB29D8" w:rsidRPr="00A25529" w:rsidDel="00B83F05" w:rsidRDefault="00FB29D8">
      <w:pPr>
        <w:pStyle w:val="pxd"/>
        <w:spacing w:before="180"/>
        <w:rPr>
          <w:del w:id="1924" w:author="Cara Cardinale" w:date="2025-01-23T20:23:00Z"/>
        </w:rPr>
      </w:pPr>
      <w:del w:id="1925"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rStyle w:val="pxtk"/>
            <w:color w:val="FF0000"/>
            <w:vertAlign w:val="superscript"/>
          </w:rPr>
          <w:delText>►</w:delText>
        </w:r>
        <w:r w:rsidRPr="00A25529" w:rsidDel="00B83F05">
          <w:rPr>
            <w:rStyle w:val="pxtk"/>
          </w:rPr>
          <w:fldChar w:fldCharType="begin"/>
        </w:r>
        <w:r w:rsidRPr="00A25529" w:rsidDel="00B83F05">
          <w:rPr>
            <w:rStyle w:val="pxtk"/>
          </w:rPr>
          <w:delInstrText>tk.ref.id="I003SOU"</w:delInstrText>
        </w:r>
        <w:r w:rsidRPr="00A25529" w:rsidDel="00B83F05">
          <w:rPr>
            <w:rStyle w:val="pxtk"/>
          </w:rPr>
          <w:fldChar w:fldCharType="end"/>
        </w:r>
        <w:r w:rsidRPr="00A25529" w:rsidDel="00B83F05">
          <w:rPr>
            <w:rStyle w:val="pxtk"/>
          </w:rPr>
          <w:delText>West's Key Number Digest, Taxation &amp;key;2225 et seq.</w:delText>
        </w:r>
      </w:del>
    </w:p>
    <w:p w14:paraId="7E05EA34" w14:textId="77777777" w:rsidR="00FB29D8" w:rsidRPr="00A25529" w:rsidDel="00B83F05" w:rsidRDefault="00FB29D8">
      <w:pPr>
        <w:pStyle w:val="pxd"/>
        <w:spacing w:before="180"/>
        <w:rPr>
          <w:del w:id="1926" w:author="Cara Cardinale" w:date="2025-01-23T20:23:00Z"/>
        </w:rPr>
      </w:pPr>
      <w:del w:id="1927"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rStyle w:val="pxrc"/>
            <w:color w:val="FF0000"/>
            <w:vertAlign w:val="superscript"/>
          </w:rPr>
          <w:delText>►</w:delText>
        </w:r>
        <w:r w:rsidRPr="00A25529" w:rsidDel="00B83F05">
          <w:rPr>
            <w:rStyle w:val="pxrc"/>
          </w:rPr>
          <w:fldChar w:fldCharType="begin"/>
        </w:r>
        <w:r w:rsidRPr="00A25529" w:rsidDel="00B83F05">
          <w:rPr>
            <w:rStyle w:val="pxrc"/>
          </w:rPr>
          <w:delInstrText>rc.ref.id="I006LTQ"</w:delInstrText>
        </w:r>
        <w:r w:rsidRPr="00A25529" w:rsidDel="00B83F05">
          <w:rPr>
            <w:rStyle w:val="pxrc"/>
          </w:rPr>
          <w:fldChar w:fldCharType="end"/>
        </w:r>
        <w:r w:rsidRPr="00A25529" w:rsidDel="00B83F05">
          <w:rPr>
            <w:rStyle w:val="pxrc"/>
          </w:rPr>
          <w:delText xml:space="preserve">Am. Jur. 2d, Corporations </w:delText>
        </w:r>
        <w:r w:rsidRPr="00A25529" w:rsidDel="00B83F05">
          <w:rPr>
            <w:rStyle w:val="pxrc"/>
            <w:vanish/>
          </w:rPr>
          <w:delText>&amp;ss;</w:delText>
        </w:r>
        <w:r w:rsidRPr="00A25529" w:rsidDel="00B83F05">
          <w:rPr>
            <w:rStyle w:val="pxvis"/>
            <w:rFonts w:ascii="Times NewRoman" w:hAnsi="Times NewRoman"/>
            <w:b w:val="0"/>
            <w:sz w:val="24"/>
          </w:rPr>
          <w:delText>§§</w:delText>
        </w:r>
        <w:r w:rsidRPr="00A25529" w:rsidDel="00B83F05">
          <w:rPr>
            <w:rStyle w:val="pxrc"/>
          </w:rPr>
          <w:delText>33, 34, 160</w:delText>
        </w:r>
      </w:del>
    </w:p>
    <w:p w14:paraId="43F6BF9B" w14:textId="77777777" w:rsidR="00FB29D8" w:rsidRPr="00A25529" w:rsidDel="00B83F05" w:rsidRDefault="00FB29D8">
      <w:pPr>
        <w:pStyle w:val="pxd"/>
        <w:spacing w:before="180"/>
        <w:rPr>
          <w:del w:id="1928" w:author="Cara Cardinale" w:date="2025-01-23T20:23:00Z"/>
          <w:rPrChange w:id="1929" w:author="Cara Cardinale" w:date="2025-03-04T10:36:00Z">
            <w:rPr>
              <w:del w:id="1930" w:author="Cara Cardinale" w:date="2025-01-23T20:23:00Z"/>
              <w:sz w:val="27"/>
            </w:rPr>
          </w:rPrChange>
        </w:rPr>
      </w:pPr>
      <w:del w:id="1931" w:author="Cara Cardinale" w:date="2025-01-23T20:23:00Z">
        <w:r w:rsidRPr="00A25529" w:rsidDel="00B83F05">
          <w:rPr>
            <w:rPrChange w:id="1932" w:author="Cara Cardinale" w:date="2025-03-04T10:36:00Z">
              <w:rPr>
                <w:sz w:val="27"/>
              </w:rPr>
            </w:rPrChange>
          </w:rPr>
          <w:delText>30:67.50. Checklist</w:delText>
        </w:r>
        <w:r w:rsidRPr="00A25529" w:rsidDel="00B83F05">
          <w:rPr>
            <w:rStyle w:val="pxsep"/>
          </w:rPr>
          <w:delText xml:space="preserve">-- </w:delText>
        </w:r>
        <w:r w:rsidRPr="00A25529" w:rsidDel="00B83F05">
          <w:rPr>
            <w:rPrChange w:id="1933" w:author="Cara Cardinale" w:date="2025-03-04T10:36:00Z">
              <w:rPr>
                <w:sz w:val="27"/>
              </w:rPr>
            </w:rPrChange>
          </w:rPr>
          <w:delText>Certificate of incorporation</w:delText>
        </w:r>
      </w:del>
    </w:p>
    <w:p w14:paraId="6C217ABE" w14:textId="77777777" w:rsidR="00FB29D8" w:rsidRPr="00A25529" w:rsidDel="00B83F05" w:rsidRDefault="00FB29D8">
      <w:pPr>
        <w:pStyle w:val="pxd"/>
        <w:spacing w:before="180"/>
        <w:rPr>
          <w:del w:id="1934" w:author="Cara Cardinale" w:date="2025-01-23T20:23:00Z"/>
          <w:vanish/>
        </w:rPr>
      </w:pPr>
      <w:del w:id="1935" w:author="Cara Cardinale" w:date="2025-01-23T20:23:00Z">
        <w:r w:rsidRPr="00A25529" w:rsidDel="00B83F05">
          <w:rPr>
            <w:vanish/>
          </w:rPr>
          <w:delText>CHK</w:delText>
        </w:r>
      </w:del>
    </w:p>
    <w:p w14:paraId="5B6EB844" w14:textId="77777777" w:rsidR="00FB29D8" w:rsidRPr="00A25529" w:rsidDel="00B83F05" w:rsidRDefault="00FB29D8">
      <w:pPr>
        <w:pStyle w:val="pxd"/>
        <w:spacing w:before="180"/>
        <w:rPr>
          <w:del w:id="1936" w:author="Cara Cardinale" w:date="2025-01-23T20:23:00Z"/>
          <w:vanish/>
        </w:rPr>
      </w:pPr>
      <w:del w:id="1937" w:author="Cara Cardinale" w:date="2025-01-23T20:23:00Z">
        <w:r w:rsidRPr="00A25529" w:rsidDel="00B83F05">
          <w:rPr>
            <w:vanish/>
          </w:rPr>
          <w:delText>FCV</w:delText>
        </w:r>
      </w:del>
    </w:p>
    <w:p w14:paraId="41A0029D" w14:textId="77777777" w:rsidR="00FB29D8" w:rsidRPr="00A25529" w:rsidDel="00B83F05" w:rsidRDefault="00FB29D8">
      <w:pPr>
        <w:pStyle w:val="pxd"/>
        <w:spacing w:before="180"/>
        <w:rPr>
          <w:del w:id="1938" w:author="Cara Cardinale" w:date="2025-01-23T20:23:00Z"/>
          <w:vanish/>
        </w:rPr>
      </w:pPr>
      <w:del w:id="1939" w:author="Cara Cardinale" w:date="2025-01-23T20:23:00Z">
        <w:r w:rsidRPr="00A25529" w:rsidDel="00B83F05">
          <w:rPr>
            <w:vanish/>
          </w:rPr>
          <w:delText>FTR</w:delText>
        </w:r>
      </w:del>
    </w:p>
    <w:p w14:paraId="329108D1" w14:textId="77777777" w:rsidR="00FB29D8" w:rsidRPr="00A25529" w:rsidDel="00B83F05" w:rsidRDefault="00FB29D8">
      <w:pPr>
        <w:pStyle w:val="pxd"/>
        <w:spacing w:before="180"/>
        <w:rPr>
          <w:del w:id="1940" w:author="Cara Cardinale" w:date="2025-01-23T20:23:00Z"/>
          <w:vanish/>
        </w:rPr>
      </w:pPr>
      <w:del w:id="1941" w:author="Cara Cardinale" w:date="2025-01-23T20:23:00Z">
        <w:r w:rsidRPr="00A25529" w:rsidDel="00B83F05">
          <w:rPr>
            <w:vanish/>
          </w:rPr>
          <w:delText>COL</w:delText>
        </w:r>
      </w:del>
    </w:p>
    <w:p w14:paraId="010C1438" w14:textId="77777777" w:rsidR="00FB29D8" w:rsidRPr="00A25529" w:rsidDel="00B83F05" w:rsidRDefault="00FB29D8">
      <w:pPr>
        <w:pStyle w:val="pxd"/>
        <w:spacing w:before="180"/>
        <w:rPr>
          <w:del w:id="1942" w:author="Cara Cardinale" w:date="2025-01-23T20:23:00Z"/>
          <w:vanish/>
        </w:rPr>
      </w:pPr>
      <w:del w:id="1943" w:author="Cara Cardinale" w:date="2025-01-23T20:23:00Z">
        <w:r w:rsidRPr="00A25529" w:rsidDel="00B83F05">
          <w:rPr>
            <w:vanish/>
          </w:rPr>
          <w:delText>NFP</w:delText>
        </w:r>
      </w:del>
    </w:p>
    <w:p w14:paraId="47705719" w14:textId="77777777" w:rsidR="00FB29D8" w:rsidRPr="00A25529" w:rsidDel="00B83F05" w:rsidRDefault="00FB29D8">
      <w:pPr>
        <w:pStyle w:val="pxd"/>
        <w:spacing w:before="180"/>
        <w:rPr>
          <w:del w:id="1944" w:author="Cara Cardinale" w:date="2025-01-23T20:23:00Z"/>
        </w:rPr>
      </w:pPr>
      <w:del w:id="1945"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The Certificate of Incorporation must include the following:</w:delText>
        </w:r>
      </w:del>
    </w:p>
    <w:p w14:paraId="3BCA411C" w14:textId="77777777" w:rsidR="00FB29D8" w:rsidRPr="00A25529" w:rsidDel="00B83F05" w:rsidRDefault="00FB29D8">
      <w:pPr>
        <w:pStyle w:val="pxd"/>
        <w:spacing w:before="180"/>
        <w:rPr>
          <w:del w:id="1946" w:author="Cara Cardinale" w:date="2025-01-23T20:23:00Z"/>
        </w:rPr>
      </w:pPr>
      <w:del w:id="1947"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a. The name of the corporation.</w:delText>
        </w:r>
      </w:del>
    </w:p>
    <w:p w14:paraId="5930AB1C" w14:textId="77777777" w:rsidR="00FB29D8" w:rsidRPr="00A25529" w:rsidDel="00B83F05" w:rsidRDefault="00FB29D8">
      <w:pPr>
        <w:pStyle w:val="pxd"/>
        <w:spacing w:before="180"/>
        <w:rPr>
          <w:del w:id="1948" w:author="Cara Cardinale" w:date="2025-01-23T20:23:00Z"/>
        </w:rPr>
      </w:pPr>
      <w:del w:id="1949"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 xml:space="preserve">b. A statement that the corporation is a corporation as defined in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st.ref.id="I003SOW"</w:delInstrText>
        </w:r>
        <w:r w:rsidRPr="00A25529" w:rsidDel="00B83F05">
          <w:rPr>
            <w:rStyle w:val="pxst"/>
          </w:rPr>
          <w:fldChar w:fldCharType="end"/>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102(a)(5) of the Not for-Profit Corporation Law</w:delText>
        </w:r>
        <w:r w:rsidRPr="00A25529" w:rsidDel="00B83F05">
          <w:delText>.</w:delText>
        </w:r>
      </w:del>
    </w:p>
    <w:p w14:paraId="3B212624" w14:textId="77777777" w:rsidR="00FB29D8" w:rsidRPr="00A25529" w:rsidDel="00B83F05" w:rsidRDefault="00FB29D8">
      <w:pPr>
        <w:pStyle w:val="pxd"/>
        <w:spacing w:before="180"/>
        <w:rPr>
          <w:del w:id="1950" w:author="Cara Cardinale" w:date="2025-01-23T20:23:00Z"/>
        </w:rPr>
      </w:pPr>
      <w:del w:id="1951"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c. A statement as to whether the corporation is charitable or non-charitable.</w:delText>
        </w:r>
      </w:del>
    </w:p>
    <w:p w14:paraId="01C10C2C" w14:textId="77777777" w:rsidR="00FB29D8" w:rsidRPr="00A25529" w:rsidDel="00B83F05" w:rsidRDefault="00FB29D8">
      <w:pPr>
        <w:pStyle w:val="pxd"/>
        <w:spacing w:before="180"/>
        <w:rPr>
          <w:del w:id="1952" w:author="Cara Cardinale" w:date="2025-01-23T20:23:00Z"/>
        </w:rPr>
      </w:pPr>
      <w:del w:id="1953"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d. The purposes for which the corporation is formed.</w:delText>
        </w:r>
      </w:del>
    </w:p>
    <w:p w14:paraId="65FCA656" w14:textId="77777777" w:rsidR="00FB29D8" w:rsidRPr="00A25529" w:rsidDel="00B83F05" w:rsidRDefault="00FB29D8">
      <w:pPr>
        <w:pStyle w:val="pxd"/>
        <w:spacing w:before="180"/>
        <w:rPr>
          <w:del w:id="1954" w:author="Cara Cardinale" w:date="2025-01-23T20:23:00Z"/>
        </w:rPr>
      </w:pPr>
      <w:del w:id="1955"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1. for charitable, educational, religious, scientific, literary, cultural or for the prevention of cruelty to children or animals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st.ref.id="I006LTS"</w:delInstrText>
        </w:r>
        <w:r w:rsidRPr="00A25529" w:rsidDel="00B83F05">
          <w:rPr>
            <w:rStyle w:val="pxst"/>
          </w:rPr>
          <w:fldChar w:fldCharType="end"/>
        </w:r>
        <w:r w:rsidRPr="00A25529" w:rsidDel="00B83F05">
          <w:rPr>
            <w:rStyle w:val="pxst"/>
          </w:rPr>
          <w:delText xml:space="preserve">N-PLC </w:delText>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102(a)(3-b)</w:delText>
        </w:r>
        <w:r w:rsidRPr="00A25529" w:rsidDel="00B83F05">
          <w:delText>); or</w:delText>
        </w:r>
      </w:del>
    </w:p>
    <w:p w14:paraId="28860D7C" w14:textId="77777777" w:rsidR="00FB29D8" w:rsidRPr="00A25529" w:rsidDel="00B83F05" w:rsidRDefault="00FB29D8">
      <w:pPr>
        <w:pStyle w:val="pxd"/>
        <w:spacing w:before="180"/>
        <w:rPr>
          <w:del w:id="1956" w:author="Cara Cardinale" w:date="2025-01-23T20:23:00Z"/>
        </w:rPr>
      </w:pPr>
      <w:del w:id="1957"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2. for a non-pecuniary purpose that is civic, patriotic, political, social, fraternal, athletic, agricultural, horticultural, or animal husbandry, or for the purpose of operating a professional, commercial, industrial, trade or service association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st.ref.id="I009EYO"</w:delInstrText>
        </w:r>
        <w:r w:rsidRPr="00A25529" w:rsidDel="00B83F05">
          <w:rPr>
            <w:rStyle w:val="pxst"/>
          </w:rPr>
          <w:fldChar w:fldCharType="end"/>
        </w:r>
        <w:r w:rsidRPr="00A25529" w:rsidDel="00B83F05">
          <w:rPr>
            <w:rStyle w:val="pxst"/>
          </w:rPr>
          <w:delText xml:space="preserve">N-PLC </w:delText>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102(a)(9-a)</w:delText>
        </w:r>
        <w:r w:rsidRPr="00A25529" w:rsidDel="00B83F05">
          <w:delText>).</w:delText>
        </w:r>
      </w:del>
    </w:p>
    <w:p w14:paraId="39C0092A" w14:textId="77777777" w:rsidR="00FB29D8" w:rsidRPr="00A25529" w:rsidDel="00B83F05" w:rsidRDefault="00FB29D8">
      <w:pPr>
        <w:pStyle w:val="pxd"/>
        <w:spacing w:before="180"/>
        <w:rPr>
          <w:del w:id="1958" w:author="Cara Cardinale" w:date="2025-01-23T20:23:00Z"/>
        </w:rPr>
      </w:pPr>
      <w:del w:id="1959"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e. The county in New York in which the corporation will be located.</w:delText>
        </w:r>
      </w:del>
    </w:p>
    <w:p w14:paraId="172C762A" w14:textId="77777777" w:rsidR="00FB29D8" w:rsidRPr="00A25529" w:rsidDel="00B83F05" w:rsidRDefault="00FB29D8">
      <w:pPr>
        <w:pStyle w:val="pxd"/>
        <w:spacing w:before="180"/>
        <w:rPr>
          <w:del w:id="1960" w:author="Cara Cardinale" w:date="2025-01-23T20:23:00Z"/>
        </w:rPr>
      </w:pPr>
      <w:del w:id="1961"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f. The names and addresses of the initial directors.</w:delText>
        </w:r>
      </w:del>
    </w:p>
    <w:p w14:paraId="1FBDDDEF" w14:textId="77777777" w:rsidR="00FB29D8" w:rsidRPr="00A25529" w:rsidDel="00B83F05" w:rsidRDefault="00FB29D8">
      <w:pPr>
        <w:pStyle w:val="pxd"/>
        <w:spacing w:before="180"/>
        <w:rPr>
          <w:del w:id="1962" w:author="Cara Cardinale" w:date="2025-01-23T20:23:00Z"/>
        </w:rPr>
      </w:pPr>
      <w:del w:id="1963"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g. The duration of the corporation if the duration is not perpetual.</w:delText>
        </w:r>
      </w:del>
    </w:p>
    <w:p w14:paraId="51F7E7E6" w14:textId="77777777" w:rsidR="00FB29D8" w:rsidRPr="00A25529" w:rsidDel="00B83F05" w:rsidRDefault="00FB29D8">
      <w:pPr>
        <w:pStyle w:val="pxd"/>
        <w:spacing w:before="180"/>
        <w:rPr>
          <w:del w:id="1964" w:author="Cara Cardinale" w:date="2025-01-23T20:23:00Z"/>
        </w:rPr>
      </w:pPr>
      <w:del w:id="1965"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h. A designation of the Secretary of State as the agent for service of process and the address in New York or elsewhere to which a copy of any process should be sent.</w:delText>
        </w:r>
      </w:del>
    </w:p>
    <w:p w14:paraId="2E8846BC" w14:textId="77777777" w:rsidR="00FB29D8" w:rsidRPr="00A25529" w:rsidDel="00B83F05" w:rsidRDefault="00FB29D8">
      <w:pPr>
        <w:pStyle w:val="pxd"/>
        <w:spacing w:before="180"/>
        <w:rPr>
          <w:del w:id="1966" w:author="Cara Cardinale" w:date="2025-01-23T20:23:00Z"/>
        </w:rPr>
      </w:pPr>
      <w:del w:id="1967"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i. If the corporation has a registered agent for service of process, the name and address in New York of that agent and a statement that the registered agent is the agent to whom process may be served.</w:delText>
        </w:r>
      </w:del>
    </w:p>
    <w:p w14:paraId="3D0E6E84" w14:textId="77777777" w:rsidR="00FB29D8" w:rsidRPr="00A25529" w:rsidDel="00B83F05" w:rsidRDefault="00FB29D8">
      <w:pPr>
        <w:pStyle w:val="pxd"/>
        <w:spacing w:before="180"/>
        <w:rPr>
          <w:del w:id="1968" w:author="Cara Cardinale" w:date="2025-01-23T20:23:00Z"/>
        </w:rPr>
      </w:pPr>
      <w:del w:id="1969"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j. If the corporation is a Special Not-for-Profit Corporation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st.ref.id="I00C83K"</w:delInstrText>
        </w:r>
        <w:r w:rsidRPr="00A25529" w:rsidDel="00B83F05">
          <w:rPr>
            <w:rStyle w:val="pxst"/>
          </w:rPr>
          <w:fldChar w:fldCharType="end"/>
        </w:r>
        <w:r w:rsidRPr="00A25529" w:rsidDel="00B83F05">
          <w:rPr>
            <w:rStyle w:val="pxst"/>
          </w:rPr>
          <w:delText xml:space="preserve">N-PLC </w:delText>
        </w:r>
        <w:r w:rsidRPr="00A25529" w:rsidDel="00B83F05">
          <w:rPr>
            <w:rStyle w:val="pxst"/>
            <w:vanish/>
          </w:rPr>
          <w:delText>&amp;ss;</w:delText>
        </w:r>
        <w:r w:rsidRPr="00A25529" w:rsidDel="00B83F05">
          <w:rPr>
            <w:rStyle w:val="pxvis"/>
            <w:rFonts w:ascii="Times NewRoman" w:hAnsi="Times NewRoman"/>
            <w:b w:val="0"/>
            <w:sz w:val="24"/>
          </w:rPr>
          <w:delText>§§</w:delText>
        </w:r>
        <w:r w:rsidRPr="00A25529" w:rsidDel="00B83F05">
          <w:rPr>
            <w:rStyle w:val="pxst"/>
          </w:rPr>
          <w:delText>1401 et seq.</w:delText>
        </w:r>
        <w:r w:rsidRPr="00A25529" w:rsidDel="00B83F05">
          <w:delText>), additional statements required by that article.</w:delText>
        </w:r>
      </w:del>
    </w:p>
    <w:p w14:paraId="6DB29E15" w14:textId="77777777" w:rsidR="00FB29D8" w:rsidRPr="00A25529" w:rsidDel="00B83F05" w:rsidRDefault="00FB29D8">
      <w:pPr>
        <w:pStyle w:val="pxd"/>
        <w:spacing w:before="180"/>
        <w:rPr>
          <w:del w:id="1970" w:author="Cara Cardinale" w:date="2025-01-23T20:23:00Z"/>
        </w:rPr>
      </w:pPr>
      <w:del w:id="1971"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k. If the certificate is for an existing unincorporated association or group, an affidavit of the certificate's subscribers must be attached stating that they are the majority of a committee authorized to incorporate the association or group.</w:delText>
        </w:r>
      </w:del>
    </w:p>
    <w:p w14:paraId="78678D8D" w14:textId="77777777" w:rsidR="00FB29D8" w:rsidRPr="00A25529" w:rsidDel="00B83F05" w:rsidRDefault="00FB29D8">
      <w:pPr>
        <w:pStyle w:val="pxd"/>
        <w:spacing w:before="180"/>
        <w:rPr>
          <w:del w:id="1972" w:author="Cara Cardinale" w:date="2025-01-23T20:23:00Z"/>
        </w:rPr>
      </w:pPr>
      <w:del w:id="1973"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 xml:space="preserve">l. If the corporation does not require approval or consent of any organization or governmental agency pursuant to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st.ref.id="I00F18G"</w:delInstrText>
        </w:r>
        <w:r w:rsidRPr="00A25529" w:rsidDel="00B83F05">
          <w:rPr>
            <w:rStyle w:val="pxst"/>
          </w:rPr>
          <w:fldChar w:fldCharType="end"/>
        </w:r>
        <w:r w:rsidRPr="00A25529" w:rsidDel="00B83F05">
          <w:rPr>
            <w:rStyle w:val="pxst"/>
          </w:rPr>
          <w:delText xml:space="preserve">N-PLC </w:delText>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N-PCL 404</w:delText>
        </w:r>
        <w:r w:rsidRPr="00A25529" w:rsidDel="00B83F05">
          <w:delText>, a statement to that effect.</w:delText>
        </w:r>
      </w:del>
    </w:p>
    <w:p w14:paraId="37AE593A" w14:textId="77777777" w:rsidR="00FB29D8" w:rsidRPr="00A25529" w:rsidDel="00B83F05" w:rsidRDefault="00FB29D8">
      <w:pPr>
        <w:pStyle w:val="pxd"/>
        <w:spacing w:before="180"/>
        <w:rPr>
          <w:del w:id="1974" w:author="Cara Cardinale" w:date="2025-01-23T20:23:00Z"/>
        </w:rPr>
      </w:pPr>
      <w:del w:id="1975"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m. Optional provisions, including:</w:delText>
        </w:r>
      </w:del>
    </w:p>
    <w:p w14:paraId="36A1DB6A" w14:textId="77777777" w:rsidR="00FB29D8" w:rsidRPr="00A25529" w:rsidDel="00B83F05" w:rsidRDefault="00FB29D8">
      <w:pPr>
        <w:pStyle w:val="pxd"/>
        <w:spacing w:before="180"/>
        <w:rPr>
          <w:del w:id="1976" w:author="Cara Cardinale" w:date="2025-01-23T20:23:00Z"/>
        </w:rPr>
      </w:pPr>
      <w:del w:id="1977"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1. classes of members.</w:delText>
        </w:r>
      </w:del>
    </w:p>
    <w:p w14:paraId="7A6B4713" w14:textId="77777777" w:rsidR="00FB29D8" w:rsidRPr="00A25529" w:rsidDel="00B83F05" w:rsidRDefault="00FB29D8">
      <w:pPr>
        <w:pStyle w:val="pxd"/>
        <w:spacing w:before="180"/>
        <w:rPr>
          <w:del w:id="1978" w:author="Cara Cardinale" w:date="2025-01-23T20:23:00Z"/>
        </w:rPr>
      </w:pPr>
      <w:del w:id="1979"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2. quorum requirements.</w:delText>
        </w:r>
      </w:del>
    </w:p>
    <w:p w14:paraId="00928E61" w14:textId="77777777" w:rsidR="00FB29D8" w:rsidRPr="00A25529" w:rsidDel="00B83F05" w:rsidRDefault="00FB29D8">
      <w:pPr>
        <w:pStyle w:val="pxd"/>
        <w:spacing w:before="180"/>
        <w:rPr>
          <w:del w:id="1980" w:author="Cara Cardinale" w:date="2025-01-23T20:23:00Z"/>
        </w:rPr>
      </w:pPr>
      <w:del w:id="1981"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3. date of the annual meeting.</w:delText>
        </w:r>
      </w:del>
    </w:p>
    <w:p w14:paraId="116CD710" w14:textId="77777777" w:rsidR="00FB29D8" w:rsidRPr="00A25529" w:rsidDel="00B83F05" w:rsidRDefault="00FB29D8">
      <w:pPr>
        <w:pStyle w:val="pxd"/>
        <w:spacing w:before="180"/>
        <w:rPr>
          <w:del w:id="1982" w:author="Cara Cardinale" w:date="2025-01-23T20:23:00Z"/>
        </w:rPr>
      </w:pPr>
      <w:del w:id="1983"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4. language required by other statutes or agencies:</w:delText>
        </w:r>
      </w:del>
    </w:p>
    <w:p w14:paraId="178340A8" w14:textId="77777777" w:rsidR="00FB29D8" w:rsidRPr="00A25529" w:rsidDel="00B83F05" w:rsidRDefault="00FB29D8">
      <w:pPr>
        <w:pStyle w:val="pxd"/>
        <w:spacing w:before="180"/>
        <w:rPr>
          <w:del w:id="1984" w:author="Cara Cardinale" w:date="2025-01-23T20:23:00Z"/>
        </w:rPr>
      </w:pPr>
      <w:del w:id="1985"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a. IRS requires particular language for tax exempt status.</w:delText>
        </w:r>
      </w:del>
    </w:p>
    <w:p w14:paraId="215422B8" w14:textId="77777777" w:rsidR="00FB29D8" w:rsidRPr="00A25529" w:rsidDel="00B83F05" w:rsidRDefault="00FB29D8">
      <w:pPr>
        <w:pStyle w:val="pxd"/>
        <w:spacing w:before="180"/>
        <w:rPr>
          <w:del w:id="1986" w:author="Cara Cardinale" w:date="2025-01-23T20:23:00Z"/>
        </w:rPr>
      </w:pPr>
      <w:del w:id="1987" w:author="Cara Cardinale" w:date="2025-01-23T20:23:00Z">
        <w:r w:rsidRPr="00A25529" w:rsidDel="00B83F05">
          <w:delText xml:space="preserve"> </w:delText>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b. Department of State requires particular language for corporation claiming tax exempt status.</w:delText>
        </w:r>
      </w:del>
    </w:p>
    <w:p w14:paraId="33C4B916" w14:textId="77777777" w:rsidR="00FB29D8" w:rsidRPr="00A25529" w:rsidDel="00B83F05" w:rsidRDefault="00FB29D8">
      <w:pPr>
        <w:pStyle w:val="pxd"/>
        <w:spacing w:before="180"/>
        <w:rPr>
          <w:del w:id="1988" w:author="Cara Cardinale" w:date="2025-01-23T20:23:00Z"/>
        </w:rPr>
      </w:pPr>
    </w:p>
    <w:p w14:paraId="1CFD40B9" w14:textId="77777777" w:rsidR="00FB29D8" w:rsidRPr="00A25529" w:rsidDel="00B83F05" w:rsidRDefault="00FB29D8">
      <w:pPr>
        <w:pStyle w:val="pxd"/>
        <w:spacing w:before="180"/>
        <w:rPr>
          <w:del w:id="1989" w:author="Cara Cardinale" w:date="2025-01-23T20:23:00Z"/>
        </w:rPr>
      </w:pPr>
      <w:del w:id="1990" w:author="Cara Cardinale" w:date="2025-01-23T20:23:00Z">
        <w:r w:rsidRPr="00A25529" w:rsidDel="00B83F05">
          <w:delText xml:space="preserve">Practice Notes </w:delText>
        </w:r>
      </w:del>
    </w:p>
    <w:p w14:paraId="3AA8AC1F" w14:textId="77777777" w:rsidR="00FB29D8" w:rsidRPr="00A25529" w:rsidDel="00B83F05" w:rsidRDefault="00FB29D8">
      <w:pPr>
        <w:pStyle w:val="pxd"/>
        <w:spacing w:before="180"/>
        <w:rPr>
          <w:del w:id="1991" w:author="Cara Cardinale" w:date="2025-01-23T20:23:00Z"/>
        </w:rPr>
      </w:pPr>
      <w:del w:id="1992"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 xml:space="preserve">The above checklist is based on information available from the New York Attorney General, Procedures For Forming And Changing A New York Non-For-Profit Corporation, available on line </w:delText>
        </w:r>
        <w:r w:rsidRPr="00A25529" w:rsidDel="00B83F05">
          <w:rPr>
            <w:rStyle w:val="pxurl"/>
            <w:color w:val="FF0000"/>
            <w:vertAlign w:val="superscript"/>
          </w:rPr>
          <w:delText>►</w:delText>
        </w:r>
        <w:r w:rsidRPr="00A25529" w:rsidDel="00B83F05">
          <w:rPr>
            <w:rStyle w:val="pxurl"/>
          </w:rPr>
          <w:fldChar w:fldCharType="begin"/>
        </w:r>
        <w:r w:rsidRPr="00A25529" w:rsidDel="00B83F05">
          <w:rPr>
            <w:rStyle w:val="pxurl"/>
          </w:rPr>
          <w:delInstrText>url.ref.id="I003SOZ"</w:delInstrText>
        </w:r>
        <w:r w:rsidRPr="00A25529" w:rsidDel="00B83F05">
          <w:rPr>
            <w:rStyle w:val="pxurl"/>
          </w:rPr>
          <w:fldChar w:fldCharType="end"/>
        </w:r>
        <w:r w:rsidRPr="00A25529" w:rsidDel="00B83F05">
          <w:rPr>
            <w:rStyle w:val="pxurl"/>
          </w:rPr>
          <w:delText>https://ag.ny.gov/</w:delText>
        </w:r>
        <w:r w:rsidRPr="00A25529" w:rsidDel="00B83F05">
          <w:delText>.</w:delText>
        </w:r>
      </w:del>
    </w:p>
    <w:p w14:paraId="73DFF837" w14:textId="77777777" w:rsidR="00FB29D8" w:rsidRPr="00A25529" w:rsidDel="00B83F05" w:rsidRDefault="00FB29D8">
      <w:pPr>
        <w:pStyle w:val="pxd"/>
        <w:spacing w:before="180"/>
        <w:rPr>
          <w:del w:id="1993" w:author="Cara Cardinale" w:date="2025-01-23T20:23:00Z"/>
        </w:rPr>
      </w:pPr>
      <w:del w:id="1994"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 xml:space="preserve">The New York Not-for-Profit Corporations Law specially defines corporation to exclude any purpose that is for pecuniary profit or financial gain, and prohibits use of corporate assets, income, or profit to benefit members, directors or officers (except to the extent otherwise permitted by statute). </w:delText>
        </w:r>
        <w:r w:rsidRPr="00A25529" w:rsidDel="00B83F05">
          <w:rPr>
            <w:rStyle w:val="pxst"/>
            <w:color w:val="FF0000"/>
            <w:vertAlign w:val="superscript"/>
          </w:rPr>
          <w:delText>►</w:delText>
        </w:r>
        <w:r w:rsidRPr="00A25529" w:rsidDel="00B83F05">
          <w:rPr>
            <w:rStyle w:val="pxst"/>
          </w:rPr>
          <w:fldChar w:fldCharType="begin"/>
        </w:r>
        <w:r w:rsidRPr="00A25529" w:rsidDel="00B83F05">
          <w:rPr>
            <w:rStyle w:val="pxst"/>
          </w:rPr>
          <w:delInstrText>st.ref.id="I05YESI"</w:delInstrText>
        </w:r>
        <w:r w:rsidRPr="00A25529" w:rsidDel="00B83F05">
          <w:rPr>
            <w:rStyle w:val="pxst"/>
          </w:rPr>
          <w:fldChar w:fldCharType="end"/>
        </w:r>
        <w:r w:rsidRPr="00A25529" w:rsidDel="00B83F05">
          <w:rPr>
            <w:rStyle w:val="pxst"/>
          </w:rPr>
          <w:delText xml:space="preserve">N-PCL </w:delText>
        </w:r>
        <w:r w:rsidRPr="00A25529" w:rsidDel="00B83F05">
          <w:rPr>
            <w:rStyle w:val="pxst"/>
            <w:vanish/>
          </w:rPr>
          <w:delText>&amp;s;</w:delText>
        </w:r>
        <w:r w:rsidRPr="00A25529" w:rsidDel="00B83F05">
          <w:rPr>
            <w:rStyle w:val="pxvis"/>
            <w:rFonts w:ascii="Times NewRoman" w:hAnsi="Times NewRoman"/>
            <w:b w:val="0"/>
            <w:sz w:val="24"/>
          </w:rPr>
          <w:delText>§</w:delText>
        </w:r>
        <w:r w:rsidRPr="00A25529" w:rsidDel="00B83F05">
          <w:rPr>
            <w:rStyle w:val="pxst"/>
          </w:rPr>
          <w:delText>102(a)(5)</w:delText>
        </w:r>
        <w:r w:rsidRPr="00A25529" w:rsidDel="00B83F05">
          <w:delText>.</w:delText>
        </w:r>
      </w:del>
    </w:p>
    <w:p w14:paraId="72423B22" w14:textId="77777777" w:rsidR="00FB29D8" w:rsidRPr="00A25529" w:rsidDel="00B83F05" w:rsidRDefault="00FB29D8">
      <w:pPr>
        <w:pStyle w:val="pxd"/>
        <w:spacing w:before="180"/>
        <w:rPr>
          <w:del w:id="1995" w:author="Cara Cardinale" w:date="2025-01-23T20:23:00Z"/>
        </w:rPr>
      </w:pPr>
      <w:del w:id="1996"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color w:val="FF0000"/>
            <w:vertAlign w:val="superscript"/>
          </w:rPr>
          <w:delText>►</w:delText>
        </w:r>
        <w:r w:rsidRPr="00A25529" w:rsidDel="00B83F05">
          <w:fldChar w:fldCharType="begin"/>
        </w:r>
        <w:r w:rsidRPr="00A25529" w:rsidDel="00B83F05">
          <w:delInstrText>p.ct.id="f2fd26a0b92511efa75bc0a5c2da1858|73|30:67.50"</w:delInstrText>
        </w:r>
        <w:r w:rsidRPr="00A25529" w:rsidDel="00B83F05">
          <w:fldChar w:fldCharType="end"/>
        </w:r>
        <w:r w:rsidRPr="00A25529" w:rsidDel="00B83F05">
          <w:delText xml:space="preserve">For corporations seeking tax exempt status, the language suggested by the IRS is included in the form at </w:delText>
        </w:r>
        <w:r w:rsidRPr="00A25529" w:rsidDel="00B83F05">
          <w:rPr>
            <w:rStyle w:val="pxx"/>
            <w:color w:val="FF0000"/>
            <w:vertAlign w:val="superscript"/>
          </w:rPr>
          <w:delText>►</w:delText>
        </w:r>
        <w:r w:rsidRPr="00A25529" w:rsidDel="00B83F05">
          <w:rPr>
            <w:rStyle w:val="pxx"/>
          </w:rPr>
          <w:fldChar w:fldCharType="begin"/>
        </w:r>
        <w:r w:rsidRPr="00A25529" w:rsidDel="00B83F05">
          <w:rPr>
            <w:rStyle w:val="pxx"/>
          </w:rPr>
          <w:delInstrText>x.ref.id="I006LZI"</w:delInstrText>
        </w:r>
        <w:r w:rsidRPr="00A25529" w:rsidDel="00B83F05">
          <w:rPr>
            <w:rStyle w:val="pxx"/>
          </w:rPr>
          <w:fldChar w:fldCharType="end"/>
        </w:r>
        <w:r w:rsidRPr="00A25529" w:rsidDel="00B83F05">
          <w:rPr>
            <w:rStyle w:val="pxx"/>
            <w:vanish/>
          </w:rPr>
          <w:delText>&amp;s;</w:delText>
        </w:r>
        <w:r w:rsidRPr="00A25529" w:rsidDel="00B83F05">
          <w:rPr>
            <w:rStyle w:val="pxvis"/>
            <w:rFonts w:ascii="Times NewRoman" w:hAnsi="Times NewRoman"/>
            <w:b w:val="0"/>
            <w:sz w:val="24"/>
          </w:rPr>
          <w:delText>§</w:delText>
        </w:r>
        <w:r w:rsidRPr="00A25529" w:rsidDel="00B83F05">
          <w:rPr>
            <w:rStyle w:val="pxx"/>
          </w:rPr>
          <w:delText>30:67.30</w:delText>
        </w:r>
        <w:r w:rsidRPr="00A25529" w:rsidDel="00B83F05">
          <w:delText xml:space="preserve"> and is available on line, </w:delText>
        </w:r>
        <w:r w:rsidRPr="00A25529" w:rsidDel="00B83F05">
          <w:rPr>
            <w:rStyle w:val="pxurl"/>
            <w:color w:val="FF0000"/>
            <w:vertAlign w:val="superscript"/>
          </w:rPr>
          <w:delText>►</w:delText>
        </w:r>
        <w:r w:rsidRPr="00A25529" w:rsidDel="00B83F05">
          <w:rPr>
            <w:rStyle w:val="pxurl"/>
          </w:rPr>
          <w:fldChar w:fldCharType="begin"/>
        </w:r>
        <w:r w:rsidRPr="00A25529" w:rsidDel="00B83F05">
          <w:rPr>
            <w:rStyle w:val="pxurl"/>
          </w:rPr>
          <w:delInstrText>url.ref.id="I009F4E"</w:delInstrText>
        </w:r>
        <w:r w:rsidRPr="00A25529" w:rsidDel="00B83F05">
          <w:rPr>
            <w:rStyle w:val="pxurl"/>
          </w:rPr>
          <w:fldChar w:fldCharType="end"/>
        </w:r>
        <w:r w:rsidRPr="00A25529" w:rsidDel="00B83F05">
          <w:rPr>
            <w:rStyle w:val="pxurl"/>
          </w:rPr>
          <w:delText>https://www.irs.gov/</w:delText>
        </w:r>
        <w:r w:rsidRPr="00A25529" w:rsidDel="00B83F05">
          <w:delText>. The Department of State requires that such language, in included, be preceded by the following statement:</w:delText>
        </w:r>
      </w:del>
    </w:p>
    <w:p w14:paraId="71E36994" w14:textId="77777777" w:rsidR="00FB29D8" w:rsidRPr="00A25529" w:rsidDel="00B83F05" w:rsidRDefault="00FB29D8">
      <w:pPr>
        <w:pStyle w:val="pxd"/>
        <w:spacing w:before="180"/>
        <w:rPr>
          <w:del w:id="1997" w:author="Cara Cardinale" w:date="2025-01-23T20:23:00Z"/>
        </w:rPr>
      </w:pPr>
      <w:del w:id="1998"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delText xml:space="preserve">The following language relates to the corporation's tax exempt status and is not a statement of purposes and powers. Consequently, this language does not expand or alter the corporation's purposes or powers set forth in paragraph number </w:delText>
        </w:r>
        <w:r w:rsidRPr="00A25529" w:rsidDel="00B83F05">
          <w:rPr>
            <w:rStyle w:val="pxfinstr"/>
            <w:i/>
            <w:iCs/>
          </w:rPr>
          <w:delText>[designation of paragraph]</w:delText>
        </w:r>
      </w:del>
    </w:p>
    <w:p w14:paraId="3C565810" w14:textId="77777777" w:rsidR="00FB29D8" w:rsidRPr="00A25529" w:rsidDel="00B83F05" w:rsidRDefault="00FB29D8">
      <w:pPr>
        <w:pStyle w:val="pxd"/>
        <w:spacing w:before="180"/>
        <w:rPr>
          <w:del w:id="1999" w:author="Cara Cardinale" w:date="2025-01-23T20:23:00Z"/>
        </w:rPr>
      </w:pPr>
      <w:del w:id="2000" w:author="Cara Cardinale" w:date="2025-01-23T20:23:00Z">
        <w:r w:rsidRPr="00A25529" w:rsidDel="00B83F05">
          <w:rPr>
            <w:rStyle w:val="pxvis"/>
            <w:rFonts w:cs="Arial"/>
            <w:bCs/>
            <w:sz w:val="24"/>
            <w:rPrChange w:id="2001" w:author="Cara Cardinale" w:date="2025-03-04T10:36:00Z">
              <w:rPr>
                <w:rStyle w:val="pxvis"/>
                <w:rFonts w:cs="Arial"/>
                <w:bCs/>
              </w:rPr>
            </w:rPrChange>
          </w:rPr>
          <w:delText>Research References</w:delText>
        </w:r>
      </w:del>
    </w:p>
    <w:p w14:paraId="577D3D0C" w14:textId="77777777" w:rsidR="00FB29D8" w:rsidRPr="00A25529" w:rsidDel="00B83F05" w:rsidRDefault="00FB29D8">
      <w:pPr>
        <w:pStyle w:val="pxd"/>
        <w:spacing w:before="180"/>
        <w:rPr>
          <w:del w:id="2002" w:author="Cara Cardinale" w:date="2025-01-23T20:23:00Z"/>
        </w:rPr>
      </w:pPr>
      <w:del w:id="2003"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rStyle w:val="pxtk"/>
            <w:color w:val="FF0000"/>
            <w:vertAlign w:val="superscript"/>
          </w:rPr>
          <w:delText>►</w:delText>
        </w:r>
        <w:r w:rsidRPr="00A25529" w:rsidDel="00B83F05">
          <w:rPr>
            <w:rStyle w:val="pxtk"/>
          </w:rPr>
          <w:fldChar w:fldCharType="begin"/>
        </w:r>
        <w:r w:rsidRPr="00A25529" w:rsidDel="00B83F05">
          <w:rPr>
            <w:rStyle w:val="pxtk"/>
          </w:rPr>
          <w:delInstrText>tk.ref.id="I00C89A"</w:delInstrText>
        </w:r>
        <w:r w:rsidRPr="00A25529" w:rsidDel="00B83F05">
          <w:rPr>
            <w:rStyle w:val="pxtk"/>
          </w:rPr>
          <w:fldChar w:fldCharType="end"/>
        </w:r>
        <w:r w:rsidRPr="00A25529" w:rsidDel="00B83F05">
          <w:rPr>
            <w:rStyle w:val="pxtk"/>
          </w:rPr>
          <w:delText>West's Key Number Digest, Corporations and Business Organizations &amp;key;3350 et seq.</w:delText>
        </w:r>
      </w:del>
    </w:p>
    <w:p w14:paraId="7A9BCA06" w14:textId="77777777" w:rsidR="00FB29D8" w:rsidRPr="00A25529" w:rsidDel="00B83F05" w:rsidRDefault="00FB29D8">
      <w:pPr>
        <w:pStyle w:val="pxd"/>
        <w:spacing w:before="180"/>
        <w:rPr>
          <w:del w:id="2004" w:author="Cara Cardinale" w:date="2025-01-23T20:23:00Z"/>
        </w:rPr>
      </w:pPr>
      <w:del w:id="2005"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rStyle w:val="pxtk"/>
            <w:color w:val="FF0000"/>
            <w:vertAlign w:val="superscript"/>
          </w:rPr>
          <w:delText>►</w:delText>
        </w:r>
        <w:r w:rsidRPr="00A25529" w:rsidDel="00B83F05">
          <w:rPr>
            <w:rStyle w:val="pxtk"/>
          </w:rPr>
          <w:fldChar w:fldCharType="begin"/>
        </w:r>
        <w:r w:rsidRPr="00A25529" w:rsidDel="00B83F05">
          <w:rPr>
            <w:rStyle w:val="pxtk"/>
          </w:rPr>
          <w:delInstrText>tk.ref.id="I00F1E6"</w:delInstrText>
        </w:r>
        <w:r w:rsidRPr="00A25529" w:rsidDel="00B83F05">
          <w:rPr>
            <w:rStyle w:val="pxtk"/>
          </w:rPr>
          <w:fldChar w:fldCharType="end"/>
        </w:r>
        <w:r w:rsidRPr="00A25529" w:rsidDel="00B83F05">
          <w:rPr>
            <w:rStyle w:val="pxtk"/>
          </w:rPr>
          <w:delText>West's Key Number Digest, Taxation &amp;key;2225 et seq.</w:delText>
        </w:r>
      </w:del>
    </w:p>
    <w:p w14:paraId="45A2521F" w14:textId="77777777" w:rsidR="00FB29D8" w:rsidRPr="00A25529" w:rsidDel="00B83F05" w:rsidRDefault="00FB29D8">
      <w:pPr>
        <w:pStyle w:val="pxd"/>
        <w:spacing w:before="180"/>
        <w:rPr>
          <w:del w:id="2006" w:author="Cara Cardinale" w:date="2025-01-23T20:23:00Z"/>
        </w:rPr>
      </w:pPr>
      <w:del w:id="2007" w:author="Cara Cardinale" w:date="2025-01-23T20:23:00Z">
        <w:r w:rsidRPr="00A25529" w:rsidDel="00B83F05">
          <w:delText xml:space="preserve"> </w:delText>
        </w:r>
        <w:r w:rsidRPr="00A25529" w:rsidDel="00B83F05">
          <w:rPr>
            <w:rStyle w:val="pxvis"/>
            <w:rFonts w:ascii="Times NewRoman" w:hAnsi="Times NewRoman"/>
            <w:b w:val="0"/>
            <w:sz w:val="24"/>
          </w:rPr>
          <w:tab/>
        </w:r>
        <w:r w:rsidRPr="00A25529" w:rsidDel="00B83F05">
          <w:rPr>
            <w:rStyle w:val="pxrc"/>
            <w:color w:val="FF0000"/>
            <w:vertAlign w:val="superscript"/>
          </w:rPr>
          <w:delText>►</w:delText>
        </w:r>
        <w:r w:rsidRPr="00A25529" w:rsidDel="00B83F05">
          <w:rPr>
            <w:rStyle w:val="pxrc"/>
          </w:rPr>
          <w:fldChar w:fldCharType="begin"/>
        </w:r>
        <w:r w:rsidRPr="00A25529" w:rsidDel="00B83F05">
          <w:rPr>
            <w:rStyle w:val="pxrc"/>
          </w:rPr>
          <w:delInstrText>rc.ref.id="I00HUJ2"</w:delInstrText>
        </w:r>
        <w:r w:rsidRPr="00A25529" w:rsidDel="00B83F05">
          <w:rPr>
            <w:rStyle w:val="pxrc"/>
          </w:rPr>
          <w:fldChar w:fldCharType="end"/>
        </w:r>
        <w:r w:rsidRPr="00A25529" w:rsidDel="00B83F05">
          <w:rPr>
            <w:rStyle w:val="pxrc"/>
          </w:rPr>
          <w:delText xml:space="preserve">Am. Jur. 2d, Corporations </w:delText>
        </w:r>
        <w:r w:rsidRPr="00A25529" w:rsidDel="00B83F05">
          <w:rPr>
            <w:rStyle w:val="pxrc"/>
            <w:vanish/>
          </w:rPr>
          <w:delText>&amp;ss;</w:delText>
        </w:r>
        <w:r w:rsidRPr="00A25529" w:rsidDel="00B83F05">
          <w:rPr>
            <w:rStyle w:val="pxvis"/>
            <w:rFonts w:ascii="Times NewRoman" w:hAnsi="Times NewRoman"/>
            <w:b w:val="0"/>
            <w:sz w:val="24"/>
          </w:rPr>
          <w:delText>§§</w:delText>
        </w:r>
        <w:r w:rsidRPr="00A25529" w:rsidDel="00B83F05">
          <w:rPr>
            <w:rStyle w:val="pxrc"/>
          </w:rPr>
          <w:delText>33, 34, 160</w:delText>
        </w:r>
      </w:del>
    </w:p>
    <w:p w14:paraId="7F355888" w14:textId="77777777" w:rsidR="00FB29D8" w:rsidRPr="00A25529" w:rsidRDefault="00FB29D8">
      <w:pPr>
        <w:pStyle w:val="pxd"/>
        <w:spacing w:before="180"/>
      </w:pPr>
      <w:r w:rsidRPr="00A25529">
        <w:t>2. Formation</w:t>
      </w:r>
    </w:p>
    <w:p w14:paraId="3C92617A" w14:textId="77777777" w:rsidR="00FB29D8" w:rsidRPr="00A25529" w:rsidRDefault="00FB29D8">
      <w:pPr>
        <w:pStyle w:val="pxd"/>
        <w:spacing w:before="180"/>
      </w:pPr>
      <w:r w:rsidRPr="00A25529">
        <w:t>a. Certificate of Incorporation</w:t>
      </w:r>
    </w:p>
    <w:p w14:paraId="56B259C3" w14:textId="77777777" w:rsidR="00FB29D8" w:rsidRPr="00A25529" w:rsidRDefault="00FB29D8">
      <w:pPr>
        <w:pStyle w:val="pxd"/>
        <w:spacing w:before="180"/>
      </w:pPr>
      <w:r w:rsidRPr="00A25529">
        <w:t>(1) In General</w:t>
      </w:r>
    </w:p>
    <w:p w14:paraId="132A82E2" w14:textId="77777777" w:rsidR="00FB29D8" w:rsidRPr="00A25529" w:rsidRDefault="00FB29D8">
      <w:pPr>
        <w:pStyle w:val="pxs"/>
        <w:spacing w:before="180"/>
        <w:rPr>
          <w:rPrChange w:id="2008" w:author="Cara Cardinale" w:date="2025-03-04T10:36:00Z">
            <w:rPr>
              <w:sz w:val="27"/>
            </w:rPr>
          </w:rPrChange>
        </w:rPr>
      </w:pPr>
      <w:r w:rsidRPr="00A25529">
        <w:rPr>
          <w:rPrChange w:id="2009" w:author="Cara Cardinale" w:date="2025-03-04T10:36:00Z">
            <w:rPr>
              <w:sz w:val="27"/>
            </w:rPr>
          </w:rPrChange>
        </w:rPr>
        <w:t>30:68. Certificate of incorporation</w:t>
      </w:r>
    </w:p>
    <w:p w14:paraId="60EBC0F0" w14:textId="77777777" w:rsidR="00FB29D8" w:rsidRPr="00A25529" w:rsidRDefault="00FB29D8">
      <w:pPr>
        <w:pStyle w:val="pxov"/>
        <w:rPr>
          <w:vanish/>
        </w:rPr>
      </w:pPr>
      <w:r w:rsidRPr="00A25529">
        <w:rPr>
          <w:vanish/>
        </w:rPr>
        <w:t>FMS</w:t>
      </w:r>
    </w:p>
    <w:p w14:paraId="4F5590CD" w14:textId="77777777" w:rsidR="00FB29D8" w:rsidRPr="00A25529" w:rsidRDefault="00FB29D8">
      <w:pPr>
        <w:pStyle w:val="pxov"/>
        <w:rPr>
          <w:vanish/>
        </w:rPr>
      </w:pPr>
      <w:r w:rsidRPr="00A25529">
        <w:rPr>
          <w:vanish/>
        </w:rPr>
        <w:t>NFP</w:t>
      </w:r>
    </w:p>
    <w:p w14:paraId="20A0EB9B" w14:textId="77777777" w:rsidR="00FB29D8" w:rsidRPr="00A25529" w:rsidRDefault="00FB29D8">
      <w:pPr>
        <w:pStyle w:val="pxov"/>
        <w:rPr>
          <w:vanish/>
        </w:rPr>
      </w:pPr>
      <w:r w:rsidRPr="00A25529">
        <w:rPr>
          <w:vanish/>
        </w:rPr>
        <w:t>COL</w:t>
      </w:r>
    </w:p>
    <w:p w14:paraId="587B58B2" w14:textId="77777777" w:rsidR="00FB29D8" w:rsidRPr="00A25529" w:rsidRDefault="00FB29D8">
      <w:pPr>
        <w:pStyle w:val="pxov"/>
        <w:rPr>
          <w:vanish/>
        </w:rPr>
      </w:pPr>
      <w:r w:rsidRPr="00A25529">
        <w:rPr>
          <w:vanish/>
        </w:rPr>
        <w:t>FCV</w:t>
      </w:r>
    </w:p>
    <w:p w14:paraId="0F069822" w14:textId="77777777" w:rsidR="00FB29D8" w:rsidRPr="00A25529" w:rsidRDefault="00FB29D8">
      <w:pPr>
        <w:pStyle w:val="pxov"/>
        <w:rPr>
          <w:vanish/>
        </w:rPr>
      </w:pPr>
      <w:r w:rsidRPr="00A25529">
        <w:rPr>
          <w:vanish/>
        </w:rPr>
        <w:t>FTR</w:t>
      </w:r>
    </w:p>
    <w:p w14:paraId="0B07004F" w14:textId="77777777" w:rsidR="00FB29D8" w:rsidRPr="00A25529" w:rsidRDefault="00FB29D8">
      <w:pPr>
        <w:pStyle w:val="pxov"/>
        <w:rPr>
          <w:vanish/>
        </w:rPr>
      </w:pPr>
      <w:r w:rsidRPr="00A25529">
        <w:rPr>
          <w:vanish/>
        </w:rPr>
        <w:t>EBL</w:t>
      </w:r>
    </w:p>
    <w:p w14:paraId="26A393C5" w14:textId="77777777" w:rsidR="00FB29D8" w:rsidRPr="00A25529" w:rsidRDefault="00FB29D8">
      <w:pPr>
        <w:pStyle w:val="pxov"/>
        <w:rPr>
          <w:vanish/>
        </w:rPr>
      </w:pPr>
      <w:r w:rsidRPr="00A25529">
        <w:rPr>
          <w:vanish/>
        </w:rPr>
        <w:t>TEM</w:t>
      </w:r>
    </w:p>
    <w:p w14:paraId="6C68A177" w14:textId="77777777" w:rsidR="00FB29D8" w:rsidRPr="00A25529" w:rsidRDefault="00FB29D8">
      <w:pPr>
        <w:pStyle w:val="pxov"/>
        <w:rPr>
          <w:vanish/>
        </w:rPr>
      </w:pPr>
      <w:r w:rsidRPr="00A25529">
        <w:rPr>
          <w:vanish/>
        </w:rPr>
        <w:t>MTD</w:t>
      </w:r>
    </w:p>
    <w:p w14:paraId="05073537"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form.fid="Id54901f01b6411e684899cfd92da4eb0"</w:instrText>
      </w:r>
      <w:r w:rsidRPr="00A25529">
        <w:fldChar w:fldCharType="end"/>
      </w:r>
    </w:p>
    <w:p w14:paraId="0091308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st.ref.id="I003SUP"</w:instrText>
      </w:r>
      <w:r w:rsidRPr="00A25529">
        <w:rPr>
          <w:rStyle w:val="pxst"/>
        </w:rPr>
        <w:fldChar w:fldCharType="end"/>
      </w:r>
      <w:r w:rsidRPr="00A25529">
        <w:rPr>
          <w:rStyle w:val="pxst"/>
        </w:rPr>
        <w:t>SECTION 402 OF THE N.Y. NOT-FOR-PROFIT CORPORATION LAW</w:t>
      </w:r>
    </w:p>
    <w:p w14:paraId="5CFEC7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We, the undersigned, acting as incorporators of a corporation under the N.Y. Not-for-Profit Corporation Law, do hereby adopt the following Certificate of Incorporation for such corporation:</w:t>
      </w:r>
    </w:p>
    <w:p w14:paraId="3539CA95" w14:textId="77777777" w:rsidR="00FB29D8" w:rsidRPr="00A25529" w:rsidRDefault="00FB29D8">
      <w:pPr>
        <w:pStyle w:val="pxformfl"/>
        <w:ind w:left="500"/>
      </w:pPr>
      <w:r w:rsidRPr="00A25529">
        <w:t xml:space="preserve"> </w:t>
      </w:r>
    </w:p>
    <w:p w14:paraId="051D861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58AD7F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name of the corporation is </w:t>
      </w:r>
      <w:r w:rsidRPr="00A25529">
        <w:rPr>
          <w:rStyle w:val="pxfinstr"/>
          <w:i/>
          <w:iCs/>
        </w:rPr>
        <w:t>[name of corporation]</w:t>
      </w:r>
      <w:r w:rsidRPr="00A25529">
        <w:t>.</w:t>
      </w:r>
    </w:p>
    <w:p w14:paraId="130E150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NOT-FOR-PROFIT STATUS</w:t>
      </w:r>
    </w:p>
    <w:p w14:paraId="1E4970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This corporation is a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as defined in </w:t>
      </w:r>
      <w:r w:rsidRPr="00A25529">
        <w:rPr>
          <w:rStyle w:val="pxsst"/>
          <w:color w:val="FF0000"/>
          <w:vertAlign w:val="superscript"/>
        </w:rPr>
        <w:t>►</w:t>
      </w:r>
      <w:r w:rsidRPr="00A25529">
        <w:rPr>
          <w:rStyle w:val="pxsst"/>
        </w:rPr>
        <w:fldChar w:fldCharType="begin"/>
      </w:r>
      <w:r w:rsidRPr="00A25529">
        <w:rPr>
          <w:rStyle w:val="pxsst"/>
        </w:rPr>
        <w:instrText>sst.ref.id="I006LZL"</w:instrText>
      </w:r>
      <w:r w:rsidRPr="00A25529">
        <w:rPr>
          <w:rStyle w:val="pxsst"/>
        </w:rPr>
        <w:fldChar w:fldCharType="end"/>
      </w:r>
      <w:r w:rsidRPr="00A25529">
        <w:rPr>
          <w:rStyle w:val="pxsst"/>
        </w:rPr>
        <w:t>Subparagraph (a)(5) of Section 102 of the Not-for-Profit Corporation Law</w:t>
      </w:r>
      <w:r w:rsidRPr="00A25529">
        <w:t>.</w:t>
      </w:r>
    </w:p>
    <w:p w14:paraId="0274937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PURPOSES AND POWERS</w:t>
      </w:r>
    </w:p>
    <w:p w14:paraId="4D49DDF3"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25D48315" w14:textId="77777777" w:rsidR="00FB29D8" w:rsidRPr="00A25529" w:rsidRDefault="00FB29D8">
      <w:pPr>
        <w:pStyle w:val="pxformselis"/>
        <w:ind w:left="500"/>
      </w:pPr>
      <w:r w:rsidRPr="00A25529">
        <w:t xml:space="preserve"> </w:t>
      </w:r>
    </w:p>
    <w:p w14:paraId="64B571E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w:t>
      </w:r>
      <w:r w:rsidRPr="00A25529">
        <w:rPr>
          <w:rStyle w:val="pxfinstr"/>
          <w:i/>
          <w:iCs/>
        </w:rPr>
        <w:t>[purpose/purposes]</w:t>
      </w:r>
      <w:r w:rsidRPr="00A25529">
        <w:t xml:space="preserve"> for which the corporation is formed </w:t>
      </w:r>
      <w:r w:rsidRPr="00A25529">
        <w:rPr>
          <w:rStyle w:val="pxfinstr"/>
          <w:i/>
          <w:iCs/>
        </w:rPr>
        <w:t>[is/are]</w:t>
      </w:r>
      <w:r w:rsidRPr="00A25529">
        <w:t xml:space="preserve">: </w:t>
      </w:r>
      <w:r w:rsidRPr="00A25529">
        <w:rPr>
          <w:rStyle w:val="pxfinstr"/>
          <w:i/>
          <w:iCs/>
        </w:rPr>
        <w:t>[description of purposes as authorized under N.Y. Not-for-Profit Corporation Law]</w:t>
      </w:r>
      <w:r w:rsidRPr="00A25529">
        <w:t>.</w:t>
      </w:r>
      <w:r w:rsidRPr="00A25529">
        <w:rPr>
          <w:rStyle w:val="pxfinstr"/>
          <w:i/>
          <w:iCs/>
        </w:rPr>
        <w:t>[OR:]</w:t>
      </w:r>
    </w:p>
    <w:p w14:paraId="1FDF8A61" w14:textId="77777777" w:rsidR="00FB29D8" w:rsidRPr="00A25529" w:rsidRDefault="00FB29D8">
      <w:pPr>
        <w:pStyle w:val="pxformselis"/>
        <w:ind w:left="500"/>
      </w:pPr>
      <w:r w:rsidRPr="00A25529">
        <w:t xml:space="preserve"> </w:t>
      </w:r>
    </w:p>
    <w:p w14:paraId="5DCC6E73"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purpose for which the corporation is formed is any purpose for which corporations may be organized under the Not-for-Profit Corporation Law as a </w:t>
      </w:r>
      <w:r w:rsidRPr="00A25529">
        <w:rPr>
          <w:rStyle w:val="pxfinstr"/>
          <w:i/>
          <w:iCs/>
        </w:rPr>
        <w:t>[charitable/noncharitable]</w:t>
      </w:r>
      <w:r w:rsidRPr="00A25529">
        <w:t xml:space="preserve"> corporation.</w:t>
      </w:r>
    </w:p>
    <w:p w14:paraId="06B608F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In addition to the foregoing corporate purposes, the corporation shall have and exercise all of the general and special powers of corporations set forth in </w:t>
      </w:r>
      <w:r w:rsidRPr="00A25529">
        <w:rPr>
          <w:rStyle w:val="pxst"/>
          <w:color w:val="FF0000"/>
          <w:vertAlign w:val="superscript"/>
        </w:rPr>
        <w:t>►</w:t>
      </w:r>
      <w:r w:rsidRPr="00A25529">
        <w:rPr>
          <w:rStyle w:val="pxst"/>
        </w:rPr>
        <w:fldChar w:fldCharType="begin"/>
      </w:r>
      <w:r w:rsidRPr="00A25529">
        <w:rPr>
          <w:rStyle w:val="pxst"/>
        </w:rPr>
        <w:instrText>st.ref.id="I003SUR"</w:instrText>
      </w:r>
      <w:r w:rsidRPr="00A25529">
        <w:rPr>
          <w:rStyle w:val="pxst"/>
        </w:rPr>
        <w:fldChar w:fldCharType="end"/>
      </w:r>
      <w:r w:rsidRPr="00A25529">
        <w:rPr>
          <w:rStyle w:val="pxst"/>
        </w:rPr>
        <w:t>Section 202 of the Not-for-Profit Corporation Law</w:t>
      </w:r>
      <w:r w:rsidRPr="00A25529">
        <w:t>.</w:t>
      </w:r>
      <w:del w:id="2010" w:author="Cara Cardinale" w:date="2025-01-26T14:28:00Z">
        <w:r w:rsidRPr="00A25529" w:rsidDel="0062414C">
          <w:rPr>
            <w:rStyle w:val="pxfinstr"/>
            <w:i/>
            <w:iCs/>
          </w:rPr>
          <w:delText>[END OF CHOICES]</w:delText>
        </w:r>
      </w:del>
    </w:p>
    <w:p w14:paraId="1083E29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CORPORATE TYPE</w:t>
      </w:r>
    </w:p>
    <w:p w14:paraId="2E98D7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 is a </w:t>
      </w:r>
      <w:r w:rsidRPr="00A25529">
        <w:rPr>
          <w:rStyle w:val="pxfinstr"/>
          <w:i/>
          <w:iCs/>
        </w:rPr>
        <w:t>[charitable/noncharitable]</w:t>
      </w:r>
      <w:r w:rsidRPr="00A25529">
        <w:t xml:space="preserve"> corporation under </w:t>
      </w:r>
      <w:r w:rsidRPr="00A25529">
        <w:rPr>
          <w:rStyle w:val="pxst"/>
          <w:color w:val="FF0000"/>
          <w:vertAlign w:val="superscript"/>
        </w:rPr>
        <w:t>►</w:t>
      </w:r>
      <w:r w:rsidRPr="00A25529">
        <w:rPr>
          <w:rStyle w:val="pxst"/>
        </w:rPr>
        <w:fldChar w:fldCharType="begin"/>
      </w:r>
      <w:r w:rsidRPr="00A25529">
        <w:rPr>
          <w:rStyle w:val="pxst"/>
        </w:rPr>
        <w:instrText>st.ref.id="I006LZN"</w:instrText>
      </w:r>
      <w:r w:rsidRPr="00A25529">
        <w:rPr>
          <w:rStyle w:val="pxst"/>
        </w:rPr>
        <w:fldChar w:fldCharType="end"/>
      </w:r>
      <w:r w:rsidRPr="00A25529">
        <w:rPr>
          <w:rStyle w:val="pxst"/>
        </w:rPr>
        <w:t>Section 201 of the Not-for-Profit Corporation Law</w:t>
      </w:r>
      <w:r w:rsidRPr="00A25529">
        <w:t>.</w:t>
      </w:r>
    </w:p>
    <w:p w14:paraId="3899EE9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LOCATION OF CORPORATE OFFICE</w:t>
      </w:r>
    </w:p>
    <w:p w14:paraId="0462EA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office of the corporation shall be located in </w:t>
      </w:r>
      <w:r w:rsidRPr="00A25529">
        <w:rPr>
          <w:rStyle w:val="pxfinstr"/>
          <w:i/>
          <w:iCs/>
        </w:rPr>
        <w:t>[name of county]</w:t>
      </w:r>
      <w:r w:rsidRPr="00A25529">
        <w:t>, State of New York.</w:t>
      </w:r>
    </w:p>
    <w:p w14:paraId="61D598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 xml:space="preserve">[OPTIONAL: The books and records of account kept by the corporation pursuant to </w:t>
      </w:r>
      <w:r w:rsidRPr="00A25529">
        <w:rPr>
          <w:rStyle w:val="pxst"/>
          <w:i/>
          <w:iCs/>
          <w:color w:val="FF0000"/>
          <w:vertAlign w:val="superscript"/>
        </w:rPr>
        <w:t>►</w:t>
      </w:r>
      <w:r w:rsidRPr="00A25529">
        <w:rPr>
          <w:rStyle w:val="pxst"/>
          <w:i/>
          <w:iCs/>
        </w:rPr>
        <w:fldChar w:fldCharType="begin"/>
      </w:r>
      <w:r w:rsidRPr="00A25529">
        <w:rPr>
          <w:rStyle w:val="pxst"/>
          <w:i/>
          <w:iCs/>
        </w:rPr>
        <w:instrText>st.ref.id="I003SUU"</w:instrText>
      </w:r>
      <w:r w:rsidRPr="00A25529">
        <w:rPr>
          <w:rStyle w:val="pxst"/>
          <w:i/>
          <w:iCs/>
        </w:rPr>
        <w:fldChar w:fldCharType="end"/>
      </w:r>
      <w:r w:rsidRPr="00A25529">
        <w:rPr>
          <w:rStyle w:val="pxst"/>
          <w:i/>
          <w:iCs/>
        </w:rPr>
        <w:t>Section 621 of the Not-for-Profit Corporation Law</w:t>
      </w:r>
      <w:r w:rsidRPr="00A25529">
        <w:rPr>
          <w:rStyle w:val="pxfinstr"/>
          <w:i/>
          <w:iCs/>
        </w:rPr>
        <w:t xml:space="preserve"> shall be kept at an office outside the state, which office shall be located at [address of office], [name of city], [name of state] [zip code of office].]</w:t>
      </w:r>
    </w:p>
    <w:p w14:paraId="5A4A454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INITIAL DIRECTORS</w:t>
      </w:r>
    </w:p>
    <w:p w14:paraId="6E503F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initial Board of Directors shall be </w:t>
      </w:r>
      <w:r w:rsidRPr="00A25529">
        <w:rPr>
          <w:rStyle w:val="pxfinstr"/>
          <w:i/>
          <w:iCs/>
        </w:rPr>
        <w:t>[number of directors]</w:t>
      </w:r>
      <w:r w:rsidRPr="00A25529">
        <w:t xml:space="preserve"> in number, their names and addresses being as follows: </w:t>
      </w:r>
      <w:r w:rsidRPr="00A25529">
        <w:rPr>
          <w:rStyle w:val="pxfinstr"/>
          <w:i/>
          <w:iCs/>
        </w:rPr>
        <w:t>[names of initial directors]</w:t>
      </w:r>
      <w:r w:rsidRPr="00A25529">
        <w:t xml:space="preserve"> and </w:t>
      </w:r>
      <w:r w:rsidRPr="00A25529">
        <w:rPr>
          <w:rStyle w:val="pxfinstr"/>
          <w:i/>
          <w:iCs/>
        </w:rPr>
        <w:t>[addresses of initial directors]</w:t>
      </w:r>
      <w:r w:rsidRPr="00A25529">
        <w:t>.</w:t>
      </w:r>
    </w:p>
    <w:p w14:paraId="178FF7D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DURATION</w:t>
      </w:r>
    </w:p>
    <w:p w14:paraId="0924DC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duration of this corporation shall be </w:t>
      </w:r>
      <w:r w:rsidRPr="00A25529">
        <w:rPr>
          <w:rStyle w:val="pxfinstr"/>
          <w:i/>
          <w:iCs/>
        </w:rPr>
        <w:t>[perpetual/from the date this certificate is filed by the Department of State until [date of expiration]/[specification of time period] from the date of filing of this certificate of incorporation/[specification of duration of corporation]]</w:t>
      </w:r>
      <w:r w:rsidRPr="00A25529">
        <w:t>.</w:t>
      </w:r>
    </w:p>
    <w:p w14:paraId="661FDD6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DESIGNATION OF SECRETARY OF STATE ASAGENT FOR SERVICE OF PROCESS</w:t>
      </w:r>
    </w:p>
    <w:p w14:paraId="6F7E7D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 designates the Secretary of State of the State of New York as its agent upon whom process against it may be served. The post office address of the corporation </w:t>
      </w:r>
      <w:r w:rsidRPr="00A25529">
        <w:rPr>
          <w:rStyle w:val="pxfinstr"/>
          <w:i/>
          <w:iCs/>
        </w:rPr>
        <w:t>[within/outside]</w:t>
      </w:r>
      <w:r w:rsidRPr="00A25529">
        <w:t xml:space="preserve"> the state to which the Secretary of State can mail a copy of any process against the corporation served upon the Secretary of State is as follows: </w:t>
      </w:r>
      <w:r w:rsidRPr="00A25529">
        <w:rPr>
          <w:rStyle w:val="pxfinstr"/>
          <w:i/>
          <w:iCs/>
        </w:rPr>
        <w:t>[mailing address of corporation]</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corporation]</w:t>
      </w:r>
      <w:r w:rsidRPr="00A25529">
        <w:t>.</w:t>
      </w:r>
      <w:ins w:id="2011" w:author="Cara Cardinale" w:date="2025-01-24T13:00:00Z">
        <w:r w:rsidR="00E175B2" w:rsidRPr="00A25529">
          <w:t xml:space="preserve"> &lt;finstr&gt;[OPTIONAL: The email address to which the Secretary of State shall email a notice of the fact that process against the corporation has been served electronically upon the Secretary of State is: </w:t>
        </w:r>
      </w:ins>
      <w:ins w:id="2012" w:author="Cara Cardinale" w:date="2025-01-24T13:01:00Z">
        <w:r w:rsidR="00E175B2" w:rsidRPr="00A25529">
          <w:rPr>
            <w:rStyle w:val="pxfinstr"/>
            <w:i/>
            <w:iCs/>
          </w:rPr>
          <w:t>[email address of corporation]</w:t>
        </w:r>
        <w:r w:rsidR="00E175B2" w:rsidRPr="00A25529">
          <w:t>]&lt;/finstr&gt;.</w:t>
        </w:r>
      </w:ins>
    </w:p>
    <w:p w14:paraId="62916A5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DESIGNATION OF REGISTERED AGENT FORSERVICE OF PROCESS</w:t>
      </w:r>
    </w:p>
    <w:p w14:paraId="7FA972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[OPTIONAL: The corporation additionally designates [[name of individual], whose post office address is [post address of individual], [name of city], State of New York [zip code of individual]/[name of corporation], [incorporated under the laws of the State of New York/a foreign corporation authorized to do business in the State of New York], with offices at [address of corporation], [name of city], State of New York [zip code of office] as its agent upon whom process against it may be served].]</w:t>
      </w:r>
    </w:p>
    <w:p w14:paraId="2288825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ADDITIONAL PROVISIONS FOR SPECIAL NOT-FOR-PROFIT CORPORATIONS</w:t>
      </w:r>
    </w:p>
    <w:p w14:paraId="69FDDB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[OPTIONAL: [Specification of additional provisions].]</w:t>
      </w:r>
    </w:p>
    <w:p w14:paraId="4ACDA8A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APPROVALS AND CONSENTS</w:t>
      </w:r>
    </w:p>
    <w:p w14:paraId="4ECB28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 </w:t>
      </w:r>
      <w:r w:rsidRPr="00A25529">
        <w:rPr>
          <w:rStyle w:val="pxfinstr"/>
          <w:i/>
          <w:iCs/>
        </w:rPr>
        <w:t>[is/is not]</w:t>
      </w:r>
      <w:r w:rsidRPr="00A25529">
        <w:t xml:space="preserve"> formed to engage in any activity or for any purpose requiring the consent or approval of any state official, department, board, agency or other body. </w:t>
      </w:r>
      <w:r w:rsidRPr="00A25529">
        <w:rPr>
          <w:rStyle w:val="pxfinstr"/>
          <w:i/>
          <w:iCs/>
        </w:rPr>
        <w:t>[No consent or approval is required/Such consent or approval is attached]</w:t>
      </w:r>
      <w:r w:rsidRPr="00A25529">
        <w:t>.</w:t>
      </w:r>
    </w:p>
    <w:p w14:paraId="62DF203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ADDITIONAL PROVISIONS</w:t>
      </w:r>
    </w:p>
    <w:p w14:paraId="24E4591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[OPTIONAL: [List of additional provisions].]</w:t>
      </w:r>
    </w:p>
    <w:p w14:paraId="6739AEA6"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AEE0F7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incorporation]</w:t>
      </w:r>
    </w:p>
    <w:p w14:paraId="09D4170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2885513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D89C915"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incorporators]</w:t>
      </w:r>
    </w:p>
    <w:p w14:paraId="49F3E825"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[Addresses of incorporators]</w:t>
      </w:r>
    </w:p>
    <w:p w14:paraId="2D1DB227"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67484C6B" w14:textId="77777777" w:rsidR="00FB29D8" w:rsidRPr="00A25529" w:rsidRDefault="00FB29D8">
      <w:pPr>
        <w:pStyle w:val="pxformnotes"/>
        <w:jc w:val="center"/>
        <w:rPr>
          <w:sz w:val="24"/>
          <w:szCs w:val="24"/>
        </w:rPr>
      </w:pPr>
      <w:r w:rsidRPr="00A25529">
        <w:rPr>
          <w:rStyle w:val="pxvis"/>
          <w:rFonts w:cs="Arial"/>
          <w:bCs/>
          <w:sz w:val="24"/>
          <w:szCs w:val="24"/>
          <w:rPrChange w:id="2013" w:author="Cara Cardinale" w:date="2025-03-04T10:36:00Z">
            <w:rPr>
              <w:rStyle w:val="pxvis"/>
              <w:rFonts w:cs="Arial"/>
              <w:bCs/>
              <w:szCs w:val="24"/>
            </w:rPr>
          </w:rPrChange>
        </w:rPr>
        <w:t>Notes to Form</w:t>
      </w:r>
    </w:p>
    <w:p w14:paraId="5BA8A54C" w14:textId="77777777" w:rsidR="00FB29D8" w:rsidRPr="00A25529" w:rsidRDefault="00FB29D8">
      <w:pPr>
        <w:pStyle w:val="pxformnotes"/>
        <w:rPr>
          <w:sz w:val="24"/>
          <w:szCs w:val="24"/>
        </w:rPr>
      </w:pPr>
    </w:p>
    <w:p w14:paraId="6FDA3B2F" w14:textId="77777777" w:rsidR="00FB29D8" w:rsidRPr="00A25529" w:rsidRDefault="00FB29D8">
      <w:pPr>
        <w:pStyle w:val="pxformnote"/>
        <w:spacing w:before="180"/>
      </w:pPr>
      <w:del w:id="2014" w:author="Cara Cardinale" w:date="2025-01-14T20:47:00Z">
        <w:r w:rsidRPr="00A25529" w:rsidDel="00CF1278">
          <w:delText>Drafter's Note</w:delText>
        </w:r>
      </w:del>
      <w:r w:rsidRPr="00A25529">
        <w:t xml:space="preserve"> </w:t>
      </w:r>
    </w:p>
    <w:p w14:paraId="221D6D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fee for filing a certificate of incorporation, which is subject to change, is $75. </w:t>
      </w:r>
      <w:r w:rsidRPr="00A25529">
        <w:rPr>
          <w:rStyle w:val="pxst"/>
          <w:color w:val="FF0000"/>
          <w:vertAlign w:val="superscript"/>
        </w:rPr>
        <w:t>►</w:t>
      </w:r>
      <w:r w:rsidRPr="00A25529">
        <w:rPr>
          <w:rStyle w:val="pxst"/>
        </w:rPr>
        <w:fldChar w:fldCharType="begin"/>
      </w:r>
      <w:r w:rsidRPr="00A25529">
        <w:rPr>
          <w:rStyle w:val="pxst"/>
        </w:rPr>
        <w:instrText>st.ref.id="I003SVZ"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104-A(e)</w:t>
      </w:r>
      <w:r w:rsidRPr="00A25529">
        <w:t>.</w:t>
      </w:r>
    </w:p>
    <w:p w14:paraId="5DFD3D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certificate of incorporation must be signed by each incorporator with his or her name and address included in the certificate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st.ref.id="I006M0V"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w:t>
      </w:r>
      <w:r w:rsidRPr="00A25529">
        <w:t>.</w:t>
      </w:r>
    </w:p>
    <w:p w14:paraId="57303E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If the certificate of incorporation is for the incorporation of an existing unincorporated association or group, it must have attached to it an affidavit of the subscribers of the certificate stating that they constitute a majority of the members of the committee duly authorized to incorporate the association or group. </w:t>
      </w:r>
      <w:r w:rsidRPr="00A25529">
        <w:rPr>
          <w:rStyle w:val="pxst"/>
          <w:color w:val="FF0000"/>
          <w:vertAlign w:val="superscript"/>
        </w:rPr>
        <w:t>►</w:t>
      </w:r>
      <w:r w:rsidRPr="00A25529">
        <w:rPr>
          <w:rStyle w:val="pxst"/>
        </w:rPr>
        <w:fldChar w:fldCharType="begin"/>
      </w:r>
      <w:r w:rsidRPr="00A25529">
        <w:rPr>
          <w:rStyle w:val="pxst"/>
        </w:rPr>
        <w:instrText>st.ref.id="I009F5R"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70D384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discussion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x.ref.id="I05YEPO"</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30:68 et seq.</w:t>
      </w:r>
    </w:p>
    <w:p w14:paraId="7D87D7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checklists of matters that must and matters that may be included in the certificate, see </w:t>
      </w:r>
      <w:r w:rsidRPr="00A25529">
        <w:rPr>
          <w:rStyle w:val="pxx"/>
          <w:color w:val="FF0000"/>
          <w:vertAlign w:val="superscript"/>
        </w:rPr>
        <w:t>►</w:t>
      </w:r>
      <w:r w:rsidRPr="00A25529">
        <w:rPr>
          <w:rStyle w:val="pxx"/>
        </w:rPr>
        <w:fldChar w:fldCharType="begin"/>
      </w:r>
      <w:r w:rsidRPr="00A25529">
        <w:rPr>
          <w:rStyle w:val="pxx"/>
        </w:rPr>
        <w:instrText>x.ref.id="I05U70C"</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30:55 to 30:57</w:t>
      </w:r>
      <w:r w:rsidRPr="00A25529">
        <w:t>.</w:t>
      </w:r>
    </w:p>
    <w:p w14:paraId="5F659B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form of affidavit of subscribers of the certificate that they constitute a majority of the members of the committee authorized to incorporate the association or group, see </w:t>
      </w:r>
      <w:r w:rsidRPr="00A25529">
        <w:rPr>
          <w:rStyle w:val="pxx"/>
          <w:color w:val="FF0000"/>
          <w:vertAlign w:val="superscript"/>
        </w:rPr>
        <w:t>►</w:t>
      </w:r>
      <w:r w:rsidRPr="00A25529">
        <w:rPr>
          <w:rStyle w:val="pxx"/>
        </w:rPr>
        <w:fldChar w:fldCharType="begin"/>
      </w:r>
      <w:r w:rsidRPr="00A25529">
        <w:rPr>
          <w:rStyle w:val="pxx"/>
        </w:rPr>
        <w:instrText>x.ref.id="I05PZB0"</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30:73</w:t>
      </w:r>
      <w:r w:rsidRPr="00A25529">
        <w:t>.</w:t>
      </w:r>
    </w:p>
    <w:p w14:paraId="58144ED7" w14:textId="77777777" w:rsidR="00FB29D8" w:rsidRPr="00A25529" w:rsidRDefault="00FB29D8">
      <w:pPr>
        <w:pStyle w:val="pxformrr"/>
        <w:rPr>
          <w:sz w:val="24"/>
          <w:szCs w:val="24"/>
        </w:rPr>
      </w:pPr>
      <w:r w:rsidRPr="00A25529">
        <w:rPr>
          <w:rStyle w:val="pxvis"/>
          <w:rFonts w:cs="Arial"/>
          <w:bCs/>
          <w:sz w:val="50"/>
          <w:rPrChange w:id="2015" w:author="Cara Cardinale" w:date="2025-03-04T10:36:00Z">
            <w:rPr>
              <w:rStyle w:val="pxvis"/>
              <w:rFonts w:cs="Arial"/>
              <w:bCs/>
            </w:rPr>
          </w:rPrChange>
        </w:rPr>
        <w:t>Research References</w:t>
      </w:r>
    </w:p>
    <w:p w14:paraId="1E217C4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tk.ref.id="I00C8AP"</w:instrText>
      </w:r>
      <w:r w:rsidRPr="00A25529">
        <w:rPr>
          <w:rStyle w:val="pxtk"/>
        </w:rPr>
        <w:fldChar w:fldCharType="end"/>
      </w:r>
      <w:r w:rsidRPr="00A25529">
        <w:rPr>
          <w:rStyle w:val="pxtk"/>
        </w:rPr>
        <w:t>West's Key Number Digest, Corporations and Business Organizations &amp;key;3370 to 3379</w:t>
      </w:r>
    </w:p>
    <w:p w14:paraId="05A87D8B" w14:textId="77777777" w:rsidR="00FB29D8" w:rsidRPr="00A25529" w:rsidRDefault="00FB29D8">
      <w:pPr>
        <w:pStyle w:val="pxformrefn"/>
      </w:pPr>
      <w:r w:rsidRPr="00A25529">
        <w:t xml:space="preserve">ARTICLE I. </w:t>
      </w:r>
    </w:p>
    <w:p w14:paraId="2BE4EC41" w14:textId="77777777" w:rsidR="00FB29D8" w:rsidRPr="00A25529" w:rsidRDefault="00FB29D8">
      <w:pPr>
        <w:pStyle w:val="pxformrefnote"/>
        <w:spacing w:before="180"/>
      </w:pPr>
      <w:del w:id="2016" w:author="Cara Cardinale" w:date="2025-01-14T20:47:00Z">
        <w:r w:rsidRPr="00A25529" w:rsidDel="00CF1278">
          <w:delText>Drafter's Note</w:delText>
        </w:r>
      </w:del>
      <w:r w:rsidRPr="00A25529">
        <w:t xml:space="preserve"> </w:t>
      </w:r>
    </w:p>
    <w:p w14:paraId="08483A4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st.ref.id="I00F1FL"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 xml:space="preserve"> sets out the general rules governing the requirements for corporate names for nonprofit corporations.</w:t>
      </w:r>
    </w:p>
    <w:p w14:paraId="55F08644" w14:textId="77777777" w:rsidR="00FB29D8" w:rsidRPr="00A25529" w:rsidRDefault="00FB29D8">
      <w:pPr>
        <w:pStyle w:val="pxformrefrr"/>
        <w:rPr>
          <w:sz w:val="24"/>
          <w:szCs w:val="24"/>
        </w:rPr>
      </w:pPr>
      <w:r w:rsidRPr="00A25529">
        <w:rPr>
          <w:rStyle w:val="pxvis"/>
          <w:rFonts w:cs="Arial"/>
          <w:bCs/>
          <w:sz w:val="50"/>
          <w:rPrChange w:id="2017" w:author="Cara Cardinale" w:date="2025-03-04T10:36:00Z">
            <w:rPr>
              <w:rStyle w:val="pxvis"/>
              <w:rFonts w:cs="Arial"/>
              <w:bCs/>
            </w:rPr>
          </w:rPrChange>
        </w:rPr>
        <w:t>Research References</w:t>
      </w:r>
    </w:p>
    <w:p w14:paraId="075BBBB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rc.ref.id="I00HUKH"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018" w:author="Cara Cardinale" w:date="2025-01-22T21:20:00Z">
        <w:r w:rsidRPr="00A25529" w:rsidDel="00663E65">
          <w:rPr>
            <w:rStyle w:val="pxrc"/>
          </w:rPr>
          <w:delText>168 to 180</w:delText>
        </w:r>
      </w:del>
      <w:ins w:id="2019" w:author="Cara Cardinale" w:date="2025-01-22T21:20:00Z">
        <w:r w:rsidR="00663E65" w:rsidRPr="00A25529">
          <w:rPr>
            <w:rStyle w:val="pxrc"/>
          </w:rPr>
          <w:t>164 to 176</w:t>
        </w:r>
      </w:ins>
    </w:p>
    <w:p w14:paraId="653C38BC" w14:textId="77777777" w:rsidR="00FB29D8" w:rsidRPr="00A25529" w:rsidRDefault="00FB29D8">
      <w:pPr>
        <w:pStyle w:val="pxformrefn"/>
      </w:pPr>
      <w:r w:rsidRPr="00A25529">
        <w:t xml:space="preserve">ARTICLE III. </w:t>
      </w:r>
    </w:p>
    <w:p w14:paraId="5259706B" w14:textId="77777777" w:rsidR="00FB29D8" w:rsidRPr="00A25529" w:rsidRDefault="00FB29D8">
      <w:pPr>
        <w:pStyle w:val="pxformrefnote"/>
        <w:spacing w:before="180"/>
      </w:pPr>
      <w:del w:id="2020" w:author="Cara Cardinale" w:date="2025-01-14T20:47:00Z">
        <w:r w:rsidRPr="00A25529" w:rsidDel="00CF1278">
          <w:delText>Drafter's Note</w:delText>
        </w:r>
      </w:del>
      <w:r w:rsidRPr="00A25529">
        <w:t xml:space="preserve"> </w:t>
      </w:r>
    </w:p>
    <w:p w14:paraId="4C3A96D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A corporation may be formed under the N.Y. Not-for-Profit Corporation Law for any one or more of the purposes specified in the Law. See </w:t>
      </w:r>
      <w:r w:rsidRPr="00A25529">
        <w:rPr>
          <w:rStyle w:val="pxst"/>
          <w:color w:val="FF0000"/>
          <w:vertAlign w:val="superscript"/>
        </w:rPr>
        <w:t>►</w:t>
      </w:r>
      <w:r w:rsidRPr="00A25529">
        <w:rPr>
          <w:rStyle w:val="pxst"/>
        </w:rPr>
        <w:fldChar w:fldCharType="begin"/>
      </w:r>
      <w:r w:rsidRPr="00A25529">
        <w:rPr>
          <w:rStyle w:val="pxst"/>
        </w:rPr>
        <w:instrText>st.ref.id="I003T1P"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7EB93AA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It is not necessary to set forth in the certificate of incorporation any of the corporate powers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st.ref.id="I006M6L"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w:t>
      </w:r>
      <w:r w:rsidRPr="00A25529">
        <w:t>.</w:t>
      </w:r>
    </w:p>
    <w:p w14:paraId="230CDBC3" w14:textId="77777777" w:rsidR="00FB29D8" w:rsidRPr="00A25529" w:rsidRDefault="00FB29D8">
      <w:pPr>
        <w:pStyle w:val="pxformrefrr"/>
        <w:rPr>
          <w:sz w:val="24"/>
          <w:szCs w:val="24"/>
        </w:rPr>
      </w:pPr>
      <w:r w:rsidRPr="00A25529">
        <w:rPr>
          <w:rStyle w:val="pxvis"/>
          <w:rFonts w:cs="Arial"/>
          <w:bCs/>
          <w:sz w:val="50"/>
          <w:rPrChange w:id="2021" w:author="Cara Cardinale" w:date="2025-03-04T10:36:00Z">
            <w:rPr>
              <w:rStyle w:val="pxvis"/>
              <w:rFonts w:cs="Arial"/>
              <w:bCs/>
            </w:rPr>
          </w:rPrChange>
        </w:rPr>
        <w:t>Research References</w:t>
      </w:r>
    </w:p>
    <w:p w14:paraId="3F57844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022" w:author="Cara Cardinale" w:date="2025-01-19T13:12:00Z">
        <w:r w:rsidRPr="00A25529" w:rsidDel="00F86204">
          <w:rPr>
            <w:rStyle w:val="pxrc"/>
          </w:rPr>
          <w:delText>59, 60</w:delText>
        </w:r>
      </w:del>
      <w:ins w:id="2023" w:author="Cara Cardinale" w:date="2025-01-19T13:12:00Z">
        <w:r w:rsidR="00F86204" w:rsidRPr="00A25529">
          <w:rPr>
            <w:rStyle w:val="pxrc"/>
          </w:rPr>
          <w:t>57, 58</w:t>
        </w:r>
      </w:ins>
      <w:r w:rsidRPr="00A25529">
        <w:rPr>
          <w:rStyle w:val="pxrc"/>
        </w:rPr>
        <w:t xml:space="preserve">, </w:t>
      </w:r>
      <w:del w:id="2024" w:author="Cara Cardinale" w:date="2025-01-24T12:18:00Z">
        <w:r w:rsidRPr="00A25529" w:rsidDel="00CF1386">
          <w:rPr>
            <w:rStyle w:val="pxrc"/>
          </w:rPr>
          <w:delText>422</w:delText>
        </w:r>
      </w:del>
      <w:ins w:id="2025" w:author="Cara Cardinale" w:date="2025-01-24T12:18:00Z">
        <w:r w:rsidR="00CF1386" w:rsidRPr="00A25529">
          <w:rPr>
            <w:rStyle w:val="pxrc"/>
          </w:rPr>
          <w:t>421</w:t>
        </w:r>
      </w:ins>
    </w:p>
    <w:p w14:paraId="1B7B9495" w14:textId="77777777" w:rsidR="00FB29D8" w:rsidRPr="00A25529" w:rsidRDefault="00FB29D8">
      <w:pPr>
        <w:pStyle w:val="pxformrefn"/>
      </w:pPr>
      <w:r w:rsidRPr="00A25529">
        <w:t xml:space="preserve">ARTICLE IV. </w:t>
      </w:r>
    </w:p>
    <w:p w14:paraId="6EFFCF59" w14:textId="77777777" w:rsidR="00FB29D8" w:rsidRPr="00A25529" w:rsidRDefault="00FB29D8">
      <w:pPr>
        <w:pStyle w:val="pxformrefnote"/>
        <w:spacing w:before="180"/>
      </w:pPr>
      <w:del w:id="2026" w:author="Cara Cardinale" w:date="2025-01-14T20:47:00Z">
        <w:r w:rsidRPr="00A25529" w:rsidDel="00CF1278">
          <w:delText>Drafter's Note</w:delText>
        </w:r>
      </w:del>
      <w:r w:rsidRPr="00A25529">
        <w:t xml:space="preserve"> </w:t>
      </w:r>
    </w:p>
    <w:p w14:paraId="66C2848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Prior to its amendment, four types of not-for-profit corporations, Types A, B, C and D, were provided for. These four types have been replaced with two types, charitable and noncharitable.</w:t>
      </w:r>
    </w:p>
    <w:p w14:paraId="4F62871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sidRPr="00A25529">
        <w:rPr>
          <w:rStyle w:val="pxst"/>
          <w:color w:val="FF0000"/>
          <w:vertAlign w:val="superscript"/>
        </w:rPr>
        <w:t>►</w:t>
      </w:r>
      <w:r w:rsidRPr="00A25529">
        <w:rPr>
          <w:rStyle w:val="pxst"/>
        </w:rPr>
        <w:fldChar w:fldCharType="begin"/>
      </w:r>
      <w:r w:rsidRPr="00A25529">
        <w:rPr>
          <w:rStyle w:val="pxst"/>
        </w:rPr>
        <w:instrText>st.ref.id="I05YEE8"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11E5F7C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complete discussion of types of not-for-profit corporations, see </w:t>
      </w:r>
      <w:r w:rsidRPr="00A25529">
        <w:rPr>
          <w:rStyle w:val="pxx"/>
          <w:color w:val="FF0000"/>
          <w:vertAlign w:val="superscript"/>
        </w:rPr>
        <w:t>►</w:t>
      </w:r>
      <w:r w:rsidRPr="00A25529">
        <w:rPr>
          <w:rStyle w:val="pxx"/>
        </w:rPr>
        <w:fldChar w:fldCharType="begin"/>
      </w:r>
      <w:r w:rsidRPr="00A25529">
        <w:rPr>
          <w:rStyle w:val="pxx"/>
        </w:rPr>
        <w:instrText>x.ref.id="I05U6OW"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3E5EF5B1" w14:textId="77777777" w:rsidR="00FB29D8" w:rsidRPr="00A25529" w:rsidRDefault="00FB29D8">
      <w:pPr>
        <w:pStyle w:val="pxformrefn"/>
      </w:pPr>
      <w:r w:rsidRPr="00A25529">
        <w:t xml:space="preserve">ARTICLE VI. </w:t>
      </w:r>
    </w:p>
    <w:p w14:paraId="5C0458D2" w14:textId="77777777" w:rsidR="00FB29D8" w:rsidRPr="00A25529" w:rsidRDefault="00FB29D8">
      <w:pPr>
        <w:pStyle w:val="pxformrefnote"/>
        <w:spacing w:before="180"/>
      </w:pPr>
      <w:del w:id="2027" w:author="Cara Cardinale" w:date="2025-01-14T20:47:00Z">
        <w:r w:rsidRPr="00A25529" w:rsidDel="00CF1278">
          <w:delText>Drafter's Note</w:delText>
        </w:r>
      </w:del>
      <w:r w:rsidRPr="00A25529">
        <w:t xml:space="preserve"> </w:t>
      </w:r>
    </w:p>
    <w:p w14:paraId="2DD0621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board of directors of a not-for-profit corporation must consist of three or more directors; the initial number of directors is implied by the listing of names and addresses of the initial directors in the certificate of incorporation. Thereafter, the number (never less than three) may be fixed by the bylaws or, in the case of a corporation having members, by action of the members or of the board under the specific provisions of a bylaw adopted by the members. If not otherwise fixed, the number of directors will be three. See </w:t>
      </w:r>
      <w:r w:rsidRPr="00A25529">
        <w:rPr>
          <w:rStyle w:val="pxst"/>
          <w:color w:val="FF0000"/>
          <w:vertAlign w:val="superscript"/>
        </w:rPr>
        <w:t>►</w:t>
      </w:r>
      <w:r w:rsidRPr="00A25529">
        <w:rPr>
          <w:rStyle w:val="pxst"/>
        </w:rPr>
        <w:fldChar w:fldCharType="begin"/>
      </w:r>
      <w:r w:rsidRPr="00A25529">
        <w:rPr>
          <w:rStyle w:val="pxst"/>
        </w:rPr>
        <w:instrText>st.ref.id="I009FBJ"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2E507C47" w14:textId="77777777" w:rsidR="00FB29D8" w:rsidRPr="00A25529" w:rsidRDefault="00FB29D8">
      <w:pPr>
        <w:pStyle w:val="pxformrefrr"/>
        <w:rPr>
          <w:sz w:val="24"/>
          <w:szCs w:val="24"/>
        </w:rPr>
      </w:pPr>
      <w:r w:rsidRPr="00A25529">
        <w:rPr>
          <w:rStyle w:val="pxvis"/>
          <w:rFonts w:cs="Arial"/>
          <w:bCs/>
          <w:sz w:val="50"/>
          <w:rPrChange w:id="2028" w:author="Cara Cardinale" w:date="2025-03-04T10:36:00Z">
            <w:rPr>
              <w:rStyle w:val="pxvis"/>
              <w:rFonts w:cs="Arial"/>
              <w:bCs/>
            </w:rPr>
          </w:rPrChange>
        </w:rPr>
        <w:t>Research References</w:t>
      </w:r>
    </w:p>
    <w:p w14:paraId="60BC7AC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rc.ref.id="I00C8GF"</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ins w:id="2029" w:author="Cara Cardinale" w:date="2025-01-19T12:38:00Z">
        <w:r w:rsidR="00890239" w:rsidRPr="00A25529">
          <w:rPr>
            <w:rStyle w:val="pxrc"/>
          </w:rPr>
          <w:t>1</w:t>
        </w:r>
      </w:ins>
      <w:del w:id="2030" w:author="Cara Cardinale" w:date="2025-01-19T12:38:00Z">
        <w:r w:rsidRPr="00A25529" w:rsidDel="00890239">
          <w:rPr>
            <w:rStyle w:val="pxrc"/>
          </w:rPr>
          <w:delText>2</w:delText>
        </w:r>
      </w:del>
    </w:p>
    <w:p w14:paraId="39BFB721" w14:textId="77777777" w:rsidR="00FB29D8" w:rsidRPr="00A25529" w:rsidRDefault="00FB29D8">
      <w:pPr>
        <w:pStyle w:val="pxformrefn"/>
      </w:pPr>
      <w:r w:rsidRPr="00A25529">
        <w:t xml:space="preserve">ARTICLE VIII. </w:t>
      </w:r>
    </w:p>
    <w:p w14:paraId="0AE150B9" w14:textId="77777777" w:rsidR="00FB29D8" w:rsidRPr="00A25529" w:rsidRDefault="00FB29D8">
      <w:pPr>
        <w:pStyle w:val="pxformrefnote"/>
        <w:spacing w:before="180"/>
      </w:pPr>
      <w:del w:id="2031" w:author="Cara Cardinale" w:date="2025-01-14T20:47:00Z">
        <w:r w:rsidRPr="00A25529" w:rsidDel="00CF1278">
          <w:delText>Drafter's Note</w:delText>
        </w:r>
      </w:del>
      <w:r w:rsidRPr="00A25529">
        <w:t xml:space="preserve"> </w:t>
      </w:r>
    </w:p>
    <w:p w14:paraId="00E2739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Secretary of State is the agent of every domestic corporation formed under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st.ref.id="I00F1LB"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ins w:id="2032" w:author="Cara Cardinale" w:date="2025-01-23T11:38:00Z">
        <w:r w:rsidR="0039748F" w:rsidRPr="00A25529">
          <w:t xml:space="preserve">The corporation may include an email address to which the secretary of state shall email a notice of the fact that process against it has been electronically served upon him or her. </w:t>
        </w:r>
      </w:ins>
      <w:r w:rsidRPr="00A25529">
        <w:rPr>
          <w:rStyle w:val="pxst"/>
          <w:color w:val="FF0000"/>
          <w:vertAlign w:val="superscript"/>
        </w:rPr>
        <w:t>►</w:t>
      </w:r>
      <w:r w:rsidRPr="00A25529">
        <w:rPr>
          <w:rStyle w:val="pxst"/>
        </w:rPr>
        <w:fldChar w:fldCharType="begin"/>
      </w:r>
      <w:r w:rsidRPr="00A25529">
        <w:rPr>
          <w:rStyle w:val="pxst"/>
        </w:rPr>
        <w:instrText>st.ref.id="I00HUQ7"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0A7A46E6" w14:textId="77777777" w:rsidR="00FB29D8" w:rsidRPr="00A25529" w:rsidRDefault="00FB29D8">
      <w:pPr>
        <w:pStyle w:val="pxformrefrr"/>
        <w:rPr>
          <w:sz w:val="24"/>
          <w:szCs w:val="24"/>
        </w:rPr>
      </w:pPr>
      <w:r w:rsidRPr="00A25529">
        <w:rPr>
          <w:rStyle w:val="pxvis"/>
          <w:rFonts w:cs="Arial"/>
          <w:bCs/>
          <w:sz w:val="50"/>
          <w:rPrChange w:id="2033" w:author="Cara Cardinale" w:date="2025-03-04T10:36:00Z">
            <w:rPr>
              <w:rStyle w:val="pxvis"/>
              <w:rFonts w:cs="Arial"/>
              <w:bCs/>
            </w:rPr>
          </w:rPrChange>
        </w:rPr>
        <w:t>Research References</w:t>
      </w:r>
    </w:p>
    <w:p w14:paraId="0FFE988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rc.ref.id="I00KNV3"</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ins w:id="2034" w:author="Cara Cardinale" w:date="2025-01-19T12:38:00Z">
        <w:r w:rsidR="00890239" w:rsidRPr="00A25529">
          <w:rPr>
            <w:rStyle w:val="pxrc"/>
          </w:rPr>
          <w:t>1</w:t>
        </w:r>
      </w:ins>
      <w:del w:id="2035" w:author="Cara Cardinale" w:date="2025-01-19T12:38:00Z">
        <w:r w:rsidRPr="00A25529" w:rsidDel="00890239">
          <w:rPr>
            <w:rStyle w:val="pxrc"/>
          </w:rPr>
          <w:delText>2</w:delText>
        </w:r>
      </w:del>
      <w:r w:rsidRPr="00A25529">
        <w:rPr>
          <w:rStyle w:val="pxrc"/>
        </w:rPr>
        <w:t xml:space="preserve">, </w:t>
      </w:r>
      <w:del w:id="2036" w:author="Cara Cardinale" w:date="2025-01-24T12:19:00Z">
        <w:r w:rsidRPr="00A25529" w:rsidDel="00CF1386">
          <w:rPr>
            <w:rStyle w:val="pxrc"/>
          </w:rPr>
          <w:delText>1065</w:delText>
        </w:r>
      </w:del>
      <w:ins w:id="2037" w:author="Cara Cardinale" w:date="2025-01-24T12:19:00Z">
        <w:r w:rsidR="00CF1386" w:rsidRPr="00A25529">
          <w:rPr>
            <w:rStyle w:val="pxrc"/>
          </w:rPr>
          <w:t>1062</w:t>
        </w:r>
      </w:ins>
    </w:p>
    <w:p w14:paraId="352D85FC" w14:textId="77777777" w:rsidR="00FB29D8" w:rsidRPr="00A25529" w:rsidRDefault="00FB29D8">
      <w:pPr>
        <w:pStyle w:val="pxformrefn"/>
      </w:pPr>
      <w:r w:rsidRPr="00A25529">
        <w:t xml:space="preserve">ARTICLE IX. </w:t>
      </w:r>
    </w:p>
    <w:p w14:paraId="2E79F312" w14:textId="77777777" w:rsidR="00FB29D8" w:rsidRPr="00A25529" w:rsidRDefault="00FB29D8">
      <w:pPr>
        <w:pStyle w:val="pxformrefnote"/>
        <w:spacing w:before="180"/>
      </w:pPr>
      <w:del w:id="2038" w:author="Cara Cardinale" w:date="2025-01-14T20:47:00Z">
        <w:r w:rsidRPr="00A25529" w:rsidDel="00CF1278">
          <w:delText>Drafter's Note</w:delText>
        </w:r>
      </w:del>
      <w:r w:rsidRPr="00A25529">
        <w:t xml:space="preserve"> </w:t>
      </w:r>
    </w:p>
    <w:p w14:paraId="176EC58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A not-for-profit corporation is not required to have a registered agent, inasmuch as the statute is couched in permissive language. See </w:t>
      </w:r>
      <w:r w:rsidRPr="00A25529">
        <w:rPr>
          <w:rStyle w:val="pxst"/>
          <w:color w:val="FF0000"/>
          <w:vertAlign w:val="superscript"/>
        </w:rPr>
        <w:t>►</w:t>
      </w:r>
      <w:r w:rsidRPr="00A25529">
        <w:rPr>
          <w:rStyle w:val="pxst"/>
        </w:rPr>
        <w:fldChar w:fldCharType="begin"/>
      </w:r>
      <w:r w:rsidRPr="00A25529">
        <w:rPr>
          <w:rStyle w:val="pxst"/>
        </w:rPr>
        <w:instrText>st.ref.id="I003T1U"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 xml:space="preserve">. In any event, however, the Secretary of State will be the agent for service of process against the corporation (see </w:t>
      </w:r>
      <w:r w:rsidRPr="00A25529">
        <w:rPr>
          <w:rStyle w:val="pxst"/>
          <w:color w:val="FF0000"/>
          <w:vertAlign w:val="superscript"/>
        </w:rPr>
        <w:t>►</w:t>
      </w:r>
      <w:r w:rsidRPr="00A25529">
        <w:rPr>
          <w:rStyle w:val="pxst"/>
        </w:rPr>
        <w:fldChar w:fldCharType="begin"/>
      </w:r>
      <w:r w:rsidRPr="00A25529">
        <w:rPr>
          <w:rStyle w:val="pxst"/>
        </w:rPr>
        <w:instrText>st.ref.id="I006M6Q"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and must be designated as such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st.ref.id="I009FBM"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402(a)(7)</w:t>
      </w:r>
      <w:r w:rsidRPr="00A25529">
        <w:t>.</w:t>
      </w:r>
    </w:p>
    <w:p w14:paraId="0F9DA9C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business address in the State of New York; or (2) a domestic corporation or a foreign corporation of any type or kind formed or authorized to conduct business in the State of New York under the N.Y. Not-for-Profit Corporation Law or other state statute. </w:t>
      </w:r>
      <w:r w:rsidRPr="00A25529">
        <w:rPr>
          <w:rStyle w:val="pxst"/>
          <w:color w:val="FF0000"/>
          <w:vertAlign w:val="superscript"/>
        </w:rPr>
        <w:t>►</w:t>
      </w:r>
      <w:r w:rsidRPr="00A25529">
        <w:rPr>
          <w:rStyle w:val="pxst"/>
        </w:rPr>
        <w:fldChar w:fldCharType="begin"/>
      </w:r>
      <w:r w:rsidRPr="00A25529">
        <w:rPr>
          <w:rStyle w:val="pxst"/>
        </w:rPr>
        <w:instrText>st.ref.id="I00C8GI"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w:t>
      </w:r>
    </w:p>
    <w:p w14:paraId="2E86D03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the procedure for serving process on a registered agent, see </w:t>
      </w:r>
      <w:r w:rsidRPr="00A25529">
        <w:rPr>
          <w:rStyle w:val="pxst"/>
          <w:color w:val="FF0000"/>
          <w:vertAlign w:val="superscript"/>
        </w:rPr>
        <w:t>►</w:t>
      </w:r>
      <w:r w:rsidRPr="00A25529">
        <w:rPr>
          <w:rStyle w:val="pxst"/>
        </w:rPr>
        <w:fldChar w:fldCharType="begin"/>
      </w:r>
      <w:r w:rsidRPr="00A25529">
        <w:rPr>
          <w:rStyle w:val="pxst"/>
        </w:rPr>
        <w:instrText>st.ref.id="I00F1LE"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306</w:t>
      </w:r>
      <w:r w:rsidRPr="00A25529">
        <w:t>.</w:t>
      </w:r>
    </w:p>
    <w:p w14:paraId="04EE571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designation of a registered agent may be made, revoked, or changed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st.ref.id="I05YEDY"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305(b)</w:t>
      </w:r>
      <w:r w:rsidRPr="00A25529">
        <w:t xml:space="preserve">. This means that the designation may only be made in the certificate of incorporation and that any designation (if the corporation made no designation in its original certificate of incorporation), change, or revocation must be made by amending the certificate. See </w:t>
      </w:r>
      <w:r w:rsidRPr="00A25529">
        <w:rPr>
          <w:rStyle w:val="pxst"/>
          <w:color w:val="FF0000"/>
          <w:vertAlign w:val="superscript"/>
        </w:rPr>
        <w:t>►</w:t>
      </w:r>
      <w:r w:rsidRPr="00A25529">
        <w:rPr>
          <w:rStyle w:val="pxst"/>
        </w:rPr>
        <w:fldChar w:fldCharType="begin"/>
      </w:r>
      <w:r w:rsidRPr="00A25529">
        <w:rPr>
          <w:rStyle w:val="pxst"/>
        </w:rPr>
        <w:instrText>st.ref.id="I05U6OM"</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801(b)(8), 802(c)(3)</w:t>
      </w:r>
      <w:r w:rsidRPr="00A25529">
        <w:t>.</w:t>
      </w:r>
    </w:p>
    <w:p w14:paraId="468FB04F" w14:textId="77777777" w:rsidR="00FB29D8" w:rsidRPr="00A25529" w:rsidRDefault="00FB29D8">
      <w:pPr>
        <w:pStyle w:val="pxformrefrr"/>
        <w:rPr>
          <w:sz w:val="24"/>
          <w:szCs w:val="24"/>
        </w:rPr>
      </w:pPr>
      <w:r w:rsidRPr="00A25529">
        <w:rPr>
          <w:rStyle w:val="pxvis"/>
          <w:rFonts w:cs="Arial"/>
          <w:bCs/>
          <w:sz w:val="50"/>
          <w:rPrChange w:id="2039" w:author="Cara Cardinale" w:date="2025-03-04T10:36:00Z">
            <w:rPr>
              <w:rStyle w:val="pxvis"/>
              <w:rFonts w:cs="Arial"/>
              <w:bCs/>
            </w:rPr>
          </w:rPrChange>
        </w:rPr>
        <w:t>Research References</w:t>
      </w:r>
    </w:p>
    <w:p w14:paraId="116BA99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rc.ref.id="I05LR9Y"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040" w:author="Cara Cardinale" w:date="2025-01-23T11:55:00Z">
        <w:r w:rsidRPr="00A25529" w:rsidDel="008B225B">
          <w:rPr>
            <w:rStyle w:val="pxrc"/>
          </w:rPr>
          <w:delText>1065, 1066</w:delText>
        </w:r>
      </w:del>
      <w:ins w:id="2041" w:author="Cara Cardinale" w:date="2025-01-23T11:55:00Z">
        <w:r w:rsidR="008B225B" w:rsidRPr="00A25529">
          <w:rPr>
            <w:rStyle w:val="pxrc"/>
          </w:rPr>
          <w:t>1062, 1063</w:t>
        </w:r>
      </w:ins>
    </w:p>
    <w:p w14:paraId="6A55002E" w14:textId="77777777" w:rsidR="00FB29D8" w:rsidRPr="00A25529" w:rsidRDefault="00FB29D8">
      <w:pPr>
        <w:pStyle w:val="pxformrefn"/>
      </w:pPr>
      <w:r w:rsidRPr="00A25529">
        <w:t xml:space="preserve">ARTICLE XII. </w:t>
      </w:r>
    </w:p>
    <w:p w14:paraId="59F4E31D" w14:textId="77777777" w:rsidR="00FB29D8" w:rsidRPr="00A25529" w:rsidRDefault="00FB29D8">
      <w:pPr>
        <w:pStyle w:val="pxformrefnote"/>
        <w:spacing w:before="180"/>
      </w:pPr>
      <w:del w:id="2042" w:author="Cara Cardinale" w:date="2025-01-14T20:47:00Z">
        <w:r w:rsidRPr="00A25529" w:rsidDel="00CF1278">
          <w:delText>Drafter's Note</w:delText>
        </w:r>
      </w:del>
      <w:r w:rsidRPr="00A25529">
        <w:t xml:space="preserve"> </w:t>
      </w:r>
    </w:p>
    <w:p w14:paraId="22B9B9C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certificate of incorporation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st.ref.id="I003T32"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402(c)</w:t>
      </w:r>
      <w:r w:rsidRPr="00A25529">
        <w:t>.</w:t>
      </w:r>
    </w:p>
    <w:p w14:paraId="4A191D3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additional provisions should regulate the internal affairs of the corporation, such as the types or classes of membership or the distribution of assets for different purposes (e.g. for dissolution, final liquidation, or as required by government officials or entities as a requirement for filing a certificate of incorporation). The provisions need to </w:t>
      </w:r>
      <w:ins w:id="2043" w:author="Cara Cardinale" w:date="2025-01-24T12:20:00Z">
        <w:r w:rsidR="00CF1386" w:rsidRPr="00A25529">
          <w:t xml:space="preserve">be </w:t>
        </w:r>
      </w:ins>
      <w:r w:rsidRPr="00A25529">
        <w:t>consistent with the N.Y. Not-for-Profit Corp. Law and other applicable state statutes and regulations.</w:t>
      </w:r>
    </w:p>
    <w:p w14:paraId="4082FF4E" w14:textId="77777777" w:rsidR="00FB29D8" w:rsidRPr="00A25529" w:rsidRDefault="00FB29D8">
      <w:pPr>
        <w:pStyle w:val="pxformrefrr"/>
        <w:rPr>
          <w:sz w:val="24"/>
          <w:szCs w:val="24"/>
        </w:rPr>
      </w:pPr>
      <w:r w:rsidRPr="00A25529">
        <w:rPr>
          <w:rStyle w:val="pxvis"/>
          <w:rFonts w:cs="Arial"/>
          <w:bCs/>
          <w:sz w:val="50"/>
          <w:rPrChange w:id="2044" w:author="Cara Cardinale" w:date="2025-03-04T10:36:00Z">
            <w:rPr>
              <w:rStyle w:val="pxvis"/>
              <w:rFonts w:cs="Arial"/>
              <w:bCs/>
            </w:rPr>
          </w:rPrChange>
        </w:rPr>
        <w:t>Research References</w:t>
      </w:r>
    </w:p>
    <w:p w14:paraId="7C8926E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rc.ref.id="I006M7Y"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ins w:id="2045" w:author="Cara Cardinale" w:date="2025-01-19T12:38:00Z">
        <w:r w:rsidR="00890239" w:rsidRPr="00A25529">
          <w:rPr>
            <w:rStyle w:val="pxrc"/>
          </w:rPr>
          <w:t>1</w:t>
        </w:r>
      </w:ins>
      <w:del w:id="2046" w:author="Cara Cardinale" w:date="2025-01-19T12:38:00Z">
        <w:r w:rsidRPr="00A25529" w:rsidDel="00890239">
          <w:rPr>
            <w:rStyle w:val="pxrc"/>
          </w:rPr>
          <w:delText>2</w:delText>
        </w:r>
      </w:del>
      <w:r w:rsidRPr="00A25529">
        <w:rPr>
          <w:rStyle w:val="pxrc"/>
        </w:rPr>
        <w:t xml:space="preserve">, </w:t>
      </w:r>
      <w:del w:id="2047" w:author="Cara Cardinale" w:date="2025-01-24T12:20:00Z">
        <w:r w:rsidRPr="00A25529" w:rsidDel="00CF1386">
          <w:rPr>
            <w:rStyle w:val="pxrc"/>
          </w:rPr>
          <w:delText>73</w:delText>
        </w:r>
      </w:del>
      <w:ins w:id="2048" w:author="Cara Cardinale" w:date="2025-01-24T12:20:00Z">
        <w:r w:rsidR="00CF1386" w:rsidRPr="00A25529">
          <w:rPr>
            <w:rStyle w:val="pxrc"/>
          </w:rPr>
          <w:t>72</w:t>
        </w:r>
      </w:ins>
    </w:p>
    <w:p w14:paraId="34A573E2" w14:textId="77777777" w:rsidR="00FB29D8" w:rsidRPr="00A25529" w:rsidRDefault="00FB29D8">
      <w:pPr>
        <w:pStyle w:val="pxs"/>
        <w:spacing w:before="180"/>
        <w:rPr>
          <w:rPrChange w:id="2049" w:author="Cara Cardinale" w:date="2025-03-04T10:36:00Z">
            <w:rPr>
              <w:sz w:val="27"/>
            </w:rPr>
          </w:rPrChange>
        </w:rPr>
      </w:pPr>
      <w:r w:rsidRPr="00A25529">
        <w:rPr>
          <w:rPrChange w:id="2050" w:author="Cara Cardinale" w:date="2025-03-04T10:36:00Z">
            <w:rPr>
              <w:sz w:val="27"/>
            </w:rPr>
          </w:rPrChange>
        </w:rPr>
        <w:t>30:69. Certificate of incorporation</w:t>
      </w:r>
      <w:r w:rsidRPr="00A25529">
        <w:rPr>
          <w:rStyle w:val="pxsep"/>
        </w:rPr>
        <w:t xml:space="preserve">-- </w:t>
      </w:r>
      <w:r w:rsidRPr="00A25529">
        <w:rPr>
          <w:rPrChange w:id="2051" w:author="Cara Cardinale" w:date="2025-03-04T10:36:00Z">
            <w:rPr>
              <w:sz w:val="27"/>
            </w:rPr>
          </w:rPrChange>
        </w:rPr>
        <w:t>Official form</w:t>
      </w:r>
      <w:r w:rsidRPr="00A25529">
        <w:rPr>
          <w:rStyle w:val="pxsep"/>
        </w:rPr>
        <w:t xml:space="preserve">-- </w:t>
      </w:r>
      <w:r w:rsidRPr="00A25529">
        <w:rPr>
          <w:rPrChange w:id="2052" w:author="Cara Cardinale" w:date="2025-03-04T10:36:00Z">
            <w:rPr>
              <w:sz w:val="27"/>
            </w:rPr>
          </w:rPrChange>
        </w:rPr>
        <w:t>DOS-1511</w:t>
      </w:r>
    </w:p>
    <w:p w14:paraId="4A5B7F8A" w14:textId="77777777" w:rsidR="00FB29D8" w:rsidRPr="00A25529" w:rsidRDefault="00FB29D8">
      <w:pPr>
        <w:pStyle w:val="pxov"/>
        <w:rPr>
          <w:vanish/>
        </w:rPr>
      </w:pPr>
      <w:r w:rsidRPr="00A25529">
        <w:rPr>
          <w:vanish/>
        </w:rPr>
        <w:t>FMS</w:t>
      </w:r>
    </w:p>
    <w:p w14:paraId="3338B430" w14:textId="77777777" w:rsidR="00FB29D8" w:rsidRPr="00A25529" w:rsidRDefault="00FB29D8">
      <w:pPr>
        <w:pStyle w:val="pxov"/>
        <w:rPr>
          <w:vanish/>
        </w:rPr>
      </w:pPr>
      <w:r w:rsidRPr="00A25529">
        <w:rPr>
          <w:vanish/>
        </w:rPr>
        <w:t>NFP</w:t>
      </w:r>
    </w:p>
    <w:p w14:paraId="21657439" w14:textId="77777777" w:rsidR="00FB29D8" w:rsidRPr="00A25529" w:rsidRDefault="00FB29D8">
      <w:pPr>
        <w:pStyle w:val="pxov"/>
        <w:rPr>
          <w:vanish/>
        </w:rPr>
      </w:pPr>
      <w:r w:rsidRPr="00A25529">
        <w:rPr>
          <w:vanish/>
        </w:rPr>
        <w:t>COL</w:t>
      </w:r>
    </w:p>
    <w:p w14:paraId="4C287FEE" w14:textId="77777777" w:rsidR="00FB29D8" w:rsidRPr="00A25529" w:rsidRDefault="00FB29D8">
      <w:pPr>
        <w:pStyle w:val="pxov"/>
        <w:rPr>
          <w:vanish/>
        </w:rPr>
      </w:pPr>
      <w:r w:rsidRPr="00A25529">
        <w:rPr>
          <w:vanish/>
        </w:rPr>
        <w:t>FCV</w:t>
      </w:r>
    </w:p>
    <w:p w14:paraId="48C0A367" w14:textId="77777777" w:rsidR="00FB29D8" w:rsidRPr="00A25529" w:rsidRDefault="00FB29D8">
      <w:pPr>
        <w:pStyle w:val="pxov"/>
        <w:rPr>
          <w:vanish/>
        </w:rPr>
      </w:pPr>
      <w:r w:rsidRPr="00A25529">
        <w:rPr>
          <w:vanish/>
        </w:rPr>
        <w:t>FTR</w:t>
      </w:r>
    </w:p>
    <w:p w14:paraId="21498D5F" w14:textId="77777777" w:rsidR="00FB29D8" w:rsidRPr="00A25529" w:rsidRDefault="00FB29D8">
      <w:pPr>
        <w:pStyle w:val="pxov"/>
        <w:rPr>
          <w:vanish/>
        </w:rPr>
      </w:pPr>
      <w:r w:rsidRPr="00A25529">
        <w:rPr>
          <w:vanish/>
        </w:rPr>
        <w:t>EFM</w:t>
      </w:r>
    </w:p>
    <w:p w14:paraId="1DC13F05" w14:textId="77777777" w:rsidR="00FB29D8" w:rsidRPr="00A25529" w:rsidRDefault="00FB29D8">
      <w:pPr>
        <w:pStyle w:val="pxov"/>
        <w:rPr>
          <w:vanish/>
        </w:rPr>
      </w:pPr>
      <w:r w:rsidRPr="00A25529">
        <w:rPr>
          <w:vanish/>
        </w:rPr>
        <w:t>EBL</w:t>
      </w:r>
    </w:p>
    <w:p w14:paraId="199B5D90" w14:textId="77777777" w:rsidR="00FB29D8" w:rsidRPr="00A25529" w:rsidRDefault="00FB29D8">
      <w:pPr>
        <w:pStyle w:val="pxov"/>
        <w:rPr>
          <w:vanish/>
        </w:rPr>
      </w:pPr>
      <w:r w:rsidRPr="00A25529">
        <w:rPr>
          <w:vanish/>
        </w:rPr>
        <w:t>TEM</w:t>
      </w:r>
    </w:p>
    <w:p w14:paraId="7861205F" w14:textId="77777777" w:rsidR="00FB29D8" w:rsidRPr="00A25529" w:rsidRDefault="00FB29D8">
      <w:pPr>
        <w:pStyle w:val="pxov"/>
        <w:rPr>
          <w:vanish/>
        </w:rPr>
      </w:pPr>
      <w:r w:rsidRPr="00A25529">
        <w:rPr>
          <w:vanish/>
        </w:rPr>
        <w:t>MTD</w:t>
      </w:r>
    </w:p>
    <w:p w14:paraId="4123CC28"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form.fid="Id54929001b6411e684899cfd92da4eb0"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ib.ct.id="f2fd26a0b92511efa75bc0a5c2da1858|75|30:69"</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im.id="I064LQZ"</w:instrText>
      </w:r>
      <w:r w:rsidRPr="00A25529">
        <w:fldChar w:fldCharType="end"/>
      </w:r>
    </w:p>
    <w:p w14:paraId="155BE6E3"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im.id="I01S93L"</w:instrText>
      </w:r>
      <w:r w:rsidRPr="00A25529">
        <w:fldChar w:fldCharType="end"/>
      </w:r>
    </w:p>
    <w:p w14:paraId="01B5497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#I01S93L goes here</w:t>
      </w:r>
    </w:p>
    <w:p w14:paraId="22D01A2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im.id="I01TO2C"</w:instrText>
      </w:r>
      <w:r w:rsidRPr="00A25529">
        <w:fldChar w:fldCharType="end"/>
      </w:r>
    </w:p>
    <w:p w14:paraId="2487D4F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#I01TO2C goes here</w:t>
      </w:r>
    </w:p>
    <w:p w14:paraId="0A01B1D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im.id="I01VBVK"</w:instrText>
      </w:r>
      <w:r w:rsidRPr="00A25529">
        <w:fldChar w:fldCharType="end"/>
      </w:r>
    </w:p>
    <w:p w14:paraId="7E10621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#I01VBVK goes here</w:t>
      </w:r>
    </w:p>
    <w:p w14:paraId="558FF62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im.id="I01WGT1"</w:instrText>
      </w:r>
      <w:r w:rsidRPr="00A25529">
        <w:fldChar w:fldCharType="end"/>
      </w:r>
    </w:p>
    <w:p w14:paraId="0EE3224B"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#I01WGT1 goes here</w:t>
      </w:r>
    </w:p>
    <w:p w14:paraId="3AA74ED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im.id="I01WQUF"</w:instrText>
      </w:r>
      <w:r w:rsidRPr="00A25529">
        <w:fldChar w:fldCharType="end"/>
      </w:r>
    </w:p>
    <w:p w14:paraId="3F8885C4"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#I01WQUF goes here</w:t>
      </w:r>
    </w:p>
    <w:p w14:paraId="73808D1D" w14:textId="77777777" w:rsidR="00FB29D8" w:rsidRPr="00A25529" w:rsidRDefault="00FB29D8">
      <w:pPr>
        <w:pStyle w:val="pxformnotes"/>
        <w:jc w:val="center"/>
        <w:rPr>
          <w:sz w:val="24"/>
          <w:szCs w:val="24"/>
        </w:rPr>
      </w:pPr>
      <w:r w:rsidRPr="00A25529">
        <w:rPr>
          <w:rStyle w:val="pxvis"/>
          <w:rFonts w:cs="Arial"/>
          <w:bCs/>
          <w:sz w:val="50"/>
          <w:rPrChange w:id="2053" w:author="Cara Cardinale" w:date="2025-03-04T10:36:00Z">
            <w:rPr>
              <w:rStyle w:val="pxvis"/>
              <w:rFonts w:cs="Arial"/>
              <w:bCs/>
            </w:rPr>
          </w:rPrChange>
        </w:rPr>
        <w:t>Notes to Form</w:t>
      </w:r>
    </w:p>
    <w:p w14:paraId="25B2745E" w14:textId="77777777" w:rsidR="00FB29D8" w:rsidRPr="00A25529" w:rsidRDefault="00FB29D8">
      <w:pPr>
        <w:pStyle w:val="pxformnotes"/>
        <w:rPr>
          <w:sz w:val="24"/>
          <w:szCs w:val="24"/>
        </w:rPr>
      </w:pPr>
    </w:p>
    <w:p w14:paraId="4A27041A" w14:textId="77777777" w:rsidR="00FB29D8" w:rsidRPr="00A25529" w:rsidRDefault="00FB29D8">
      <w:pPr>
        <w:pStyle w:val="pxformnote"/>
        <w:spacing w:before="180"/>
      </w:pPr>
      <w:del w:id="2054" w:author="Cara Cardinale" w:date="2025-01-14T20:47:00Z">
        <w:r w:rsidRPr="00A25529" w:rsidDel="00CF1278">
          <w:delText>Drafter's Note</w:delText>
        </w:r>
      </w:del>
      <w:r w:rsidRPr="00A25529">
        <w:t xml:space="preserve"> </w:t>
      </w:r>
    </w:p>
    <w:p w14:paraId="55D53E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p.ct.id="f2fd26a0b92511efa75bc0a5c2da1858|75|30:69"</w:instrText>
      </w:r>
      <w:r w:rsidRPr="00A25529">
        <w:fldChar w:fldCharType="end"/>
      </w:r>
      <w:r w:rsidRPr="00A25529">
        <w:t>The above form</w:t>
      </w:r>
      <w:ins w:id="2055" w:author="Cara Cardinale" w:date="2025-01-24T12:36:00Z">
        <w:r w:rsidR="00D50786" w:rsidRPr="00A25529">
          <w:t>, revised 12/22,</w:t>
        </w:r>
      </w:ins>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url.ref.id="I003T34"</w:instrText>
      </w:r>
      <w:r w:rsidRPr="00A25529">
        <w:rPr>
          <w:rStyle w:val="pxurl"/>
        </w:rPr>
        <w:fldChar w:fldCharType="end"/>
      </w:r>
      <w:r w:rsidRPr="00A25529">
        <w:rPr>
          <w:rStyle w:val="pxurl"/>
        </w:rPr>
        <w:t>http://www.dos.ny.gov</w:t>
      </w:r>
      <w:r w:rsidRPr="00A25529">
        <w:t>, and is reprinted here for illustrative purposes.</w:t>
      </w:r>
    </w:p>
    <w:p w14:paraId="70B856B2" w14:textId="77777777" w:rsidR="00FB29D8" w:rsidRPr="00A25529" w:rsidRDefault="00FB29D8">
      <w:pPr>
        <w:pStyle w:val="pxformrr"/>
        <w:rPr>
          <w:sz w:val="24"/>
          <w:szCs w:val="24"/>
        </w:rPr>
      </w:pPr>
      <w:r w:rsidRPr="00A25529">
        <w:rPr>
          <w:rStyle w:val="pxvis"/>
          <w:rFonts w:cs="Arial"/>
          <w:bCs/>
          <w:sz w:val="50"/>
          <w:rPrChange w:id="2056" w:author="Cara Cardinale" w:date="2025-03-04T10:36:00Z">
            <w:rPr>
              <w:rStyle w:val="pxvis"/>
              <w:rFonts w:cs="Arial"/>
              <w:bCs/>
            </w:rPr>
          </w:rPrChange>
        </w:rPr>
        <w:t>Research References</w:t>
      </w:r>
    </w:p>
    <w:p w14:paraId="6AE2DC8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tk.ref.id="I006M80"</w:instrText>
      </w:r>
      <w:r w:rsidRPr="00A25529">
        <w:rPr>
          <w:rStyle w:val="pxtk"/>
        </w:rPr>
        <w:fldChar w:fldCharType="end"/>
      </w:r>
      <w:r w:rsidRPr="00A25529">
        <w:rPr>
          <w:rStyle w:val="pxtk"/>
        </w:rPr>
        <w:t>West's Key Number Digest, Corporations and Business Organizations &amp;key;3374</w:t>
      </w:r>
    </w:p>
    <w:p w14:paraId="1C341106" w14:textId="77777777" w:rsidR="00684C14" w:rsidRPr="00A25529" w:rsidRDefault="00684C14">
      <w:pPr>
        <w:pStyle w:val="pxs"/>
        <w:spacing w:before="180"/>
        <w:rPr>
          <w:ins w:id="2057" w:author="Cara Cardinale" w:date="2025-03-02T15:17:00Z"/>
          <w:rPrChange w:id="2058" w:author="Cara Cardinale" w:date="2025-03-04T10:36:00Z">
            <w:rPr>
              <w:ins w:id="2059" w:author="Cara Cardinale" w:date="2025-03-02T15:17:00Z"/>
              <w:sz w:val="27"/>
            </w:rPr>
          </w:rPrChange>
        </w:rPr>
      </w:pPr>
    </w:p>
    <w:p w14:paraId="147DDA24" w14:textId="77777777" w:rsidR="00684C14" w:rsidRPr="00A25529" w:rsidRDefault="00684C14" w:rsidP="00684C14">
      <w:pPr>
        <w:rPr>
          <w:ins w:id="2060" w:author="Cara Cardinale" w:date="2025-03-02T15:20:00Z"/>
          <w:rPrChange w:id="2061" w:author="Cara Cardinale" w:date="2025-03-04T10:36:00Z">
            <w:rPr>
              <w:ins w:id="2062" w:author="Cara Cardinale" w:date="2025-03-02T15:20:00Z"/>
              <w:sz w:val="27"/>
            </w:rPr>
          </w:rPrChange>
        </w:rPr>
        <w:pPrChange w:id="2063" w:author="Cara Cardinale" w:date="2025-03-02T15:23:00Z">
          <w:pPr>
            <w:jc w:val="center"/>
          </w:pPr>
        </w:pPrChange>
      </w:pPr>
      <w:bookmarkStart w:id="2064" w:name="_Hlk191821446"/>
      <w:ins w:id="2065" w:author="Cara Cardinale" w:date="2025-03-02T15:20:00Z">
        <w:r w:rsidRPr="00A25529">
          <w:rPr>
            <w:rPrChange w:id="2066" w:author="Cara Cardinale" w:date="2025-03-04T10:36:00Z">
              <w:rPr>
                <w:sz w:val="27"/>
              </w:rPr>
            </w:rPrChange>
          </w:rPr>
          <w:t>30:</w:t>
        </w:r>
      </w:ins>
      <w:ins w:id="2067" w:author="Cara Cardinale" w:date="2025-03-02T15:23:00Z">
        <w:r w:rsidRPr="00A25529">
          <w:rPr>
            <w:rPrChange w:id="2068" w:author="Cara Cardinale" w:date="2025-03-04T10:36:00Z">
              <w:rPr>
                <w:sz w:val="27"/>
              </w:rPr>
            </w:rPrChange>
          </w:rPr>
          <w:t>69</w:t>
        </w:r>
      </w:ins>
      <w:ins w:id="2069" w:author="Cara Cardinale" w:date="2025-03-02T15:20:00Z">
        <w:r w:rsidRPr="00A25529">
          <w:rPr>
            <w:rPrChange w:id="2070" w:author="Cara Cardinale" w:date="2025-03-04T10:36:00Z">
              <w:rPr>
                <w:sz w:val="27"/>
              </w:rPr>
            </w:rPrChange>
          </w:rPr>
          <w:t>.</w:t>
        </w:r>
      </w:ins>
      <w:ins w:id="2071" w:author="Cara Cardinale" w:date="2025-03-02T15:23:00Z">
        <w:r w:rsidRPr="00A25529">
          <w:rPr>
            <w:rPrChange w:id="2072" w:author="Cara Cardinale" w:date="2025-03-04T10:36:00Z">
              <w:rPr>
                <w:sz w:val="27"/>
              </w:rPr>
            </w:rPrChange>
          </w:rPr>
          <w:t>50.</w:t>
        </w:r>
      </w:ins>
      <w:ins w:id="2073" w:author="Cara Cardinale" w:date="2025-03-02T15:20:00Z">
        <w:r w:rsidRPr="00A25529">
          <w:rPr>
            <w:rPrChange w:id="2074" w:author="Cara Cardinale" w:date="2025-03-04T10:36:00Z">
              <w:rPr>
                <w:sz w:val="27"/>
              </w:rPr>
            </w:rPrChange>
          </w:rPr>
          <w:t xml:space="preserve"> Certificate of incorporation</w:t>
        </w:r>
        <w:r w:rsidRPr="00A25529">
          <w:rPr>
            <w:rStyle w:val="pxsep"/>
          </w:rPr>
          <w:t xml:space="preserve">-- </w:t>
        </w:r>
        <w:r w:rsidRPr="00A25529">
          <w:rPr>
            <w:rPrChange w:id="2075" w:author="Cara Cardinale" w:date="2025-03-04T10:36:00Z">
              <w:rPr>
                <w:sz w:val="27"/>
              </w:rPr>
            </w:rPrChange>
          </w:rPr>
          <w:t xml:space="preserve">Previously unincorporated </w:t>
        </w:r>
      </w:ins>
      <w:ins w:id="2076" w:author="Cara Cardinale" w:date="2025-03-02T15:22:00Z">
        <w:r w:rsidRPr="00A25529">
          <w:rPr>
            <w:rPrChange w:id="2077" w:author="Cara Cardinale" w:date="2025-03-04T10:36:00Z">
              <w:rPr>
                <w:sz w:val="27"/>
              </w:rPr>
            </w:rPrChange>
          </w:rPr>
          <w:t>association</w:t>
        </w:r>
      </w:ins>
      <w:ins w:id="2078" w:author="Cara Cardinale" w:date="2025-03-02T15:20:00Z">
        <w:r w:rsidRPr="00A25529">
          <w:rPr>
            <w:rPrChange w:id="2079" w:author="Cara Cardinale" w:date="2025-03-04T10:36:00Z">
              <w:rPr>
                <w:sz w:val="27"/>
              </w:rPr>
            </w:rPrChange>
          </w:rPr>
          <w:t xml:space="preserve"> </w:t>
        </w:r>
      </w:ins>
    </w:p>
    <w:bookmarkEnd w:id="2064"/>
    <w:p w14:paraId="3B264B14" w14:textId="77777777" w:rsidR="00684C14" w:rsidRPr="00A25529" w:rsidRDefault="00684C14" w:rsidP="00684C14">
      <w:pPr>
        <w:jc w:val="center"/>
        <w:rPr>
          <w:ins w:id="2080" w:author="Cara Cardinale" w:date="2025-03-02T15:20:00Z"/>
          <w:rPrChange w:id="2081" w:author="Cara Cardinale" w:date="2025-03-04T10:36:00Z">
            <w:rPr>
              <w:ins w:id="2082" w:author="Cara Cardinale" w:date="2025-03-02T15:20:00Z"/>
              <w:sz w:val="27"/>
            </w:rPr>
          </w:rPrChange>
        </w:rPr>
      </w:pPr>
    </w:p>
    <w:p w14:paraId="471B1A5A" w14:textId="77777777" w:rsidR="00684C14" w:rsidRPr="00A25529" w:rsidRDefault="00684C14" w:rsidP="00684C14">
      <w:pPr>
        <w:jc w:val="center"/>
        <w:rPr>
          <w:ins w:id="2083" w:author="Cara Cardinale" w:date="2025-03-02T15:20:00Z"/>
          <w:rFonts w:ascii="Times New Roman" w:hAnsi="Times New Roman"/>
        </w:rPr>
      </w:pPr>
      <w:ins w:id="2084" w:author="Cara Cardinale" w:date="2025-03-02T15:17:00Z">
        <w:r w:rsidRPr="00A25529">
          <w:rPr>
            <w:rFonts w:ascii="Times New Roman" w:hAnsi="Times New Roman"/>
          </w:rPr>
          <w:t>CERTIFICATE OF INCORPORATION OF &lt;finstr&gt;[NAME OF CORPORATION]&lt;/finstr&gt; UNDER § 402 OF THE NOT-FOR-PROFIT CORPORATION LAW OF THE STATE OF NEW YORK</w:t>
        </w:r>
      </w:ins>
    </w:p>
    <w:p w14:paraId="75CED199" w14:textId="77777777" w:rsidR="00684C14" w:rsidRPr="00A25529" w:rsidRDefault="00684C14" w:rsidP="00684C14">
      <w:pPr>
        <w:jc w:val="center"/>
        <w:rPr>
          <w:ins w:id="2085" w:author="Cara Cardinale" w:date="2025-03-02T15:17:00Z"/>
          <w:rFonts w:ascii="Times New Roman" w:hAnsi="Times New Roman"/>
        </w:rPr>
      </w:pPr>
    </w:p>
    <w:p w14:paraId="1A4BD1CC" w14:textId="77777777" w:rsidR="00684C14" w:rsidRPr="00A25529" w:rsidRDefault="00684C14" w:rsidP="00684C14">
      <w:pPr>
        <w:rPr>
          <w:ins w:id="2086" w:author="Cara Cardinale" w:date="2025-03-02T15:17:00Z"/>
          <w:rFonts w:ascii="Times New Roman" w:hAnsi="Times New Roman"/>
        </w:rPr>
      </w:pPr>
      <w:ins w:id="2087" w:author="Cara Cardinale" w:date="2025-03-02T15:17:00Z">
        <w:r w:rsidRPr="00A25529">
          <w:rPr>
            <w:rFonts w:ascii="Times New Roman" w:hAnsi="Times New Roman"/>
          </w:rPr>
          <w:t>&lt;p&gt;We, the undersigned, being each natural persons of eighteen years or over, desiring to form a</w:t>
        </w:r>
      </w:ins>
    </w:p>
    <w:p w14:paraId="69BC3248" w14:textId="77777777" w:rsidR="00684C14" w:rsidRPr="00A25529" w:rsidRDefault="00684C14" w:rsidP="00684C14">
      <w:pPr>
        <w:rPr>
          <w:ins w:id="2088" w:author="Cara Cardinale" w:date="2025-03-02T15:17:00Z"/>
          <w:rFonts w:ascii="Times New Roman" w:hAnsi="Times New Roman"/>
        </w:rPr>
      </w:pPr>
      <w:ins w:id="2089" w:author="Cara Cardinale" w:date="2025-03-02T15:17:00Z">
        <w:r w:rsidRPr="00A25529">
          <w:rPr>
            <w:rFonts w:ascii="Times New Roman" w:hAnsi="Times New Roman"/>
          </w:rPr>
          <w:t>corporation pursuant to the provisions of the Not-for-Profit Corporation Law of the State of New York, hereby certify:</w:t>
        </w:r>
      </w:ins>
    </w:p>
    <w:p w14:paraId="73E1F6AE" w14:textId="77777777" w:rsidR="00684C14" w:rsidRPr="00A25529" w:rsidRDefault="00684C14" w:rsidP="00684C14">
      <w:pPr>
        <w:rPr>
          <w:ins w:id="2090" w:author="Cara Cardinale" w:date="2025-03-02T15:17:00Z"/>
          <w:rFonts w:ascii="Times New Roman" w:hAnsi="Times New Roman"/>
        </w:rPr>
      </w:pPr>
      <w:ins w:id="2091" w:author="Cara Cardinale" w:date="2025-03-02T15:17:00Z">
        <w:r w:rsidRPr="00A25529">
          <w:rPr>
            <w:rFonts w:ascii="Times New Roman" w:hAnsi="Times New Roman"/>
          </w:rPr>
          <w:t>&lt;p&gt;FIRST: The name of the corporation is &lt;finstr&gt;[name of corporation]&lt;/finstr&gt; (hereinafter,</w:t>
        </w:r>
      </w:ins>
    </w:p>
    <w:p w14:paraId="3EC15B16" w14:textId="77777777" w:rsidR="00684C14" w:rsidRPr="00A25529" w:rsidRDefault="00684C14" w:rsidP="00684C14">
      <w:pPr>
        <w:rPr>
          <w:ins w:id="2092" w:author="Cara Cardinale" w:date="2025-03-02T15:17:00Z"/>
          <w:rFonts w:ascii="Times New Roman" w:hAnsi="Times New Roman"/>
        </w:rPr>
      </w:pPr>
      <w:ins w:id="2093" w:author="Cara Cardinale" w:date="2025-03-02T15:17:00Z">
        <w:r w:rsidRPr="00A25529">
          <w:rPr>
            <w:rFonts w:ascii="Times New Roman" w:hAnsi="Times New Roman"/>
          </w:rPr>
          <w:t>the “Corporation”).</w:t>
        </w:r>
      </w:ins>
    </w:p>
    <w:p w14:paraId="1AD027CC" w14:textId="77777777" w:rsidR="00684C14" w:rsidRPr="00A25529" w:rsidRDefault="00684C14" w:rsidP="00684C14">
      <w:pPr>
        <w:rPr>
          <w:ins w:id="2094" w:author="Cara Cardinale" w:date="2025-03-02T15:17:00Z"/>
          <w:rFonts w:ascii="Times New Roman" w:hAnsi="Times New Roman"/>
        </w:rPr>
      </w:pPr>
      <w:ins w:id="2095" w:author="Cara Cardinale" w:date="2025-03-02T15:17:00Z">
        <w:r w:rsidRPr="00A25529">
          <w:rPr>
            <w:rFonts w:ascii="Times New Roman" w:hAnsi="Times New Roman"/>
          </w:rPr>
          <w:t>&lt;p&gt;SECOND: The Corporation is a not-for-profit corporation as defined in Section 102(a)(5) of the Not-for-Profit Corporation Law.</w:t>
        </w:r>
      </w:ins>
    </w:p>
    <w:p w14:paraId="3E93778E" w14:textId="77777777" w:rsidR="00684C14" w:rsidRPr="00A25529" w:rsidRDefault="00684C14" w:rsidP="00684C14">
      <w:pPr>
        <w:rPr>
          <w:ins w:id="2096" w:author="Cara Cardinale" w:date="2025-03-02T15:17:00Z"/>
          <w:rFonts w:ascii="Times New Roman" w:hAnsi="Times New Roman"/>
        </w:rPr>
      </w:pPr>
      <w:ins w:id="2097" w:author="Cara Cardinale" w:date="2025-03-02T15:17:00Z">
        <w:r w:rsidRPr="00A25529">
          <w:rPr>
            <w:rFonts w:ascii="Times New Roman" w:hAnsi="Times New Roman"/>
          </w:rPr>
          <w:t>&lt;p&gt;THIRD: The corporation is a charitable corporation under Section 201 of the Not-for-Profit</w:t>
        </w:r>
      </w:ins>
    </w:p>
    <w:p w14:paraId="3A5E5023" w14:textId="77777777" w:rsidR="00684C14" w:rsidRPr="00A25529" w:rsidRDefault="00684C14" w:rsidP="00684C14">
      <w:pPr>
        <w:rPr>
          <w:ins w:id="2098" w:author="Cara Cardinale" w:date="2025-03-02T15:17:00Z"/>
          <w:rFonts w:ascii="Times New Roman" w:hAnsi="Times New Roman"/>
        </w:rPr>
      </w:pPr>
      <w:ins w:id="2099" w:author="Cara Cardinale" w:date="2025-03-02T15:17:00Z">
        <w:r w:rsidRPr="00A25529">
          <w:rPr>
            <w:rFonts w:ascii="Times New Roman" w:hAnsi="Times New Roman"/>
          </w:rPr>
          <w:t>Corporation Law.</w:t>
        </w:r>
      </w:ins>
    </w:p>
    <w:p w14:paraId="4F35287A" w14:textId="77777777" w:rsidR="00684C14" w:rsidRPr="00A25529" w:rsidRDefault="00684C14" w:rsidP="00684C14">
      <w:pPr>
        <w:rPr>
          <w:ins w:id="2100" w:author="Cara Cardinale" w:date="2025-03-02T15:17:00Z"/>
          <w:rFonts w:ascii="Times New Roman" w:hAnsi="Times New Roman"/>
        </w:rPr>
      </w:pPr>
      <w:ins w:id="2101" w:author="Cara Cardinale" w:date="2025-03-02T15:17:00Z">
        <w:r w:rsidRPr="00A25529">
          <w:rPr>
            <w:rFonts w:ascii="Times New Roman" w:hAnsi="Times New Roman"/>
          </w:rPr>
          <w:t>&lt;p&gt;FOURTH: The Corporation is not formed to engage in any activity or for any purpose requiring the consent or approval of any New York State official, department, board, agency, or other body and, accordingly, no consent or approval is required.</w:t>
        </w:r>
      </w:ins>
    </w:p>
    <w:p w14:paraId="455EC163" w14:textId="77777777" w:rsidR="00684C14" w:rsidRPr="00A25529" w:rsidRDefault="00684C14" w:rsidP="00684C14">
      <w:pPr>
        <w:rPr>
          <w:ins w:id="2102" w:author="Cara Cardinale" w:date="2025-03-02T15:17:00Z"/>
          <w:rFonts w:ascii="Times New Roman" w:hAnsi="Times New Roman"/>
        </w:rPr>
      </w:pPr>
      <w:ins w:id="2103" w:author="Cara Cardinale" w:date="2025-03-02T15:17:00Z">
        <w:r w:rsidRPr="00A25529">
          <w:rPr>
            <w:rFonts w:ascii="Times New Roman" w:hAnsi="Times New Roman"/>
          </w:rPr>
          <w:t xml:space="preserve">&lt;p&gt;FIFTH: The principal office of the Corporation will be located in &lt;finstr&gt;[name of county]&lt;/finstr&gt; County, New York. </w:t>
        </w:r>
      </w:ins>
    </w:p>
    <w:p w14:paraId="5F2DD079" w14:textId="77777777" w:rsidR="00684C14" w:rsidRPr="00A25529" w:rsidRDefault="00684C14" w:rsidP="00684C14">
      <w:pPr>
        <w:rPr>
          <w:ins w:id="2104" w:author="Cara Cardinale" w:date="2025-03-02T15:17:00Z"/>
          <w:rFonts w:ascii="Times New Roman" w:hAnsi="Times New Roman"/>
        </w:rPr>
      </w:pPr>
      <w:ins w:id="2105" w:author="Cara Cardinale" w:date="2025-03-02T15:17:00Z">
        <w:r w:rsidRPr="00A25529">
          <w:rPr>
            <w:rFonts w:ascii="Times New Roman" w:hAnsi="Times New Roman"/>
          </w:rPr>
          <w:t>&lt;p&gt;SIXTH: The purposes for which the Corporation is to be formed are for charitable purposes</w:t>
        </w:r>
      </w:ins>
    </w:p>
    <w:p w14:paraId="7BA3A62B" w14:textId="77777777" w:rsidR="00684C14" w:rsidRPr="00A25529" w:rsidRDefault="00684C14" w:rsidP="00684C14">
      <w:pPr>
        <w:rPr>
          <w:ins w:id="2106" w:author="Cara Cardinale" w:date="2025-03-02T15:17:00Z"/>
          <w:rFonts w:ascii="Times New Roman" w:hAnsi="Times New Roman"/>
        </w:rPr>
      </w:pPr>
      <w:ins w:id="2107" w:author="Cara Cardinale" w:date="2025-03-02T15:17:00Z">
        <w:r w:rsidRPr="00A25529">
          <w:rPr>
            <w:rFonts w:ascii="Times New Roman" w:hAnsi="Times New Roman"/>
          </w:rPr>
          <w:t>within the meaning of Section 501(c)(3) of the Internal Revenue Code of 1986 as amended (the “Code”). The more specific and primary purposes for which this Corporation is formed are:</w:t>
        </w:r>
      </w:ins>
    </w:p>
    <w:p w14:paraId="502AB542" w14:textId="77777777" w:rsidR="00684C14" w:rsidRPr="00A25529" w:rsidRDefault="00684C14" w:rsidP="00684C14">
      <w:pPr>
        <w:rPr>
          <w:ins w:id="2108" w:author="Cara Cardinale" w:date="2025-03-02T15:17:00Z"/>
          <w:rFonts w:ascii="Times New Roman" w:hAnsi="Times New Roman"/>
        </w:rPr>
      </w:pPr>
      <w:ins w:id="2109" w:author="Cara Cardinale" w:date="2025-03-02T15:17:00Z">
        <w:r w:rsidRPr="00A25529">
          <w:rPr>
            <w:rFonts w:ascii="Times New Roman" w:hAnsi="Times New Roman"/>
          </w:rPr>
          <w:t>&lt;p&gt;(a) To engage in charitable fundraising for the purposes of collaboration and to develop and</w:t>
        </w:r>
      </w:ins>
    </w:p>
    <w:p w14:paraId="117885B6" w14:textId="77777777" w:rsidR="00684C14" w:rsidRPr="00A25529" w:rsidRDefault="00684C14" w:rsidP="00684C14">
      <w:pPr>
        <w:rPr>
          <w:ins w:id="2110" w:author="Cara Cardinale" w:date="2025-03-02T15:17:00Z"/>
          <w:rFonts w:ascii="Times New Roman" w:hAnsi="Times New Roman"/>
        </w:rPr>
      </w:pPr>
      <w:ins w:id="2111" w:author="Cara Cardinale" w:date="2025-03-02T15:17:00Z">
        <w:r w:rsidRPr="00A25529">
          <w:rPr>
            <w:rFonts w:ascii="Times New Roman" w:hAnsi="Times New Roman"/>
          </w:rPr>
          <w:t>promote the educational purposes of cultivating knowledge of &lt;finstr&gt;[specification of topic]&lt;/finstr&gt;.</w:t>
        </w:r>
      </w:ins>
    </w:p>
    <w:p w14:paraId="57AE5DB3" w14:textId="77777777" w:rsidR="00684C14" w:rsidRPr="00A25529" w:rsidRDefault="00684C14" w:rsidP="00684C14">
      <w:pPr>
        <w:rPr>
          <w:ins w:id="2112" w:author="Cara Cardinale" w:date="2025-03-02T15:17:00Z"/>
          <w:rFonts w:ascii="Times New Roman" w:hAnsi="Times New Roman"/>
        </w:rPr>
      </w:pPr>
      <w:ins w:id="2113" w:author="Cara Cardinale" w:date="2025-03-02T15:17:00Z">
        <w:r w:rsidRPr="00A25529">
          <w:rPr>
            <w:rFonts w:ascii="Times New Roman" w:hAnsi="Times New Roman"/>
          </w:rPr>
          <w:t>&lt;p&gt;(b) To exercise all the powers and privileges and to perform all of the duties and</w:t>
        </w:r>
      </w:ins>
    </w:p>
    <w:p w14:paraId="574D79E9" w14:textId="77777777" w:rsidR="00684C14" w:rsidRPr="00A25529" w:rsidRDefault="00684C14" w:rsidP="00684C14">
      <w:pPr>
        <w:rPr>
          <w:ins w:id="2114" w:author="Cara Cardinale" w:date="2025-03-02T15:17:00Z"/>
          <w:rFonts w:ascii="Times New Roman" w:hAnsi="Times New Roman"/>
        </w:rPr>
      </w:pPr>
      <w:ins w:id="2115" w:author="Cara Cardinale" w:date="2025-03-02T15:17:00Z">
        <w:r w:rsidRPr="00A25529">
          <w:rPr>
            <w:rFonts w:ascii="Times New Roman" w:hAnsi="Times New Roman"/>
          </w:rPr>
          <w:t>obligations of the Corporation as set forth in the Corporation’s Bylaws, including all of the</w:t>
        </w:r>
      </w:ins>
    </w:p>
    <w:p w14:paraId="524AD056" w14:textId="77777777" w:rsidR="00684C14" w:rsidRPr="00A25529" w:rsidRDefault="00684C14" w:rsidP="00684C14">
      <w:pPr>
        <w:rPr>
          <w:ins w:id="2116" w:author="Cara Cardinale" w:date="2025-03-02T15:17:00Z"/>
          <w:rFonts w:ascii="Times New Roman" w:hAnsi="Times New Roman"/>
        </w:rPr>
      </w:pPr>
      <w:ins w:id="2117" w:author="Cara Cardinale" w:date="2025-03-02T15:17:00Z">
        <w:r w:rsidRPr="00A25529">
          <w:rPr>
            <w:rFonts w:ascii="Times New Roman" w:hAnsi="Times New Roman"/>
          </w:rPr>
          <w:t>general powers set forth in Section 202 of the Not-for-Profit Corporation Law, together with the</w:t>
        </w:r>
      </w:ins>
    </w:p>
    <w:p w14:paraId="1B275447" w14:textId="77777777" w:rsidR="00684C14" w:rsidRPr="00A25529" w:rsidRDefault="00684C14" w:rsidP="00684C14">
      <w:pPr>
        <w:rPr>
          <w:ins w:id="2118" w:author="Cara Cardinale" w:date="2025-03-02T15:17:00Z"/>
          <w:rFonts w:ascii="Times New Roman" w:hAnsi="Times New Roman"/>
        </w:rPr>
      </w:pPr>
      <w:ins w:id="2119" w:author="Cara Cardinale" w:date="2025-03-02T15:17:00Z">
        <w:r w:rsidRPr="00A25529">
          <w:rPr>
            <w:rFonts w:ascii="Times New Roman" w:hAnsi="Times New Roman"/>
          </w:rPr>
          <w:t>power to solicit and receive grants, bequests and contributions for these stated purposes.</w:t>
        </w:r>
      </w:ins>
    </w:p>
    <w:p w14:paraId="4ED8E3E3" w14:textId="77777777" w:rsidR="00684C14" w:rsidRPr="00A25529" w:rsidRDefault="00684C14" w:rsidP="00684C14">
      <w:pPr>
        <w:rPr>
          <w:ins w:id="2120" w:author="Cara Cardinale" w:date="2025-03-02T15:17:00Z"/>
          <w:rFonts w:ascii="Times New Roman" w:hAnsi="Times New Roman"/>
        </w:rPr>
      </w:pPr>
      <w:ins w:id="2121" w:author="Cara Cardinale" w:date="2025-03-02T15:17:00Z">
        <w:r w:rsidRPr="00A25529">
          <w:rPr>
            <w:rFonts w:ascii="Times New Roman" w:hAnsi="Times New Roman"/>
          </w:rPr>
          <w:t>&lt;p&gt;(c) To make and perform any contracts and do any other acts and things through the</w:t>
        </w:r>
      </w:ins>
    </w:p>
    <w:p w14:paraId="71AB48DD" w14:textId="77777777" w:rsidR="00684C14" w:rsidRPr="00A25529" w:rsidRDefault="00684C14" w:rsidP="00684C14">
      <w:pPr>
        <w:rPr>
          <w:ins w:id="2122" w:author="Cara Cardinale" w:date="2025-03-02T15:17:00Z"/>
          <w:rFonts w:ascii="Times New Roman" w:hAnsi="Times New Roman"/>
        </w:rPr>
      </w:pPr>
      <w:ins w:id="2123" w:author="Cara Cardinale" w:date="2025-03-02T15:17:00Z">
        <w:r w:rsidRPr="00A25529">
          <w:rPr>
            <w:rFonts w:ascii="Times New Roman" w:hAnsi="Times New Roman"/>
          </w:rPr>
          <w:t>exercise of any power suitable, convenient, proper, or incidental for the accomplishment of</w:t>
        </w:r>
      </w:ins>
    </w:p>
    <w:p w14:paraId="5317387A" w14:textId="77777777" w:rsidR="00684C14" w:rsidRPr="00A25529" w:rsidRDefault="00684C14" w:rsidP="00684C14">
      <w:pPr>
        <w:rPr>
          <w:ins w:id="2124" w:author="Cara Cardinale" w:date="2025-03-02T15:17:00Z"/>
          <w:rFonts w:ascii="Times New Roman" w:hAnsi="Times New Roman"/>
        </w:rPr>
      </w:pPr>
      <w:ins w:id="2125" w:author="Cara Cardinale" w:date="2025-03-02T15:17:00Z">
        <w:r w:rsidRPr="00A25529">
          <w:rPr>
            <w:rFonts w:ascii="Times New Roman" w:hAnsi="Times New Roman"/>
          </w:rPr>
          <w:t>any of the powers enumerated herein or in the said Bylaws, including to fix, levy, collect and</w:t>
        </w:r>
      </w:ins>
    </w:p>
    <w:p w14:paraId="3CDE7344" w14:textId="77777777" w:rsidR="00684C14" w:rsidRPr="00A25529" w:rsidRDefault="00684C14" w:rsidP="00684C14">
      <w:pPr>
        <w:rPr>
          <w:ins w:id="2126" w:author="Cara Cardinale" w:date="2025-03-02T15:17:00Z"/>
          <w:rFonts w:ascii="Times New Roman" w:hAnsi="Times New Roman"/>
        </w:rPr>
      </w:pPr>
      <w:ins w:id="2127" w:author="Cara Cardinale" w:date="2025-03-02T15:17:00Z">
        <w:r w:rsidRPr="00A25529">
          <w:rPr>
            <w:rFonts w:ascii="Times New Roman" w:hAnsi="Times New Roman"/>
          </w:rPr>
          <w:t>enforce payment by any lawful means of any charges or assessments imposed pursuant to the</w:t>
        </w:r>
      </w:ins>
    </w:p>
    <w:p w14:paraId="3CF8D477" w14:textId="77777777" w:rsidR="00684C14" w:rsidRPr="00A25529" w:rsidRDefault="00684C14" w:rsidP="00684C14">
      <w:pPr>
        <w:rPr>
          <w:ins w:id="2128" w:author="Cara Cardinale" w:date="2025-03-02T15:17:00Z"/>
          <w:rFonts w:ascii="Times New Roman" w:hAnsi="Times New Roman"/>
        </w:rPr>
      </w:pPr>
      <w:ins w:id="2129" w:author="Cara Cardinale" w:date="2025-03-02T15:17:00Z">
        <w:r w:rsidRPr="00A25529">
          <w:rPr>
            <w:rFonts w:ascii="Times New Roman" w:hAnsi="Times New Roman"/>
          </w:rPr>
          <w:t>terms of the Bylaws, and to pay all expenses in connection therewith, including all office and</w:t>
        </w:r>
      </w:ins>
    </w:p>
    <w:p w14:paraId="30FBAE20" w14:textId="77777777" w:rsidR="00684C14" w:rsidRPr="00A25529" w:rsidRDefault="00684C14" w:rsidP="00684C14">
      <w:pPr>
        <w:rPr>
          <w:ins w:id="2130" w:author="Cara Cardinale" w:date="2025-03-02T15:17:00Z"/>
          <w:rFonts w:ascii="Times New Roman" w:hAnsi="Times New Roman"/>
        </w:rPr>
      </w:pPr>
      <w:ins w:id="2131" w:author="Cara Cardinale" w:date="2025-03-02T15:17:00Z">
        <w:r w:rsidRPr="00A25529">
          <w:rPr>
            <w:rFonts w:ascii="Times New Roman" w:hAnsi="Times New Roman"/>
          </w:rPr>
          <w:t>other expenses incident to the conduct of the business of the Corporation, and to do any other</w:t>
        </w:r>
      </w:ins>
    </w:p>
    <w:p w14:paraId="4253D3BF" w14:textId="77777777" w:rsidR="00684C14" w:rsidRPr="00A25529" w:rsidRDefault="00684C14" w:rsidP="00684C14">
      <w:pPr>
        <w:rPr>
          <w:ins w:id="2132" w:author="Cara Cardinale" w:date="2025-03-02T15:17:00Z"/>
          <w:rFonts w:ascii="Times New Roman" w:hAnsi="Times New Roman"/>
        </w:rPr>
      </w:pPr>
      <w:ins w:id="2133" w:author="Cara Cardinale" w:date="2025-03-02T15:17:00Z">
        <w:r w:rsidRPr="00A25529">
          <w:rPr>
            <w:rFonts w:ascii="Times New Roman" w:hAnsi="Times New Roman"/>
          </w:rPr>
          <w:t>act or thing incidental to or connected with the foregoing purposes, or in the advancement</w:t>
        </w:r>
      </w:ins>
    </w:p>
    <w:p w14:paraId="24EF233A" w14:textId="77777777" w:rsidR="00684C14" w:rsidRPr="00A25529" w:rsidRDefault="00684C14" w:rsidP="00684C14">
      <w:pPr>
        <w:rPr>
          <w:ins w:id="2134" w:author="Cara Cardinale" w:date="2025-03-02T15:17:00Z"/>
          <w:rFonts w:ascii="Times New Roman" w:hAnsi="Times New Roman"/>
        </w:rPr>
      </w:pPr>
      <w:ins w:id="2135" w:author="Cara Cardinale" w:date="2025-03-02T15:17:00Z">
        <w:r w:rsidRPr="00A25529">
          <w:rPr>
            <w:rFonts w:ascii="Times New Roman" w:hAnsi="Times New Roman"/>
          </w:rPr>
          <w:t>thereof, but not for the pecuniary profit or financial gain of its members, directors, or officers</w:t>
        </w:r>
      </w:ins>
    </w:p>
    <w:p w14:paraId="05271D93" w14:textId="77777777" w:rsidR="00684C14" w:rsidRPr="00A25529" w:rsidRDefault="00684C14" w:rsidP="00684C14">
      <w:pPr>
        <w:rPr>
          <w:ins w:id="2136" w:author="Cara Cardinale" w:date="2025-03-02T15:17:00Z"/>
          <w:rFonts w:ascii="Times New Roman" w:hAnsi="Times New Roman"/>
        </w:rPr>
      </w:pPr>
      <w:ins w:id="2137" w:author="Cara Cardinale" w:date="2025-03-02T15:17:00Z">
        <w:r w:rsidRPr="00A25529">
          <w:rPr>
            <w:rFonts w:ascii="Times New Roman" w:hAnsi="Times New Roman"/>
          </w:rPr>
          <w:t>except as permitted under Article 5 of the Not-for-Profit Corporation Law.</w:t>
        </w:r>
      </w:ins>
    </w:p>
    <w:p w14:paraId="48A6380A" w14:textId="77777777" w:rsidR="00684C14" w:rsidRPr="00A25529" w:rsidRDefault="00684C14" w:rsidP="00684C14">
      <w:pPr>
        <w:autoSpaceDE/>
        <w:autoSpaceDN/>
        <w:adjustRightInd/>
        <w:rPr>
          <w:ins w:id="2138" w:author="Cara Cardinale" w:date="2025-03-02T15:17:00Z"/>
          <w:rFonts w:ascii="Times New Roman" w:hAnsi="Times New Roman"/>
        </w:rPr>
      </w:pPr>
      <w:ins w:id="2139" w:author="Cara Cardinale" w:date="2025-03-02T15:17:00Z">
        <w:r w:rsidRPr="00A25529">
          <w:rPr>
            <w:rFonts w:ascii="Times New Roman" w:hAnsi="Times New Roman"/>
          </w:rPr>
          <w:t>&lt;p&gt;SEVENTH: The Corporation has not been formed for pecuniary profit or financial gain, and no part of the assets, income, or profit of the Corporation is distributable to, or inures to the benefit of, its directors, officers, or members except to the extent permitted under the Not-for-Profit Corporation Law. Notwithstanding any of the provision of this Certificate of Incorporation, the Corporation shall not conduct activities not permitted to be carried on: (i) by a corporation exempt from federal income tax under Section 501(c)(3) of the Code; or (ii) by a corporation, contributions to which are deductible under Section 170(c)(2) of the Code; or (iii) any activities prohibited by Section 501(c)(3) of the Code, and no substantial part of the activities of the corporation shall be carrying on propaganda, or otherwise attempting to</w:t>
        </w:r>
      </w:ins>
    </w:p>
    <w:p w14:paraId="2BC0B4D8" w14:textId="77777777" w:rsidR="00684C14" w:rsidRPr="00A25529" w:rsidRDefault="00684C14" w:rsidP="00684C14">
      <w:pPr>
        <w:rPr>
          <w:ins w:id="2140" w:author="Cara Cardinale" w:date="2025-03-02T15:17:00Z"/>
          <w:rFonts w:ascii="Times New Roman" w:hAnsi="Times New Roman"/>
        </w:rPr>
      </w:pPr>
      <w:ins w:id="2141" w:author="Cara Cardinale" w:date="2025-03-02T15:17:00Z">
        <w:r w:rsidRPr="00A25529">
          <w:rPr>
            <w:rFonts w:ascii="Times New Roman" w:hAnsi="Times New Roman"/>
          </w:rPr>
          <w:t>influence legislation (except as otherwise provided by Internal Revenue Code Section 501(h)) or</w:t>
        </w:r>
      </w:ins>
    </w:p>
    <w:p w14:paraId="1AE69AD0" w14:textId="77777777" w:rsidR="00684C14" w:rsidRPr="00A25529" w:rsidRDefault="00684C14" w:rsidP="00684C14">
      <w:pPr>
        <w:rPr>
          <w:ins w:id="2142" w:author="Cara Cardinale" w:date="2025-03-02T15:17:00Z"/>
          <w:rFonts w:ascii="Times New Roman" w:hAnsi="Times New Roman"/>
        </w:rPr>
      </w:pPr>
      <w:ins w:id="2143" w:author="Cara Cardinale" w:date="2025-03-02T15:17:00Z">
        <w:r w:rsidRPr="00A25529">
          <w:rPr>
            <w:rFonts w:ascii="Times New Roman" w:hAnsi="Times New Roman"/>
          </w:rPr>
          <w:t>participating in, or intervening in (including the publication or distribution of statements), any</w:t>
        </w:r>
      </w:ins>
    </w:p>
    <w:p w14:paraId="1BCDD6F6" w14:textId="77777777" w:rsidR="00684C14" w:rsidRPr="00A25529" w:rsidRDefault="00684C14" w:rsidP="00684C14">
      <w:pPr>
        <w:rPr>
          <w:ins w:id="2144" w:author="Cara Cardinale" w:date="2025-03-02T15:17:00Z"/>
          <w:rFonts w:ascii="Times New Roman" w:hAnsi="Times New Roman"/>
        </w:rPr>
      </w:pPr>
      <w:ins w:id="2145" w:author="Cara Cardinale" w:date="2025-03-02T15:17:00Z">
        <w:r w:rsidRPr="00A25529">
          <w:rPr>
            <w:rFonts w:ascii="Times New Roman" w:hAnsi="Times New Roman"/>
          </w:rPr>
          <w:t>political campaign on behalf of any candidate for public office.</w:t>
        </w:r>
      </w:ins>
    </w:p>
    <w:p w14:paraId="42BC5417" w14:textId="77777777" w:rsidR="00684C14" w:rsidRPr="00A25529" w:rsidRDefault="00684C14" w:rsidP="00684C14">
      <w:pPr>
        <w:rPr>
          <w:ins w:id="2146" w:author="Cara Cardinale" w:date="2025-03-02T15:17:00Z"/>
          <w:rFonts w:ascii="Times New Roman" w:hAnsi="Times New Roman"/>
        </w:rPr>
      </w:pPr>
      <w:ins w:id="2147" w:author="Cara Cardinale" w:date="2025-03-02T15:17:00Z">
        <w:r w:rsidRPr="00A25529">
          <w:rPr>
            <w:rFonts w:ascii="Times New Roman" w:hAnsi="Times New Roman"/>
          </w:rPr>
          <w:t>&lt;p&gt;EIGHTH: Upon the winding up and dissolution of the Corporation, the assets of the Corporation remaining after payment of, or provision for payment of, all debts and liabilities of the Corporation shall be distributed to an organization or organizations recognized as exempt under Section 501(c)(3) of the Code.</w:t>
        </w:r>
      </w:ins>
    </w:p>
    <w:p w14:paraId="4DF2BD16" w14:textId="77777777" w:rsidR="00684C14" w:rsidRPr="00A25529" w:rsidRDefault="00684C14" w:rsidP="00684C14">
      <w:pPr>
        <w:rPr>
          <w:ins w:id="2148" w:author="Cara Cardinale" w:date="2025-03-02T15:17:00Z"/>
          <w:rFonts w:ascii="Times New Roman" w:hAnsi="Times New Roman"/>
        </w:rPr>
      </w:pPr>
      <w:ins w:id="2149" w:author="Cara Cardinale" w:date="2025-03-02T15:17:00Z">
        <w:r w:rsidRPr="00A25529">
          <w:rPr>
            <w:rFonts w:ascii="Times New Roman" w:hAnsi="Times New Roman"/>
          </w:rPr>
          <w:t>&lt;p&gt;NINTH: No part of the net earnings of the Corporation shall inure to the benefit of any member, trustee, director, officer of the Corporation, or any private individual, except that reasonable compensation may be paid for services rendered. No such member, trustee, director or officer of the Corporation, nor any private individual, shall be entitled to share in the distribution of any of the corporate assets upon dissolution of the Corporation.</w:t>
        </w:r>
      </w:ins>
    </w:p>
    <w:p w14:paraId="744CE0D0" w14:textId="77777777" w:rsidR="00684C14" w:rsidRPr="00A25529" w:rsidRDefault="00684C14" w:rsidP="00684C14">
      <w:pPr>
        <w:rPr>
          <w:ins w:id="2150" w:author="Cara Cardinale" w:date="2025-03-02T15:17:00Z"/>
          <w:rFonts w:ascii="Times New Roman" w:hAnsi="Times New Roman"/>
        </w:rPr>
      </w:pPr>
      <w:ins w:id="2151" w:author="Cara Cardinale" w:date="2025-03-02T15:17:00Z">
        <w:r w:rsidRPr="00A25529">
          <w:rPr>
            <w:rFonts w:ascii="Times New Roman" w:hAnsi="Times New Roman"/>
          </w:rPr>
          <w:t>&lt;p&gt;TENTH: The Corporation shall have members, the qualifications, terms, and rights of which</w:t>
        </w:r>
      </w:ins>
    </w:p>
    <w:p w14:paraId="44597403" w14:textId="77777777" w:rsidR="00684C14" w:rsidRPr="00A25529" w:rsidRDefault="00684C14" w:rsidP="00684C14">
      <w:pPr>
        <w:rPr>
          <w:ins w:id="2152" w:author="Cara Cardinale" w:date="2025-03-02T15:17:00Z"/>
          <w:rFonts w:ascii="Times New Roman" w:hAnsi="Times New Roman"/>
        </w:rPr>
      </w:pPr>
      <w:ins w:id="2153" w:author="Cara Cardinale" w:date="2025-03-02T15:17:00Z">
        <w:r w:rsidRPr="00A25529">
          <w:rPr>
            <w:rFonts w:ascii="Times New Roman" w:hAnsi="Times New Roman"/>
          </w:rPr>
          <w:t>shall be set by the Bylaws of the Corporation.</w:t>
        </w:r>
      </w:ins>
    </w:p>
    <w:p w14:paraId="36C47906" w14:textId="77777777" w:rsidR="00684C14" w:rsidRPr="00A25529" w:rsidRDefault="00684C14" w:rsidP="00684C14">
      <w:pPr>
        <w:rPr>
          <w:ins w:id="2154" w:author="Cara Cardinale" w:date="2025-03-02T15:17:00Z"/>
          <w:rFonts w:ascii="Times New Roman" w:hAnsi="Times New Roman"/>
        </w:rPr>
      </w:pPr>
      <w:ins w:id="2155" w:author="Cara Cardinale" w:date="2025-03-02T15:17:00Z">
        <w:r w:rsidRPr="00A25529">
          <w:rPr>
            <w:rFonts w:ascii="Times New Roman" w:hAnsi="Times New Roman"/>
          </w:rPr>
          <w:t>&lt;p&gt;ELEVENTH: The Corporation shall be managed and operated by a board of directors, the number of which is to be no less than &lt;finstr&gt;[minimum number of members]&lt;/finstr&gt;, elected as set forth in the Bylaws and in a number as set in accordance with the requirements of the Bylaws of the Corporation.</w:t>
        </w:r>
      </w:ins>
    </w:p>
    <w:p w14:paraId="2A639E2B" w14:textId="77777777" w:rsidR="00684C14" w:rsidRPr="00A25529" w:rsidRDefault="00684C14" w:rsidP="00684C14">
      <w:pPr>
        <w:rPr>
          <w:ins w:id="2156" w:author="Cara Cardinale" w:date="2025-03-02T15:17:00Z"/>
          <w:rFonts w:ascii="Times New Roman" w:hAnsi="Times New Roman"/>
        </w:rPr>
      </w:pPr>
      <w:ins w:id="2157" w:author="Cara Cardinale" w:date="2025-03-02T15:17:00Z">
        <w:r w:rsidRPr="00A25529">
          <w:rPr>
            <w:rFonts w:ascii="Times New Roman" w:hAnsi="Times New Roman"/>
          </w:rPr>
          <w:t>&lt;p&gt;TWELFTH: The names and addresses of the initial directors are: &lt;finstr&gt;[names and addresses of initial directors]&lt;/finstr&gt;</w:t>
        </w:r>
      </w:ins>
    </w:p>
    <w:p w14:paraId="4AB799EF" w14:textId="77777777" w:rsidR="00684C14" w:rsidRPr="00A25529" w:rsidRDefault="00684C14" w:rsidP="00684C14">
      <w:pPr>
        <w:rPr>
          <w:ins w:id="2158" w:author="Cara Cardinale" w:date="2025-03-02T15:17:00Z"/>
          <w:rFonts w:ascii="Times New Roman" w:hAnsi="Times New Roman"/>
        </w:rPr>
      </w:pPr>
      <w:ins w:id="2159" w:author="Cara Cardinale" w:date="2025-03-02T15:17:00Z">
        <w:r w:rsidRPr="00A25529">
          <w:rPr>
            <w:rFonts w:ascii="Times New Roman" w:hAnsi="Times New Roman"/>
          </w:rPr>
          <w:t>&lt;p&gt;THIRTEENTH: The duration of the Corporation shall be perpetual.</w:t>
        </w:r>
      </w:ins>
    </w:p>
    <w:p w14:paraId="00993627" w14:textId="77777777" w:rsidR="00684C14" w:rsidRPr="00A25529" w:rsidRDefault="00684C14" w:rsidP="00684C14">
      <w:pPr>
        <w:rPr>
          <w:ins w:id="2160" w:author="Cara Cardinale" w:date="2025-03-02T15:17:00Z"/>
          <w:rFonts w:ascii="Times New Roman" w:hAnsi="Times New Roman"/>
        </w:rPr>
      </w:pPr>
      <w:ins w:id="2161" w:author="Cara Cardinale" w:date="2025-03-02T15:17:00Z">
        <w:r w:rsidRPr="00A25529">
          <w:rPr>
            <w:rFonts w:ascii="Times New Roman" w:hAnsi="Times New Roman"/>
          </w:rPr>
          <w:t>&lt;p&gt;FOURTEENTH: The Secretary of State of the State of New York is hereby designated the agent of the Corporation upon whom process against it may be served. The post office address to which the Secretary of State shall mail a copy of any process against the Corporation served upon him or her as agent of the Corporation is: &lt;finstr&gt;[specification of post office address]&lt;/finstr&gt;</w:t>
        </w:r>
      </w:ins>
    </w:p>
    <w:p w14:paraId="10BF1EDB" w14:textId="77777777" w:rsidR="00684C14" w:rsidRPr="00A25529" w:rsidRDefault="00684C14" w:rsidP="00684C14">
      <w:pPr>
        <w:rPr>
          <w:ins w:id="2162" w:author="Cara Cardinale" w:date="2025-03-02T15:17:00Z"/>
          <w:rFonts w:ascii="Times New Roman" w:hAnsi="Times New Roman"/>
        </w:rPr>
      </w:pPr>
      <w:ins w:id="2163" w:author="Cara Cardinale" w:date="2025-03-02T15:17:00Z">
        <w:r w:rsidRPr="00A25529">
          <w:rPr>
            <w:rFonts w:ascii="Times New Roman" w:hAnsi="Times New Roman"/>
          </w:rPr>
          <w:t>&lt;p&gt;FIFTEENTH: The directors, officers, and members of the Corporation shall be indemnified by the Corporation to the fullest extent permitted by law, but not in any manner not permitted by, nor prohibited by, applicable law. More specifically, but not in limitation of the foregoing:</w:t>
        </w:r>
      </w:ins>
    </w:p>
    <w:p w14:paraId="0F0F833E" w14:textId="77777777" w:rsidR="00684C14" w:rsidRPr="00A25529" w:rsidRDefault="00684C14" w:rsidP="00684C14">
      <w:pPr>
        <w:rPr>
          <w:ins w:id="2164" w:author="Cara Cardinale" w:date="2025-03-02T15:17:00Z"/>
          <w:rFonts w:ascii="Times New Roman" w:hAnsi="Times New Roman"/>
        </w:rPr>
      </w:pPr>
      <w:ins w:id="2165" w:author="Cara Cardinale" w:date="2025-03-02T15:17:00Z">
        <w:r w:rsidRPr="00A25529">
          <w:rPr>
            <w:rFonts w:ascii="Times New Roman" w:hAnsi="Times New Roman"/>
          </w:rPr>
          <w:t>&lt;p&gt;(a) General Rights and Duties of Defense and Indemnity. No director, officer, or</w:t>
        </w:r>
      </w:ins>
    </w:p>
    <w:p w14:paraId="612A8BAB" w14:textId="77777777" w:rsidR="00684C14" w:rsidRPr="00A25529" w:rsidRDefault="00684C14" w:rsidP="00684C14">
      <w:pPr>
        <w:rPr>
          <w:ins w:id="2166" w:author="Cara Cardinale" w:date="2025-03-02T15:17:00Z"/>
          <w:rFonts w:ascii="Times New Roman" w:hAnsi="Times New Roman"/>
        </w:rPr>
      </w:pPr>
      <w:ins w:id="2167" w:author="Cara Cardinale" w:date="2025-03-02T15:17:00Z">
        <w:r w:rsidRPr="00A25529">
          <w:rPr>
            <w:rFonts w:ascii="Times New Roman" w:hAnsi="Times New Roman"/>
          </w:rPr>
          <w:t>member of the Corporation shall be personally liable to the Corporation or its members for</w:t>
        </w:r>
      </w:ins>
    </w:p>
    <w:p w14:paraId="383D12C6" w14:textId="77777777" w:rsidR="00684C14" w:rsidRPr="00A25529" w:rsidRDefault="00684C14" w:rsidP="00684C14">
      <w:pPr>
        <w:rPr>
          <w:ins w:id="2168" w:author="Cara Cardinale" w:date="2025-03-02T15:17:00Z"/>
          <w:rFonts w:ascii="Times New Roman" w:hAnsi="Times New Roman"/>
        </w:rPr>
      </w:pPr>
      <w:ins w:id="2169" w:author="Cara Cardinale" w:date="2025-03-02T15:17:00Z">
        <w:r w:rsidRPr="00A25529">
          <w:rPr>
            <w:rFonts w:ascii="Times New Roman" w:hAnsi="Times New Roman"/>
          </w:rPr>
          <w:t>damages for any breach of duty in such capacity unless said breach of duty, whether an act or</w:t>
        </w:r>
      </w:ins>
    </w:p>
    <w:p w14:paraId="1A060A74" w14:textId="77777777" w:rsidR="00684C14" w:rsidRPr="00A25529" w:rsidRDefault="00684C14" w:rsidP="00684C14">
      <w:pPr>
        <w:rPr>
          <w:ins w:id="2170" w:author="Cara Cardinale" w:date="2025-03-02T15:17:00Z"/>
          <w:rFonts w:ascii="Times New Roman" w:hAnsi="Times New Roman"/>
        </w:rPr>
      </w:pPr>
      <w:ins w:id="2171" w:author="Cara Cardinale" w:date="2025-03-02T15:17:00Z">
        <w:r w:rsidRPr="00A25529">
          <w:rPr>
            <w:rFonts w:ascii="Times New Roman" w:hAnsi="Times New Roman"/>
          </w:rPr>
          <w:t>omission, is found by judgment of a court of competent jurisdiction (or by other adjudication)</w:t>
        </w:r>
      </w:ins>
    </w:p>
    <w:p w14:paraId="74CBB36B" w14:textId="77777777" w:rsidR="00684C14" w:rsidRPr="00A25529" w:rsidRDefault="00684C14" w:rsidP="00684C14">
      <w:pPr>
        <w:rPr>
          <w:ins w:id="2172" w:author="Cara Cardinale" w:date="2025-03-02T15:17:00Z"/>
          <w:rFonts w:ascii="Times New Roman" w:hAnsi="Times New Roman"/>
        </w:rPr>
      </w:pPr>
      <w:ins w:id="2173" w:author="Cara Cardinale" w:date="2025-03-02T15:17:00Z">
        <w:r w:rsidRPr="00A25529">
          <w:rPr>
            <w:rFonts w:ascii="Times New Roman" w:hAnsi="Times New Roman"/>
          </w:rPr>
          <w:t>to have been committed in bad faith or to have involved intentional misconduct or knowing</w:t>
        </w:r>
      </w:ins>
    </w:p>
    <w:p w14:paraId="45AF0150" w14:textId="77777777" w:rsidR="00684C14" w:rsidRPr="00A25529" w:rsidRDefault="00684C14" w:rsidP="00684C14">
      <w:pPr>
        <w:rPr>
          <w:ins w:id="2174" w:author="Cara Cardinale" w:date="2025-03-02T15:17:00Z"/>
          <w:rFonts w:ascii="Times New Roman" w:hAnsi="Times New Roman"/>
        </w:rPr>
      </w:pPr>
      <w:ins w:id="2175" w:author="Cara Cardinale" w:date="2025-03-02T15:17:00Z">
        <w:r w:rsidRPr="00A25529">
          <w:rPr>
            <w:rFonts w:ascii="Times New Roman" w:hAnsi="Times New Roman"/>
          </w:rPr>
          <w:t>violation of the law, or that the person charged personally gained a financial profit or other</w:t>
        </w:r>
      </w:ins>
    </w:p>
    <w:p w14:paraId="65D23433" w14:textId="77777777" w:rsidR="00684C14" w:rsidRPr="00A25529" w:rsidRDefault="00684C14" w:rsidP="00684C14">
      <w:pPr>
        <w:rPr>
          <w:ins w:id="2176" w:author="Cara Cardinale" w:date="2025-03-02T15:17:00Z"/>
          <w:rFonts w:ascii="Times New Roman" w:hAnsi="Times New Roman"/>
        </w:rPr>
      </w:pPr>
      <w:ins w:id="2177" w:author="Cara Cardinale" w:date="2025-03-02T15:17:00Z">
        <w:r w:rsidRPr="00A25529">
          <w:rPr>
            <w:rFonts w:ascii="Times New Roman" w:hAnsi="Times New Roman"/>
          </w:rPr>
          <w:t>advantage to which such person was not legally entitled, or that the such person’s act(s) or</w:t>
        </w:r>
      </w:ins>
    </w:p>
    <w:p w14:paraId="4C297612" w14:textId="77777777" w:rsidR="00684C14" w:rsidRPr="00A25529" w:rsidRDefault="00684C14" w:rsidP="00684C14">
      <w:pPr>
        <w:rPr>
          <w:ins w:id="2178" w:author="Cara Cardinale" w:date="2025-03-02T15:17:00Z"/>
          <w:rFonts w:ascii="Times New Roman" w:hAnsi="Times New Roman"/>
        </w:rPr>
      </w:pPr>
      <w:ins w:id="2179" w:author="Cara Cardinale" w:date="2025-03-02T15:17:00Z">
        <w:r w:rsidRPr="00A25529">
          <w:rPr>
            <w:rFonts w:ascii="Times New Roman" w:hAnsi="Times New Roman"/>
          </w:rPr>
          <w:t>omission(s) materially or criminally violated the Not-for-Profit Corporation Law of the State of</w:t>
        </w:r>
      </w:ins>
    </w:p>
    <w:p w14:paraId="6DA37FCE" w14:textId="77777777" w:rsidR="00684C14" w:rsidRPr="00A25529" w:rsidRDefault="00684C14" w:rsidP="00684C14">
      <w:pPr>
        <w:rPr>
          <w:ins w:id="2180" w:author="Cara Cardinale" w:date="2025-03-02T15:17:00Z"/>
          <w:rFonts w:ascii="Times New Roman" w:hAnsi="Times New Roman"/>
        </w:rPr>
      </w:pPr>
      <w:ins w:id="2181" w:author="Cara Cardinale" w:date="2025-03-02T15:17:00Z">
        <w:r w:rsidRPr="00A25529">
          <w:rPr>
            <w:rFonts w:ascii="Times New Roman" w:hAnsi="Times New Roman"/>
          </w:rPr>
          <w:t>New York. Each person who serves as a director, officer, or member of the Corporation while</w:t>
        </w:r>
      </w:ins>
    </w:p>
    <w:p w14:paraId="346AF7ED" w14:textId="77777777" w:rsidR="00684C14" w:rsidRPr="00A25529" w:rsidRDefault="00684C14" w:rsidP="00684C14">
      <w:pPr>
        <w:rPr>
          <w:ins w:id="2182" w:author="Cara Cardinale" w:date="2025-03-02T15:17:00Z"/>
          <w:rFonts w:ascii="Times New Roman" w:hAnsi="Times New Roman"/>
        </w:rPr>
      </w:pPr>
      <w:ins w:id="2183" w:author="Cara Cardinale" w:date="2025-03-02T15:17:00Z">
        <w:r w:rsidRPr="00A25529">
          <w:rPr>
            <w:rFonts w:ascii="Times New Roman" w:hAnsi="Times New Roman"/>
          </w:rPr>
          <w:t>this Article is in effect shall be deemed to be doing so in reliance on the provisions of this</w:t>
        </w:r>
      </w:ins>
    </w:p>
    <w:p w14:paraId="06B5FCC4" w14:textId="77777777" w:rsidR="00684C14" w:rsidRPr="00A25529" w:rsidRDefault="00684C14" w:rsidP="00684C14">
      <w:pPr>
        <w:rPr>
          <w:ins w:id="2184" w:author="Cara Cardinale" w:date="2025-03-02T15:17:00Z"/>
          <w:rFonts w:ascii="Times New Roman" w:hAnsi="Times New Roman"/>
        </w:rPr>
      </w:pPr>
      <w:ins w:id="2185" w:author="Cara Cardinale" w:date="2025-03-02T15:17:00Z">
        <w:r w:rsidRPr="00A25529">
          <w:rPr>
            <w:rFonts w:ascii="Times New Roman" w:hAnsi="Times New Roman"/>
          </w:rPr>
          <w:t>Article, and neither the amendment or repeal of this Article, nor the adoption of any Bylaw</w:t>
        </w:r>
      </w:ins>
    </w:p>
    <w:p w14:paraId="0EAEB17D" w14:textId="77777777" w:rsidR="00684C14" w:rsidRPr="00A25529" w:rsidRDefault="00684C14" w:rsidP="00684C14">
      <w:pPr>
        <w:rPr>
          <w:ins w:id="2186" w:author="Cara Cardinale" w:date="2025-03-02T15:17:00Z"/>
          <w:rFonts w:ascii="Times New Roman" w:hAnsi="Times New Roman"/>
        </w:rPr>
      </w:pPr>
      <w:ins w:id="2187" w:author="Cara Cardinale" w:date="2025-03-02T15:17:00Z">
        <w:r w:rsidRPr="00A25529">
          <w:rPr>
            <w:rFonts w:ascii="Times New Roman" w:hAnsi="Times New Roman"/>
          </w:rPr>
          <w:t>inconsistent with this Article, shall apply to or have any effect on the liability or alleged</w:t>
        </w:r>
      </w:ins>
    </w:p>
    <w:p w14:paraId="5EDBCA6C" w14:textId="77777777" w:rsidR="00684C14" w:rsidRPr="00A25529" w:rsidRDefault="00684C14" w:rsidP="00684C14">
      <w:pPr>
        <w:rPr>
          <w:ins w:id="2188" w:author="Cara Cardinale" w:date="2025-03-02T15:17:00Z"/>
          <w:rFonts w:ascii="Times New Roman" w:hAnsi="Times New Roman"/>
        </w:rPr>
      </w:pPr>
      <w:ins w:id="2189" w:author="Cara Cardinale" w:date="2025-03-02T15:17:00Z">
        <w:r w:rsidRPr="00A25529">
          <w:rPr>
            <w:rFonts w:ascii="Times New Roman" w:hAnsi="Times New Roman"/>
          </w:rPr>
          <w:t>liability of any such director, officer, or member for, arising out of, based upon, or in</w:t>
        </w:r>
      </w:ins>
    </w:p>
    <w:p w14:paraId="30F16C0C" w14:textId="77777777" w:rsidR="00684C14" w:rsidRPr="00A25529" w:rsidRDefault="00684C14" w:rsidP="00684C14">
      <w:pPr>
        <w:rPr>
          <w:ins w:id="2190" w:author="Cara Cardinale" w:date="2025-03-02T15:17:00Z"/>
          <w:rFonts w:ascii="Times New Roman" w:hAnsi="Times New Roman"/>
        </w:rPr>
      </w:pPr>
      <w:ins w:id="2191" w:author="Cara Cardinale" w:date="2025-03-02T15:17:00Z">
        <w:r w:rsidRPr="00A25529">
          <w:rPr>
            <w:rFonts w:ascii="Times New Roman" w:hAnsi="Times New Roman"/>
          </w:rPr>
          <w:t>connection with any acts or omissions of such person occurring prior to the amendment,</w:t>
        </w:r>
      </w:ins>
    </w:p>
    <w:p w14:paraId="38CAE7E5" w14:textId="77777777" w:rsidR="00684C14" w:rsidRPr="00A25529" w:rsidRDefault="00684C14" w:rsidP="00684C14">
      <w:pPr>
        <w:rPr>
          <w:ins w:id="2192" w:author="Cara Cardinale" w:date="2025-03-02T15:17:00Z"/>
          <w:rFonts w:ascii="Times New Roman" w:hAnsi="Times New Roman"/>
        </w:rPr>
      </w:pPr>
      <w:ins w:id="2193" w:author="Cara Cardinale" w:date="2025-03-02T15:17:00Z">
        <w:r w:rsidRPr="00A25529">
          <w:rPr>
            <w:rFonts w:ascii="Times New Roman" w:hAnsi="Times New Roman"/>
          </w:rPr>
          <w:t>repeal, or adoption of any inconsistent provision. The provisions of this Article are cumulative</w:t>
        </w:r>
      </w:ins>
    </w:p>
    <w:p w14:paraId="5B2F065E" w14:textId="77777777" w:rsidR="00684C14" w:rsidRPr="00A25529" w:rsidRDefault="00684C14" w:rsidP="00684C14">
      <w:pPr>
        <w:rPr>
          <w:ins w:id="2194" w:author="Cara Cardinale" w:date="2025-03-02T15:17:00Z"/>
          <w:rFonts w:ascii="Times New Roman" w:hAnsi="Times New Roman"/>
        </w:rPr>
      </w:pPr>
      <w:ins w:id="2195" w:author="Cara Cardinale" w:date="2025-03-02T15:17:00Z">
        <w:r w:rsidRPr="00A25529">
          <w:rPr>
            <w:rFonts w:ascii="Times New Roman" w:hAnsi="Times New Roman"/>
          </w:rPr>
          <w:t>and shall be in addition to and independent of any and all other limitations upon, or</w:t>
        </w:r>
      </w:ins>
    </w:p>
    <w:p w14:paraId="36143D9C" w14:textId="77777777" w:rsidR="00684C14" w:rsidRPr="00A25529" w:rsidRDefault="00684C14" w:rsidP="00684C14">
      <w:pPr>
        <w:rPr>
          <w:ins w:id="2196" w:author="Cara Cardinale" w:date="2025-03-02T15:17:00Z"/>
          <w:rFonts w:ascii="Times New Roman" w:hAnsi="Times New Roman"/>
        </w:rPr>
      </w:pPr>
      <w:ins w:id="2197" w:author="Cara Cardinale" w:date="2025-03-02T15:17:00Z">
        <w:r w:rsidRPr="00A25529">
          <w:rPr>
            <w:rFonts w:ascii="Times New Roman" w:hAnsi="Times New Roman"/>
          </w:rPr>
          <w:t>eliminations of, the liabilities of directors, officers, and members of the Corporation, as such,</w:t>
        </w:r>
      </w:ins>
    </w:p>
    <w:p w14:paraId="418C4E02" w14:textId="77777777" w:rsidR="00684C14" w:rsidRPr="00A25529" w:rsidRDefault="00684C14" w:rsidP="00684C14">
      <w:pPr>
        <w:rPr>
          <w:ins w:id="2198" w:author="Cara Cardinale" w:date="2025-03-02T15:17:00Z"/>
          <w:rFonts w:ascii="Times New Roman" w:hAnsi="Times New Roman"/>
        </w:rPr>
      </w:pPr>
      <w:ins w:id="2199" w:author="Cara Cardinale" w:date="2025-03-02T15:17:00Z">
        <w:r w:rsidRPr="00A25529">
          <w:rPr>
            <w:rFonts w:ascii="Times New Roman" w:hAnsi="Times New Roman"/>
          </w:rPr>
          <w:t>whether such limitations or eliminations arise under or are created by any law, rule,</w:t>
        </w:r>
      </w:ins>
    </w:p>
    <w:p w14:paraId="3E996F61" w14:textId="77777777" w:rsidR="00684C14" w:rsidRPr="00A25529" w:rsidRDefault="00684C14" w:rsidP="00684C14">
      <w:pPr>
        <w:rPr>
          <w:ins w:id="2200" w:author="Cara Cardinale" w:date="2025-03-02T15:17:00Z"/>
          <w:rFonts w:ascii="Times New Roman" w:hAnsi="Times New Roman"/>
        </w:rPr>
      </w:pPr>
      <w:ins w:id="2201" w:author="Cara Cardinale" w:date="2025-03-02T15:17:00Z">
        <w:r w:rsidRPr="00A25529">
          <w:rPr>
            <w:rFonts w:ascii="Times New Roman" w:hAnsi="Times New Roman"/>
          </w:rPr>
          <w:t>regulation, bylaw, agreement, vote of members or disinterested directors, or otherwise. The</w:t>
        </w:r>
      </w:ins>
    </w:p>
    <w:p w14:paraId="1F52AF1C" w14:textId="77777777" w:rsidR="00684C14" w:rsidRPr="00A25529" w:rsidRDefault="00684C14" w:rsidP="00684C14">
      <w:pPr>
        <w:rPr>
          <w:ins w:id="2202" w:author="Cara Cardinale" w:date="2025-03-02T15:17:00Z"/>
          <w:rFonts w:ascii="Times New Roman" w:hAnsi="Times New Roman"/>
        </w:rPr>
      </w:pPr>
      <w:ins w:id="2203" w:author="Cara Cardinale" w:date="2025-03-02T15:17:00Z">
        <w:r w:rsidRPr="00A25529">
          <w:rPr>
            <w:rFonts w:ascii="Times New Roman" w:hAnsi="Times New Roman"/>
          </w:rPr>
          <w:t>Corporation shall also indemnify, to the fullest extent now or hereafter provided for or</w:t>
        </w:r>
      </w:ins>
    </w:p>
    <w:p w14:paraId="42149AF7" w14:textId="77777777" w:rsidR="00684C14" w:rsidRPr="00A25529" w:rsidRDefault="00684C14" w:rsidP="00684C14">
      <w:pPr>
        <w:rPr>
          <w:ins w:id="2204" w:author="Cara Cardinale" w:date="2025-03-02T15:17:00Z"/>
          <w:rFonts w:ascii="Times New Roman" w:hAnsi="Times New Roman"/>
        </w:rPr>
      </w:pPr>
      <w:ins w:id="2205" w:author="Cara Cardinale" w:date="2025-03-02T15:17:00Z">
        <w:r w:rsidRPr="00A25529">
          <w:rPr>
            <w:rFonts w:ascii="Times New Roman" w:hAnsi="Times New Roman"/>
          </w:rPr>
          <w:t>permitted by law, each person involved in or made or threatened to be made a party to any</w:t>
        </w:r>
      </w:ins>
    </w:p>
    <w:p w14:paraId="2B89CEBF" w14:textId="77777777" w:rsidR="00684C14" w:rsidRPr="00A25529" w:rsidRDefault="00684C14" w:rsidP="00684C14">
      <w:pPr>
        <w:rPr>
          <w:ins w:id="2206" w:author="Cara Cardinale" w:date="2025-03-02T15:17:00Z"/>
          <w:rFonts w:ascii="Times New Roman" w:hAnsi="Times New Roman"/>
        </w:rPr>
      </w:pPr>
      <w:ins w:id="2207" w:author="Cara Cardinale" w:date="2025-03-02T15:17:00Z">
        <w:r w:rsidRPr="00A25529">
          <w:rPr>
            <w:rFonts w:ascii="Times New Roman" w:hAnsi="Times New Roman"/>
          </w:rPr>
          <w:t>action, suit, claim, proceeding, arbitration, alternative dispute resolution mechanism,</w:t>
        </w:r>
      </w:ins>
    </w:p>
    <w:p w14:paraId="60CD4722" w14:textId="77777777" w:rsidR="00684C14" w:rsidRPr="00A25529" w:rsidRDefault="00684C14" w:rsidP="00684C14">
      <w:pPr>
        <w:rPr>
          <w:ins w:id="2208" w:author="Cara Cardinale" w:date="2025-03-02T15:17:00Z"/>
          <w:rFonts w:ascii="Times New Roman" w:hAnsi="Times New Roman"/>
        </w:rPr>
      </w:pPr>
      <w:ins w:id="2209" w:author="Cara Cardinale" w:date="2025-03-02T15:17:00Z">
        <w:r w:rsidRPr="00A25529">
          <w:rPr>
            <w:rFonts w:ascii="Times New Roman" w:hAnsi="Times New Roman"/>
          </w:rPr>
          <w:t>investigation, administrative or legislative hearing, or any other actual, threatened, pending or</w:t>
        </w:r>
      </w:ins>
    </w:p>
    <w:p w14:paraId="3E2EC3B6" w14:textId="77777777" w:rsidR="00684C14" w:rsidRPr="00A25529" w:rsidRDefault="00684C14" w:rsidP="00684C14">
      <w:pPr>
        <w:rPr>
          <w:ins w:id="2210" w:author="Cara Cardinale" w:date="2025-03-02T15:17:00Z"/>
          <w:rFonts w:ascii="Times New Roman" w:hAnsi="Times New Roman"/>
        </w:rPr>
      </w:pPr>
      <w:ins w:id="2211" w:author="Cara Cardinale" w:date="2025-03-02T15:17:00Z">
        <w:r w:rsidRPr="00A25529">
          <w:rPr>
            <w:rFonts w:ascii="Times New Roman" w:hAnsi="Times New Roman"/>
          </w:rPr>
          <w:t>completed proceeding, whether civil, administrative, or criminal, or whether formal or</w:t>
        </w:r>
      </w:ins>
    </w:p>
    <w:p w14:paraId="2316E739" w14:textId="77777777" w:rsidR="00684C14" w:rsidRPr="00A25529" w:rsidRDefault="00684C14" w:rsidP="00684C14">
      <w:pPr>
        <w:rPr>
          <w:ins w:id="2212" w:author="Cara Cardinale" w:date="2025-03-02T15:17:00Z"/>
          <w:rFonts w:ascii="Times New Roman" w:hAnsi="Times New Roman"/>
        </w:rPr>
      </w:pPr>
      <w:ins w:id="2213" w:author="Cara Cardinale" w:date="2025-03-02T15:17:00Z">
        <w:r w:rsidRPr="00A25529">
          <w:rPr>
            <w:rFonts w:ascii="Times New Roman" w:hAnsi="Times New Roman"/>
          </w:rPr>
          <w:t>informal, and including an action by or in the right of the Corporation or any other</w:t>
        </w:r>
      </w:ins>
    </w:p>
    <w:p w14:paraId="40B141D6" w14:textId="77777777" w:rsidR="00684C14" w:rsidRPr="00A25529" w:rsidRDefault="00684C14" w:rsidP="00684C14">
      <w:pPr>
        <w:rPr>
          <w:ins w:id="2214" w:author="Cara Cardinale" w:date="2025-03-02T15:17:00Z"/>
          <w:rFonts w:ascii="Times New Roman" w:hAnsi="Times New Roman"/>
        </w:rPr>
      </w:pPr>
      <w:ins w:id="2215" w:author="Cara Cardinale" w:date="2025-03-02T15:17:00Z">
        <w:r w:rsidRPr="00A25529">
          <w:rPr>
            <w:rFonts w:ascii="Times New Roman" w:hAnsi="Times New Roman"/>
          </w:rPr>
          <w:t>corporation, partnership, joint venture, trust, employee benefit plan or other enterprise,</w:t>
        </w:r>
      </w:ins>
    </w:p>
    <w:p w14:paraId="6B377732" w14:textId="77777777" w:rsidR="00684C14" w:rsidRPr="00A25529" w:rsidRDefault="00684C14" w:rsidP="00684C14">
      <w:pPr>
        <w:rPr>
          <w:ins w:id="2216" w:author="Cara Cardinale" w:date="2025-03-02T15:17:00Z"/>
          <w:rFonts w:ascii="Times New Roman" w:hAnsi="Times New Roman"/>
        </w:rPr>
      </w:pPr>
      <w:ins w:id="2217" w:author="Cara Cardinale" w:date="2025-03-02T15:17:00Z">
        <w:r w:rsidRPr="00A25529">
          <w:rPr>
            <w:rFonts w:ascii="Times New Roman" w:hAnsi="Times New Roman"/>
          </w:rPr>
          <w:t>whether profit or non-profit (any such entity, other than the Corporation, being hereinafter</w:t>
        </w:r>
      </w:ins>
    </w:p>
    <w:p w14:paraId="49E4ABCE" w14:textId="77777777" w:rsidR="00684C14" w:rsidRPr="00A25529" w:rsidRDefault="00684C14" w:rsidP="00684C14">
      <w:pPr>
        <w:rPr>
          <w:ins w:id="2218" w:author="Cara Cardinale" w:date="2025-03-02T15:17:00Z"/>
          <w:rFonts w:ascii="Times New Roman" w:hAnsi="Times New Roman"/>
        </w:rPr>
      </w:pPr>
      <w:ins w:id="2219" w:author="Cara Cardinale" w:date="2025-03-02T15:17:00Z">
        <w:r w:rsidRPr="00A25529">
          <w:rPr>
            <w:rFonts w:ascii="Times New Roman" w:hAnsi="Times New Roman"/>
          </w:rPr>
          <w:t>referred to as an “Enterprise”), and further including all appeals therein (any such process and</w:t>
        </w:r>
      </w:ins>
    </w:p>
    <w:p w14:paraId="649FD460" w14:textId="77777777" w:rsidR="00684C14" w:rsidRPr="00A25529" w:rsidRDefault="00684C14" w:rsidP="00684C14">
      <w:pPr>
        <w:rPr>
          <w:ins w:id="2220" w:author="Cara Cardinale" w:date="2025-03-02T15:17:00Z"/>
          <w:rFonts w:ascii="Times New Roman" w:hAnsi="Times New Roman"/>
        </w:rPr>
      </w:pPr>
      <w:ins w:id="2221" w:author="Cara Cardinale" w:date="2025-03-02T15:17:00Z">
        <w:r w:rsidRPr="00A25529">
          <w:rPr>
            <w:rFonts w:ascii="Times New Roman" w:hAnsi="Times New Roman"/>
          </w:rPr>
          <w:t>all appeals being hereafter referred to as a “Proceeding”), by reason of the fact that such</w:t>
        </w:r>
      </w:ins>
    </w:p>
    <w:p w14:paraId="62A35F35" w14:textId="77777777" w:rsidR="00684C14" w:rsidRPr="00A25529" w:rsidRDefault="00684C14" w:rsidP="00684C14">
      <w:pPr>
        <w:rPr>
          <w:ins w:id="2222" w:author="Cara Cardinale" w:date="2025-03-02T15:17:00Z"/>
          <w:rFonts w:ascii="Times New Roman" w:hAnsi="Times New Roman"/>
        </w:rPr>
      </w:pPr>
      <w:ins w:id="2223" w:author="Cara Cardinale" w:date="2025-03-02T15:17:00Z">
        <w:r w:rsidRPr="00A25529">
          <w:rPr>
            <w:rFonts w:ascii="Times New Roman" w:hAnsi="Times New Roman"/>
          </w:rPr>
          <w:t>person, or such person’s testator or intestate, is or was a director, officer, or member of the</w:t>
        </w:r>
      </w:ins>
    </w:p>
    <w:p w14:paraId="30886985" w14:textId="77777777" w:rsidR="00684C14" w:rsidRPr="00A25529" w:rsidRDefault="00684C14" w:rsidP="00684C14">
      <w:pPr>
        <w:rPr>
          <w:ins w:id="2224" w:author="Cara Cardinale" w:date="2025-03-02T15:17:00Z"/>
          <w:rFonts w:ascii="Times New Roman" w:hAnsi="Times New Roman"/>
        </w:rPr>
      </w:pPr>
      <w:ins w:id="2225" w:author="Cara Cardinale" w:date="2025-03-02T15:17:00Z">
        <w:r w:rsidRPr="00A25529">
          <w:rPr>
            <w:rFonts w:ascii="Times New Roman" w:hAnsi="Times New Roman"/>
          </w:rPr>
          <w:t>Corporation, or while so serving such person acted in an official capacity as a director, officer,</w:t>
        </w:r>
      </w:ins>
    </w:p>
    <w:p w14:paraId="7C44D10E" w14:textId="77777777" w:rsidR="00684C14" w:rsidRPr="00A25529" w:rsidRDefault="00684C14" w:rsidP="00684C14">
      <w:pPr>
        <w:rPr>
          <w:ins w:id="2226" w:author="Cara Cardinale" w:date="2025-03-02T15:17:00Z"/>
          <w:rFonts w:ascii="Times New Roman" w:hAnsi="Times New Roman"/>
        </w:rPr>
      </w:pPr>
      <w:ins w:id="2227" w:author="Cara Cardinale" w:date="2025-03-02T15:17:00Z">
        <w:r w:rsidRPr="00A25529">
          <w:rPr>
            <w:rFonts w:ascii="Times New Roman" w:hAnsi="Times New Roman"/>
          </w:rPr>
          <w:t>or member in any other Enterprise, as against any and all judgments, fines, costs, penalties,</w:t>
        </w:r>
      </w:ins>
    </w:p>
    <w:p w14:paraId="7714F9B2" w14:textId="77777777" w:rsidR="00684C14" w:rsidRPr="00A25529" w:rsidRDefault="00684C14" w:rsidP="00684C14">
      <w:pPr>
        <w:rPr>
          <w:ins w:id="2228" w:author="Cara Cardinale" w:date="2025-03-02T15:17:00Z"/>
          <w:rFonts w:ascii="Times New Roman" w:hAnsi="Times New Roman"/>
        </w:rPr>
      </w:pPr>
      <w:ins w:id="2229" w:author="Cara Cardinale" w:date="2025-03-02T15:17:00Z">
        <w:r w:rsidRPr="00A25529">
          <w:rPr>
            <w:rFonts w:ascii="Times New Roman" w:hAnsi="Times New Roman"/>
          </w:rPr>
          <w:t>amounts paid in settlement and expenses, including attorneys’ fees, as are actually and</w:t>
        </w:r>
      </w:ins>
    </w:p>
    <w:p w14:paraId="7ABC2C5A" w14:textId="77777777" w:rsidR="00684C14" w:rsidRPr="00A25529" w:rsidRDefault="00684C14" w:rsidP="00684C14">
      <w:pPr>
        <w:rPr>
          <w:ins w:id="2230" w:author="Cara Cardinale" w:date="2025-03-02T15:17:00Z"/>
          <w:rFonts w:ascii="Times New Roman" w:hAnsi="Times New Roman"/>
        </w:rPr>
      </w:pPr>
      <w:ins w:id="2231" w:author="Cara Cardinale" w:date="2025-03-02T15:17:00Z">
        <w:r w:rsidRPr="00A25529">
          <w:rPr>
            <w:rFonts w:ascii="Times New Roman" w:hAnsi="Times New Roman"/>
          </w:rPr>
          <w:t>reasonably incurred as a result of or in connection with any Proceeding, except as may be</w:t>
        </w:r>
      </w:ins>
    </w:p>
    <w:p w14:paraId="1FFE814B" w14:textId="77777777" w:rsidR="00684C14" w:rsidRPr="00A25529" w:rsidRDefault="00684C14" w:rsidP="00684C14">
      <w:pPr>
        <w:rPr>
          <w:ins w:id="2232" w:author="Cara Cardinale" w:date="2025-03-02T15:17:00Z"/>
          <w:rFonts w:ascii="Times New Roman" w:hAnsi="Times New Roman"/>
        </w:rPr>
      </w:pPr>
      <w:ins w:id="2233" w:author="Cara Cardinale" w:date="2025-03-02T15:17:00Z">
        <w:r w:rsidRPr="00A25529">
          <w:rPr>
            <w:rFonts w:ascii="Times New Roman" w:hAnsi="Times New Roman"/>
          </w:rPr>
          <w:t>limited or otherwise so provided below.</w:t>
        </w:r>
      </w:ins>
    </w:p>
    <w:p w14:paraId="01B2D2D2" w14:textId="77777777" w:rsidR="00684C14" w:rsidRPr="00A25529" w:rsidRDefault="00684C14" w:rsidP="00684C14">
      <w:pPr>
        <w:rPr>
          <w:ins w:id="2234" w:author="Cara Cardinale" w:date="2025-03-02T15:17:00Z"/>
          <w:rFonts w:ascii="Times New Roman" w:hAnsi="Times New Roman"/>
        </w:rPr>
      </w:pPr>
      <w:ins w:id="2235" w:author="Cara Cardinale" w:date="2025-03-02T15:17:00Z">
        <w:r w:rsidRPr="00A25529">
          <w:rPr>
            <w:rFonts w:ascii="Times New Roman" w:hAnsi="Times New Roman"/>
          </w:rPr>
          <w:t>&lt;p&gt;(b) Specific Rules for Derivative Actions. The Corporation, by virtue of Section 722 of the</w:t>
        </w:r>
      </w:ins>
    </w:p>
    <w:p w14:paraId="444E7B16" w14:textId="77777777" w:rsidR="00684C14" w:rsidRPr="00A25529" w:rsidRDefault="00684C14" w:rsidP="00684C14">
      <w:pPr>
        <w:rPr>
          <w:ins w:id="2236" w:author="Cara Cardinale" w:date="2025-03-02T15:17:00Z"/>
          <w:rFonts w:ascii="Times New Roman" w:hAnsi="Times New Roman"/>
        </w:rPr>
      </w:pPr>
      <w:ins w:id="2237" w:author="Cara Cardinale" w:date="2025-03-02T15:17:00Z">
        <w:r w:rsidRPr="00A25529">
          <w:rPr>
            <w:rFonts w:ascii="Times New Roman" w:hAnsi="Times New Roman"/>
          </w:rPr>
          <w:t>Not-for-Profit Corporation law, shall indemnify any person made party to an action by or in</w:t>
        </w:r>
      </w:ins>
    </w:p>
    <w:p w14:paraId="11D4C8B3" w14:textId="77777777" w:rsidR="00684C14" w:rsidRPr="00A25529" w:rsidRDefault="00684C14" w:rsidP="00684C14">
      <w:pPr>
        <w:rPr>
          <w:ins w:id="2238" w:author="Cara Cardinale" w:date="2025-03-02T15:17:00Z"/>
          <w:rFonts w:ascii="Times New Roman" w:hAnsi="Times New Roman"/>
        </w:rPr>
      </w:pPr>
      <w:ins w:id="2239" w:author="Cara Cardinale" w:date="2025-03-02T15:17:00Z">
        <w:r w:rsidRPr="00A25529">
          <w:rPr>
            <w:rFonts w:ascii="Times New Roman" w:hAnsi="Times New Roman"/>
          </w:rPr>
          <w:t>the right of the Corporation to procure a judgment in its favor by reason of the fact that such person, or such person’s testator or intestate, is or was a director, officer, or member of the</w:t>
        </w:r>
      </w:ins>
    </w:p>
    <w:p w14:paraId="2B242D02" w14:textId="77777777" w:rsidR="00684C14" w:rsidRPr="00A25529" w:rsidRDefault="00684C14" w:rsidP="00684C14">
      <w:pPr>
        <w:rPr>
          <w:ins w:id="2240" w:author="Cara Cardinale" w:date="2025-03-02T15:17:00Z"/>
          <w:rFonts w:ascii="Times New Roman" w:hAnsi="Times New Roman"/>
        </w:rPr>
      </w:pPr>
      <w:ins w:id="2241" w:author="Cara Cardinale" w:date="2025-03-02T15:17:00Z">
        <w:r w:rsidRPr="00A25529">
          <w:rPr>
            <w:rFonts w:ascii="Times New Roman" w:hAnsi="Times New Roman"/>
          </w:rPr>
          <w:t>Corporation, against the reasonable expenses, including attorneys’ fees, actually and</w:t>
        </w:r>
      </w:ins>
    </w:p>
    <w:p w14:paraId="25DF5F20" w14:textId="77777777" w:rsidR="00684C14" w:rsidRPr="00A25529" w:rsidRDefault="00684C14" w:rsidP="00684C14">
      <w:pPr>
        <w:rPr>
          <w:ins w:id="2242" w:author="Cara Cardinale" w:date="2025-03-02T15:17:00Z"/>
          <w:rFonts w:ascii="Times New Roman" w:hAnsi="Times New Roman"/>
        </w:rPr>
      </w:pPr>
      <w:ins w:id="2243" w:author="Cara Cardinale" w:date="2025-03-02T15:17:00Z">
        <w:r w:rsidRPr="00A25529">
          <w:rPr>
            <w:rFonts w:ascii="Times New Roman" w:hAnsi="Times New Roman"/>
          </w:rPr>
          <w:t>necessarily incurred by any such person in connection with the defense of such action, or in</w:t>
        </w:r>
      </w:ins>
    </w:p>
    <w:p w14:paraId="0551075A" w14:textId="77777777" w:rsidR="00684C14" w:rsidRPr="00A25529" w:rsidRDefault="00684C14" w:rsidP="00684C14">
      <w:pPr>
        <w:rPr>
          <w:ins w:id="2244" w:author="Cara Cardinale" w:date="2025-03-02T15:17:00Z"/>
          <w:rFonts w:ascii="Times New Roman" w:hAnsi="Times New Roman"/>
        </w:rPr>
      </w:pPr>
      <w:ins w:id="2245" w:author="Cara Cardinale" w:date="2025-03-02T15:17:00Z">
        <w:r w:rsidRPr="00A25529">
          <w:rPr>
            <w:rFonts w:ascii="Times New Roman" w:hAnsi="Times New Roman"/>
          </w:rPr>
          <w:t>connection with an appeal therein, except in relation to matters as to which such director,</w:t>
        </w:r>
      </w:ins>
    </w:p>
    <w:p w14:paraId="1093A811" w14:textId="77777777" w:rsidR="00684C14" w:rsidRPr="00A25529" w:rsidRDefault="00684C14" w:rsidP="00684C14">
      <w:pPr>
        <w:rPr>
          <w:ins w:id="2246" w:author="Cara Cardinale" w:date="2025-03-02T15:17:00Z"/>
          <w:rFonts w:ascii="Times New Roman" w:hAnsi="Times New Roman"/>
        </w:rPr>
      </w:pPr>
      <w:ins w:id="2247" w:author="Cara Cardinale" w:date="2025-03-02T15:17:00Z">
        <w:r w:rsidRPr="00A25529">
          <w:rPr>
            <w:rFonts w:ascii="Times New Roman" w:hAnsi="Times New Roman"/>
          </w:rPr>
          <w:t>officer, or member is adjudged to have breached such person’s duty to the Corporation under</w:t>
        </w:r>
      </w:ins>
    </w:p>
    <w:p w14:paraId="0BA359A3" w14:textId="77777777" w:rsidR="00684C14" w:rsidRPr="00A25529" w:rsidRDefault="00684C14" w:rsidP="00684C14">
      <w:pPr>
        <w:rPr>
          <w:ins w:id="2248" w:author="Cara Cardinale" w:date="2025-03-02T15:17:00Z"/>
          <w:rFonts w:ascii="Times New Roman" w:hAnsi="Times New Roman"/>
        </w:rPr>
      </w:pPr>
      <w:ins w:id="2249" w:author="Cara Cardinale" w:date="2025-03-02T15:17:00Z">
        <w:r w:rsidRPr="00A25529">
          <w:rPr>
            <w:rFonts w:ascii="Times New Roman" w:hAnsi="Times New Roman"/>
          </w:rPr>
          <w:t>Section 717 of the Not-for Profit Corporation Law. Such indemnification shall in no case include</w:t>
        </w:r>
      </w:ins>
    </w:p>
    <w:p w14:paraId="14B2844E" w14:textId="77777777" w:rsidR="00684C14" w:rsidRPr="00A25529" w:rsidRDefault="00684C14" w:rsidP="00684C14">
      <w:pPr>
        <w:rPr>
          <w:ins w:id="2250" w:author="Cara Cardinale" w:date="2025-03-02T15:17:00Z"/>
          <w:rFonts w:ascii="Times New Roman" w:hAnsi="Times New Roman"/>
        </w:rPr>
      </w:pPr>
      <w:ins w:id="2251" w:author="Cara Cardinale" w:date="2025-03-02T15:17:00Z">
        <w:r w:rsidRPr="00A25529">
          <w:rPr>
            <w:rFonts w:ascii="Times New Roman" w:hAnsi="Times New Roman"/>
          </w:rPr>
          <w:t>amounts paid in settling or otherwise disposing of a threatened action, or a pending action</w:t>
        </w:r>
      </w:ins>
    </w:p>
    <w:p w14:paraId="1F8A5FC2" w14:textId="77777777" w:rsidR="00684C14" w:rsidRPr="00A25529" w:rsidRDefault="00684C14" w:rsidP="00684C14">
      <w:pPr>
        <w:rPr>
          <w:ins w:id="2252" w:author="Cara Cardinale" w:date="2025-03-02T15:17:00Z"/>
          <w:rFonts w:ascii="Times New Roman" w:hAnsi="Times New Roman"/>
        </w:rPr>
      </w:pPr>
      <w:ins w:id="2253" w:author="Cara Cardinale" w:date="2025-03-02T15:17:00Z">
        <w:r w:rsidRPr="00A25529">
          <w:rPr>
            <w:rFonts w:ascii="Times New Roman" w:hAnsi="Times New Roman"/>
          </w:rPr>
          <w:t>with or without court approval, or expenses incurred in defending a threatened action, or a</w:t>
        </w:r>
      </w:ins>
    </w:p>
    <w:p w14:paraId="1A884A87" w14:textId="77777777" w:rsidR="00684C14" w:rsidRPr="00A25529" w:rsidRDefault="00684C14" w:rsidP="00684C14">
      <w:pPr>
        <w:rPr>
          <w:ins w:id="2254" w:author="Cara Cardinale" w:date="2025-03-02T15:17:00Z"/>
          <w:rFonts w:ascii="Times New Roman" w:hAnsi="Times New Roman"/>
        </w:rPr>
      </w:pPr>
      <w:ins w:id="2255" w:author="Cara Cardinale" w:date="2025-03-02T15:17:00Z">
        <w:r w:rsidRPr="00A25529">
          <w:rPr>
            <w:rFonts w:ascii="Times New Roman" w:hAnsi="Times New Roman"/>
          </w:rPr>
          <w:t>pending action which is settled or otherwise disposed of without court approval.</w:t>
        </w:r>
      </w:ins>
    </w:p>
    <w:p w14:paraId="799FE798" w14:textId="77777777" w:rsidR="00684C14" w:rsidRPr="00A25529" w:rsidRDefault="00684C14" w:rsidP="00684C14">
      <w:pPr>
        <w:rPr>
          <w:ins w:id="2256" w:author="Cara Cardinale" w:date="2025-03-02T15:17:00Z"/>
          <w:rFonts w:ascii="Times New Roman" w:hAnsi="Times New Roman"/>
        </w:rPr>
      </w:pPr>
      <w:ins w:id="2257" w:author="Cara Cardinale" w:date="2025-03-02T15:17:00Z">
        <w:r w:rsidRPr="00A25529">
          <w:rPr>
            <w:rFonts w:ascii="Times New Roman" w:hAnsi="Times New Roman"/>
          </w:rPr>
          <w:t>&lt;p&gt;(c) Interpretations and Intent of Provisions. Whenever a defense or indemnity is claimed</w:t>
        </w:r>
      </w:ins>
    </w:p>
    <w:p w14:paraId="0684A829" w14:textId="77777777" w:rsidR="00684C14" w:rsidRPr="00A25529" w:rsidRDefault="00684C14" w:rsidP="00684C14">
      <w:pPr>
        <w:rPr>
          <w:ins w:id="2258" w:author="Cara Cardinale" w:date="2025-03-02T15:17:00Z"/>
          <w:rFonts w:ascii="Times New Roman" w:hAnsi="Times New Roman"/>
        </w:rPr>
      </w:pPr>
      <w:ins w:id="2259" w:author="Cara Cardinale" w:date="2025-03-02T15:17:00Z">
        <w:r w:rsidRPr="00A25529">
          <w:rPr>
            <w:rFonts w:ascii="Times New Roman" w:hAnsi="Times New Roman"/>
          </w:rPr>
          <w:t>by any person and this Certificate of Incorporation references a breach of duty, commission of</w:t>
        </w:r>
      </w:ins>
    </w:p>
    <w:p w14:paraId="2A33DCC6" w14:textId="77777777" w:rsidR="00684C14" w:rsidRPr="00A25529" w:rsidRDefault="00684C14" w:rsidP="00684C14">
      <w:pPr>
        <w:rPr>
          <w:ins w:id="2260" w:author="Cara Cardinale" w:date="2025-03-02T15:17:00Z"/>
          <w:rFonts w:ascii="Times New Roman" w:hAnsi="Times New Roman"/>
        </w:rPr>
      </w:pPr>
      <w:ins w:id="2261" w:author="Cara Cardinale" w:date="2025-03-02T15:17:00Z">
        <w:r w:rsidRPr="00A25529">
          <w:rPr>
            <w:rFonts w:ascii="Times New Roman" w:hAnsi="Times New Roman"/>
          </w:rPr>
          <w:t>a breach in bad faith, intentional misconduct, a knowing violation of law, or a personal gain</w:t>
        </w:r>
      </w:ins>
    </w:p>
    <w:p w14:paraId="22A97465" w14:textId="77777777" w:rsidR="00684C14" w:rsidRPr="00A25529" w:rsidRDefault="00684C14" w:rsidP="00684C14">
      <w:pPr>
        <w:rPr>
          <w:ins w:id="2262" w:author="Cara Cardinale" w:date="2025-03-02T15:17:00Z"/>
          <w:rFonts w:ascii="Times New Roman" w:hAnsi="Times New Roman"/>
        </w:rPr>
      </w:pPr>
      <w:ins w:id="2263" w:author="Cara Cardinale" w:date="2025-03-02T15:17:00Z">
        <w:r w:rsidRPr="00A25529">
          <w:rPr>
            <w:rFonts w:ascii="Times New Roman" w:hAnsi="Times New Roman"/>
          </w:rPr>
          <w:t>for which there was no legal entitlement, it shall be a defense by the claimant that while a</w:t>
        </w:r>
      </w:ins>
    </w:p>
    <w:p w14:paraId="59E2FFB6" w14:textId="77777777" w:rsidR="00684C14" w:rsidRPr="00A25529" w:rsidRDefault="00684C14" w:rsidP="00684C14">
      <w:pPr>
        <w:rPr>
          <w:ins w:id="2264" w:author="Cara Cardinale" w:date="2025-03-02T15:17:00Z"/>
          <w:rFonts w:ascii="Times New Roman" w:hAnsi="Times New Roman"/>
        </w:rPr>
      </w:pPr>
      <w:ins w:id="2265" w:author="Cara Cardinale" w:date="2025-03-02T15:17:00Z">
        <w:r w:rsidRPr="00A25529">
          <w:rPr>
            <w:rFonts w:ascii="Times New Roman" w:hAnsi="Times New Roman"/>
          </w:rPr>
          <w:t>director, officer, or member, such person acted in good faith for a purpose that such person</w:t>
        </w:r>
      </w:ins>
    </w:p>
    <w:p w14:paraId="7478CBB8" w14:textId="77777777" w:rsidR="00684C14" w:rsidRPr="00A25529" w:rsidRDefault="00684C14" w:rsidP="00684C14">
      <w:pPr>
        <w:rPr>
          <w:ins w:id="2266" w:author="Cara Cardinale" w:date="2025-03-02T15:17:00Z"/>
          <w:rFonts w:ascii="Times New Roman" w:hAnsi="Times New Roman"/>
        </w:rPr>
      </w:pPr>
      <w:ins w:id="2267" w:author="Cara Cardinale" w:date="2025-03-02T15:17:00Z">
        <w:r w:rsidRPr="00A25529">
          <w:rPr>
            <w:rFonts w:ascii="Times New Roman" w:hAnsi="Times New Roman"/>
          </w:rPr>
          <w:t>reasonably believed to be in the best interests of the Corporation or that such person had no</w:t>
        </w:r>
      </w:ins>
    </w:p>
    <w:p w14:paraId="592C538B" w14:textId="77777777" w:rsidR="00684C14" w:rsidRPr="00A25529" w:rsidRDefault="00684C14" w:rsidP="00684C14">
      <w:pPr>
        <w:rPr>
          <w:ins w:id="2268" w:author="Cara Cardinale" w:date="2025-03-02T15:17:00Z"/>
          <w:rFonts w:ascii="Times New Roman" w:hAnsi="Times New Roman"/>
        </w:rPr>
      </w:pPr>
      <w:ins w:id="2269" w:author="Cara Cardinale" w:date="2025-03-02T15:17:00Z">
        <w:r w:rsidRPr="00A25529">
          <w:rPr>
            <w:rFonts w:ascii="Times New Roman" w:hAnsi="Times New Roman"/>
          </w:rPr>
          <w:t>reasonable cause to believe that their conduct was unlawful. The termination of any action or</w:t>
        </w:r>
      </w:ins>
    </w:p>
    <w:p w14:paraId="148DE586" w14:textId="77777777" w:rsidR="00684C14" w:rsidRPr="00A25529" w:rsidRDefault="00684C14" w:rsidP="00684C14">
      <w:pPr>
        <w:rPr>
          <w:ins w:id="2270" w:author="Cara Cardinale" w:date="2025-03-02T15:17:00Z"/>
          <w:rFonts w:ascii="Times New Roman" w:hAnsi="Times New Roman"/>
        </w:rPr>
      </w:pPr>
      <w:ins w:id="2271" w:author="Cara Cardinale" w:date="2025-03-02T15:17:00Z">
        <w:r w:rsidRPr="00A25529">
          <w:rPr>
            <w:rFonts w:ascii="Times New Roman" w:hAnsi="Times New Roman"/>
          </w:rPr>
          <w:t xml:space="preserve">proceeding by judgment, settlement, conviction, or upon a plea of </w:t>
        </w:r>
        <w:r w:rsidRPr="00A25529">
          <w:rPr>
            <w:rFonts w:ascii="Times New Roman" w:hAnsi="Times New Roman"/>
            <w:i/>
            <w:iCs/>
          </w:rPr>
          <w:t>nolo contendere</w:t>
        </w:r>
        <w:r w:rsidRPr="00A25529">
          <w:rPr>
            <w:rFonts w:ascii="Times New Roman" w:hAnsi="Times New Roman"/>
          </w:rPr>
          <w:t>, or its</w:t>
        </w:r>
      </w:ins>
    </w:p>
    <w:p w14:paraId="22AAF9FB" w14:textId="77777777" w:rsidR="00684C14" w:rsidRPr="00A25529" w:rsidRDefault="00684C14" w:rsidP="00684C14">
      <w:pPr>
        <w:rPr>
          <w:ins w:id="2272" w:author="Cara Cardinale" w:date="2025-03-02T15:17:00Z"/>
          <w:rFonts w:ascii="Times New Roman" w:hAnsi="Times New Roman"/>
        </w:rPr>
      </w:pPr>
      <w:ins w:id="2273" w:author="Cara Cardinale" w:date="2025-03-02T15:17:00Z">
        <w:r w:rsidRPr="00A25529">
          <w:rPr>
            <w:rFonts w:ascii="Times New Roman" w:hAnsi="Times New Roman"/>
          </w:rPr>
          <w:t>equivalent, shall not in itself create a presumption that any such director, officer, or member</w:t>
        </w:r>
      </w:ins>
    </w:p>
    <w:p w14:paraId="1444E3C9" w14:textId="77777777" w:rsidR="00684C14" w:rsidRPr="00A25529" w:rsidRDefault="00684C14" w:rsidP="00684C14">
      <w:pPr>
        <w:rPr>
          <w:ins w:id="2274" w:author="Cara Cardinale" w:date="2025-03-02T15:17:00Z"/>
          <w:rFonts w:ascii="Times New Roman" w:hAnsi="Times New Roman"/>
        </w:rPr>
      </w:pPr>
      <w:ins w:id="2275" w:author="Cara Cardinale" w:date="2025-03-02T15:17:00Z">
        <w:r w:rsidRPr="00A25529">
          <w:rPr>
            <w:rFonts w:ascii="Times New Roman" w:hAnsi="Times New Roman"/>
          </w:rPr>
          <w:t>did not act in good faith or for a purpose that was reasonably believed to be in the best</w:t>
        </w:r>
      </w:ins>
    </w:p>
    <w:p w14:paraId="31E34214" w14:textId="77777777" w:rsidR="00684C14" w:rsidRPr="00A25529" w:rsidRDefault="00684C14" w:rsidP="00684C14">
      <w:pPr>
        <w:rPr>
          <w:ins w:id="2276" w:author="Cara Cardinale" w:date="2025-03-02T15:17:00Z"/>
          <w:rFonts w:ascii="Times New Roman" w:hAnsi="Times New Roman"/>
        </w:rPr>
      </w:pPr>
      <w:ins w:id="2277" w:author="Cara Cardinale" w:date="2025-03-02T15:17:00Z">
        <w:r w:rsidRPr="00A25529">
          <w:rPr>
            <w:rFonts w:ascii="Times New Roman" w:hAnsi="Times New Roman"/>
          </w:rPr>
          <w:t>interests of the Corporation, or that such person had reasonable cause to believe that the</w:t>
        </w:r>
      </w:ins>
    </w:p>
    <w:p w14:paraId="766ACB9C" w14:textId="77777777" w:rsidR="00684C14" w:rsidRPr="00A25529" w:rsidRDefault="00684C14" w:rsidP="00684C14">
      <w:pPr>
        <w:rPr>
          <w:ins w:id="2278" w:author="Cara Cardinale" w:date="2025-03-02T15:17:00Z"/>
          <w:rFonts w:ascii="Times New Roman" w:hAnsi="Times New Roman"/>
        </w:rPr>
      </w:pPr>
      <w:ins w:id="2279" w:author="Cara Cardinale" w:date="2025-03-02T15:17:00Z">
        <w:r w:rsidRPr="00A25529">
          <w:rPr>
            <w:rFonts w:ascii="Times New Roman" w:hAnsi="Times New Roman"/>
          </w:rPr>
          <w:t>applicable conduct was unlawful. It is the intent of this Article to require the Corporation to</w:t>
        </w:r>
      </w:ins>
    </w:p>
    <w:p w14:paraId="7A121169" w14:textId="77777777" w:rsidR="00684C14" w:rsidRPr="00A25529" w:rsidRDefault="00684C14" w:rsidP="00684C14">
      <w:pPr>
        <w:rPr>
          <w:ins w:id="2280" w:author="Cara Cardinale" w:date="2025-03-02T15:17:00Z"/>
          <w:rFonts w:ascii="Times New Roman" w:hAnsi="Times New Roman"/>
        </w:rPr>
      </w:pPr>
      <w:ins w:id="2281" w:author="Cara Cardinale" w:date="2025-03-02T15:17:00Z">
        <w:r w:rsidRPr="00A25529">
          <w:rPr>
            <w:rFonts w:ascii="Times New Roman" w:hAnsi="Times New Roman"/>
          </w:rPr>
          <w:t>indemnify the persons referred to herein for the aforementioned judgments, fines, penalties,</w:t>
        </w:r>
      </w:ins>
    </w:p>
    <w:p w14:paraId="2232DF29" w14:textId="77777777" w:rsidR="00684C14" w:rsidRPr="00A25529" w:rsidRDefault="00684C14" w:rsidP="00684C14">
      <w:pPr>
        <w:rPr>
          <w:ins w:id="2282" w:author="Cara Cardinale" w:date="2025-03-02T15:17:00Z"/>
          <w:rFonts w:ascii="Times New Roman" w:hAnsi="Times New Roman"/>
        </w:rPr>
      </w:pPr>
      <w:ins w:id="2283" w:author="Cara Cardinale" w:date="2025-03-02T15:17:00Z">
        <w:r w:rsidRPr="00A25529">
          <w:rPr>
            <w:rFonts w:ascii="Times New Roman" w:hAnsi="Times New Roman"/>
          </w:rPr>
          <w:t>amounts paid in settlement, etc., whenever such indemnification could lawfully be permitted</w:t>
        </w:r>
      </w:ins>
    </w:p>
    <w:p w14:paraId="14A7DEAC" w14:textId="77777777" w:rsidR="00684C14" w:rsidRPr="00A25529" w:rsidRDefault="00684C14" w:rsidP="00684C14">
      <w:pPr>
        <w:rPr>
          <w:ins w:id="2284" w:author="Cara Cardinale" w:date="2025-03-02T15:17:00Z"/>
          <w:rFonts w:ascii="Times New Roman" w:hAnsi="Times New Roman"/>
        </w:rPr>
      </w:pPr>
      <w:ins w:id="2285" w:author="Cara Cardinale" w:date="2025-03-02T15:17:00Z">
        <w:r w:rsidRPr="00A25529">
          <w:rPr>
            <w:rFonts w:ascii="Times New Roman" w:hAnsi="Times New Roman"/>
          </w:rPr>
          <w:t>by express provisions of a Certificate of Incorporation, and the indemnification required by</w:t>
        </w:r>
      </w:ins>
    </w:p>
    <w:p w14:paraId="0716177F" w14:textId="77777777" w:rsidR="00684C14" w:rsidRPr="00A25529" w:rsidRDefault="00684C14" w:rsidP="00684C14">
      <w:pPr>
        <w:rPr>
          <w:ins w:id="2286" w:author="Cara Cardinale" w:date="2025-03-02T15:17:00Z"/>
          <w:rFonts w:ascii="Times New Roman" w:hAnsi="Times New Roman"/>
        </w:rPr>
      </w:pPr>
      <w:ins w:id="2287" w:author="Cara Cardinale" w:date="2025-03-02T15:17:00Z">
        <w:r w:rsidRPr="00A25529">
          <w:rPr>
            <w:rFonts w:ascii="Times New Roman" w:hAnsi="Times New Roman"/>
          </w:rPr>
          <w:t>this Article shall not be limited by the absence of an express recital of such circumstances. In</w:t>
        </w:r>
      </w:ins>
    </w:p>
    <w:p w14:paraId="759020A6" w14:textId="77777777" w:rsidR="00684C14" w:rsidRPr="00A25529" w:rsidRDefault="00684C14" w:rsidP="00684C14">
      <w:pPr>
        <w:rPr>
          <w:ins w:id="2288" w:author="Cara Cardinale" w:date="2025-03-02T15:17:00Z"/>
          <w:rFonts w:ascii="Times New Roman" w:hAnsi="Times New Roman"/>
        </w:rPr>
      </w:pPr>
      <w:ins w:id="2289" w:author="Cara Cardinale" w:date="2025-03-02T15:17:00Z">
        <w:r w:rsidRPr="00A25529">
          <w:rPr>
            <w:rFonts w:ascii="Times New Roman" w:hAnsi="Times New Roman"/>
          </w:rPr>
          <w:t>making any determination regarding any person’s entitlement to indemnification hereunder it</w:t>
        </w:r>
      </w:ins>
    </w:p>
    <w:p w14:paraId="35418561" w14:textId="77777777" w:rsidR="00684C14" w:rsidRPr="00A25529" w:rsidRDefault="00684C14" w:rsidP="00684C14">
      <w:pPr>
        <w:rPr>
          <w:ins w:id="2290" w:author="Cara Cardinale" w:date="2025-03-02T15:17:00Z"/>
          <w:rFonts w:ascii="Times New Roman" w:hAnsi="Times New Roman"/>
        </w:rPr>
      </w:pPr>
      <w:ins w:id="2291" w:author="Cara Cardinale" w:date="2025-03-02T15:17:00Z">
        <w:r w:rsidRPr="00A25529">
          <w:rPr>
            <w:rFonts w:ascii="Times New Roman" w:hAnsi="Times New Roman"/>
          </w:rPr>
          <w:t>shall be presumed that such person is entitled to indemnification and the Corporation shall</w:t>
        </w:r>
      </w:ins>
    </w:p>
    <w:p w14:paraId="2DA6A47E" w14:textId="77777777" w:rsidR="00684C14" w:rsidRPr="00A25529" w:rsidRDefault="00684C14" w:rsidP="00684C14">
      <w:pPr>
        <w:rPr>
          <w:ins w:id="2292" w:author="Cara Cardinale" w:date="2025-03-02T15:17:00Z"/>
          <w:rFonts w:ascii="Times New Roman" w:hAnsi="Times New Roman"/>
        </w:rPr>
      </w:pPr>
      <w:ins w:id="2293" w:author="Cara Cardinale" w:date="2025-03-02T15:17:00Z">
        <w:r w:rsidRPr="00A25529">
          <w:rPr>
            <w:rFonts w:ascii="Times New Roman" w:hAnsi="Times New Roman"/>
          </w:rPr>
          <w:t>have the burden of proving the contrary.</w:t>
        </w:r>
      </w:ins>
    </w:p>
    <w:p w14:paraId="6D014FD6" w14:textId="77777777" w:rsidR="00684C14" w:rsidRPr="00A25529" w:rsidRDefault="00684C14" w:rsidP="00684C14">
      <w:pPr>
        <w:rPr>
          <w:ins w:id="2294" w:author="Cara Cardinale" w:date="2025-03-02T15:17:00Z"/>
          <w:rFonts w:ascii="Times New Roman" w:hAnsi="Times New Roman"/>
        </w:rPr>
      </w:pPr>
      <w:ins w:id="2295" w:author="Cara Cardinale" w:date="2025-03-02T15:17:00Z">
        <w:r w:rsidRPr="00A25529">
          <w:rPr>
            <w:rFonts w:ascii="Times New Roman" w:hAnsi="Times New Roman"/>
          </w:rPr>
          <w:t>&lt;p&gt;(d) Insurance and Agreements. The Corporation may, with the approval of the Board of</w:t>
        </w:r>
      </w:ins>
    </w:p>
    <w:p w14:paraId="6660AB51" w14:textId="77777777" w:rsidR="00684C14" w:rsidRPr="00A25529" w:rsidRDefault="00684C14" w:rsidP="00684C14">
      <w:pPr>
        <w:rPr>
          <w:ins w:id="2296" w:author="Cara Cardinale" w:date="2025-03-02T15:17:00Z"/>
          <w:rFonts w:ascii="Times New Roman" w:hAnsi="Times New Roman"/>
        </w:rPr>
      </w:pPr>
      <w:ins w:id="2297" w:author="Cara Cardinale" w:date="2025-03-02T15:17:00Z">
        <w:r w:rsidRPr="00A25529">
          <w:rPr>
            <w:rFonts w:ascii="Times New Roman" w:hAnsi="Times New Roman"/>
          </w:rPr>
          <w:t>Directors, enter into an agreement with any person who is, or is about to become, a director,</w:t>
        </w:r>
      </w:ins>
    </w:p>
    <w:p w14:paraId="259935E4" w14:textId="77777777" w:rsidR="00684C14" w:rsidRPr="00A25529" w:rsidRDefault="00684C14" w:rsidP="00684C14">
      <w:pPr>
        <w:rPr>
          <w:ins w:id="2298" w:author="Cara Cardinale" w:date="2025-03-02T15:17:00Z"/>
          <w:rFonts w:ascii="Times New Roman" w:hAnsi="Times New Roman"/>
        </w:rPr>
      </w:pPr>
      <w:ins w:id="2299" w:author="Cara Cardinale" w:date="2025-03-02T15:17:00Z">
        <w:r w:rsidRPr="00A25529">
          <w:rPr>
            <w:rFonts w:ascii="Times New Roman" w:hAnsi="Times New Roman"/>
          </w:rPr>
          <w:t>officer, member, employee, or agent of the Corporation, or who is serving, or is about to serve</w:t>
        </w:r>
      </w:ins>
    </w:p>
    <w:p w14:paraId="01B54226" w14:textId="77777777" w:rsidR="00684C14" w:rsidRPr="00A25529" w:rsidRDefault="00684C14" w:rsidP="00684C14">
      <w:pPr>
        <w:rPr>
          <w:ins w:id="2300" w:author="Cara Cardinale" w:date="2025-03-02T15:17:00Z"/>
          <w:rFonts w:ascii="Times New Roman" w:hAnsi="Times New Roman"/>
        </w:rPr>
      </w:pPr>
      <w:ins w:id="2301" w:author="Cara Cardinale" w:date="2025-03-02T15:17:00Z">
        <w:r w:rsidRPr="00A25529">
          <w:rPr>
            <w:rFonts w:ascii="Times New Roman" w:hAnsi="Times New Roman"/>
          </w:rPr>
          <w:t>at the request of the Corporation as such in any Enterprise, and such agreement may provide</w:t>
        </w:r>
      </w:ins>
    </w:p>
    <w:p w14:paraId="21B768E0" w14:textId="77777777" w:rsidR="00684C14" w:rsidRPr="00A25529" w:rsidRDefault="00684C14" w:rsidP="00684C14">
      <w:pPr>
        <w:rPr>
          <w:ins w:id="2302" w:author="Cara Cardinale" w:date="2025-03-02T15:17:00Z"/>
          <w:rFonts w:ascii="Times New Roman" w:hAnsi="Times New Roman"/>
        </w:rPr>
      </w:pPr>
      <w:ins w:id="2303" w:author="Cara Cardinale" w:date="2025-03-02T15:17:00Z">
        <w:r w:rsidRPr="00A25529">
          <w:rPr>
            <w:rFonts w:ascii="Times New Roman" w:hAnsi="Times New Roman"/>
          </w:rPr>
          <w:t>for indemnification of such person and advancement of expenses to such person upon terms,</w:t>
        </w:r>
      </w:ins>
    </w:p>
    <w:p w14:paraId="143F0E48" w14:textId="77777777" w:rsidR="00684C14" w:rsidRPr="00A25529" w:rsidRDefault="00684C14" w:rsidP="00684C14">
      <w:pPr>
        <w:rPr>
          <w:ins w:id="2304" w:author="Cara Cardinale" w:date="2025-03-02T15:17:00Z"/>
          <w:rFonts w:ascii="Times New Roman" w:hAnsi="Times New Roman"/>
        </w:rPr>
      </w:pPr>
      <w:ins w:id="2305" w:author="Cara Cardinale" w:date="2025-03-02T15:17:00Z">
        <w:r w:rsidRPr="00A25529">
          <w:rPr>
            <w:rFonts w:ascii="Times New Roman" w:hAnsi="Times New Roman"/>
          </w:rPr>
          <w:t>and to the extent, not prohibited by law. The failure to enter into any such agreement shall not</w:t>
        </w:r>
      </w:ins>
    </w:p>
    <w:p w14:paraId="52138D6A" w14:textId="77777777" w:rsidR="00684C14" w:rsidRPr="00A25529" w:rsidRDefault="00684C14" w:rsidP="00684C14">
      <w:pPr>
        <w:rPr>
          <w:ins w:id="2306" w:author="Cara Cardinale" w:date="2025-03-02T15:17:00Z"/>
          <w:rFonts w:ascii="Times New Roman" w:hAnsi="Times New Roman"/>
        </w:rPr>
      </w:pPr>
      <w:ins w:id="2307" w:author="Cara Cardinale" w:date="2025-03-02T15:17:00Z">
        <w:r w:rsidRPr="00A25529">
          <w:rPr>
            <w:rFonts w:ascii="Times New Roman" w:hAnsi="Times New Roman"/>
          </w:rPr>
          <w:t>affect or limit the rights of any such person under this Article.</w:t>
        </w:r>
      </w:ins>
    </w:p>
    <w:p w14:paraId="5324EA42" w14:textId="77777777" w:rsidR="00684C14" w:rsidRPr="00A25529" w:rsidRDefault="00684C14" w:rsidP="00684C14">
      <w:pPr>
        <w:rPr>
          <w:ins w:id="2308" w:author="Cara Cardinale" w:date="2025-03-02T15:17:00Z"/>
          <w:rFonts w:ascii="Times New Roman" w:hAnsi="Times New Roman"/>
        </w:rPr>
      </w:pPr>
      <w:ins w:id="2309" w:author="Cara Cardinale" w:date="2025-03-02T15:17:00Z">
        <w:r w:rsidRPr="00A25529">
          <w:rPr>
            <w:rFonts w:ascii="Times New Roman" w:hAnsi="Times New Roman"/>
          </w:rPr>
          <w:t>&lt;p&gt;(e) Non-exclusivity. The provisions of this Article shall not be exclusive and shall include,</w:t>
        </w:r>
      </w:ins>
    </w:p>
    <w:p w14:paraId="4A3BBC25" w14:textId="77777777" w:rsidR="00684C14" w:rsidRPr="00A25529" w:rsidRDefault="00684C14" w:rsidP="00684C14">
      <w:pPr>
        <w:rPr>
          <w:ins w:id="2310" w:author="Cara Cardinale" w:date="2025-03-02T15:17:00Z"/>
          <w:rFonts w:ascii="Times New Roman" w:hAnsi="Times New Roman"/>
        </w:rPr>
      </w:pPr>
      <w:ins w:id="2311" w:author="Cara Cardinale" w:date="2025-03-02T15:17:00Z">
        <w:r w:rsidRPr="00A25529">
          <w:rPr>
            <w:rFonts w:ascii="Times New Roman" w:hAnsi="Times New Roman"/>
          </w:rPr>
          <w:t>by implication, any and all rights and remedies available to the Corporation, the directors,</w:t>
        </w:r>
      </w:ins>
    </w:p>
    <w:p w14:paraId="70ADACEF" w14:textId="77777777" w:rsidR="00684C14" w:rsidRPr="00A25529" w:rsidRDefault="00684C14" w:rsidP="00684C14">
      <w:pPr>
        <w:rPr>
          <w:ins w:id="2312" w:author="Cara Cardinale" w:date="2025-03-02T15:17:00Z"/>
          <w:rFonts w:ascii="Times New Roman" w:hAnsi="Times New Roman"/>
        </w:rPr>
      </w:pPr>
      <w:ins w:id="2313" w:author="Cara Cardinale" w:date="2025-03-02T15:17:00Z">
        <w:r w:rsidRPr="00A25529">
          <w:rPr>
            <w:rFonts w:ascii="Times New Roman" w:hAnsi="Times New Roman"/>
          </w:rPr>
          <w:t>officers, and members by statute or otherwise, including but not limited to the purchase and</w:t>
        </w:r>
      </w:ins>
    </w:p>
    <w:p w14:paraId="51D03054" w14:textId="77777777" w:rsidR="00684C14" w:rsidRPr="00A25529" w:rsidRDefault="00684C14" w:rsidP="00684C14">
      <w:pPr>
        <w:rPr>
          <w:ins w:id="2314" w:author="Cara Cardinale" w:date="2025-03-02T15:17:00Z"/>
          <w:rFonts w:ascii="Times New Roman" w:hAnsi="Times New Roman"/>
        </w:rPr>
      </w:pPr>
      <w:ins w:id="2315" w:author="Cara Cardinale" w:date="2025-03-02T15:17:00Z">
        <w:r w:rsidRPr="00A25529">
          <w:rPr>
            <w:rFonts w:ascii="Times New Roman" w:hAnsi="Times New Roman"/>
          </w:rPr>
          <w:t>maintenance of insurance to fund the aforementioned indemnification pursuant to Section 726 of the Not-for-Profit Corporation Law.</w:t>
        </w:r>
      </w:ins>
    </w:p>
    <w:p w14:paraId="3ADAE8BF" w14:textId="77777777" w:rsidR="00684C14" w:rsidRPr="00A25529" w:rsidRDefault="00684C14" w:rsidP="00684C14">
      <w:pPr>
        <w:rPr>
          <w:ins w:id="2316" w:author="Cara Cardinale" w:date="2025-03-02T15:17:00Z"/>
          <w:rFonts w:ascii="Times New Roman" w:hAnsi="Times New Roman"/>
        </w:rPr>
      </w:pPr>
      <w:ins w:id="2317" w:author="Cara Cardinale" w:date="2025-03-02T15:17:00Z">
        <w:r w:rsidRPr="00A25529">
          <w:rPr>
            <w:rFonts w:ascii="Times New Roman" w:hAnsi="Times New Roman"/>
          </w:rPr>
          <w:t>&lt;p&gt;(f) Limitations and Procedure. In limitation of the foregoing, no act or omission of any</w:t>
        </w:r>
      </w:ins>
    </w:p>
    <w:p w14:paraId="7B1FC63E" w14:textId="77777777" w:rsidR="00684C14" w:rsidRPr="00A25529" w:rsidRDefault="00684C14" w:rsidP="00684C14">
      <w:pPr>
        <w:rPr>
          <w:ins w:id="2318" w:author="Cara Cardinale" w:date="2025-03-02T15:17:00Z"/>
          <w:rFonts w:ascii="Times New Roman" w:hAnsi="Times New Roman"/>
        </w:rPr>
      </w:pPr>
      <w:ins w:id="2319" w:author="Cara Cardinale" w:date="2025-03-02T15:17:00Z">
        <w:r w:rsidRPr="00A25529">
          <w:rPr>
            <w:rFonts w:ascii="Times New Roman" w:hAnsi="Times New Roman"/>
          </w:rPr>
          <w:t>director, officer, or member, to the extent it provides any benefit to said director, officer, or</w:t>
        </w:r>
      </w:ins>
    </w:p>
    <w:p w14:paraId="0D053715" w14:textId="77777777" w:rsidR="00684C14" w:rsidRPr="00A25529" w:rsidRDefault="00684C14" w:rsidP="00684C14">
      <w:pPr>
        <w:rPr>
          <w:ins w:id="2320" w:author="Cara Cardinale" w:date="2025-03-02T15:17:00Z"/>
          <w:rFonts w:ascii="Times New Roman" w:hAnsi="Times New Roman"/>
        </w:rPr>
      </w:pPr>
      <w:ins w:id="2321" w:author="Cara Cardinale" w:date="2025-03-02T15:17:00Z">
        <w:r w:rsidRPr="00A25529">
          <w:rPr>
            <w:rFonts w:ascii="Times New Roman" w:hAnsi="Times New Roman"/>
          </w:rPr>
          <w:t>member, shall be defended or indemnified by or at the expense of the Corporation whenever</w:t>
        </w:r>
      </w:ins>
    </w:p>
    <w:p w14:paraId="1C1ECC2A" w14:textId="77777777" w:rsidR="00684C14" w:rsidRPr="00A25529" w:rsidRDefault="00684C14" w:rsidP="00684C14">
      <w:pPr>
        <w:rPr>
          <w:ins w:id="2322" w:author="Cara Cardinale" w:date="2025-03-02T15:17:00Z"/>
          <w:rFonts w:ascii="Times New Roman" w:hAnsi="Times New Roman"/>
        </w:rPr>
      </w:pPr>
      <w:ins w:id="2323" w:author="Cara Cardinale" w:date="2025-03-02T15:17:00Z">
        <w:r w:rsidRPr="00A25529">
          <w:rPr>
            <w:rFonts w:ascii="Times New Roman" w:hAnsi="Times New Roman"/>
          </w:rPr>
          <w:t xml:space="preserve">the limitations and restrictions of the Not-for-Profit Corporation Law or § 501(c)(3) of the Code </w:t>
        </w:r>
      </w:ins>
    </w:p>
    <w:p w14:paraId="648B2F30" w14:textId="77777777" w:rsidR="00684C14" w:rsidRPr="00A25529" w:rsidRDefault="00684C14" w:rsidP="00684C14">
      <w:pPr>
        <w:rPr>
          <w:ins w:id="2324" w:author="Cara Cardinale" w:date="2025-03-02T15:17:00Z"/>
          <w:rFonts w:ascii="Times New Roman" w:hAnsi="Times New Roman"/>
        </w:rPr>
      </w:pPr>
      <w:ins w:id="2325" w:author="Cara Cardinale" w:date="2025-03-02T15:17:00Z">
        <w:r w:rsidRPr="00A25529">
          <w:rPr>
            <w:rFonts w:ascii="Times New Roman" w:hAnsi="Times New Roman"/>
          </w:rPr>
          <w:t>shall prohibit such defense or indemnity. Further, no indemnification shall be made to or on behalf of any such person if a judgment or other final adjudication adverse to such person establishes that such person's acts were material to the cause of action so adjudicated and: (i) committed in bad faith; or (ii) the result of active and deliberate dishonesty; or (iii) such person personally gained in fact a financial profit or other advantage to which such person was not legally entitled. In addition, no indemnification shall be made with respect to any Proceeding initiated by any person against the Corporation or any other director, officer, or member thereof, other than to enforce the terms of this Article, unless such Proceeding was authorized by the Board of Directors. Further, no indemnification shall be made with respect to any settlement or compromise of any Proceeding unless and until the Corporation has consented to such settlement or compromise. Written notice of any Proceeding for which indemnification may be sought by any person shall be given to the Corporation as soon as practicable; however, an individual's failure to provide such notice shall not relieve the Corporation of its indemnification obligations hereunder, except to the extent that the Corporation has been prejudiced by its failure to receive such notice in a timely manner. The Corporation shall then be permitted (but not required) to participate in the defense of any such proceeding or, unless conflicts of interest or position exist between such person and the Corporation in the conduct of such defense, to assume such defense. In the event that the Corporation assumes the defense of any such Proceeding, the legal counsel selected by the Corporation shall be deemed acceptable to such person, and after such an assumption the Corporation shall not be liable to such person for any legal or other expenses subsequently incurred unless such expenses have been expressly authorized by the Corporation. In the event that the Corporation participates in but does not assume the defense in a Proceeding, the person claiming indemnity may select counsel, subject to such person's duty to cooperate in good faith with the Corporation in respect of any common defense or common use of counsels, unless doing so would be inappropriate due to actual or potential differing interests between or among such parties.</w:t>
        </w:r>
      </w:ins>
    </w:p>
    <w:p w14:paraId="4A9E2CAA" w14:textId="77777777" w:rsidR="00684C14" w:rsidRPr="00A25529" w:rsidRDefault="003B6817" w:rsidP="003B6817">
      <w:pPr>
        <w:rPr>
          <w:ins w:id="2326" w:author="Cara Cardinale" w:date="2025-03-02T15:17:00Z"/>
          <w:rFonts w:ascii="Times New Roman" w:hAnsi="Times New Roman"/>
        </w:rPr>
        <w:pPrChange w:id="2327" w:author="Cara Cardinale" w:date="2025-03-02T15:27:00Z">
          <w:pPr>
            <w:ind w:firstLine="720"/>
          </w:pPr>
        </w:pPrChange>
      </w:pPr>
      <w:ins w:id="2328" w:author="Cara Cardinale" w:date="2025-03-02T15:27:00Z">
        <w:r w:rsidRPr="00A25529">
          <w:rPr>
            <w:rFonts w:ascii="Times New Roman" w:hAnsi="Times New Roman"/>
          </w:rPr>
          <w:t>&lt;p&gt;</w:t>
        </w:r>
      </w:ins>
      <w:ins w:id="2329" w:author="Cara Cardinale" w:date="2025-03-02T15:17:00Z">
        <w:r w:rsidR="00684C14" w:rsidRPr="00A25529">
          <w:rPr>
            <w:rFonts w:ascii="Times New Roman" w:hAnsi="Times New Roman"/>
          </w:rPr>
          <w:t>IN WITNESS WHEREOF, the undersigned incorporators, each being at least eighteen (18) years of age, have made, subscribed and caused to be acknowledged this Certificate of Incorporation this &lt;finstr&gt;[ordinal number of day]&lt;/finstr&gt; day of &lt;finstr&gt;[name of month]&lt;/finstr&gt;, &lt;finstr&gt;[identification of year]&lt;/finstr&gt;.</w:t>
        </w:r>
      </w:ins>
    </w:p>
    <w:p w14:paraId="312442A3" w14:textId="77777777" w:rsidR="00684C14" w:rsidRPr="00A25529" w:rsidRDefault="00684C14" w:rsidP="00684C14">
      <w:pPr>
        <w:pStyle w:val="pxformfsigfal"/>
        <w:rPr>
          <w:ins w:id="2330" w:author="Cara Cardinale" w:date="2025-03-02T15:17:00Z"/>
          <w:color w:val="FF0000"/>
          <w:vertAlign w:val="superscript"/>
          <w:rPrChange w:id="2331" w:author="Cara Cardinale" w:date="2025-03-04T10:36:00Z">
            <w:rPr>
              <w:ins w:id="2332" w:author="Cara Cardinale" w:date="2025-03-02T15:17:00Z"/>
              <w:color w:val="FF0000"/>
              <w:sz w:val="20"/>
              <w:vertAlign w:val="superscript"/>
            </w:rPr>
          </w:rPrChange>
        </w:rPr>
      </w:pPr>
    </w:p>
    <w:p w14:paraId="571D28A0" w14:textId="77777777" w:rsidR="00684C14" w:rsidRPr="00A25529" w:rsidRDefault="00684C14" w:rsidP="00684C14">
      <w:pPr>
        <w:pStyle w:val="pxformfsigfal"/>
        <w:rPr>
          <w:ins w:id="2333" w:author="Cara Cardinale" w:date="2025-03-02T15:17:00Z"/>
          <w:sz w:val="24"/>
          <w:szCs w:val="24"/>
        </w:rPr>
      </w:pPr>
      <w:ins w:id="2334" w:author="Cara Cardinale" w:date="2025-03-02T15:17:00Z">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 xml:space="preserve">[Names of </w:t>
        </w:r>
      </w:ins>
      <w:ins w:id="2335" w:author="Cara Cardinale" w:date="2025-03-04T08:22:00Z">
        <w:r w:rsidR="00BE0AE6" w:rsidRPr="00A25529">
          <w:rPr>
            <w:rStyle w:val="pxfinstr"/>
            <w:i/>
            <w:iCs/>
            <w:szCs w:val="24"/>
          </w:rPr>
          <w:t>incorporators</w:t>
        </w:r>
      </w:ins>
      <w:ins w:id="2336" w:author="Cara Cardinale" w:date="2025-03-02T15:17:00Z">
        <w:r w:rsidRPr="00A25529">
          <w:rPr>
            <w:rStyle w:val="pxfinstr"/>
            <w:i/>
            <w:iCs/>
            <w:szCs w:val="24"/>
          </w:rPr>
          <w:t>]</w:t>
        </w:r>
      </w:ins>
    </w:p>
    <w:p w14:paraId="14AC71EC" w14:textId="77777777" w:rsidR="00684C14" w:rsidRPr="00A25529" w:rsidRDefault="00684C14" w:rsidP="00684C14">
      <w:pPr>
        <w:rPr>
          <w:ins w:id="2337" w:author="Cara Cardinale" w:date="2025-03-02T15:19:00Z"/>
          <w:rFonts w:ascii="Times New Roman" w:hAnsi="Times New Roman"/>
        </w:rPr>
      </w:pPr>
    </w:p>
    <w:p w14:paraId="369B1E83" w14:textId="77777777" w:rsidR="00684C14" w:rsidRPr="00A25529" w:rsidRDefault="00684C14" w:rsidP="00684C14">
      <w:pPr>
        <w:pStyle w:val="pxformnotes"/>
        <w:jc w:val="center"/>
        <w:rPr>
          <w:ins w:id="2338" w:author="Cara Cardinale" w:date="2025-03-02T15:19:00Z"/>
          <w:sz w:val="24"/>
          <w:szCs w:val="24"/>
        </w:rPr>
      </w:pPr>
      <w:ins w:id="2339" w:author="Cara Cardinale" w:date="2025-03-02T15:19:00Z">
        <w:r w:rsidRPr="00A25529">
          <w:rPr>
            <w:rStyle w:val="pxvis"/>
            <w:rFonts w:cs="Arial"/>
            <w:bCs/>
            <w:sz w:val="50"/>
            <w:rPrChange w:id="2340" w:author="Cara Cardinale" w:date="2025-03-04T10:36:00Z">
              <w:rPr>
                <w:rStyle w:val="pxvis"/>
                <w:rFonts w:cs="Arial"/>
                <w:bCs/>
              </w:rPr>
            </w:rPrChange>
          </w:rPr>
          <w:t>Notes to Form</w:t>
        </w:r>
      </w:ins>
    </w:p>
    <w:p w14:paraId="77EE4EC5" w14:textId="77777777" w:rsidR="00684C14" w:rsidRPr="00A25529" w:rsidRDefault="00684C14" w:rsidP="00684C14">
      <w:pPr>
        <w:pStyle w:val="pxformrefrr"/>
        <w:rPr>
          <w:ins w:id="2341" w:author="Cara Cardinale" w:date="2025-03-02T15:19:00Z"/>
          <w:sz w:val="24"/>
          <w:szCs w:val="24"/>
        </w:rPr>
      </w:pPr>
      <w:ins w:id="2342" w:author="Cara Cardinale" w:date="2025-03-02T15:19:00Z">
        <w:r w:rsidRPr="00A25529">
          <w:rPr>
            <w:rStyle w:val="pxvis"/>
            <w:rFonts w:cs="Arial"/>
            <w:bCs/>
            <w:sz w:val="24"/>
            <w:szCs w:val="24"/>
            <w:rPrChange w:id="2343" w:author="Cara Cardinale" w:date="2025-03-04T10:36:00Z">
              <w:rPr>
                <w:rStyle w:val="pxvis"/>
                <w:rFonts w:cs="Arial"/>
                <w:bCs/>
                <w:szCs w:val="24"/>
              </w:rPr>
            </w:rPrChange>
          </w:rPr>
          <w:t>Research References</w:t>
        </w:r>
      </w:ins>
    </w:p>
    <w:p w14:paraId="0C50CAD7" w14:textId="77777777" w:rsidR="00684C14" w:rsidRPr="00A25529" w:rsidRDefault="00684C14" w:rsidP="00684C14">
      <w:pPr>
        <w:pStyle w:val="pxformrefrrp"/>
        <w:rPr>
          <w:ins w:id="2344" w:author="Cara Cardinale" w:date="2025-03-02T15:19:00Z"/>
        </w:rPr>
      </w:pPr>
      <w:ins w:id="2345" w:author="Cara Cardinale" w:date="2025-03-02T15:19: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tk.ref.id="I006MF3"</w:instrText>
        </w:r>
        <w:r w:rsidRPr="00A25529">
          <w:rPr>
            <w:rStyle w:val="pxtk"/>
          </w:rPr>
          <w:fldChar w:fldCharType="end"/>
        </w:r>
        <w:r w:rsidRPr="00A25529">
          <w:rPr>
            <w:rStyle w:val="pxtk"/>
          </w:rPr>
          <w:t>West's Key Number Digest, Corporations and Business Organizations &amp;key;3374</w:t>
        </w:r>
      </w:ins>
    </w:p>
    <w:p w14:paraId="1282438B" w14:textId="77777777" w:rsidR="00684C14" w:rsidRPr="00A25529" w:rsidRDefault="00684C14">
      <w:pPr>
        <w:pStyle w:val="pxs"/>
        <w:spacing w:before="180"/>
        <w:rPr>
          <w:ins w:id="2346" w:author="Cara Cardinale" w:date="2025-03-02T15:17:00Z"/>
          <w:rPrChange w:id="2347" w:author="Cara Cardinale" w:date="2025-03-04T10:36:00Z">
            <w:rPr>
              <w:ins w:id="2348" w:author="Cara Cardinale" w:date="2025-03-02T15:17:00Z"/>
              <w:sz w:val="27"/>
            </w:rPr>
          </w:rPrChange>
        </w:rPr>
      </w:pPr>
    </w:p>
    <w:p w14:paraId="2A65F022" w14:textId="77777777" w:rsidR="00FB29D8" w:rsidRPr="00A25529" w:rsidRDefault="00FB29D8">
      <w:pPr>
        <w:pStyle w:val="pxs"/>
        <w:spacing w:before="180"/>
        <w:rPr>
          <w:rPrChange w:id="2349" w:author="Cara Cardinale" w:date="2025-03-04T10:36:00Z">
            <w:rPr>
              <w:sz w:val="27"/>
            </w:rPr>
          </w:rPrChange>
        </w:rPr>
      </w:pPr>
      <w:r w:rsidRPr="00A25529">
        <w:rPr>
          <w:rPrChange w:id="2350" w:author="Cara Cardinale" w:date="2025-03-04T10:36:00Z">
            <w:rPr>
              <w:sz w:val="27"/>
            </w:rPr>
          </w:rPrChange>
        </w:rPr>
        <w:t>30:70. Certificate of incorporation</w:t>
      </w:r>
      <w:r w:rsidRPr="00A25529">
        <w:rPr>
          <w:rStyle w:val="pxsep"/>
        </w:rPr>
        <w:t xml:space="preserve">-- </w:t>
      </w:r>
      <w:r w:rsidRPr="00A25529">
        <w:rPr>
          <w:rPrChange w:id="2351" w:author="Cara Cardinale" w:date="2025-03-04T10:36:00Z">
            <w:rPr>
              <w:sz w:val="27"/>
            </w:rPr>
          </w:rPrChange>
        </w:rPr>
        <w:t>Previously unincorporated club</w:t>
      </w:r>
      <w:del w:id="2352" w:author="Cara Cardinale" w:date="2025-03-02T15:18:00Z">
        <w:r w:rsidRPr="00A25529" w:rsidDel="00684C14">
          <w:rPr>
            <w:rPrChange w:id="2353" w:author="Cara Cardinale" w:date="2025-03-04T10:36:00Z">
              <w:rPr>
                <w:sz w:val="27"/>
              </w:rPr>
            </w:rPrChange>
          </w:rPr>
          <w:delText xml:space="preserve"> </w:delText>
        </w:r>
      </w:del>
      <w:ins w:id="2354" w:author="Cara Cardinale" w:date="2025-03-02T15:19:00Z">
        <w:r w:rsidR="00684C14" w:rsidRPr="00A25529">
          <w:rPr>
            <w:rPrChange w:id="2355" w:author="Cara Cardinale" w:date="2025-03-04T10:36:00Z">
              <w:rPr>
                <w:sz w:val="27"/>
              </w:rPr>
            </w:rPrChange>
          </w:rPr>
          <w:t xml:space="preserve"> </w:t>
        </w:r>
      </w:ins>
      <w:del w:id="2356" w:author="Cara Cardinale" w:date="2025-03-02T15:18:00Z">
        <w:r w:rsidRPr="00A25529" w:rsidDel="00684C14">
          <w:rPr>
            <w:rPrChange w:id="2357" w:author="Cara Cardinale" w:date="2025-03-04T10:36:00Z">
              <w:rPr>
                <w:sz w:val="27"/>
              </w:rPr>
            </w:rPrChange>
          </w:rPr>
          <w:delText>i</w:delText>
        </w:r>
      </w:del>
      <w:ins w:id="2358" w:author="Cara Cardinale" w:date="2025-03-02T15:19:00Z">
        <w:r w:rsidR="00684C14" w:rsidRPr="00A25529">
          <w:rPr>
            <w:rPrChange w:id="2359" w:author="Cara Cardinale" w:date="2025-03-04T10:36:00Z">
              <w:rPr>
                <w:sz w:val="27"/>
              </w:rPr>
            </w:rPrChange>
          </w:rPr>
          <w:t>i</w:t>
        </w:r>
      </w:ins>
      <w:r w:rsidRPr="00A25529">
        <w:rPr>
          <w:rPrChange w:id="2360" w:author="Cara Cardinale" w:date="2025-03-04T10:36:00Z">
            <w:rPr>
              <w:sz w:val="27"/>
            </w:rPr>
          </w:rPrChange>
        </w:rPr>
        <w:t>ncorporating as a social club</w:t>
      </w:r>
    </w:p>
    <w:p w14:paraId="23BA0A84" w14:textId="77777777" w:rsidR="00FB29D8" w:rsidRPr="00A25529" w:rsidRDefault="00FB29D8">
      <w:pPr>
        <w:pStyle w:val="pxov"/>
        <w:rPr>
          <w:vanish/>
        </w:rPr>
      </w:pPr>
      <w:r w:rsidRPr="00A25529">
        <w:rPr>
          <w:vanish/>
        </w:rPr>
        <w:t>FMS</w:t>
      </w:r>
    </w:p>
    <w:p w14:paraId="33322C57" w14:textId="77777777" w:rsidR="00FB29D8" w:rsidRPr="00A25529" w:rsidRDefault="00FB29D8">
      <w:pPr>
        <w:pStyle w:val="pxov"/>
        <w:rPr>
          <w:vanish/>
        </w:rPr>
      </w:pPr>
      <w:r w:rsidRPr="00A25529">
        <w:rPr>
          <w:vanish/>
        </w:rPr>
        <w:t>NFP</w:t>
      </w:r>
    </w:p>
    <w:p w14:paraId="26DBDCE6" w14:textId="77777777" w:rsidR="00FB29D8" w:rsidRPr="00A25529" w:rsidRDefault="00FB29D8">
      <w:pPr>
        <w:pStyle w:val="pxov"/>
        <w:rPr>
          <w:vanish/>
        </w:rPr>
      </w:pPr>
      <w:r w:rsidRPr="00A25529">
        <w:rPr>
          <w:vanish/>
        </w:rPr>
        <w:t>COL</w:t>
      </w:r>
    </w:p>
    <w:p w14:paraId="5BB62E7B" w14:textId="77777777" w:rsidR="00FB29D8" w:rsidRPr="00A25529" w:rsidRDefault="00FB29D8">
      <w:pPr>
        <w:pStyle w:val="pxov"/>
        <w:rPr>
          <w:vanish/>
        </w:rPr>
      </w:pPr>
      <w:r w:rsidRPr="00A25529">
        <w:rPr>
          <w:vanish/>
        </w:rPr>
        <w:t>FCV</w:t>
      </w:r>
    </w:p>
    <w:p w14:paraId="77221719" w14:textId="77777777" w:rsidR="00FB29D8" w:rsidRPr="00A25529" w:rsidRDefault="00FB29D8">
      <w:pPr>
        <w:pStyle w:val="pxov"/>
        <w:rPr>
          <w:vanish/>
        </w:rPr>
      </w:pPr>
      <w:r w:rsidRPr="00A25529">
        <w:rPr>
          <w:vanish/>
        </w:rPr>
        <w:t>FTR</w:t>
      </w:r>
    </w:p>
    <w:p w14:paraId="71DD01EE" w14:textId="77777777" w:rsidR="00FB29D8" w:rsidRPr="00A25529" w:rsidRDefault="00FB29D8">
      <w:pPr>
        <w:pStyle w:val="pxov"/>
        <w:rPr>
          <w:vanish/>
        </w:rPr>
      </w:pPr>
      <w:r w:rsidRPr="00A25529">
        <w:rPr>
          <w:vanish/>
        </w:rPr>
        <w:t>EBL</w:t>
      </w:r>
    </w:p>
    <w:p w14:paraId="469FFE5F" w14:textId="77777777" w:rsidR="00FB29D8" w:rsidRPr="00A25529" w:rsidRDefault="00FB29D8">
      <w:pPr>
        <w:pStyle w:val="pxov"/>
        <w:rPr>
          <w:vanish/>
        </w:rPr>
      </w:pPr>
      <w:r w:rsidRPr="00A25529">
        <w:rPr>
          <w:vanish/>
        </w:rPr>
        <w:t>TEM</w:t>
      </w:r>
    </w:p>
    <w:p w14:paraId="02EE668C" w14:textId="77777777" w:rsidR="00FB29D8" w:rsidRPr="00A25529" w:rsidRDefault="00FB29D8">
      <w:pPr>
        <w:pStyle w:val="pxov"/>
        <w:rPr>
          <w:vanish/>
        </w:rPr>
      </w:pPr>
      <w:r w:rsidRPr="00A25529">
        <w:rPr>
          <w:vanish/>
        </w:rPr>
        <w:t>MTD</w:t>
      </w:r>
    </w:p>
    <w:p w14:paraId="0EE0A8C8"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form.fid="Id549c5401b6411e684899cfd92da4eb0"</w:instrText>
      </w:r>
      <w:r w:rsidRPr="00A25529">
        <w:fldChar w:fldCharType="end"/>
      </w:r>
    </w:p>
    <w:p w14:paraId="5BB7C2A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st.ref.id="I009FCW"</w:instrText>
      </w:r>
      <w:r w:rsidRPr="00A25529">
        <w:rPr>
          <w:rStyle w:val="pxst"/>
        </w:rPr>
        <w:fldChar w:fldCharType="end"/>
      </w:r>
      <w:r w:rsidRPr="00A25529">
        <w:rPr>
          <w:rStyle w:val="pxst"/>
        </w:rPr>
        <w:t>SECTION 402 OF THE N.Y. NOT-FOR-PROFIT CORPORATION LAW</w:t>
      </w:r>
    </w:p>
    <w:p w14:paraId="33B40B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We, the undersigned, acting as incorporators of a corporation under the N.Y. Not-for-Profit Corporation Law, which corporation has previously operated as an unincorporated association under the name of </w:t>
      </w:r>
      <w:r w:rsidRPr="00A25529">
        <w:rPr>
          <w:rStyle w:val="pxfinstr"/>
          <w:i/>
          <w:iCs/>
        </w:rPr>
        <w:t>[name of corporation]</w:t>
      </w:r>
      <w:r w:rsidRPr="00A25529">
        <w:t>, do hereby adopt the following Certificate of Incorporation for such corporation:</w:t>
      </w:r>
    </w:p>
    <w:p w14:paraId="1D3ACCA8" w14:textId="77777777" w:rsidR="00FB29D8" w:rsidRPr="00A25529" w:rsidRDefault="00FB29D8">
      <w:pPr>
        <w:pStyle w:val="pxformfl"/>
        <w:ind w:left="500"/>
      </w:pPr>
      <w:r w:rsidRPr="00A25529">
        <w:t xml:space="preserve"> </w:t>
      </w:r>
    </w:p>
    <w:p w14:paraId="73CA140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2A6F70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name of the corporation is </w:t>
      </w:r>
      <w:r w:rsidRPr="00A25529">
        <w:rPr>
          <w:rStyle w:val="pxfinstr"/>
          <w:i/>
          <w:iCs/>
        </w:rPr>
        <w:t>[name of corporation]</w:t>
      </w:r>
      <w:r w:rsidRPr="00A25529">
        <w:t>.</w:t>
      </w:r>
    </w:p>
    <w:p w14:paraId="1033AA9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NOT-FOR-PROFIT STATUS</w:t>
      </w:r>
    </w:p>
    <w:p w14:paraId="292519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is a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as defined in </w:t>
      </w:r>
      <w:r w:rsidRPr="00A25529">
        <w:rPr>
          <w:rStyle w:val="pxst"/>
          <w:color w:val="FF0000"/>
          <w:vertAlign w:val="superscript"/>
        </w:rPr>
        <w:t>►</w:t>
      </w:r>
      <w:r w:rsidRPr="00A25529">
        <w:rPr>
          <w:rStyle w:val="pxst"/>
        </w:rPr>
        <w:fldChar w:fldCharType="begin"/>
      </w:r>
      <w:r w:rsidRPr="00A25529">
        <w:rPr>
          <w:rStyle w:val="pxst"/>
        </w:rPr>
        <w:instrText>st.ref.id="I003T37"</w:instrText>
      </w:r>
      <w:r w:rsidRPr="00A25529">
        <w:rPr>
          <w:rStyle w:val="pxst"/>
        </w:rPr>
        <w:fldChar w:fldCharType="end"/>
      </w:r>
      <w:r w:rsidRPr="00A25529">
        <w:rPr>
          <w:rStyle w:val="pxst"/>
        </w:rPr>
        <w:t>Subparagraph (a)(5) of Section 102 of the N.Y. Not-for-Profit Corporation Law</w:t>
      </w:r>
      <w:r w:rsidRPr="00A25529">
        <w:t>.</w:t>
      </w:r>
    </w:p>
    <w:p w14:paraId="0F5BECB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PURPOSES AND POWERS</w:t>
      </w:r>
    </w:p>
    <w:p w14:paraId="549441FA" w14:textId="77777777" w:rsidR="00FB29D8" w:rsidRPr="00A25529" w:rsidRDefault="00FB29D8">
      <w:pPr>
        <w:pStyle w:val="pxformfl"/>
        <w:ind w:left="500"/>
      </w:pPr>
      <w:r w:rsidRPr="00A25529">
        <w:t xml:space="preserve"> </w:t>
      </w:r>
    </w:p>
    <w:p w14:paraId="56B4017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52A81B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The specific and primary purpose for which this corporation is organized is to provide social and recreational facilities for its members.</w:t>
      </w:r>
    </w:p>
    <w:p w14:paraId="16441EB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4E5A9D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general purposes for which this corporation is organized are: </w:t>
      </w:r>
      <w:r w:rsidRPr="00A25529">
        <w:rPr>
          <w:rStyle w:val="pxfinstr"/>
          <w:i/>
          <w:iCs/>
        </w:rPr>
        <w:t>[specification of general purposes for incorporation]</w:t>
      </w:r>
      <w:r w:rsidRPr="00A25529">
        <w:t>.</w:t>
      </w:r>
    </w:p>
    <w:p w14:paraId="05566E1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5FCA15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shall have and exercise all rights and powers conferred upon not-for-profit corporations under the laws of the State of New York, generally, and specifically as provided in </w:t>
      </w:r>
      <w:r w:rsidRPr="00A25529">
        <w:rPr>
          <w:rStyle w:val="pxst"/>
          <w:color w:val="FF0000"/>
          <w:vertAlign w:val="superscript"/>
        </w:rPr>
        <w:t>►</w:t>
      </w:r>
      <w:r w:rsidRPr="00A25529">
        <w:rPr>
          <w:rStyle w:val="pxst"/>
        </w:rPr>
        <w:fldChar w:fldCharType="begin"/>
      </w:r>
      <w:r w:rsidRPr="00A25529">
        <w:rPr>
          <w:rStyle w:val="pxst"/>
        </w:rPr>
        <w:instrText>st.ref.id="I006M83"</w:instrText>
      </w:r>
      <w:r w:rsidRPr="00A25529">
        <w:rPr>
          <w:rStyle w:val="pxst"/>
        </w:rPr>
        <w:fldChar w:fldCharType="end"/>
      </w:r>
      <w:r w:rsidRPr="00A25529">
        <w:rPr>
          <w:rStyle w:val="pxst"/>
        </w:rPr>
        <w:t>Section 202 of the Not-for-Profit Corp. Law</w:t>
      </w:r>
      <w:r w:rsidRPr="00A25529">
        <w:t>, provided, however, that this corporation is not empowered to engage in any activity that in itself is not in furtherance of its purposes as set forth in subparagraphs (a) through (c) of this ARTICLE III.</w:t>
      </w:r>
    </w:p>
    <w:p w14:paraId="66B1B68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CORPORATE TYPE</w:t>
      </w:r>
    </w:p>
    <w:p w14:paraId="4AB426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shall be a </w:t>
      </w:r>
      <w:r w:rsidRPr="00A25529">
        <w:rPr>
          <w:rStyle w:val="pxfinstr"/>
          <w:i/>
          <w:iCs/>
        </w:rPr>
        <w:t>[charitable/noncharitable]</w:t>
      </w:r>
      <w:r w:rsidRPr="00A25529">
        <w:t xml:space="preserve"> corporation under </w:t>
      </w:r>
      <w:r w:rsidRPr="00A25529">
        <w:rPr>
          <w:rStyle w:val="pxst"/>
          <w:color w:val="FF0000"/>
          <w:vertAlign w:val="superscript"/>
        </w:rPr>
        <w:t>►</w:t>
      </w:r>
      <w:r w:rsidRPr="00A25529">
        <w:rPr>
          <w:rStyle w:val="pxst"/>
        </w:rPr>
        <w:fldChar w:fldCharType="begin"/>
      </w:r>
      <w:r w:rsidRPr="00A25529">
        <w:rPr>
          <w:rStyle w:val="pxst"/>
        </w:rPr>
        <w:instrText>st.ref.id="I009FCZ"</w:instrText>
      </w:r>
      <w:r w:rsidRPr="00A25529">
        <w:rPr>
          <w:rStyle w:val="pxst"/>
        </w:rPr>
        <w:fldChar w:fldCharType="end"/>
      </w:r>
      <w:r w:rsidRPr="00A25529">
        <w:rPr>
          <w:rStyle w:val="pxst"/>
        </w:rPr>
        <w:t>Section 201 of the New York Not-for-Profit Corporation Law</w:t>
      </w:r>
      <w:r w:rsidRPr="00A25529">
        <w:t>.</w:t>
      </w:r>
    </w:p>
    <w:p w14:paraId="7C47CE5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LOCATION OF CORPORATE OFFICE</w:t>
      </w:r>
    </w:p>
    <w:p w14:paraId="69C395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office of the corporation shall be located in </w:t>
      </w:r>
      <w:r w:rsidRPr="00A25529">
        <w:rPr>
          <w:rStyle w:val="pxfinstr"/>
          <w:i/>
          <w:iCs/>
        </w:rPr>
        <w:t>[name of county]</w:t>
      </w:r>
      <w:r w:rsidRPr="00A25529">
        <w:t>, New York.</w:t>
      </w:r>
    </w:p>
    <w:p w14:paraId="0F52F9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rPr>
          <w:rStyle w:val="pxfinstr"/>
          <w:i/>
          <w:iCs/>
        </w:rPr>
        <w:t xml:space="preserve">[OPTIONAL: The books and records of account kept by the corporation pursuant to </w:t>
      </w:r>
      <w:r w:rsidRPr="00A25529">
        <w:rPr>
          <w:rStyle w:val="pxst"/>
          <w:i/>
          <w:iCs/>
          <w:color w:val="FF0000"/>
          <w:vertAlign w:val="superscript"/>
        </w:rPr>
        <w:t>►</w:t>
      </w:r>
      <w:r w:rsidRPr="00A25529">
        <w:rPr>
          <w:rStyle w:val="pxst"/>
          <w:i/>
          <w:iCs/>
        </w:rPr>
        <w:fldChar w:fldCharType="begin"/>
      </w:r>
      <w:r w:rsidRPr="00A25529">
        <w:rPr>
          <w:rStyle w:val="pxst"/>
          <w:i/>
          <w:iCs/>
        </w:rPr>
        <w:instrText>st.ref.id="I003T8U"</w:instrText>
      </w:r>
      <w:r w:rsidRPr="00A25529">
        <w:rPr>
          <w:rStyle w:val="pxst"/>
          <w:i/>
          <w:iCs/>
        </w:rPr>
        <w:fldChar w:fldCharType="end"/>
      </w:r>
      <w:r w:rsidRPr="00A25529">
        <w:rPr>
          <w:rStyle w:val="pxst"/>
          <w:i/>
          <w:iCs/>
        </w:rPr>
        <w:t>Section 621 of the New York Not-for-Profit Corporation Law</w:t>
      </w:r>
      <w:r w:rsidRPr="00A25529">
        <w:rPr>
          <w:rStyle w:val="pxfinstr"/>
          <w:i/>
          <w:iCs/>
        </w:rPr>
        <w:t xml:space="preserve"> shall be kept at an office outside the state, which office shall be located at [address of office], [name of city], [name of state], [zip code of office].]</w:t>
      </w:r>
    </w:p>
    <w:p w14:paraId="7D4AC34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INITIAL DIRECTORS</w:t>
      </w:r>
    </w:p>
    <w:p w14:paraId="38324D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first Board of Directors shall be </w:t>
      </w:r>
      <w:r w:rsidRPr="00A25529">
        <w:rPr>
          <w:rStyle w:val="pxfinstr"/>
          <w:i/>
          <w:iCs/>
        </w:rPr>
        <w:t>[number of directors]</w:t>
      </w:r>
      <w:r w:rsidRPr="00A25529">
        <w:t xml:space="preserve"> in number, their names and addresses being as follows:</w:t>
      </w:r>
    </w:p>
    <w:p w14:paraId="7CE2E83C"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tbl.ident="I03Q08A"</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tbl.uuid="I02HBWL"</w:instrText>
      </w:r>
      <w:r w:rsidRPr="00A25529">
        <w:fldChar w:fldCharType="end"/>
      </w:r>
    </w:p>
    <w:p w14:paraId="27F43FC8"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table.tabstyle="formcol"</w:instrText>
      </w:r>
      <w:r w:rsidRPr="00A25529">
        <w:fldChar w:fldCharType="end"/>
      </w:r>
    </w:p>
    <w:p w14:paraId="603FAA67"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tgroup.cols="2"</w:instrText>
      </w:r>
      <w:r w:rsidRPr="00A25529">
        <w:fldChar w:fldCharType="end"/>
      </w:r>
    </w:p>
    <w:p w14:paraId="05792DF4"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p>
    <w:p w14:paraId="14E498C6"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p>
    <w:p w14:paraId="20C5A113"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2C7EDACA" w14:textId="77777777">
        <w:tblPrEx>
          <w:tblCellMar>
            <w:top w:w="0" w:type="dxa"/>
            <w:left w:w="0" w:type="dxa"/>
            <w:bottom w:w="0" w:type="dxa"/>
            <w:right w:w="0" w:type="dxa"/>
          </w:tblCellMar>
        </w:tblPrEx>
        <w:tc>
          <w:tcPr>
            <w:tcW w:w="4320" w:type="dxa"/>
            <w:tcBorders>
              <w:top w:val="nil"/>
              <w:left w:val="nil"/>
              <w:bottom w:val="nil"/>
              <w:right w:val="nil"/>
            </w:tcBorders>
          </w:tcPr>
          <w:p w14:paraId="58C111C5"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Name</w:t>
            </w:r>
          </w:p>
        </w:tc>
        <w:tc>
          <w:tcPr>
            <w:tcW w:w="4320" w:type="dxa"/>
            <w:tcBorders>
              <w:top w:val="nil"/>
              <w:left w:val="nil"/>
              <w:bottom w:val="nil"/>
              <w:right w:val="nil"/>
            </w:tcBorders>
          </w:tcPr>
          <w:p w14:paraId="01D3916E"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Residential Address</w:t>
            </w:r>
          </w:p>
        </w:tc>
      </w:tr>
    </w:tbl>
    <w:p w14:paraId="199C4936"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7135D073" w14:textId="77777777">
        <w:tblPrEx>
          <w:tblCellMar>
            <w:top w:w="0" w:type="dxa"/>
            <w:left w:w="0" w:type="dxa"/>
            <w:bottom w:w="0" w:type="dxa"/>
            <w:right w:w="0" w:type="dxa"/>
          </w:tblCellMar>
        </w:tblPrEx>
        <w:tc>
          <w:tcPr>
            <w:tcW w:w="4320" w:type="dxa"/>
            <w:tcBorders>
              <w:top w:val="nil"/>
              <w:left w:val="nil"/>
              <w:bottom w:val="nil"/>
              <w:right w:val="nil"/>
            </w:tcBorders>
          </w:tcPr>
          <w:p w14:paraId="1BB14E39"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1]</w:t>
            </w:r>
          </w:p>
        </w:tc>
        <w:tc>
          <w:tcPr>
            <w:tcW w:w="4320" w:type="dxa"/>
            <w:tcBorders>
              <w:top w:val="nil"/>
              <w:left w:val="nil"/>
              <w:bottom w:val="nil"/>
              <w:right w:val="nil"/>
            </w:tcBorders>
          </w:tcPr>
          <w:p w14:paraId="7C129D9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1]</w:t>
            </w:r>
          </w:p>
        </w:tc>
      </w:tr>
      <w:tr w:rsidR="00FB29D8" w:rsidRPr="00A25529" w14:paraId="2DAB126F" w14:textId="77777777">
        <w:tblPrEx>
          <w:tblCellMar>
            <w:top w:w="0" w:type="dxa"/>
            <w:left w:w="0" w:type="dxa"/>
            <w:bottom w:w="0" w:type="dxa"/>
            <w:right w:w="0" w:type="dxa"/>
          </w:tblCellMar>
        </w:tblPrEx>
        <w:tc>
          <w:tcPr>
            <w:tcW w:w="4320" w:type="dxa"/>
            <w:tcBorders>
              <w:top w:val="nil"/>
              <w:left w:val="nil"/>
              <w:bottom w:val="nil"/>
              <w:right w:val="nil"/>
            </w:tcBorders>
          </w:tcPr>
          <w:p w14:paraId="388AB700"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2]</w:t>
            </w:r>
          </w:p>
        </w:tc>
        <w:tc>
          <w:tcPr>
            <w:tcW w:w="4320" w:type="dxa"/>
            <w:tcBorders>
              <w:top w:val="nil"/>
              <w:left w:val="nil"/>
              <w:bottom w:val="nil"/>
              <w:right w:val="nil"/>
            </w:tcBorders>
          </w:tcPr>
          <w:p w14:paraId="3C9B5224"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2]</w:t>
            </w:r>
          </w:p>
        </w:tc>
      </w:tr>
      <w:tr w:rsidR="00FB29D8" w:rsidRPr="00A25529" w14:paraId="5A08C9F1" w14:textId="77777777">
        <w:tblPrEx>
          <w:tblCellMar>
            <w:top w:w="0" w:type="dxa"/>
            <w:left w:w="0" w:type="dxa"/>
            <w:bottom w:w="0" w:type="dxa"/>
            <w:right w:w="0" w:type="dxa"/>
          </w:tblCellMar>
        </w:tblPrEx>
        <w:tc>
          <w:tcPr>
            <w:tcW w:w="4320" w:type="dxa"/>
            <w:tcBorders>
              <w:top w:val="nil"/>
              <w:left w:val="nil"/>
              <w:bottom w:val="nil"/>
              <w:right w:val="nil"/>
            </w:tcBorders>
          </w:tcPr>
          <w:p w14:paraId="16EF009F"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3]</w:t>
            </w:r>
          </w:p>
        </w:tc>
        <w:tc>
          <w:tcPr>
            <w:tcW w:w="4320" w:type="dxa"/>
            <w:tcBorders>
              <w:top w:val="nil"/>
              <w:left w:val="nil"/>
              <w:bottom w:val="nil"/>
              <w:right w:val="nil"/>
            </w:tcBorders>
          </w:tcPr>
          <w:p w14:paraId="69F7947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3]</w:t>
            </w:r>
          </w:p>
        </w:tc>
      </w:tr>
      <w:tr w:rsidR="00FB29D8" w:rsidRPr="00A25529" w14:paraId="0E282AD0" w14:textId="77777777">
        <w:tblPrEx>
          <w:tblCellMar>
            <w:top w:w="0" w:type="dxa"/>
            <w:left w:w="0" w:type="dxa"/>
            <w:bottom w:w="0" w:type="dxa"/>
            <w:right w:w="0" w:type="dxa"/>
          </w:tblCellMar>
        </w:tblPrEx>
        <w:tc>
          <w:tcPr>
            <w:tcW w:w="4320" w:type="dxa"/>
            <w:tcBorders>
              <w:top w:val="nil"/>
              <w:left w:val="nil"/>
              <w:bottom w:val="nil"/>
              <w:right w:val="nil"/>
            </w:tcBorders>
          </w:tcPr>
          <w:p w14:paraId="1E37FB6B"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4]</w:t>
            </w:r>
          </w:p>
        </w:tc>
        <w:tc>
          <w:tcPr>
            <w:tcW w:w="4320" w:type="dxa"/>
            <w:tcBorders>
              <w:top w:val="nil"/>
              <w:left w:val="nil"/>
              <w:bottom w:val="nil"/>
              <w:right w:val="nil"/>
            </w:tcBorders>
          </w:tcPr>
          <w:p w14:paraId="64B4FBAE"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4]</w:t>
            </w:r>
          </w:p>
        </w:tc>
      </w:tr>
      <w:tr w:rsidR="00FB29D8" w:rsidRPr="00A25529" w14:paraId="3750A7CD" w14:textId="77777777">
        <w:tblPrEx>
          <w:tblCellMar>
            <w:top w:w="0" w:type="dxa"/>
            <w:left w:w="0" w:type="dxa"/>
            <w:bottom w:w="0" w:type="dxa"/>
            <w:right w:w="0" w:type="dxa"/>
          </w:tblCellMar>
        </w:tblPrEx>
        <w:tc>
          <w:tcPr>
            <w:tcW w:w="4320" w:type="dxa"/>
            <w:tcBorders>
              <w:top w:val="nil"/>
              <w:left w:val="nil"/>
              <w:bottom w:val="nil"/>
              <w:right w:val="nil"/>
            </w:tcBorders>
          </w:tcPr>
          <w:p w14:paraId="35FF36EB"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5]</w:t>
            </w:r>
          </w:p>
        </w:tc>
        <w:tc>
          <w:tcPr>
            <w:tcW w:w="4320" w:type="dxa"/>
            <w:tcBorders>
              <w:top w:val="nil"/>
              <w:left w:val="nil"/>
              <w:bottom w:val="nil"/>
              <w:right w:val="nil"/>
            </w:tcBorders>
          </w:tcPr>
          <w:p w14:paraId="1AEAA88B"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5]</w:t>
            </w:r>
          </w:p>
        </w:tc>
      </w:tr>
      <w:tr w:rsidR="00FB29D8" w:rsidRPr="00A25529" w14:paraId="4A4133F1" w14:textId="77777777">
        <w:tblPrEx>
          <w:tblCellMar>
            <w:top w:w="0" w:type="dxa"/>
            <w:left w:w="0" w:type="dxa"/>
            <w:bottom w:w="0" w:type="dxa"/>
            <w:right w:w="0" w:type="dxa"/>
          </w:tblCellMar>
        </w:tblPrEx>
        <w:tc>
          <w:tcPr>
            <w:tcW w:w="4320" w:type="dxa"/>
            <w:tcBorders>
              <w:top w:val="nil"/>
              <w:left w:val="nil"/>
              <w:bottom w:val="nil"/>
              <w:right w:val="nil"/>
            </w:tcBorders>
          </w:tcPr>
          <w:p w14:paraId="2C422C01"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6]</w:t>
            </w:r>
          </w:p>
        </w:tc>
        <w:tc>
          <w:tcPr>
            <w:tcW w:w="4320" w:type="dxa"/>
            <w:tcBorders>
              <w:top w:val="nil"/>
              <w:left w:val="nil"/>
              <w:bottom w:val="nil"/>
              <w:right w:val="nil"/>
            </w:tcBorders>
          </w:tcPr>
          <w:p w14:paraId="019EF59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6]</w:t>
            </w:r>
          </w:p>
        </w:tc>
      </w:tr>
      <w:tr w:rsidR="00FB29D8" w:rsidRPr="00A25529" w14:paraId="2586E4E5" w14:textId="77777777">
        <w:tblPrEx>
          <w:tblCellMar>
            <w:top w:w="0" w:type="dxa"/>
            <w:left w:w="0" w:type="dxa"/>
            <w:bottom w:w="0" w:type="dxa"/>
            <w:right w:w="0" w:type="dxa"/>
          </w:tblCellMar>
        </w:tblPrEx>
        <w:tc>
          <w:tcPr>
            <w:tcW w:w="4320" w:type="dxa"/>
            <w:tcBorders>
              <w:top w:val="nil"/>
              <w:left w:val="nil"/>
              <w:bottom w:val="nil"/>
              <w:right w:val="nil"/>
            </w:tcBorders>
          </w:tcPr>
          <w:p w14:paraId="42728F53"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7]</w:t>
            </w:r>
          </w:p>
        </w:tc>
        <w:tc>
          <w:tcPr>
            <w:tcW w:w="4320" w:type="dxa"/>
            <w:tcBorders>
              <w:top w:val="nil"/>
              <w:left w:val="nil"/>
              <w:bottom w:val="nil"/>
              <w:right w:val="nil"/>
            </w:tcBorders>
          </w:tcPr>
          <w:p w14:paraId="3FF1423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[residential address 7]</w:t>
            </w:r>
          </w:p>
        </w:tc>
      </w:tr>
    </w:tbl>
    <w:p w14:paraId="4307EAA6" w14:textId="77777777" w:rsidR="00FB29D8" w:rsidRPr="00A25529" w:rsidRDefault="00FB29D8">
      <w:pPr>
        <w:pStyle w:val="pxtbody"/>
      </w:pPr>
    </w:p>
    <w:p w14:paraId="21C1CAC2" w14:textId="77777777" w:rsidR="00FB29D8" w:rsidRPr="00A25529" w:rsidRDefault="00FB29D8"/>
    <w:p w14:paraId="228C2FE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DURATION</w:t>
      </w:r>
    </w:p>
    <w:p w14:paraId="77163F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duration of this corporation shall be </w:t>
      </w:r>
      <w:r w:rsidRPr="00A25529">
        <w:rPr>
          <w:rStyle w:val="pxfinstr"/>
          <w:i/>
          <w:iCs/>
        </w:rPr>
        <w:t>[perpetual/from the date this certificate is filed by the Department of State until [date of expiration]/[specification of time period] from the date of filing of this certificate of incorporation/[specification of duration of corporation]]</w:t>
      </w:r>
      <w:r w:rsidRPr="00A25529">
        <w:t>.</w:t>
      </w:r>
    </w:p>
    <w:p w14:paraId="2B92E7D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DESIGNATION OF SECRETARY OF STATE ASAGENT FOR SERVICE OF PROCESS</w:t>
      </w:r>
    </w:p>
    <w:p w14:paraId="3DD5D8EF" w14:textId="77777777" w:rsidR="00E175B2" w:rsidRPr="00A25529" w:rsidRDefault="00FB29D8" w:rsidP="00E175B2">
      <w:pPr>
        <w:pStyle w:val="pxformp"/>
        <w:rPr>
          <w:ins w:id="2361" w:author="Cara Cardinale" w:date="2025-01-24T13:02: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designates the Secretary of State of the State of New York as its agent upon whom process against it may be served. The post office address of the corporation </w:t>
      </w:r>
      <w:r w:rsidRPr="00A25529">
        <w:rPr>
          <w:rStyle w:val="pxfinstr"/>
          <w:i/>
          <w:iCs/>
        </w:rPr>
        <w:t>[within/outside]</w:t>
      </w:r>
      <w:r w:rsidRPr="00A25529">
        <w:t xml:space="preserve"> the state to which the Secretary of State can mail a copy of any process against the corporation served upon the Secretary of State is as follows: </w:t>
      </w:r>
      <w:r w:rsidRPr="00A25529">
        <w:rPr>
          <w:rStyle w:val="pxfinstr"/>
          <w:i/>
          <w:iCs/>
        </w:rPr>
        <w:t>[mailing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w:t>
      </w:r>
      <w:r w:rsidRPr="00A25529">
        <w:rPr>
          <w:rStyle w:val="pxfinstr"/>
          <w:i/>
          <w:iCs/>
        </w:rPr>
        <w:t>[zip code of corporation]</w:t>
      </w:r>
      <w:r w:rsidRPr="00A25529">
        <w:t>.</w:t>
      </w:r>
      <w:ins w:id="2362" w:author="Cara Cardinale" w:date="2025-01-24T13:02:00Z">
        <w:r w:rsidR="00E175B2" w:rsidRPr="00A25529">
          <w:rPr>
            <w:rStyle w:val="pxfinstr"/>
            <w:i/>
            <w:iCs/>
          </w:rPr>
          <w:t xml:space="preserve"> </w:t>
        </w:r>
        <w:r w:rsidR="00E175B2" w:rsidRPr="00A25529">
          <w:t xml:space="preserve">&lt;finstr&gt;[OPTIONAL: The email address to which the Secretary of State shall email a notice of the fact that process against the corporation has been served electronically upon the Secretary of State is: </w:t>
        </w:r>
        <w:r w:rsidR="00E175B2" w:rsidRPr="00A25529">
          <w:rPr>
            <w:rStyle w:val="pxfinstr"/>
            <w:i/>
            <w:iCs/>
          </w:rPr>
          <w:t>[email address of corporation]</w:t>
        </w:r>
        <w:r w:rsidR="00E175B2" w:rsidRPr="00A25529">
          <w:t>]&lt;/finstr&gt;.</w:t>
        </w:r>
      </w:ins>
    </w:p>
    <w:p w14:paraId="4FF025E2" w14:textId="77777777" w:rsidR="00FB29D8" w:rsidRPr="00A25529" w:rsidRDefault="00FB29D8">
      <w:pPr>
        <w:pStyle w:val="pxformp"/>
      </w:pPr>
    </w:p>
    <w:p w14:paraId="4AEA3FD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DESIGNATION OF REGISTERED AGENT FORSERVICE OF PROCESS</w:t>
      </w:r>
      <w:r w:rsidRPr="00A25529">
        <w:rPr>
          <w:rStyle w:val="pxfinstr"/>
          <w:i/>
          <w:iCs/>
        </w:rPr>
        <w:t>[EITHER:]</w:t>
      </w:r>
    </w:p>
    <w:p w14:paraId="17A10F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additionally designates [name of individual], whose post office address is </w:t>
      </w:r>
      <w:r w:rsidRPr="00A25529">
        <w:rPr>
          <w:rStyle w:val="pxfinstr"/>
          <w:i/>
          <w:iCs/>
        </w:rPr>
        <w:t>[post office address of individual]</w:t>
      </w:r>
      <w:r w:rsidRPr="00A25529">
        <w:t xml:space="preserve">, </w:t>
      </w:r>
      <w:r w:rsidRPr="00A25529">
        <w:rPr>
          <w:rStyle w:val="pxfinstr"/>
          <w:i/>
          <w:iCs/>
        </w:rPr>
        <w:t>[name of city]</w:t>
      </w:r>
      <w:r w:rsidRPr="00A25529">
        <w:t xml:space="preserve">, State of New York </w:t>
      </w:r>
      <w:r w:rsidRPr="00A25529">
        <w:rPr>
          <w:rStyle w:val="pxfinstr"/>
          <w:i/>
          <w:iCs/>
        </w:rPr>
        <w:t>[zip code of individual]</w:t>
      </w:r>
      <w:r w:rsidRPr="00A25529">
        <w:t xml:space="preserve"> as its agent upon whom process against it may be served.</w:t>
      </w:r>
      <w:r w:rsidRPr="00A25529">
        <w:rPr>
          <w:rStyle w:val="pxfinstr"/>
          <w:i/>
          <w:iCs/>
        </w:rPr>
        <w:t>[OR:]</w:t>
      </w:r>
    </w:p>
    <w:p w14:paraId="18E231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additionally designates </w:t>
      </w:r>
      <w:r w:rsidRPr="00A25529">
        <w:rPr>
          <w:rStyle w:val="pxfinstr"/>
          <w:i/>
          <w:iCs/>
        </w:rPr>
        <w:t>[name of other corporation]</w:t>
      </w:r>
      <w:r w:rsidRPr="00A25529">
        <w:t xml:space="preserve">, </w:t>
      </w:r>
      <w:r w:rsidRPr="00A25529">
        <w:rPr>
          <w:rStyle w:val="pxfinstr"/>
          <w:i/>
          <w:iCs/>
        </w:rPr>
        <w:t>[incorporated under the laws of the State of New York/a foreign corporation authorized to do business in the State of New York]</w:t>
      </w:r>
      <w:r w:rsidRPr="00A25529">
        <w:t xml:space="preserve">, with offices at </w:t>
      </w:r>
      <w:r w:rsidRPr="00A25529">
        <w:rPr>
          <w:rStyle w:val="pxfinstr"/>
          <w:i/>
          <w:iCs/>
        </w:rPr>
        <w:t>[post office address of other corporation's office]</w:t>
      </w:r>
      <w:r w:rsidRPr="00A25529">
        <w:t xml:space="preserve">, </w:t>
      </w:r>
      <w:r w:rsidRPr="00A25529">
        <w:rPr>
          <w:rStyle w:val="pxfinstr"/>
          <w:i/>
          <w:iCs/>
        </w:rPr>
        <w:t>[name of city]</w:t>
      </w:r>
      <w:r w:rsidRPr="00A25529">
        <w:t xml:space="preserve">, State of New York </w:t>
      </w:r>
      <w:r w:rsidRPr="00A25529">
        <w:rPr>
          <w:rStyle w:val="pxfinstr"/>
          <w:i/>
          <w:iCs/>
        </w:rPr>
        <w:t>[zip code of other corporation's office]</w:t>
      </w:r>
      <w:r w:rsidRPr="00A25529">
        <w:t xml:space="preserve"> as its agent upon whom process against it may be served.</w:t>
      </w:r>
      <w:r w:rsidRPr="00A25529">
        <w:rPr>
          <w:rStyle w:val="pxfinstr"/>
          <w:i/>
          <w:iCs/>
        </w:rPr>
        <w:t>[OR:]</w:t>
      </w:r>
    </w:p>
    <w:p w14:paraId="38972E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No additional registered agent is designated for service of process. The Secretary of State of the State of New York, however, is the corporation's agent upon whom process against it may be served, as provided by ARTICLE VIII.</w:t>
      </w:r>
      <w:del w:id="2363" w:author="Cara Cardinale" w:date="2025-01-26T14:28:00Z">
        <w:r w:rsidRPr="00A25529" w:rsidDel="0062414C">
          <w:rPr>
            <w:rStyle w:val="pxfinstr"/>
            <w:i/>
            <w:iCs/>
          </w:rPr>
          <w:delText>[END OF CHOICES]</w:delText>
        </w:r>
      </w:del>
    </w:p>
    <w:p w14:paraId="1ADA215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APPROVALS AND CONSENTS</w:t>
      </w:r>
    </w:p>
    <w:p w14:paraId="3D3ED1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w:t>
      </w:r>
      <w:r w:rsidRPr="00A25529">
        <w:rPr>
          <w:rStyle w:val="pxfinstr"/>
          <w:i/>
          <w:iCs/>
        </w:rPr>
        <w:t>[is/is not]</w:t>
      </w:r>
      <w:r w:rsidRPr="00A25529">
        <w:t xml:space="preserve"> formed to engage in any activity or for any purpose requiring the consent or approval of any state official, department, board, agency or other body. </w:t>
      </w:r>
      <w:r w:rsidRPr="00A25529">
        <w:rPr>
          <w:rStyle w:val="pxfinstr"/>
          <w:i/>
          <w:iCs/>
        </w:rPr>
        <w:t>[No consent or approval is required/Such consent or approval is attached]</w:t>
      </w:r>
      <w:r w:rsidRPr="00A25529">
        <w:t>.</w:t>
      </w:r>
    </w:p>
    <w:p w14:paraId="2DF7870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MEMBERSHIP</w:t>
      </w:r>
    </w:p>
    <w:p w14:paraId="0C049A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authorized number, qualifications, and manner of admission of members of this corporation; the different classes of membership, if any; the property, voting, and other rights and privileges of members; the liability of members for dues and/or assessments and the method of collection of such dues and assessments; and the termination and transfer of membership </w:t>
      </w:r>
      <w:r w:rsidRPr="00A25529">
        <w:rPr>
          <w:rStyle w:val="pxfinstr"/>
          <w:i/>
          <w:iCs/>
        </w:rPr>
        <w:t>[are as follows: [specification of terms of membership]/shall be as set forth in the bylaws of this corporation]</w:t>
      </w:r>
      <w:r w:rsidRPr="00A25529">
        <w:t>.</w:t>
      </w:r>
    </w:p>
    <w:p w14:paraId="27AD8A2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MANAGEMENT OF CORPORATE AFFAIRS</w:t>
      </w:r>
    </w:p>
    <w:p w14:paraId="4798D3D4" w14:textId="77777777" w:rsidR="00FB29D8" w:rsidRPr="00A25529" w:rsidRDefault="00FB29D8">
      <w:pPr>
        <w:pStyle w:val="pxformfl"/>
        <w:ind w:left="500"/>
      </w:pPr>
      <w:r w:rsidRPr="00A25529">
        <w:t xml:space="preserve"> </w:t>
      </w:r>
    </w:p>
    <w:p w14:paraId="4D033C9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Board of Directors. </w:t>
      </w:r>
    </w:p>
    <w:p w14:paraId="103744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powers of this corporation shall be exercised, its properties controlled, and its affairs conducted by a board of </w:t>
      </w:r>
      <w:r w:rsidRPr="00A25529">
        <w:rPr>
          <w:rStyle w:val="pxfinstr"/>
          <w:i/>
          <w:iCs/>
        </w:rPr>
        <w:t>[number of directors]</w:t>
      </w:r>
      <w:r w:rsidRPr="00A25529">
        <w:t xml:space="preserve"> directors. The number of directors provided for in this Certificate of Incorporation may be changed by a bylaw duly adopted by the members entitled to vote.</w:t>
      </w:r>
    </w:p>
    <w:p w14:paraId="3342CA6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Election of Directors. </w:t>
      </w:r>
    </w:p>
    <w:p w14:paraId="245AD7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method of electing directors shall be </w:t>
      </w:r>
      <w:r w:rsidRPr="00A25529">
        <w:rPr>
          <w:rStyle w:val="pxfinstr"/>
          <w:i/>
          <w:iCs/>
        </w:rPr>
        <w:t>[as follows: [specification of method of election]/as set forth in the bylaws]</w:t>
      </w:r>
      <w:r w:rsidRPr="00A25529">
        <w:t>.</w:t>
      </w:r>
    </w:p>
    <w:p w14:paraId="4C1321B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Elective Officers. </w:t>
      </w:r>
    </w:p>
    <w:p w14:paraId="15020C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officers of this corporation shall be a President, a Vice President, a secretary, and a treasurer. Other offices and officers may be established or appointed by members of this corporation at any regular annual meeting or any special meeting of members called for such purpose. The qualifications, the time, and manner of electing or appointing the duties of, the terms of office of, and the manner of removing officers shall be </w:t>
      </w:r>
      <w:r w:rsidRPr="00A25529">
        <w:rPr>
          <w:rStyle w:val="pxfinstr"/>
          <w:i/>
          <w:iCs/>
        </w:rPr>
        <w:t>[as follows: [specification of manner of election]/as set forth in the bylaws]</w:t>
      </w:r>
      <w:r w:rsidRPr="00A25529">
        <w:t>.</w:t>
      </w:r>
    </w:p>
    <w:p w14:paraId="0AA0B77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Committees. </w:t>
      </w:r>
    </w:p>
    <w:p w14:paraId="52ABBA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shall have at least two </w:t>
      </w:r>
      <w:r w:rsidRPr="00A25529">
        <w:rPr>
          <w:rStyle w:val="pxfinstr"/>
          <w:i/>
          <w:iCs/>
        </w:rPr>
        <w:t>[type of committees]</w:t>
      </w:r>
      <w:r w:rsidRPr="00A25529">
        <w:t xml:space="preserve"> committees, as follows: The </w:t>
      </w:r>
      <w:r w:rsidRPr="00A25529">
        <w:rPr>
          <w:rStyle w:val="pxfinstr"/>
          <w:i/>
          <w:iCs/>
        </w:rPr>
        <w:t>[name of authority]</w:t>
      </w:r>
      <w:r w:rsidRPr="00A25529">
        <w:t xml:space="preserve"> shall elect annually, from its members, an executive committee of </w:t>
      </w:r>
      <w:r w:rsidRPr="00A25529">
        <w:rPr>
          <w:rStyle w:val="pxfinstr"/>
          <w:i/>
          <w:iCs/>
        </w:rPr>
        <w:t>[number of persons]</w:t>
      </w:r>
      <w:r w:rsidRPr="00A25529">
        <w:t xml:space="preserve"> persons and an admission committee of </w:t>
      </w:r>
      <w:r w:rsidRPr="00A25529">
        <w:rPr>
          <w:rStyle w:val="pxfinstr"/>
          <w:i/>
          <w:iCs/>
        </w:rPr>
        <w:t>[number of persons]</w:t>
      </w:r>
      <w:r w:rsidRPr="00A25529">
        <w:t xml:space="preserve"> persons. The powers and duties of these committees shall be as specified in the bylaws. Other committees and their powers and duties may be specified in the bylaws or may be appointed from time to time by the </w:t>
      </w:r>
      <w:r w:rsidRPr="00A25529">
        <w:rPr>
          <w:rStyle w:val="pxfinstr"/>
          <w:i/>
          <w:iCs/>
        </w:rPr>
        <w:t>[name of authority]</w:t>
      </w:r>
      <w:r w:rsidRPr="00A25529">
        <w:t>.</w:t>
      </w:r>
    </w:p>
    <w:p w14:paraId="212E2C3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XIII  INCOME FROM PUBLIC EVENTS</w:t>
      </w:r>
    </w:p>
    <w:p w14:paraId="03636D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If this </w:t>
      </w:r>
      <w:r w:rsidRPr="00A25529">
        <w:rPr>
          <w:rStyle w:val="pxfinstr"/>
          <w:i/>
          <w:iCs/>
        </w:rPr>
        <w:t>[club/association/[title of entity]]</w:t>
      </w:r>
      <w:r w:rsidRPr="00A25529">
        <w:t xml:space="preserve"> holds any events in which members of the general public are invited to participate for a fee, the net proceeds, if any, attributable to such participation by nonmembers will be paid over to an organization that is exempt from federal income tax under </w:t>
      </w:r>
      <w:r w:rsidRPr="00A25529">
        <w:rPr>
          <w:rStyle w:val="pxst"/>
          <w:color w:val="FF0000"/>
          <w:vertAlign w:val="superscript"/>
        </w:rPr>
        <w:t>►</w:t>
      </w:r>
      <w:r w:rsidRPr="00A25529">
        <w:rPr>
          <w:rStyle w:val="pxst"/>
        </w:rPr>
        <w:fldChar w:fldCharType="begin"/>
      </w:r>
      <w:r w:rsidRPr="00A25529">
        <w:rPr>
          <w:rStyle w:val="pxst"/>
        </w:rPr>
        <w:instrText>st.ref.id="I003T8Z"</w:instrText>
      </w:r>
      <w:r w:rsidRPr="00A25529">
        <w:rPr>
          <w:rStyle w:val="pxst"/>
        </w:rPr>
        <w:fldChar w:fldCharType="end"/>
      </w:r>
      <w:r w:rsidRPr="00A25529">
        <w:rPr>
          <w:rStyle w:val="pxst"/>
        </w:rPr>
        <w:t>Section 501(c)(3) of the Internal Revenue Code</w:t>
      </w:r>
      <w:r w:rsidRPr="00A25529">
        <w:t xml:space="preserve"> of </w:t>
      </w:r>
      <w:r w:rsidRPr="00A25529">
        <w:rPr>
          <w:rStyle w:val="pxfinstr"/>
          <w:i/>
          <w:iCs/>
        </w:rPr>
        <w:t>[identification of year]</w:t>
      </w:r>
      <w:r w:rsidRPr="00A25529">
        <w:t xml:space="preserve"> on an annual basis, unless this corporation itself is a tax-exempt organization under </w:t>
      </w:r>
      <w:r w:rsidRPr="00A25529">
        <w:rPr>
          <w:rStyle w:val="pxst"/>
          <w:color w:val="FF0000"/>
          <w:vertAlign w:val="superscript"/>
        </w:rPr>
        <w:t>►</w:t>
      </w:r>
      <w:r w:rsidRPr="00A25529">
        <w:rPr>
          <w:rStyle w:val="pxst"/>
        </w:rPr>
        <w:fldChar w:fldCharType="begin"/>
      </w:r>
      <w:r w:rsidRPr="00A25529">
        <w:rPr>
          <w:rStyle w:val="pxst"/>
        </w:rPr>
        <w:instrText>st.ref.id="I006MDV"</w:instrText>
      </w:r>
      <w:r w:rsidRPr="00A25529">
        <w:rPr>
          <w:rStyle w:val="pxst"/>
        </w:rPr>
        <w:fldChar w:fldCharType="end"/>
      </w:r>
      <w:r w:rsidRPr="00A25529">
        <w:rPr>
          <w:rStyle w:val="pxst"/>
        </w:rPr>
        <w:t>Section 501(c)(3) of the Internal Revenue Code</w:t>
      </w:r>
      <w:r w:rsidRPr="00A25529">
        <w:t>.</w:t>
      </w:r>
    </w:p>
    <w:p w14:paraId="1872B5E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XIV  BYLAWS</w:t>
      </w:r>
    </w:p>
    <w:p w14:paraId="03B919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Bylaws shall be hereafter adopted at the first meeting of the Board of Directors. Such bylaws may be amended or repealed, in whole or in part, by action of the Board of Directors or by the members at any regular or special meeting of the members called for such purpose. Any duly enacted amendments to the bylaws shall be binding on all members of this corporation, including those who may have voted against them.</w:t>
      </w:r>
    </w:p>
    <w:p w14:paraId="6F1A51D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  AMENDMENT OF CERTIFICATE</w:t>
      </w:r>
    </w:p>
    <w:p w14:paraId="5FC1AE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Amendments to this Certificate of Incorporation may be proposed by a resolution adopted by the Board of Directors and presented to a quorum of the members for their vote at an annual meeting or any special meeting called for such purpose. Amendments may be adopted by a vote of at least </w:t>
      </w:r>
      <w:r w:rsidRPr="00A25529">
        <w:rPr>
          <w:rStyle w:val="pxfinstr"/>
          <w:i/>
          <w:iCs/>
        </w:rPr>
        <w:t>[two-thirds/[number of voting members]]</w:t>
      </w:r>
      <w:r w:rsidRPr="00A25529">
        <w:t xml:space="preserve"> of a quorum of members present and voting either in person or by proxy.</w:t>
      </w:r>
    </w:p>
    <w:p w14:paraId="2452E36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  DISSOLUTION</w:t>
      </w:r>
    </w:p>
    <w:p w14:paraId="1AEA50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shall be dissolved and its affairs wound up </w:t>
      </w:r>
      <w:r w:rsidRPr="00A25529">
        <w:rPr>
          <w:rStyle w:val="pxfinstr"/>
          <w:i/>
          <w:iCs/>
        </w:rPr>
        <w:t>[specification of manner of voluntary dissolution]</w:t>
      </w:r>
      <w:r w:rsidRPr="00A25529">
        <w:t>.</w:t>
      </w:r>
    </w:p>
    <w:p w14:paraId="2A2656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method of distribution of assets on dissolution shall be </w:t>
      </w:r>
      <w:r w:rsidRPr="00A25529">
        <w:rPr>
          <w:rStyle w:val="pxfinstr"/>
          <w:i/>
          <w:iCs/>
        </w:rPr>
        <w:t>[as follows [specification of method of dissolution]/as set forth in the bylaws]</w:t>
      </w:r>
      <w:r w:rsidRPr="00A25529">
        <w:t>.</w:t>
      </w:r>
    </w:p>
    <w:p w14:paraId="1BC6538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XVII  MISCELLANEOUS</w:t>
      </w:r>
    </w:p>
    <w:p w14:paraId="227E0E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rPr>
          <w:rStyle w:val="pxfinstr"/>
          <w:i/>
          <w:iCs/>
        </w:rPr>
        <w:t>[Text of additional provisions]</w:t>
      </w:r>
      <w:r w:rsidRPr="00A25529">
        <w:t>.</w:t>
      </w:r>
    </w:p>
    <w:p w14:paraId="5911262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1F1426C"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incorporation]</w:t>
      </w:r>
    </w:p>
    <w:p w14:paraId="1F8DC8B5"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1D598653"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E82DBF9"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incorporators]</w:t>
      </w:r>
    </w:p>
    <w:p w14:paraId="4D3D8D5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[Addresses of incorporators]</w:t>
      </w:r>
    </w:p>
    <w:p w14:paraId="4D631632"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6D5757B9" w14:textId="77777777" w:rsidR="00FB29D8" w:rsidRPr="00A25529" w:rsidRDefault="00FB29D8">
      <w:pPr>
        <w:pStyle w:val="pxformnotes"/>
        <w:jc w:val="center"/>
        <w:rPr>
          <w:sz w:val="24"/>
          <w:szCs w:val="24"/>
        </w:rPr>
      </w:pPr>
      <w:r w:rsidRPr="00A25529">
        <w:rPr>
          <w:rStyle w:val="pxvis"/>
          <w:rFonts w:cs="Arial"/>
          <w:bCs/>
          <w:sz w:val="24"/>
          <w:szCs w:val="24"/>
          <w:rPrChange w:id="2364" w:author="Cara Cardinale" w:date="2025-03-04T10:36:00Z">
            <w:rPr>
              <w:rStyle w:val="pxvis"/>
              <w:rFonts w:cs="Arial"/>
              <w:bCs/>
              <w:szCs w:val="24"/>
            </w:rPr>
          </w:rPrChange>
        </w:rPr>
        <w:t>Notes to Form</w:t>
      </w:r>
    </w:p>
    <w:p w14:paraId="4ACD530F" w14:textId="77777777" w:rsidR="00FB29D8" w:rsidRPr="00A25529" w:rsidRDefault="00FB29D8">
      <w:pPr>
        <w:pStyle w:val="pxformnotes"/>
        <w:rPr>
          <w:sz w:val="24"/>
          <w:szCs w:val="24"/>
        </w:rPr>
      </w:pPr>
    </w:p>
    <w:p w14:paraId="41F85438" w14:textId="77777777" w:rsidR="00FB29D8" w:rsidRPr="00A25529" w:rsidRDefault="00FB29D8">
      <w:pPr>
        <w:pStyle w:val="pxformrefn"/>
      </w:pPr>
      <w:r w:rsidRPr="00A25529">
        <w:t xml:space="preserve">ARTICLE I. </w:t>
      </w:r>
    </w:p>
    <w:p w14:paraId="6EC3C627" w14:textId="77777777" w:rsidR="00FB29D8" w:rsidRPr="00A25529" w:rsidRDefault="00FB29D8">
      <w:pPr>
        <w:pStyle w:val="pxformrefnote"/>
        <w:spacing w:before="180"/>
      </w:pPr>
      <w:del w:id="2365" w:author="Cara Cardinale" w:date="2025-01-14T20:47:00Z">
        <w:r w:rsidRPr="00A25529" w:rsidDel="00CF1278">
          <w:delText>Drafter's Note</w:delText>
        </w:r>
      </w:del>
      <w:r w:rsidRPr="00A25529">
        <w:t xml:space="preserve"> </w:t>
      </w:r>
    </w:p>
    <w:p w14:paraId="6795AFE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st.ref.id="I003TA7"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del w:id="2366" w:author="Cara Cardinale" w:date="2025-01-24T12:42:00Z">
        <w:r w:rsidRPr="00A25529" w:rsidDel="00D50786">
          <w:delText>,</w:delText>
        </w:r>
      </w:del>
      <w:r w:rsidRPr="00A25529">
        <w:t xml:space="preserve"> sets out the general rules governing the requirements for corporate names for nonprofit corporations.</w:t>
      </w:r>
    </w:p>
    <w:p w14:paraId="7489A30E" w14:textId="77777777" w:rsidR="00FB29D8" w:rsidRPr="00A25529" w:rsidRDefault="00FB29D8">
      <w:pPr>
        <w:pStyle w:val="pxformrefrr"/>
        <w:rPr>
          <w:sz w:val="24"/>
          <w:szCs w:val="24"/>
        </w:rPr>
      </w:pPr>
      <w:r w:rsidRPr="00A25529">
        <w:rPr>
          <w:rStyle w:val="pxvis"/>
          <w:rFonts w:cs="Arial"/>
          <w:bCs/>
          <w:sz w:val="50"/>
          <w:rPrChange w:id="2367" w:author="Cara Cardinale" w:date="2025-03-04T10:36:00Z">
            <w:rPr>
              <w:rStyle w:val="pxvis"/>
              <w:rFonts w:cs="Arial"/>
              <w:bCs/>
            </w:rPr>
          </w:rPrChange>
        </w:rPr>
        <w:t>Research References</w:t>
      </w:r>
    </w:p>
    <w:p w14:paraId="5F41392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tk.ref.id="I006MF3"</w:instrText>
      </w:r>
      <w:r w:rsidRPr="00A25529">
        <w:rPr>
          <w:rStyle w:val="pxtk"/>
        </w:rPr>
        <w:fldChar w:fldCharType="end"/>
      </w:r>
      <w:r w:rsidRPr="00A25529">
        <w:rPr>
          <w:rStyle w:val="pxtk"/>
        </w:rPr>
        <w:t>West's Key Number Digest, Corporations and Business Organizations &amp;key;3374</w:t>
      </w:r>
    </w:p>
    <w:p w14:paraId="6439C0A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rc.ref.id="I009FJZ"</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368" w:author="Cara Cardinale" w:date="2025-01-22T21:20:00Z">
        <w:r w:rsidRPr="00A25529" w:rsidDel="00663E65">
          <w:rPr>
            <w:rStyle w:val="pxrc"/>
          </w:rPr>
          <w:delText>168 to 180</w:delText>
        </w:r>
      </w:del>
      <w:ins w:id="2369" w:author="Cara Cardinale" w:date="2025-01-22T21:20:00Z">
        <w:r w:rsidR="00663E65" w:rsidRPr="00A25529">
          <w:rPr>
            <w:rStyle w:val="pxrc"/>
          </w:rPr>
          <w:t>164 to 176</w:t>
        </w:r>
      </w:ins>
    </w:p>
    <w:p w14:paraId="16A12881" w14:textId="77777777" w:rsidR="00FB29D8" w:rsidRPr="00A25529" w:rsidRDefault="00FB29D8">
      <w:pPr>
        <w:pStyle w:val="pxformrefn"/>
      </w:pPr>
      <w:r w:rsidRPr="00A25529">
        <w:t xml:space="preserve">ARTICLES II and XIII. </w:t>
      </w:r>
    </w:p>
    <w:p w14:paraId="3F9BA22C" w14:textId="77777777" w:rsidR="00FB29D8" w:rsidRPr="00A25529" w:rsidRDefault="00FB29D8">
      <w:pPr>
        <w:pStyle w:val="pxformrefnote"/>
        <w:spacing w:before="180"/>
      </w:pPr>
      <w:del w:id="2370" w:author="Cara Cardinale" w:date="2025-01-14T20:47:00Z">
        <w:r w:rsidRPr="00A25529" w:rsidDel="00CF1278">
          <w:delText>Drafter's Note</w:delText>
        </w:r>
      </w:del>
      <w:r w:rsidRPr="00A25529">
        <w:t xml:space="preserve"> </w:t>
      </w:r>
    </w:p>
    <w:p w14:paraId="50A94C7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If the incorporated club wishes also to operate as an organization exempt from the payment of federal and state income taxes, it should be remembered that the tax exemption provided by </w:t>
      </w:r>
      <w:r w:rsidRPr="00A25529">
        <w:rPr>
          <w:rStyle w:val="pxst"/>
          <w:color w:val="FF0000"/>
          <w:vertAlign w:val="superscript"/>
        </w:rPr>
        <w:t>►</w:t>
      </w:r>
      <w:r w:rsidRPr="00A25529">
        <w:rPr>
          <w:rStyle w:val="pxst"/>
        </w:rPr>
        <w:fldChar w:fldCharType="begin"/>
      </w:r>
      <w:r w:rsidRPr="00A25529">
        <w:rPr>
          <w:rStyle w:val="pxst"/>
        </w:rPr>
        <w:instrText>st.ref.id="I00C8OV"</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501(a)</w:t>
      </w:r>
      <w:r w:rsidRPr="00A25529">
        <w:t xml:space="preserve"> for organizations described in </w:t>
      </w:r>
      <w:r w:rsidRPr="00A25529">
        <w:rPr>
          <w:rStyle w:val="pxst"/>
          <w:color w:val="FF0000"/>
          <w:vertAlign w:val="superscript"/>
        </w:rPr>
        <w:t>►</w:t>
      </w:r>
      <w:r w:rsidRPr="00A25529">
        <w:rPr>
          <w:rStyle w:val="pxst"/>
        </w:rPr>
        <w:fldChar w:fldCharType="begin"/>
      </w:r>
      <w:r w:rsidRPr="00A25529">
        <w:rPr>
          <w:rStyle w:val="pxst"/>
        </w:rPr>
        <w:instrText>st.ref.id="I00F1TR"</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501(c)(7)</w:t>
      </w:r>
      <w:r w:rsidRPr="00A25529">
        <w:t xml:space="preserve"> applies only to clubs that are organized and operated exclusively for pleasure, recreation, and other nonprofitable purposes but does not apply to any club if any part of its net earnings inures to the benefit of any private shareholder. </w:t>
      </w:r>
      <w:r w:rsidRPr="00A25529">
        <w:rPr>
          <w:rStyle w:val="pxst"/>
          <w:color w:val="FF0000"/>
          <w:vertAlign w:val="superscript"/>
        </w:rPr>
        <w:t>►</w:t>
      </w:r>
      <w:r w:rsidRPr="00A25529">
        <w:rPr>
          <w:rStyle w:val="pxst"/>
        </w:rPr>
        <w:fldChar w:fldCharType="begin"/>
      </w:r>
      <w:r w:rsidRPr="00A25529">
        <w:rPr>
          <w:rStyle w:val="pxst"/>
        </w:rPr>
        <w:instrText>st.ref.id="I00HUYN"</w:instrText>
      </w:r>
      <w:r w:rsidRPr="00A25529">
        <w:rPr>
          <w:rStyle w:val="pxst"/>
        </w:rPr>
        <w:fldChar w:fldCharType="end"/>
      </w:r>
      <w:r w:rsidRPr="00A25529">
        <w:rPr>
          <w:rStyle w:val="pxst"/>
        </w:rPr>
        <w:t xml:space="preserve">26 C.F.R. </w:t>
      </w:r>
      <w:r w:rsidRPr="00A25529">
        <w:rPr>
          <w:rStyle w:val="pxst"/>
          <w:vanish/>
        </w:rPr>
        <w:t>&amp;s;</w:t>
      </w:r>
      <w:r w:rsidRPr="00A25529">
        <w:rPr>
          <w:rStyle w:val="pxvis"/>
          <w:rFonts w:ascii="Times NewRoman" w:hAnsi="Times NewRoman"/>
          <w:b w:val="0"/>
          <w:sz w:val="24"/>
        </w:rPr>
        <w:t>§</w:t>
      </w:r>
      <w:r w:rsidRPr="00A25529">
        <w:rPr>
          <w:rStyle w:val="pxst"/>
        </w:rPr>
        <w:t>1.501(c)(7)-1(a)</w:t>
      </w:r>
      <w:r w:rsidRPr="00A25529">
        <w:t>.</w:t>
      </w:r>
    </w:p>
    <w:p w14:paraId="09E88E2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certificate of incorporation is discussed in </w:t>
      </w:r>
      <w:r w:rsidRPr="00A25529">
        <w:rPr>
          <w:rStyle w:val="pxx"/>
          <w:color w:val="FF0000"/>
          <w:vertAlign w:val="superscript"/>
        </w:rPr>
        <w:t>►</w:t>
      </w:r>
      <w:r w:rsidRPr="00A25529">
        <w:rPr>
          <w:rStyle w:val="pxx"/>
        </w:rPr>
        <w:fldChar w:fldCharType="begin"/>
      </w:r>
      <w:r w:rsidRPr="00A25529">
        <w:rPr>
          <w:rStyle w:val="pxx"/>
        </w:rPr>
        <w:instrText>x.ref.id="I05YDX8"</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30:68 et seq.</w:t>
      </w:r>
    </w:p>
    <w:p w14:paraId="39A2958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Checklists of matters that must and may be included in the certificate of incorporation are set forth in </w:t>
      </w:r>
      <w:r w:rsidRPr="00A25529">
        <w:rPr>
          <w:rStyle w:val="pxx"/>
          <w:color w:val="FF0000"/>
          <w:vertAlign w:val="superscript"/>
        </w:rPr>
        <w:t>►</w:t>
      </w:r>
      <w:r w:rsidRPr="00A25529">
        <w:rPr>
          <w:rStyle w:val="pxx"/>
        </w:rPr>
        <w:fldChar w:fldCharType="begin"/>
      </w:r>
      <w:r w:rsidRPr="00A25529">
        <w:rPr>
          <w:rStyle w:val="pxx"/>
        </w:rPr>
        <w:instrText>x.ref.id="I05U67W"</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30:55, 30:56</w:t>
      </w:r>
      <w:r w:rsidRPr="00A25529">
        <w:t>.</w:t>
      </w:r>
    </w:p>
    <w:p w14:paraId="2D50608C" w14:textId="77777777" w:rsidR="00FB29D8" w:rsidRPr="00A25529" w:rsidRDefault="00FB29D8">
      <w:pPr>
        <w:pStyle w:val="pxformrefn"/>
      </w:pPr>
      <w:r w:rsidRPr="00A25529">
        <w:t xml:space="preserve">ARTICLE III. </w:t>
      </w:r>
    </w:p>
    <w:p w14:paraId="7F94AD47" w14:textId="77777777" w:rsidR="00FB29D8" w:rsidRPr="00A25529" w:rsidRDefault="00FB29D8">
      <w:pPr>
        <w:pStyle w:val="pxformrefnote"/>
        <w:spacing w:before="180"/>
      </w:pPr>
      <w:del w:id="2371" w:author="Cara Cardinale" w:date="2025-01-14T20:47:00Z">
        <w:r w:rsidRPr="00A25529" w:rsidDel="00CF1278">
          <w:delText>Drafter's Note</w:delText>
        </w:r>
      </w:del>
      <w:r w:rsidRPr="00A25529">
        <w:t xml:space="preserve"> </w:t>
      </w:r>
    </w:p>
    <w:p w14:paraId="05C8758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corporation may be formed under the N.Y. Not-for-Profit Corporation Law for any one or more of the purposes specified in the Law. See </w:t>
      </w:r>
      <w:r w:rsidRPr="00A25529">
        <w:rPr>
          <w:rStyle w:val="pxst"/>
          <w:color w:val="FF0000"/>
          <w:vertAlign w:val="superscript"/>
        </w:rPr>
        <w:t>►</w:t>
      </w:r>
      <w:r w:rsidRPr="00A25529">
        <w:rPr>
          <w:rStyle w:val="pxst"/>
        </w:rPr>
        <w:fldChar w:fldCharType="begin"/>
      </w:r>
      <w:r w:rsidRPr="00A25529">
        <w:rPr>
          <w:rStyle w:val="pxst"/>
        </w:rPr>
        <w:instrText>st.ref.id="I009FK1"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7650A15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It is not necessary to set forth in the certificate of incorporation any of the corporate powers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st.ref.id="I00C8OX"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w:t>
      </w:r>
      <w:r w:rsidRPr="00A25529">
        <w:t>.</w:t>
      </w:r>
    </w:p>
    <w:p w14:paraId="0E4976E5" w14:textId="77777777" w:rsidR="00FB29D8" w:rsidRPr="00A25529" w:rsidRDefault="00FB29D8">
      <w:pPr>
        <w:pStyle w:val="pxformrefrr"/>
        <w:rPr>
          <w:sz w:val="24"/>
          <w:szCs w:val="24"/>
        </w:rPr>
      </w:pPr>
      <w:r w:rsidRPr="00A25529">
        <w:rPr>
          <w:rStyle w:val="pxvis"/>
          <w:rFonts w:cs="Arial"/>
          <w:bCs/>
          <w:sz w:val="50"/>
          <w:rPrChange w:id="2372" w:author="Cara Cardinale" w:date="2025-03-04T10:36:00Z">
            <w:rPr>
              <w:rStyle w:val="pxvis"/>
              <w:rFonts w:cs="Arial"/>
              <w:bCs/>
            </w:rPr>
          </w:rPrChange>
        </w:rPr>
        <w:t>Research References</w:t>
      </w:r>
    </w:p>
    <w:p w14:paraId="3362FA5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rc.ref.id="I00F1TT"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373" w:author="Cara Cardinale" w:date="2025-01-19T13:12:00Z">
        <w:r w:rsidRPr="00A25529" w:rsidDel="00F86204">
          <w:rPr>
            <w:rStyle w:val="pxrc"/>
          </w:rPr>
          <w:delText>59, 60</w:delText>
        </w:r>
      </w:del>
      <w:ins w:id="2374" w:author="Cara Cardinale" w:date="2025-01-19T13:12:00Z">
        <w:r w:rsidR="00F86204" w:rsidRPr="00A25529">
          <w:rPr>
            <w:rStyle w:val="pxrc"/>
          </w:rPr>
          <w:t>57, 58</w:t>
        </w:r>
      </w:ins>
      <w:r w:rsidRPr="00A25529">
        <w:rPr>
          <w:rStyle w:val="pxrc"/>
        </w:rPr>
        <w:t xml:space="preserve">, </w:t>
      </w:r>
      <w:del w:id="2375" w:author="Cara Cardinale" w:date="2025-01-24T12:18:00Z">
        <w:r w:rsidRPr="00A25529" w:rsidDel="00CF1386">
          <w:rPr>
            <w:rStyle w:val="pxrc"/>
          </w:rPr>
          <w:delText>422</w:delText>
        </w:r>
      </w:del>
      <w:ins w:id="2376" w:author="Cara Cardinale" w:date="2025-01-24T12:18:00Z">
        <w:r w:rsidR="00CF1386" w:rsidRPr="00A25529">
          <w:rPr>
            <w:rStyle w:val="pxrc"/>
          </w:rPr>
          <w:t>421</w:t>
        </w:r>
      </w:ins>
    </w:p>
    <w:p w14:paraId="772AE2EC" w14:textId="77777777" w:rsidR="00FB29D8" w:rsidRPr="00A25529" w:rsidRDefault="00FB29D8">
      <w:pPr>
        <w:pStyle w:val="pxformrefn"/>
      </w:pPr>
      <w:r w:rsidRPr="00A25529">
        <w:t xml:space="preserve">ARTICLE IV. </w:t>
      </w:r>
    </w:p>
    <w:p w14:paraId="43507996" w14:textId="77777777" w:rsidR="00FB29D8" w:rsidRPr="00A25529" w:rsidRDefault="00FB29D8">
      <w:pPr>
        <w:pStyle w:val="pxformrefnote"/>
        <w:spacing w:before="180"/>
      </w:pPr>
      <w:del w:id="2377" w:author="Cara Cardinale" w:date="2025-01-14T20:47:00Z">
        <w:r w:rsidRPr="00A25529" w:rsidDel="00CF1278">
          <w:delText>Drafter's Note</w:delText>
        </w:r>
      </w:del>
      <w:r w:rsidRPr="00A25529">
        <w:t xml:space="preserve"> </w:t>
      </w:r>
    </w:p>
    <w:p w14:paraId="0155411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Prior to its amendment, four types of not-for-profit corporations, Types A, B, C and D, were provided for. These four types have been replaced with two types, charitable and noncharitable.</w:t>
      </w:r>
    </w:p>
    <w:p w14:paraId="3EAEE1C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sidRPr="00A25529">
        <w:rPr>
          <w:rStyle w:val="pxst"/>
          <w:color w:val="FF0000"/>
          <w:vertAlign w:val="superscript"/>
        </w:rPr>
        <w:t>►</w:t>
      </w:r>
      <w:r w:rsidRPr="00A25529">
        <w:rPr>
          <w:rStyle w:val="pxst"/>
        </w:rPr>
        <w:fldChar w:fldCharType="begin"/>
      </w:r>
      <w:r w:rsidRPr="00A25529">
        <w:rPr>
          <w:rStyle w:val="pxst"/>
        </w:rPr>
        <w:instrText>st.ref.id="I003TFX"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561861A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For complete discussion of types of not-for-profit corporations, see </w:t>
      </w:r>
      <w:r w:rsidRPr="00A25529">
        <w:rPr>
          <w:rStyle w:val="pxx"/>
          <w:color w:val="FF0000"/>
          <w:vertAlign w:val="superscript"/>
        </w:rPr>
        <w:t>►</w:t>
      </w:r>
      <w:r w:rsidRPr="00A25529">
        <w:rPr>
          <w:rStyle w:val="pxx"/>
        </w:rPr>
        <w:fldChar w:fldCharType="begin"/>
      </w:r>
      <w:r w:rsidRPr="00A25529">
        <w:rPr>
          <w:rStyle w:val="pxx"/>
        </w:rPr>
        <w:instrText>x.ref.id="I006MKT"</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066A76D" w14:textId="77777777" w:rsidR="00FB29D8" w:rsidRPr="00A25529" w:rsidRDefault="00FB29D8">
      <w:pPr>
        <w:pStyle w:val="pxformrefn"/>
      </w:pPr>
      <w:r w:rsidRPr="00A25529">
        <w:t xml:space="preserve">ARTICLE VI. </w:t>
      </w:r>
    </w:p>
    <w:p w14:paraId="7D31A1B6" w14:textId="77777777" w:rsidR="00FB29D8" w:rsidRPr="00A25529" w:rsidRDefault="00FB29D8">
      <w:pPr>
        <w:pStyle w:val="pxformrefnote"/>
        <w:spacing w:before="180"/>
      </w:pPr>
      <w:del w:id="2378" w:author="Cara Cardinale" w:date="2025-01-14T20:47:00Z">
        <w:r w:rsidRPr="00A25529" w:rsidDel="00CF1278">
          <w:delText>Drafter's Note</w:delText>
        </w:r>
      </w:del>
      <w:r w:rsidRPr="00A25529">
        <w:t xml:space="preserve"> </w:t>
      </w:r>
    </w:p>
    <w:p w14:paraId="7415CE4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board of directors of a not-for-profit corporation must consist of three or more directors; the initial number of directors is implied by the listing of names and addresses of the initial directors in the certificate of incorporation. Thereafter, the number (never less than three) may be fixed by the bylaws or, in the case of a corporation having members, by action of the members or of the board under the specific provisions of a bylaw adopted by the members. If not otherwise fixed, the number of directors will be three. See </w:t>
      </w:r>
      <w:r w:rsidRPr="00A25529">
        <w:rPr>
          <w:rStyle w:val="pxst"/>
          <w:color w:val="FF0000"/>
          <w:vertAlign w:val="superscript"/>
        </w:rPr>
        <w:t>►</w:t>
      </w:r>
      <w:r w:rsidRPr="00A25529">
        <w:rPr>
          <w:rStyle w:val="pxst"/>
        </w:rPr>
        <w:fldChar w:fldCharType="begin"/>
      </w:r>
      <w:r w:rsidRPr="00A25529">
        <w:rPr>
          <w:rStyle w:val="pxst"/>
        </w:rPr>
        <w:instrText>st.ref.id="I009FPP"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0396AE0B" w14:textId="77777777" w:rsidR="00FB29D8" w:rsidRPr="00A25529" w:rsidRDefault="00FB29D8">
      <w:pPr>
        <w:pStyle w:val="pxformrefrr"/>
        <w:rPr>
          <w:sz w:val="24"/>
          <w:szCs w:val="24"/>
        </w:rPr>
      </w:pPr>
      <w:r w:rsidRPr="00A25529">
        <w:rPr>
          <w:rStyle w:val="pxvis"/>
          <w:rFonts w:cs="Arial"/>
          <w:bCs/>
          <w:sz w:val="50"/>
          <w:rPrChange w:id="2379" w:author="Cara Cardinale" w:date="2025-03-04T10:36:00Z">
            <w:rPr>
              <w:rStyle w:val="pxvis"/>
              <w:rFonts w:cs="Arial"/>
              <w:bCs/>
            </w:rPr>
          </w:rPrChange>
        </w:rPr>
        <w:t>Research References</w:t>
      </w:r>
    </w:p>
    <w:p w14:paraId="469F9D6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rc.ref.id="I003TFZ"</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ins w:id="2380" w:author="Cara Cardinale" w:date="2025-01-19T12:38:00Z">
        <w:r w:rsidR="00890239" w:rsidRPr="00A25529">
          <w:rPr>
            <w:rStyle w:val="pxrc"/>
          </w:rPr>
          <w:t>1</w:t>
        </w:r>
      </w:ins>
      <w:del w:id="2381" w:author="Cara Cardinale" w:date="2025-01-19T12:38:00Z">
        <w:r w:rsidRPr="00A25529" w:rsidDel="00890239">
          <w:rPr>
            <w:rStyle w:val="pxrc"/>
          </w:rPr>
          <w:delText>2</w:delText>
        </w:r>
      </w:del>
    </w:p>
    <w:p w14:paraId="74668E92" w14:textId="77777777" w:rsidR="00FB29D8" w:rsidRPr="00A25529" w:rsidRDefault="00FB29D8">
      <w:pPr>
        <w:pStyle w:val="pxformrefn"/>
      </w:pPr>
      <w:r w:rsidRPr="00A25529">
        <w:t xml:space="preserve">ARTICLE VIII. </w:t>
      </w:r>
    </w:p>
    <w:p w14:paraId="1D78778B" w14:textId="77777777" w:rsidR="00FB29D8" w:rsidRPr="00A25529" w:rsidRDefault="00FB29D8">
      <w:pPr>
        <w:pStyle w:val="pxformrefnote"/>
        <w:spacing w:before="180"/>
      </w:pPr>
      <w:del w:id="2382" w:author="Cara Cardinale" w:date="2025-01-14T20:47:00Z">
        <w:r w:rsidRPr="00A25529" w:rsidDel="00CF1278">
          <w:delText>Drafter's Note</w:delText>
        </w:r>
      </w:del>
      <w:r w:rsidRPr="00A25529">
        <w:t xml:space="preserve"> </w:t>
      </w:r>
    </w:p>
    <w:p w14:paraId="318ED6C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Secretary of State is the agent of every domestic corporation formed under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st.ref.id="I006MKV"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ins w:id="2383" w:author="Cara Cardinale" w:date="2025-01-23T11:38:00Z">
        <w:r w:rsidR="0039748F" w:rsidRPr="00A25529">
          <w:t xml:space="preserve">The corporation may include an email address to which the secretary of state shall email a notice of the fact that process against it has been electronically served upon him or her. </w:t>
        </w:r>
      </w:ins>
      <w:r w:rsidRPr="00A25529">
        <w:rPr>
          <w:rStyle w:val="pxst"/>
          <w:color w:val="FF0000"/>
          <w:vertAlign w:val="superscript"/>
        </w:rPr>
        <w:t>►</w:t>
      </w:r>
      <w:r w:rsidRPr="00A25529">
        <w:rPr>
          <w:rStyle w:val="pxst"/>
        </w:rPr>
        <w:fldChar w:fldCharType="begin"/>
      </w:r>
      <w:r w:rsidRPr="00A25529">
        <w:rPr>
          <w:rStyle w:val="pxst"/>
        </w:rPr>
        <w:instrText>st.ref.id="I009FPR"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4FD179FC" w14:textId="77777777" w:rsidR="00FB29D8" w:rsidRPr="00A25529" w:rsidRDefault="00FB29D8">
      <w:pPr>
        <w:pStyle w:val="pxformrefrr"/>
        <w:rPr>
          <w:sz w:val="24"/>
          <w:szCs w:val="24"/>
        </w:rPr>
      </w:pPr>
      <w:r w:rsidRPr="00A25529">
        <w:rPr>
          <w:rStyle w:val="pxvis"/>
          <w:rFonts w:cs="Arial"/>
          <w:bCs/>
          <w:sz w:val="50"/>
          <w:rPrChange w:id="2384" w:author="Cara Cardinale" w:date="2025-03-04T10:36:00Z">
            <w:rPr>
              <w:rStyle w:val="pxvis"/>
              <w:rFonts w:cs="Arial"/>
              <w:bCs/>
            </w:rPr>
          </w:rPrChange>
        </w:rPr>
        <w:t>Research References</w:t>
      </w:r>
    </w:p>
    <w:p w14:paraId="3241AA8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rc.ref.id="I00C8UN"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ins w:id="2385" w:author="Cara Cardinale" w:date="2025-01-19T12:38:00Z">
        <w:r w:rsidR="00890239" w:rsidRPr="00A25529">
          <w:rPr>
            <w:rStyle w:val="pxrc"/>
          </w:rPr>
          <w:t>1</w:t>
        </w:r>
      </w:ins>
      <w:del w:id="2386" w:author="Cara Cardinale" w:date="2025-01-19T12:38:00Z">
        <w:r w:rsidRPr="00A25529" w:rsidDel="00890239">
          <w:rPr>
            <w:rStyle w:val="pxrc"/>
          </w:rPr>
          <w:delText>2</w:delText>
        </w:r>
      </w:del>
      <w:r w:rsidRPr="00A25529">
        <w:rPr>
          <w:rStyle w:val="pxrc"/>
        </w:rPr>
        <w:t xml:space="preserve">, </w:t>
      </w:r>
      <w:del w:id="2387" w:author="Cara Cardinale" w:date="2025-01-24T12:19:00Z">
        <w:r w:rsidRPr="00A25529" w:rsidDel="00CF1386">
          <w:rPr>
            <w:rStyle w:val="pxrc"/>
          </w:rPr>
          <w:delText>1065</w:delText>
        </w:r>
      </w:del>
      <w:ins w:id="2388" w:author="Cara Cardinale" w:date="2025-01-24T12:19:00Z">
        <w:r w:rsidR="00CF1386" w:rsidRPr="00A25529">
          <w:rPr>
            <w:rStyle w:val="pxrc"/>
          </w:rPr>
          <w:t>1062</w:t>
        </w:r>
      </w:ins>
    </w:p>
    <w:p w14:paraId="1C3747FF" w14:textId="77777777" w:rsidR="00FB29D8" w:rsidRPr="00A25529" w:rsidRDefault="00FB29D8">
      <w:pPr>
        <w:pStyle w:val="pxformrefn"/>
      </w:pPr>
      <w:r w:rsidRPr="00A25529">
        <w:t xml:space="preserve">ARTICLE IX. </w:t>
      </w:r>
    </w:p>
    <w:p w14:paraId="0FD1C467" w14:textId="77777777" w:rsidR="00FB29D8" w:rsidRPr="00A25529" w:rsidRDefault="00FB29D8">
      <w:pPr>
        <w:pStyle w:val="pxformrefnote"/>
        <w:spacing w:before="180"/>
      </w:pPr>
      <w:del w:id="2389" w:author="Cara Cardinale" w:date="2025-01-14T20:47:00Z">
        <w:r w:rsidRPr="00A25529" w:rsidDel="00CF1278">
          <w:delText>Drafter's Note</w:delText>
        </w:r>
      </w:del>
      <w:r w:rsidRPr="00A25529">
        <w:t xml:space="preserve"> </w:t>
      </w:r>
    </w:p>
    <w:p w14:paraId="7D6850D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not-for-profit corporation is not required to have a registered agent, inasmuch as the statute is couched in permissive language. See </w:t>
      </w:r>
      <w:r w:rsidRPr="00A25529">
        <w:rPr>
          <w:rStyle w:val="pxst"/>
          <w:color w:val="FF0000"/>
          <w:vertAlign w:val="superscript"/>
        </w:rPr>
        <w:t>►</w:t>
      </w:r>
      <w:r w:rsidRPr="00A25529">
        <w:rPr>
          <w:rStyle w:val="pxst"/>
        </w:rPr>
        <w:fldChar w:fldCharType="begin"/>
      </w:r>
      <w:r w:rsidRPr="00A25529">
        <w:rPr>
          <w:rStyle w:val="pxst"/>
        </w:rPr>
        <w:instrText>st.ref.id="I00F1ZJ"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 xml:space="preserve">. In any event, however, the Secretary of State will be the agent for service of process against the corporation (see </w:t>
      </w:r>
      <w:r w:rsidRPr="00A25529">
        <w:rPr>
          <w:rStyle w:val="pxst"/>
          <w:color w:val="FF0000"/>
          <w:vertAlign w:val="superscript"/>
        </w:rPr>
        <w:t>►</w:t>
      </w:r>
      <w:r w:rsidRPr="00A25529">
        <w:rPr>
          <w:rStyle w:val="pxst"/>
        </w:rPr>
        <w:fldChar w:fldCharType="begin"/>
      </w:r>
      <w:r w:rsidRPr="00A25529">
        <w:rPr>
          <w:rStyle w:val="pxst"/>
        </w:rPr>
        <w:instrText>st.ref.id="I00HV4F"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and must be designated as such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st.ref.id="I00KO9B"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402(a)(7)</w:t>
      </w:r>
      <w:r w:rsidRPr="00A25529">
        <w:t>.</w:t>
      </w:r>
    </w:p>
    <w:p w14:paraId="25F18B5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business address in the State of New York; or (2) a domestic corporation or a foreign corporation of any type or kind formed, or authorized to conduct business, in the State of New York, under the N.Y. Not-for-Profit Corp. Law or other state statute. </w:t>
      </w:r>
      <w:r w:rsidRPr="00A25529">
        <w:rPr>
          <w:rStyle w:val="pxst"/>
          <w:color w:val="FF0000"/>
          <w:vertAlign w:val="superscript"/>
        </w:rPr>
        <w:t>►</w:t>
      </w:r>
      <w:r w:rsidRPr="00A25529">
        <w:rPr>
          <w:rStyle w:val="pxst"/>
        </w:rPr>
        <w:fldChar w:fldCharType="begin"/>
      </w:r>
      <w:r w:rsidRPr="00A25529">
        <w:rPr>
          <w:rStyle w:val="pxst"/>
        </w:rPr>
        <w:instrText>st.ref.id="I00NHE7"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w:t>
      </w:r>
    </w:p>
    <w:p w14:paraId="3E7B569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For the procedure for serving process on a registered agent, see </w:t>
      </w:r>
      <w:r w:rsidRPr="00A25529">
        <w:rPr>
          <w:rStyle w:val="pxst"/>
          <w:color w:val="FF0000"/>
          <w:vertAlign w:val="superscript"/>
        </w:rPr>
        <w:t>►</w:t>
      </w:r>
      <w:r w:rsidRPr="00A25529">
        <w:rPr>
          <w:rStyle w:val="pxst"/>
        </w:rPr>
        <w:fldChar w:fldCharType="begin"/>
      </w:r>
      <w:r w:rsidRPr="00A25529">
        <w:rPr>
          <w:rStyle w:val="pxst"/>
        </w:rPr>
        <w:instrText>st.ref.id="I003TG2"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306</w:t>
      </w:r>
      <w:r w:rsidRPr="00A25529">
        <w:t>.</w:t>
      </w:r>
    </w:p>
    <w:p w14:paraId="1CB6558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designation of a registered agent may be made, revoked, or changed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st.ref.id="I006MKY"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305(b)</w:t>
      </w:r>
      <w:r w:rsidRPr="00A25529">
        <w:t xml:space="preserve">. This means that the designation may only be made in the certificate of incorporation and that any designation (if the corporation made no designation in its original certificate of incorporation), change, or revocation must be made by amending the certificate. See </w:t>
      </w:r>
      <w:r w:rsidRPr="00A25529">
        <w:rPr>
          <w:rStyle w:val="pxst"/>
          <w:color w:val="FF0000"/>
          <w:vertAlign w:val="superscript"/>
        </w:rPr>
        <w:t>►</w:t>
      </w:r>
      <w:r w:rsidRPr="00A25529">
        <w:rPr>
          <w:rStyle w:val="pxst"/>
        </w:rPr>
        <w:fldChar w:fldCharType="begin"/>
      </w:r>
      <w:r w:rsidRPr="00A25529">
        <w:rPr>
          <w:rStyle w:val="pxst"/>
        </w:rPr>
        <w:instrText>st.ref.id="I009FPU"</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801(b)(8), 802(c)(3)</w:t>
      </w:r>
      <w:r w:rsidRPr="00A25529">
        <w:t>.</w:t>
      </w:r>
    </w:p>
    <w:p w14:paraId="19FBA7A9" w14:textId="77777777" w:rsidR="00FB29D8" w:rsidRPr="00A25529" w:rsidRDefault="00FB29D8">
      <w:pPr>
        <w:pStyle w:val="pxformrefrr"/>
        <w:rPr>
          <w:sz w:val="24"/>
          <w:szCs w:val="24"/>
        </w:rPr>
      </w:pPr>
      <w:r w:rsidRPr="00A25529">
        <w:rPr>
          <w:rStyle w:val="pxvis"/>
          <w:rFonts w:cs="Arial"/>
          <w:bCs/>
          <w:sz w:val="50"/>
          <w:rPrChange w:id="2390" w:author="Cara Cardinale" w:date="2025-03-04T10:36:00Z">
            <w:rPr>
              <w:rStyle w:val="pxvis"/>
              <w:rFonts w:cs="Arial"/>
              <w:bCs/>
            </w:rPr>
          </w:rPrChange>
        </w:rPr>
        <w:t>Research References</w:t>
      </w:r>
    </w:p>
    <w:p w14:paraId="665BB7C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rc.ref.id="I00F1ZM"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391" w:author="Cara Cardinale" w:date="2025-01-23T11:55:00Z">
        <w:r w:rsidRPr="00A25529" w:rsidDel="008B225B">
          <w:rPr>
            <w:rStyle w:val="pxrc"/>
          </w:rPr>
          <w:delText>1065, 1066</w:delText>
        </w:r>
      </w:del>
      <w:ins w:id="2392" w:author="Cara Cardinale" w:date="2025-01-23T11:55:00Z">
        <w:r w:rsidR="008B225B" w:rsidRPr="00A25529">
          <w:rPr>
            <w:rStyle w:val="pxrc"/>
          </w:rPr>
          <w:t>1062, 1063</w:t>
        </w:r>
      </w:ins>
    </w:p>
    <w:p w14:paraId="67A69F77" w14:textId="77777777" w:rsidR="00FB29D8" w:rsidRPr="00A25529" w:rsidRDefault="00FB29D8">
      <w:pPr>
        <w:pStyle w:val="pxformrefn"/>
      </w:pPr>
      <w:r w:rsidRPr="00A25529">
        <w:t xml:space="preserve">ARTICLE XVI. </w:t>
      </w:r>
    </w:p>
    <w:p w14:paraId="7E408553" w14:textId="77777777" w:rsidR="00FB29D8" w:rsidRPr="00A25529" w:rsidRDefault="00FB29D8">
      <w:pPr>
        <w:pStyle w:val="pxformrefnote"/>
        <w:spacing w:before="180"/>
      </w:pPr>
      <w:del w:id="2393" w:author="Cara Cardinale" w:date="2025-01-14T20:47:00Z">
        <w:r w:rsidRPr="00A25529" w:rsidDel="00CF1278">
          <w:delText>Drafter's Note</w:delText>
        </w:r>
      </w:del>
      <w:r w:rsidRPr="00A25529">
        <w:t xml:space="preserve"> </w:t>
      </w:r>
    </w:p>
    <w:p w14:paraId="0C47ACF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nonjudicial dissolution of a not-for-profit corporation must be initiated by the adoption by its board of directors of a plan for its dissolution and the distribution of its assets. This plan must implement any provision in the certificate of incorporation prescribing the distributive rights of its members. </w:t>
      </w:r>
      <w:r w:rsidRPr="00A25529">
        <w:rPr>
          <w:rStyle w:val="pxst"/>
          <w:color w:val="FF0000"/>
          <w:vertAlign w:val="superscript"/>
        </w:rPr>
        <w:t>►</w:t>
      </w:r>
      <w:r w:rsidRPr="00A25529">
        <w:rPr>
          <w:rStyle w:val="pxst"/>
        </w:rPr>
        <w:fldChar w:fldCharType="begin"/>
      </w:r>
      <w:r w:rsidRPr="00A25529">
        <w:rPr>
          <w:rStyle w:val="pxst"/>
        </w:rPr>
        <w:instrText>st.ref.id="I003TG4"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1001(a)</w:t>
      </w:r>
      <w:r w:rsidRPr="00A25529">
        <w:t xml:space="preserve">. If the corporation is a charitable corporation and has no assets to distribute and no liabilities at the time of dissolution, the plan of dissolution must include a statement to that effect. </w:t>
      </w:r>
      <w:r w:rsidRPr="00A25529">
        <w:rPr>
          <w:rStyle w:val="pxst"/>
          <w:color w:val="FF0000"/>
          <w:vertAlign w:val="superscript"/>
        </w:rPr>
        <w:t>►</w:t>
      </w:r>
      <w:r w:rsidRPr="00A25529">
        <w:rPr>
          <w:rStyle w:val="pxst"/>
        </w:rPr>
        <w:fldChar w:fldCharType="begin"/>
      </w:r>
      <w:r w:rsidRPr="00A25529">
        <w:rPr>
          <w:rStyle w:val="pxst"/>
        </w:rPr>
        <w:instrText>st.ref.id="I006ML0"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1001(b)</w:t>
      </w:r>
      <w:r w:rsidRPr="00A25529">
        <w:t>.</w:t>
      </w:r>
    </w:p>
    <w:p w14:paraId="34C3B4F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Upon adopting a plan of dissolution and distribution of assets, the board must submit it to a vote of the members. The plan must be approved at a meeting of members by two-thirds vote as provided by statute, provided, however, that if the corporation is a charitable corporation, other than a corporation incorporated pursuant to the law governing public cemetery corporations, the vote required by the corporation's board of directors for adoption of the plan of dissolution of such a corporation or by the corporation's members for the authorization thereof will be:</w:t>
      </w:r>
    </w:p>
    <w:p w14:paraId="5302E9E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(1) In the case of a vote by the board of directors: (i) the number of directors required under the certificate of incorporation, bylaws, the Not-for-Profit Corporation Law and any other applicable law; or (ii) if the number of directors actually holding office as such at the time of the vote to adopt the plan is less than the number required to constitute a quorum of directors under the certificate of incorporation, the bylaws, the Not-for-Profit Corporation Law or any other applicable law, the remaining directors unanimously; and</w:t>
      </w:r>
    </w:p>
    <w:p w14:paraId="31D54D1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(2) In the case of a vote by the members, (i) the number of members required under the certificate of incorporation, bylaws, the Not-for-Profit Corporation Law and any other applicable law; or (ii) by the vote of members authorized by an order of the Supreme Court pursuant to statute permitting the corporation to dispense with the applicable quorum requirement. </w:t>
      </w:r>
      <w:r w:rsidRPr="00A25529">
        <w:rPr>
          <w:rStyle w:val="pxst"/>
          <w:color w:val="FF0000"/>
          <w:vertAlign w:val="superscript"/>
        </w:rPr>
        <w:t>►</w:t>
      </w:r>
      <w:r w:rsidRPr="00A25529">
        <w:rPr>
          <w:rStyle w:val="pxst"/>
        </w:rPr>
        <w:fldChar w:fldCharType="begin"/>
      </w:r>
      <w:r w:rsidRPr="00A25529">
        <w:rPr>
          <w:rStyle w:val="pxst"/>
        </w:rPr>
        <w:instrText>st.ref.id="I009FPW"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1002(a)</w:t>
      </w:r>
      <w:r w:rsidRPr="00A25529">
        <w:t xml:space="preserve">. If there are no members entitled to vote on the dissolution of the corporation, the plan of dissolution and distribution of assets is deemed authorized upon its adoption by the board. </w:t>
      </w:r>
      <w:r w:rsidRPr="00A25529">
        <w:rPr>
          <w:rStyle w:val="pxst"/>
          <w:color w:val="FF0000"/>
          <w:vertAlign w:val="superscript"/>
        </w:rPr>
        <w:t>►</w:t>
      </w:r>
      <w:r w:rsidRPr="00A25529">
        <w:rPr>
          <w:rStyle w:val="pxst"/>
        </w:rPr>
        <w:fldChar w:fldCharType="begin"/>
      </w:r>
      <w:r w:rsidRPr="00A25529">
        <w:rPr>
          <w:rStyle w:val="pxst"/>
        </w:rPr>
        <w:instrText>st.ref.id="I00C8US"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1002(b)</w:t>
      </w:r>
      <w:r w:rsidRPr="00A25529">
        <w:t>.</w:t>
      </w:r>
    </w:p>
    <w:p w14:paraId="5EFC42D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Whenever a statute creating or authorizing the formation of a corporation requires approval by a governmental body or officer for the formation of such corporation, dissolution may not be authorized without the approval of such body or officer. </w:t>
      </w:r>
      <w:r w:rsidRPr="00A25529">
        <w:rPr>
          <w:rStyle w:val="pxst"/>
          <w:color w:val="FF0000"/>
          <w:vertAlign w:val="superscript"/>
        </w:rPr>
        <w:t>►</w:t>
      </w:r>
      <w:r w:rsidRPr="00A25529">
        <w:rPr>
          <w:rStyle w:val="pxst"/>
        </w:rPr>
        <w:fldChar w:fldCharType="begin"/>
      </w:r>
      <w:r w:rsidRPr="00A25529">
        <w:rPr>
          <w:rStyle w:val="pxst"/>
        </w:rPr>
        <w:instrText>st.ref.id="I003TG6"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1002(c)</w:t>
      </w:r>
      <w:r w:rsidRPr="00A25529">
        <w:t>.</w:t>
      </w:r>
    </w:p>
    <w:p w14:paraId="0E9C8B1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plan of dissolution and distribution of assets must have annexed thereto the approval of the Attorney General in the case of a charitable corporation and in the case of any noncharitable corporation which holds assets at the time of dissolution legally required to be used for a particular purpose. </w:t>
      </w:r>
      <w:r w:rsidRPr="00A25529">
        <w:rPr>
          <w:rStyle w:val="pxst"/>
          <w:color w:val="FF0000"/>
          <w:vertAlign w:val="superscript"/>
        </w:rPr>
        <w:t>►</w:t>
      </w:r>
      <w:r w:rsidRPr="00A25529">
        <w:rPr>
          <w:rStyle w:val="pxst"/>
        </w:rPr>
        <w:fldChar w:fldCharType="begin"/>
      </w:r>
      <w:r w:rsidRPr="00A25529">
        <w:rPr>
          <w:rStyle w:val="pxst"/>
        </w:rPr>
        <w:instrText>st.ref.id="I006ML2"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1002(d)(1)</w:t>
      </w:r>
      <w:r w:rsidRPr="00A25529">
        <w:t xml:space="preserve">. Application to the Attorney General for such approval is by verified petition, with the plan of dissolution and distribution of assets and certified copies of the consents prescribed by this provision annexed thereto. </w:t>
      </w:r>
      <w:r w:rsidRPr="00A25529">
        <w:rPr>
          <w:rStyle w:val="pxst"/>
          <w:color w:val="FF0000"/>
          <w:vertAlign w:val="superscript"/>
        </w:rPr>
        <w:t>►</w:t>
      </w:r>
      <w:r w:rsidRPr="00A25529">
        <w:rPr>
          <w:rStyle w:val="pxst"/>
        </w:rPr>
        <w:fldChar w:fldCharType="begin"/>
      </w:r>
      <w:r w:rsidRPr="00A25529">
        <w:rPr>
          <w:rStyle w:val="pxst"/>
        </w:rPr>
        <w:instrText>st.ref.id="I009FPY"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1002(d)(2)</w:t>
      </w:r>
      <w:r w:rsidRPr="00A25529">
        <w:t>.</w:t>
      </w:r>
    </w:p>
    <w:p w14:paraId="268FF30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In lieu of the vote of members referred to above, nonjudicial dissolution of a not-for-profit corporation can be effected by written or electronic consent of the members without a meeting, as the statute states that whenever members may take action by vote, such action may be taken without a meeting on written or electronic consent of all the members entitled to vote thereon. </w:t>
      </w:r>
      <w:r w:rsidRPr="00A25529">
        <w:rPr>
          <w:rStyle w:val="pxst"/>
          <w:color w:val="FF0000"/>
          <w:vertAlign w:val="superscript"/>
        </w:rPr>
        <w:t>►</w:t>
      </w:r>
      <w:r w:rsidRPr="00A25529">
        <w:rPr>
          <w:rStyle w:val="pxst"/>
        </w:rPr>
        <w:fldChar w:fldCharType="begin"/>
      </w:r>
      <w:r w:rsidRPr="00A25529">
        <w:rPr>
          <w:rStyle w:val="pxst"/>
        </w:rPr>
        <w:instrText>st.ref.id="I00C8UU"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614(a)</w:t>
      </w:r>
      <w:r w:rsidRPr="00A25529">
        <w:t xml:space="preserve">. Written or electronic consent thus given by all members entitled to vote has the same effect as a unanimous vote of members. </w:t>
      </w:r>
      <w:r w:rsidRPr="00A25529">
        <w:rPr>
          <w:rStyle w:val="pxst"/>
          <w:color w:val="FF0000"/>
          <w:vertAlign w:val="superscript"/>
        </w:rPr>
        <w:t>►</w:t>
      </w:r>
      <w:r w:rsidRPr="00A25529">
        <w:rPr>
          <w:rStyle w:val="pxst"/>
        </w:rPr>
        <w:fldChar w:fldCharType="begin"/>
      </w:r>
      <w:r w:rsidRPr="00A25529">
        <w:rPr>
          <w:rStyle w:val="pxst"/>
        </w:rPr>
        <w:instrText>st.ref.id="I00F1ZQ"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614(b)</w:t>
      </w:r>
      <w:r w:rsidRPr="00A25529">
        <w:t xml:space="preserve">. Moreover, when there are no members of record, such action may be taken on the written consent signed by a majority in interest of the subscribers for capital certificates whose subscriptions have been accepted or their successors in interest or, if no subscription has been accepted, on the written consent signed by the incorporator or a majority of the incorporators. </w:t>
      </w:r>
      <w:r w:rsidRPr="00A25529">
        <w:rPr>
          <w:rStyle w:val="pxst"/>
          <w:color w:val="FF0000"/>
          <w:vertAlign w:val="superscript"/>
        </w:rPr>
        <w:t>►</w:t>
      </w:r>
      <w:r w:rsidRPr="00A25529">
        <w:rPr>
          <w:rStyle w:val="pxst"/>
        </w:rPr>
        <w:fldChar w:fldCharType="begin"/>
      </w:r>
      <w:r w:rsidRPr="00A25529">
        <w:rPr>
          <w:rStyle w:val="pxst"/>
        </w:rPr>
        <w:instrText>st.ref.id="I00HV4M"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614(c)</w:t>
      </w:r>
      <w:r w:rsidRPr="00A25529">
        <w:t xml:space="preserve">. Under such circumstances, when there are two or more incorporators, if any dies or is for any reason unable to act, the other or others may act, but, if there is no incorporator able to act, any person for whom an incorporator was acting as agent may act in his or her stead, or, if such other person also dies or is for any reason unable to act, his or her legal representative may act. </w:t>
      </w:r>
      <w:r w:rsidRPr="00A25529">
        <w:rPr>
          <w:rStyle w:val="pxst"/>
          <w:color w:val="FF0000"/>
          <w:vertAlign w:val="superscript"/>
        </w:rPr>
        <w:t>►</w:t>
      </w:r>
      <w:r w:rsidRPr="00A25529">
        <w:rPr>
          <w:rStyle w:val="pxst"/>
        </w:rPr>
        <w:fldChar w:fldCharType="begin"/>
      </w:r>
      <w:r w:rsidRPr="00A25529">
        <w:rPr>
          <w:rStyle w:val="pxst"/>
        </w:rPr>
        <w:instrText>st.ref.id="I00KO9I"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614(c)</w:t>
      </w:r>
      <w:r w:rsidRPr="00A25529">
        <w:t>.</w:t>
      </w:r>
    </w:p>
    <w:p w14:paraId="7B6B23F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N.Y. Not-for-Profit Corporation Law makes special provisions for the dissolution of an incorporated firefighter's benevolent association created by act of the legislature. </w:t>
      </w:r>
      <w:r w:rsidRPr="00A25529">
        <w:rPr>
          <w:rStyle w:val="pxst"/>
          <w:color w:val="FF0000"/>
          <w:vertAlign w:val="superscript"/>
        </w:rPr>
        <w:t>►</w:t>
      </w:r>
      <w:r w:rsidRPr="00A25529">
        <w:rPr>
          <w:rStyle w:val="pxst"/>
        </w:rPr>
        <w:fldChar w:fldCharType="begin"/>
      </w:r>
      <w:r w:rsidRPr="00A25529">
        <w:rPr>
          <w:rStyle w:val="pxst"/>
        </w:rPr>
        <w:instrText>st.ref.id="I003THC"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1013</w:t>
      </w:r>
      <w:r w:rsidRPr="00A25529">
        <w:t xml:space="preserve">. Likewise, special statutory provisions exist for the dissolution of a Young Men's or a Young Women's Christian Association which ceases to carry out the objects set forth in its certificate of incorporation, according to the general rules of the national board of such associations, or abandons or discontinues for one year the use of any of its property for such objects. </w:t>
      </w:r>
      <w:r w:rsidRPr="00A25529">
        <w:rPr>
          <w:rStyle w:val="pxst"/>
          <w:color w:val="FF0000"/>
          <w:vertAlign w:val="superscript"/>
        </w:rPr>
        <w:t>►</w:t>
      </w:r>
      <w:r w:rsidRPr="00A25529">
        <w:rPr>
          <w:rStyle w:val="pxst"/>
        </w:rPr>
        <w:fldChar w:fldCharType="begin"/>
      </w:r>
      <w:r w:rsidRPr="00A25529">
        <w:rPr>
          <w:rStyle w:val="pxst"/>
        </w:rPr>
        <w:instrText>st.ref.id="I006MM8"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1404(d)</w:t>
      </w:r>
      <w:r w:rsidRPr="00A25529">
        <w:t>.</w:t>
      </w:r>
    </w:p>
    <w:p w14:paraId="584EAA91" w14:textId="77777777" w:rsidR="00FB29D8" w:rsidRPr="00A25529" w:rsidRDefault="00FB29D8">
      <w:pPr>
        <w:pStyle w:val="pxformrefrr"/>
        <w:rPr>
          <w:sz w:val="24"/>
          <w:szCs w:val="24"/>
        </w:rPr>
      </w:pPr>
      <w:r w:rsidRPr="00A25529">
        <w:rPr>
          <w:rStyle w:val="pxvis"/>
          <w:rFonts w:cs="Arial"/>
          <w:bCs/>
          <w:sz w:val="50"/>
          <w:rPrChange w:id="2394" w:author="Cara Cardinale" w:date="2025-03-04T10:36:00Z">
            <w:rPr>
              <w:rStyle w:val="pxvis"/>
              <w:rFonts w:cs="Arial"/>
              <w:bCs/>
            </w:rPr>
          </w:rPrChange>
        </w:rPr>
        <w:t>Research References</w:t>
      </w:r>
    </w:p>
    <w:p w14:paraId="5CF26A9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rc.ref.id="I05YDIY"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395" w:author="Cara Cardinale" w:date="2025-01-22T12:36:00Z">
        <w:r w:rsidRPr="00A25529" w:rsidDel="00B747E7">
          <w:rPr>
            <w:rStyle w:val="pxrc"/>
          </w:rPr>
          <w:delText>1361 to 1369</w:delText>
        </w:r>
      </w:del>
      <w:ins w:id="2396" w:author="Cara Cardinale" w:date="2025-01-22T12:36:00Z">
        <w:r w:rsidR="00B747E7" w:rsidRPr="00A25529">
          <w:rPr>
            <w:rStyle w:val="pxrc"/>
          </w:rPr>
          <w:t>1328 to 1336</w:t>
        </w:r>
      </w:ins>
    </w:p>
    <w:p w14:paraId="5AF034F7" w14:textId="77777777" w:rsidR="00FB29D8" w:rsidRPr="00A25529" w:rsidRDefault="00FB29D8">
      <w:pPr>
        <w:pStyle w:val="pxformrefn"/>
      </w:pPr>
      <w:r w:rsidRPr="00A25529">
        <w:t xml:space="preserve">ARTICLE XVII. </w:t>
      </w:r>
    </w:p>
    <w:p w14:paraId="4C2CC936" w14:textId="77777777" w:rsidR="00FB29D8" w:rsidRPr="00A25529" w:rsidRDefault="00FB29D8">
      <w:pPr>
        <w:pStyle w:val="pxformrefnote"/>
        <w:spacing w:before="180"/>
      </w:pPr>
      <w:del w:id="2397" w:author="Cara Cardinale" w:date="2025-01-14T20:47:00Z">
        <w:r w:rsidRPr="00A25529" w:rsidDel="00CF1278">
          <w:delText>Drafter's Note</w:delText>
        </w:r>
      </w:del>
      <w:r w:rsidRPr="00A25529">
        <w:t xml:space="preserve"> </w:t>
      </w:r>
    </w:p>
    <w:p w14:paraId="6D30028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certificate of incorporation may include any provision, not inconsistent with law, that the incorporator(s) may choose to insert for the regulation of the internal affairs of the corporation, including types or classes of membership and the distribution of assets on dissolution or final liquidation. See </w:t>
      </w:r>
      <w:r w:rsidRPr="00A25529">
        <w:rPr>
          <w:rStyle w:val="pxst"/>
          <w:color w:val="FF0000"/>
          <w:vertAlign w:val="superscript"/>
        </w:rPr>
        <w:t>►</w:t>
      </w:r>
      <w:r w:rsidRPr="00A25529">
        <w:rPr>
          <w:rStyle w:val="pxst"/>
        </w:rPr>
        <w:fldChar w:fldCharType="begin"/>
      </w:r>
      <w:r w:rsidRPr="00A25529">
        <w:rPr>
          <w:rStyle w:val="pxst"/>
        </w:rPr>
        <w:instrText>st.ref.id="I05U5TM"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402(c)</w:t>
      </w:r>
      <w:r w:rsidRPr="00A25529">
        <w:t>.</w:t>
      </w:r>
    </w:p>
    <w:p w14:paraId="65DD835A" w14:textId="77777777" w:rsidR="00FB29D8" w:rsidRPr="00A25529" w:rsidRDefault="00FB29D8">
      <w:pPr>
        <w:pStyle w:val="pxformrefp"/>
        <w:rPr>
          <w:ins w:id="2398" w:author="Cara Cardinale" w:date="2025-03-02T14:34: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The additional provisions should only be provisions required or permitted by the N.Y. Not-for-Profit Corporation Law for the regulations of the internal affairs of a corporation.</w:t>
      </w:r>
    </w:p>
    <w:p w14:paraId="7E050835" w14:textId="77777777" w:rsidR="00142C5E" w:rsidRPr="00A25529" w:rsidRDefault="00142C5E" w:rsidP="00142C5E">
      <w:pPr>
        <w:rPr>
          <w:ins w:id="2399" w:author="Cara Cardinale" w:date="2025-03-02T14:34:00Z"/>
        </w:rPr>
      </w:pPr>
    </w:p>
    <w:p w14:paraId="2218C467" w14:textId="77777777" w:rsidR="00142C5E" w:rsidRPr="00A25529" w:rsidDel="00221E40" w:rsidRDefault="00142C5E" w:rsidP="00142C5E">
      <w:pPr>
        <w:rPr>
          <w:del w:id="2400" w:author="Cara Cardinale" w:date="2025-03-02T14:44:00Z"/>
        </w:rPr>
        <w:pPrChange w:id="2401" w:author="Cara Cardinale" w:date="2025-03-02T14:34:00Z">
          <w:pPr>
            <w:pStyle w:val="pxformrefp"/>
          </w:pPr>
        </w:pPrChange>
      </w:pPr>
    </w:p>
    <w:p w14:paraId="2B3373AB" w14:textId="77777777" w:rsidR="00FB29D8" w:rsidRPr="00A25529" w:rsidRDefault="00FB29D8">
      <w:pPr>
        <w:pStyle w:val="pxs"/>
        <w:spacing w:before="180"/>
        <w:rPr>
          <w:rPrChange w:id="2402" w:author="Cara Cardinale" w:date="2025-03-04T10:36:00Z">
            <w:rPr>
              <w:sz w:val="27"/>
            </w:rPr>
          </w:rPrChange>
        </w:rPr>
      </w:pPr>
      <w:r w:rsidRPr="00A25529">
        <w:rPr>
          <w:rPrChange w:id="2403" w:author="Cara Cardinale" w:date="2025-03-04T10:36:00Z">
            <w:rPr>
              <w:sz w:val="27"/>
            </w:rPr>
          </w:rPrChange>
        </w:rPr>
        <w:t>30:71. Certificate of incorporation</w:t>
      </w:r>
      <w:r w:rsidRPr="00A25529">
        <w:rPr>
          <w:rStyle w:val="pxsep"/>
        </w:rPr>
        <w:t xml:space="preserve">-- </w:t>
      </w:r>
      <w:r w:rsidRPr="00A25529">
        <w:rPr>
          <w:rPrChange w:id="2404" w:author="Cara Cardinale" w:date="2025-03-04T10:36:00Z">
            <w:rPr>
              <w:sz w:val="27"/>
            </w:rPr>
          </w:rPrChange>
        </w:rPr>
        <w:t>Alumni association</w:t>
      </w:r>
    </w:p>
    <w:p w14:paraId="6FE92F33" w14:textId="77777777" w:rsidR="00FB29D8" w:rsidRPr="00A25529" w:rsidRDefault="00FB29D8">
      <w:pPr>
        <w:pStyle w:val="pxov"/>
        <w:rPr>
          <w:vanish/>
        </w:rPr>
      </w:pPr>
      <w:r w:rsidRPr="00A25529">
        <w:rPr>
          <w:vanish/>
        </w:rPr>
        <w:t>FMS</w:t>
      </w:r>
    </w:p>
    <w:p w14:paraId="5FC4ADB0" w14:textId="77777777" w:rsidR="00FB29D8" w:rsidRPr="00A25529" w:rsidRDefault="00FB29D8">
      <w:pPr>
        <w:pStyle w:val="pxov"/>
        <w:rPr>
          <w:vanish/>
        </w:rPr>
      </w:pPr>
      <w:r w:rsidRPr="00A25529">
        <w:rPr>
          <w:vanish/>
        </w:rPr>
        <w:t>NFP</w:t>
      </w:r>
    </w:p>
    <w:p w14:paraId="17482403" w14:textId="77777777" w:rsidR="00FB29D8" w:rsidRPr="00A25529" w:rsidRDefault="00FB29D8">
      <w:pPr>
        <w:pStyle w:val="pxov"/>
        <w:rPr>
          <w:vanish/>
        </w:rPr>
      </w:pPr>
      <w:r w:rsidRPr="00A25529">
        <w:rPr>
          <w:vanish/>
        </w:rPr>
        <w:t>COL</w:t>
      </w:r>
    </w:p>
    <w:p w14:paraId="459A5038" w14:textId="77777777" w:rsidR="00FB29D8" w:rsidRPr="00A25529" w:rsidRDefault="00FB29D8">
      <w:pPr>
        <w:pStyle w:val="pxov"/>
        <w:rPr>
          <w:vanish/>
        </w:rPr>
      </w:pPr>
      <w:r w:rsidRPr="00A25529">
        <w:rPr>
          <w:vanish/>
        </w:rPr>
        <w:t>FCV</w:t>
      </w:r>
    </w:p>
    <w:p w14:paraId="4C0458F9" w14:textId="77777777" w:rsidR="00FB29D8" w:rsidRPr="00A25529" w:rsidRDefault="00FB29D8">
      <w:pPr>
        <w:pStyle w:val="pxov"/>
        <w:rPr>
          <w:vanish/>
        </w:rPr>
      </w:pPr>
      <w:r w:rsidRPr="00A25529">
        <w:rPr>
          <w:vanish/>
        </w:rPr>
        <w:t>FTR</w:t>
      </w:r>
    </w:p>
    <w:p w14:paraId="5DD6201F" w14:textId="77777777" w:rsidR="00FB29D8" w:rsidRPr="00A25529" w:rsidRDefault="00FB29D8">
      <w:pPr>
        <w:pStyle w:val="pxov"/>
        <w:rPr>
          <w:vanish/>
        </w:rPr>
      </w:pPr>
      <w:r w:rsidRPr="00A25529">
        <w:rPr>
          <w:vanish/>
        </w:rPr>
        <w:t>EBL</w:t>
      </w:r>
    </w:p>
    <w:p w14:paraId="7A9B3307" w14:textId="77777777" w:rsidR="00FB29D8" w:rsidRPr="00A25529" w:rsidRDefault="00FB29D8">
      <w:pPr>
        <w:pStyle w:val="pxov"/>
        <w:rPr>
          <w:vanish/>
        </w:rPr>
      </w:pPr>
      <w:r w:rsidRPr="00A25529">
        <w:rPr>
          <w:vanish/>
        </w:rPr>
        <w:t>TEM</w:t>
      </w:r>
    </w:p>
    <w:p w14:paraId="2F0197B8" w14:textId="77777777" w:rsidR="00FB29D8" w:rsidRPr="00A25529" w:rsidRDefault="00FB29D8">
      <w:pPr>
        <w:pStyle w:val="pxov"/>
        <w:rPr>
          <w:vanish/>
        </w:rPr>
      </w:pPr>
      <w:r w:rsidRPr="00A25529">
        <w:rPr>
          <w:vanish/>
        </w:rPr>
        <w:t>MTD</w:t>
      </w:r>
    </w:p>
    <w:p w14:paraId="6B263134"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form.fid="Id54a13601b6411e684899cfd92da4eb0"</w:instrText>
      </w:r>
      <w:r w:rsidRPr="00A25529">
        <w:fldChar w:fldCharType="end"/>
      </w:r>
    </w:p>
    <w:p w14:paraId="333A7D0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st.ref.id="I05PY4A"</w:instrText>
      </w:r>
      <w:r w:rsidRPr="00A25529">
        <w:rPr>
          <w:rStyle w:val="pxst"/>
        </w:rPr>
        <w:fldChar w:fldCharType="end"/>
      </w:r>
      <w:r w:rsidRPr="00A25529">
        <w:rPr>
          <w:rStyle w:val="pxst"/>
        </w:rPr>
        <w:t>SECTION 402 OF THE N.Y. NOT-FOR-PROFIT CORPORATION LAW</w:t>
      </w:r>
    </w:p>
    <w:p w14:paraId="65DBF1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We, the undersigned, acting as incorporators of a corporation under the N.Y. Not-for-Profit Corporation Law, do hereby adopt the following Certificate of Incorporation for such corporation:</w:t>
      </w:r>
    </w:p>
    <w:p w14:paraId="41C21CEE" w14:textId="77777777" w:rsidR="00FB29D8" w:rsidRPr="00A25529" w:rsidRDefault="00FB29D8">
      <w:pPr>
        <w:pStyle w:val="pxformfl"/>
        <w:ind w:left="500"/>
      </w:pPr>
      <w:r w:rsidRPr="00A25529">
        <w:t xml:space="preserve"> </w:t>
      </w:r>
    </w:p>
    <w:p w14:paraId="4EDCAEA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03250E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name of the corporation is </w:t>
      </w:r>
      <w:r w:rsidRPr="00A25529">
        <w:rPr>
          <w:rStyle w:val="pxfinstr"/>
          <w:i/>
          <w:iCs/>
        </w:rPr>
        <w:t>[name of corporation]</w:t>
      </w:r>
      <w:r w:rsidRPr="00A25529">
        <w:t>.</w:t>
      </w:r>
    </w:p>
    <w:p w14:paraId="3FA9B8B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NOT-FOR-PROFIT STATUS</w:t>
      </w:r>
    </w:p>
    <w:p w14:paraId="6D20F0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corporation is a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as defined in </w:t>
      </w:r>
      <w:r w:rsidRPr="00A25529">
        <w:rPr>
          <w:rStyle w:val="pxst"/>
          <w:color w:val="FF0000"/>
          <w:vertAlign w:val="superscript"/>
        </w:rPr>
        <w:t>►</w:t>
      </w:r>
      <w:r w:rsidRPr="00A25529">
        <w:rPr>
          <w:rStyle w:val="pxst"/>
        </w:rPr>
        <w:fldChar w:fldCharType="begin"/>
      </w:r>
      <w:r w:rsidRPr="00A25529">
        <w:rPr>
          <w:rStyle w:val="pxst"/>
        </w:rPr>
        <w:instrText>st.ref.id="I00C8W2"</w:instrText>
      </w:r>
      <w:r w:rsidRPr="00A25529">
        <w:rPr>
          <w:rStyle w:val="pxst"/>
        </w:rPr>
        <w:fldChar w:fldCharType="end"/>
      </w:r>
      <w:r w:rsidRPr="00A25529">
        <w:rPr>
          <w:rStyle w:val="pxst"/>
        </w:rPr>
        <w:t>Subparagraph (a)(5) of Section 102 of the Not-for-Profit Corp. Law</w:t>
      </w:r>
      <w:r w:rsidRPr="00A25529">
        <w:t>.</w:t>
      </w:r>
    </w:p>
    <w:p w14:paraId="23BCCD7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PURPOSES AND POWERS</w:t>
      </w:r>
    </w:p>
    <w:p w14:paraId="1D2270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specific and primary purposes for which this corporation is organized are as follows:</w:t>
      </w:r>
    </w:p>
    <w:p w14:paraId="4D4848CD" w14:textId="77777777" w:rsidR="00FB29D8" w:rsidRPr="00A25529" w:rsidRDefault="00FB29D8">
      <w:pPr>
        <w:pStyle w:val="pxformfl"/>
        <w:ind w:left="500"/>
      </w:pPr>
      <w:r w:rsidRPr="00A25529">
        <w:t xml:space="preserve"> </w:t>
      </w:r>
    </w:p>
    <w:p w14:paraId="691DB8A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344223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unite the graduates of the </w:t>
      </w:r>
      <w:r w:rsidRPr="00A25529">
        <w:rPr>
          <w:rStyle w:val="pxfinstr"/>
          <w:i/>
          <w:iCs/>
        </w:rPr>
        <w:t>[name of hospital]</w:t>
      </w:r>
      <w:r w:rsidRPr="00A25529">
        <w:t xml:space="preserve"> School of Nursing in order to promote the highest excellence in the science and art of nursing and to cultivate closer professional relationship and good fellowship among the graduates of the school.</w:t>
      </w:r>
    </w:p>
    <w:p w14:paraId="685BCC1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24B17A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advance the interest of the </w:t>
      </w:r>
      <w:r w:rsidRPr="00A25529">
        <w:rPr>
          <w:rStyle w:val="pxfinstr"/>
          <w:i/>
          <w:iCs/>
        </w:rPr>
        <w:t>[name of hospital]</w:t>
      </w:r>
      <w:r w:rsidRPr="00A25529">
        <w:t xml:space="preserve"> School of Nursing in the expectation and hope of making it one of the foremost among institutions of its type in the United States.</w:t>
      </w:r>
    </w:p>
    <w:p w14:paraId="47BD17E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3C4A71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cooperate with District No. </w:t>
      </w:r>
      <w:r w:rsidRPr="00A25529">
        <w:rPr>
          <w:rStyle w:val="pxfinstr"/>
          <w:i/>
          <w:iCs/>
        </w:rPr>
        <w:t>[number of district]</w:t>
      </w:r>
      <w:r w:rsidRPr="00A25529">
        <w:t xml:space="preserve"> of the </w:t>
      </w:r>
      <w:r w:rsidRPr="00A25529">
        <w:rPr>
          <w:rStyle w:val="pxfinstr"/>
          <w:i/>
          <w:iCs/>
        </w:rPr>
        <w:t>[name of state nurses' association]</w:t>
      </w:r>
      <w:r w:rsidRPr="00A25529">
        <w:t xml:space="preserve"> and with the American Nurses Association in the promotion of the professional and educational enhancement of nursing.</w:t>
      </w:r>
    </w:p>
    <w:p w14:paraId="0EE2B6A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2A8649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To extend aid to those in need and to provide for the care of sick members.</w:t>
      </w:r>
    </w:p>
    <w:p w14:paraId="7CC4B12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20CE3B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create, manage, and control a fund, to be known as the </w:t>
      </w:r>
      <w:r w:rsidRPr="00A25529">
        <w:rPr>
          <w:vanish/>
        </w:rPr>
        <w:t>&amp;ldquo;</w:t>
      </w:r>
      <w:r w:rsidRPr="00A25529">
        <w:rPr>
          <w:rStyle w:val="pxvis"/>
          <w:rFonts w:ascii="Times NewRoman" w:hAnsi="Times NewRoman"/>
          <w:b w:val="0"/>
          <w:sz w:val="24"/>
        </w:rPr>
        <w:t>“</w:t>
      </w:r>
      <w:r w:rsidRPr="00A25529">
        <w:t>Alumni Fund,</w:t>
      </w:r>
      <w:r w:rsidRPr="00A25529">
        <w:rPr>
          <w:vanish/>
        </w:rPr>
        <w:t>&amp;rdquo;</w:t>
      </w:r>
      <w:r w:rsidRPr="00A25529">
        <w:rPr>
          <w:rStyle w:val="pxvis"/>
          <w:rFonts w:ascii="Times NewRoman" w:hAnsi="Times NewRoman"/>
          <w:b w:val="0"/>
          <w:sz w:val="24"/>
        </w:rPr>
        <w:t>”</w:t>
      </w:r>
      <w:r w:rsidRPr="00A25529">
        <w:t xml:space="preserve"> and for that purpose acquire and hold real and personal property. The principal of such fund, or the income to be derived therefrom, may be transferred to the </w:t>
      </w:r>
      <w:r w:rsidRPr="00A25529">
        <w:rPr>
          <w:rStyle w:val="pxfinstr"/>
          <w:i/>
          <w:iCs/>
        </w:rPr>
        <w:t>[name of hospital]</w:t>
      </w:r>
      <w:r w:rsidRPr="00A25529">
        <w:t xml:space="preserve"> School of Nursing, or used for and applied to such object or objects connected with the </w:t>
      </w:r>
      <w:r w:rsidRPr="00A25529">
        <w:rPr>
          <w:rStyle w:val="pxfinstr"/>
          <w:i/>
          <w:iCs/>
        </w:rPr>
        <w:t>[name of hospital]</w:t>
      </w:r>
      <w:r w:rsidRPr="00A25529">
        <w:t xml:space="preserve"> School of Nursing as the alumni corporation shall direct.</w:t>
      </w:r>
    </w:p>
    <w:p w14:paraId="22C4FF8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7A8B33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corporation shall have and exercise all rights and powers conferred upon not-for-profit corporations under the laws of the State of New York, generally, and specifically as provided in </w:t>
      </w:r>
      <w:r w:rsidRPr="00A25529">
        <w:rPr>
          <w:rStyle w:val="pxst"/>
          <w:color w:val="FF0000"/>
          <w:vertAlign w:val="superscript"/>
        </w:rPr>
        <w:t>►</w:t>
      </w:r>
      <w:r w:rsidRPr="00A25529">
        <w:rPr>
          <w:rStyle w:val="pxst"/>
        </w:rPr>
        <w:fldChar w:fldCharType="begin"/>
      </w:r>
      <w:r w:rsidRPr="00A25529">
        <w:rPr>
          <w:rStyle w:val="pxst"/>
        </w:rPr>
        <w:instrText>st.ref.id="I003TN2"</w:instrText>
      </w:r>
      <w:r w:rsidRPr="00A25529">
        <w:rPr>
          <w:rStyle w:val="pxst"/>
        </w:rPr>
        <w:fldChar w:fldCharType="end"/>
      </w:r>
      <w:r w:rsidRPr="00A25529">
        <w:rPr>
          <w:rStyle w:val="pxst"/>
        </w:rPr>
        <w:t>Section 202 of the New York Not-for-Profit Corporation Law</w:t>
      </w:r>
      <w:r w:rsidRPr="00A25529">
        <w:t>, provided, however, that this corporation is not empowered to engage in any activity that in itself is not in furtherance of its purposes as set forth in subparagraphs (a) through (e) of this Article III.</w:t>
      </w:r>
    </w:p>
    <w:p w14:paraId="49542E8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CORPORATE TYPE</w:t>
      </w:r>
    </w:p>
    <w:p w14:paraId="3D895D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corporation shall be a </w:t>
      </w:r>
      <w:r w:rsidRPr="00A25529">
        <w:rPr>
          <w:rStyle w:val="pxfinstr"/>
          <w:i/>
          <w:iCs/>
        </w:rPr>
        <w:t>[charitable/noncharitable]</w:t>
      </w:r>
      <w:r w:rsidRPr="00A25529">
        <w:t xml:space="preserve"> corporation under </w:t>
      </w:r>
      <w:r w:rsidRPr="00A25529">
        <w:rPr>
          <w:rStyle w:val="pxst"/>
          <w:color w:val="FF0000"/>
          <w:vertAlign w:val="superscript"/>
        </w:rPr>
        <w:t>►</w:t>
      </w:r>
      <w:r w:rsidRPr="00A25529">
        <w:rPr>
          <w:rStyle w:val="pxst"/>
        </w:rPr>
        <w:fldChar w:fldCharType="begin"/>
      </w:r>
      <w:r w:rsidRPr="00A25529">
        <w:rPr>
          <w:rStyle w:val="pxst"/>
        </w:rPr>
        <w:instrText>st.ref.id="I05YD7I"</w:instrText>
      </w:r>
      <w:r w:rsidRPr="00A25529">
        <w:rPr>
          <w:rStyle w:val="pxst"/>
        </w:rPr>
        <w:fldChar w:fldCharType="end"/>
      </w:r>
      <w:r w:rsidRPr="00A25529">
        <w:rPr>
          <w:rStyle w:val="pxst"/>
        </w:rPr>
        <w:t>Section 201 of the New York Not-for-Profit Corporation Law</w:t>
      </w:r>
      <w:r w:rsidRPr="00A25529">
        <w:t>.</w:t>
      </w:r>
    </w:p>
    <w:p w14:paraId="59E58DD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LOCATION OF CORPORATE OFFICE</w:t>
      </w:r>
    </w:p>
    <w:p w14:paraId="567E45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office of the corporation shall be located in </w:t>
      </w:r>
      <w:r w:rsidRPr="00A25529">
        <w:rPr>
          <w:rStyle w:val="pxfinstr"/>
          <w:i/>
          <w:iCs/>
        </w:rPr>
        <w:t>[name of county]</w:t>
      </w:r>
      <w:r w:rsidRPr="00A25529">
        <w:t>, New York.</w:t>
      </w:r>
    </w:p>
    <w:p w14:paraId="45353B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rPr>
          <w:rStyle w:val="pxfinstr"/>
          <w:i/>
          <w:iCs/>
        </w:rPr>
        <w:t xml:space="preserve">[OPTIONAL: The books and records of account kept by the corporation pursuant to </w:t>
      </w:r>
      <w:r w:rsidRPr="00A25529">
        <w:rPr>
          <w:rStyle w:val="pxst"/>
          <w:i/>
          <w:iCs/>
          <w:color w:val="FF0000"/>
          <w:vertAlign w:val="superscript"/>
        </w:rPr>
        <w:t>►</w:t>
      </w:r>
      <w:r w:rsidRPr="00A25529">
        <w:rPr>
          <w:rStyle w:val="pxst"/>
          <w:i/>
          <w:iCs/>
        </w:rPr>
        <w:fldChar w:fldCharType="begin"/>
      </w:r>
      <w:r w:rsidRPr="00A25529">
        <w:rPr>
          <w:rStyle w:val="pxst"/>
          <w:i/>
          <w:iCs/>
        </w:rPr>
        <w:instrText>st.ref.id="I05U5I6"</w:instrText>
      </w:r>
      <w:r w:rsidRPr="00A25529">
        <w:rPr>
          <w:rStyle w:val="pxst"/>
          <w:i/>
          <w:iCs/>
        </w:rPr>
        <w:fldChar w:fldCharType="end"/>
      </w:r>
      <w:r w:rsidRPr="00A25529">
        <w:rPr>
          <w:rStyle w:val="pxst"/>
          <w:i/>
          <w:iCs/>
        </w:rPr>
        <w:t>Section 621 of the New York Not-for-Profit Corporation Law</w:t>
      </w:r>
      <w:r w:rsidRPr="00A25529">
        <w:rPr>
          <w:rStyle w:val="pxfinstr"/>
          <w:i/>
          <w:iCs/>
        </w:rPr>
        <w:t xml:space="preserve"> shall be kept at an office outside the state, which office shall be located at [address of office], [name of city], [name of state] [zip code of office].]</w:t>
      </w:r>
    </w:p>
    <w:p w14:paraId="262CA4B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INITIAL DIRECTORS</w:t>
      </w:r>
    </w:p>
    <w:p w14:paraId="19B6BE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first Board of Directors shall be </w:t>
      </w:r>
      <w:r w:rsidRPr="00A25529">
        <w:rPr>
          <w:rStyle w:val="pxfinstr"/>
          <w:i/>
          <w:iCs/>
        </w:rPr>
        <w:t>[number of directors]</w:t>
      </w:r>
      <w:r w:rsidRPr="00A25529">
        <w:t xml:space="preserve"> in number, their names and addresses being as follows:</w:t>
      </w:r>
    </w:p>
    <w:p w14:paraId="12AE17BD"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tbl.ident="I03SQLM"</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tbl.uuid="I05KPH5"</w:instrText>
      </w:r>
      <w:r w:rsidRPr="00A25529">
        <w:fldChar w:fldCharType="end"/>
      </w:r>
    </w:p>
    <w:p w14:paraId="3BD169C1"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table.tabstyle="formcol"</w:instrText>
      </w:r>
      <w:r w:rsidRPr="00A25529">
        <w:fldChar w:fldCharType="end"/>
      </w:r>
    </w:p>
    <w:p w14:paraId="6BD2DE83"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tgroup.cols="2"</w:instrText>
      </w:r>
      <w:r w:rsidRPr="00A25529">
        <w:fldChar w:fldCharType="end"/>
      </w:r>
    </w:p>
    <w:p w14:paraId="13AF39C9"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p>
    <w:p w14:paraId="4448809A"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p>
    <w:p w14:paraId="2C7A70B5"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3A1A06F" w14:textId="77777777">
        <w:tblPrEx>
          <w:tblCellMar>
            <w:top w:w="0" w:type="dxa"/>
            <w:left w:w="0" w:type="dxa"/>
            <w:bottom w:w="0" w:type="dxa"/>
            <w:right w:w="0" w:type="dxa"/>
          </w:tblCellMar>
        </w:tblPrEx>
        <w:tc>
          <w:tcPr>
            <w:tcW w:w="4320" w:type="dxa"/>
            <w:tcBorders>
              <w:top w:val="nil"/>
              <w:left w:val="nil"/>
              <w:bottom w:val="nil"/>
              <w:right w:val="nil"/>
            </w:tcBorders>
          </w:tcPr>
          <w:p w14:paraId="7042A4A5"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Names</w:t>
            </w:r>
          </w:p>
        </w:tc>
        <w:tc>
          <w:tcPr>
            <w:tcW w:w="4320" w:type="dxa"/>
            <w:tcBorders>
              <w:top w:val="nil"/>
              <w:left w:val="nil"/>
              <w:bottom w:val="nil"/>
              <w:right w:val="nil"/>
            </w:tcBorders>
          </w:tcPr>
          <w:p w14:paraId="47B3466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Residential Addresses</w:t>
            </w:r>
          </w:p>
        </w:tc>
      </w:tr>
    </w:tbl>
    <w:p w14:paraId="2A949E30"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CBF8DE5" w14:textId="77777777">
        <w:tblPrEx>
          <w:tblCellMar>
            <w:top w:w="0" w:type="dxa"/>
            <w:left w:w="0" w:type="dxa"/>
            <w:bottom w:w="0" w:type="dxa"/>
            <w:right w:w="0" w:type="dxa"/>
          </w:tblCellMar>
        </w:tblPrEx>
        <w:tc>
          <w:tcPr>
            <w:tcW w:w="4320" w:type="dxa"/>
            <w:tcBorders>
              <w:top w:val="nil"/>
              <w:left w:val="nil"/>
              <w:bottom w:val="nil"/>
              <w:right w:val="nil"/>
            </w:tcBorders>
          </w:tcPr>
          <w:p w14:paraId="22856571"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1]</w:t>
            </w:r>
          </w:p>
        </w:tc>
        <w:tc>
          <w:tcPr>
            <w:tcW w:w="4320" w:type="dxa"/>
            <w:tcBorders>
              <w:top w:val="nil"/>
              <w:left w:val="nil"/>
              <w:bottom w:val="nil"/>
              <w:right w:val="nil"/>
            </w:tcBorders>
          </w:tcPr>
          <w:p w14:paraId="729156E5"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1]</w:t>
            </w:r>
          </w:p>
        </w:tc>
      </w:tr>
      <w:tr w:rsidR="00FB29D8" w:rsidRPr="00A25529" w14:paraId="16811690" w14:textId="77777777">
        <w:tblPrEx>
          <w:tblCellMar>
            <w:top w:w="0" w:type="dxa"/>
            <w:left w:w="0" w:type="dxa"/>
            <w:bottom w:w="0" w:type="dxa"/>
            <w:right w:w="0" w:type="dxa"/>
          </w:tblCellMar>
        </w:tblPrEx>
        <w:tc>
          <w:tcPr>
            <w:tcW w:w="4320" w:type="dxa"/>
            <w:tcBorders>
              <w:top w:val="nil"/>
              <w:left w:val="nil"/>
              <w:bottom w:val="nil"/>
              <w:right w:val="nil"/>
            </w:tcBorders>
          </w:tcPr>
          <w:p w14:paraId="6BB36A06"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2]</w:t>
            </w:r>
          </w:p>
        </w:tc>
        <w:tc>
          <w:tcPr>
            <w:tcW w:w="4320" w:type="dxa"/>
            <w:tcBorders>
              <w:top w:val="nil"/>
              <w:left w:val="nil"/>
              <w:bottom w:val="nil"/>
              <w:right w:val="nil"/>
            </w:tcBorders>
          </w:tcPr>
          <w:p w14:paraId="5CF74E3B"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2]</w:t>
            </w:r>
          </w:p>
        </w:tc>
      </w:tr>
      <w:tr w:rsidR="00FB29D8" w:rsidRPr="00A25529" w14:paraId="7BE2F967" w14:textId="77777777">
        <w:tblPrEx>
          <w:tblCellMar>
            <w:top w:w="0" w:type="dxa"/>
            <w:left w:w="0" w:type="dxa"/>
            <w:bottom w:w="0" w:type="dxa"/>
            <w:right w:w="0" w:type="dxa"/>
          </w:tblCellMar>
        </w:tblPrEx>
        <w:tc>
          <w:tcPr>
            <w:tcW w:w="4320" w:type="dxa"/>
            <w:tcBorders>
              <w:top w:val="nil"/>
              <w:left w:val="nil"/>
              <w:bottom w:val="nil"/>
              <w:right w:val="nil"/>
            </w:tcBorders>
          </w:tcPr>
          <w:p w14:paraId="714B3FB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3]</w:t>
            </w:r>
          </w:p>
        </w:tc>
        <w:tc>
          <w:tcPr>
            <w:tcW w:w="4320" w:type="dxa"/>
            <w:tcBorders>
              <w:top w:val="nil"/>
              <w:left w:val="nil"/>
              <w:bottom w:val="nil"/>
              <w:right w:val="nil"/>
            </w:tcBorders>
          </w:tcPr>
          <w:p w14:paraId="6ED85287"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3]</w:t>
            </w:r>
          </w:p>
        </w:tc>
      </w:tr>
      <w:tr w:rsidR="00FB29D8" w:rsidRPr="00A25529" w14:paraId="49D2578E" w14:textId="77777777">
        <w:tblPrEx>
          <w:tblCellMar>
            <w:top w:w="0" w:type="dxa"/>
            <w:left w:w="0" w:type="dxa"/>
            <w:bottom w:w="0" w:type="dxa"/>
            <w:right w:w="0" w:type="dxa"/>
          </w:tblCellMar>
        </w:tblPrEx>
        <w:tc>
          <w:tcPr>
            <w:tcW w:w="4320" w:type="dxa"/>
            <w:tcBorders>
              <w:top w:val="nil"/>
              <w:left w:val="nil"/>
              <w:bottom w:val="nil"/>
              <w:right w:val="nil"/>
            </w:tcBorders>
          </w:tcPr>
          <w:p w14:paraId="4D86E811"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4]</w:t>
            </w:r>
          </w:p>
        </w:tc>
        <w:tc>
          <w:tcPr>
            <w:tcW w:w="4320" w:type="dxa"/>
            <w:tcBorders>
              <w:top w:val="nil"/>
              <w:left w:val="nil"/>
              <w:bottom w:val="nil"/>
              <w:right w:val="nil"/>
            </w:tcBorders>
          </w:tcPr>
          <w:p w14:paraId="4B81B38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4]</w:t>
            </w:r>
          </w:p>
        </w:tc>
      </w:tr>
      <w:tr w:rsidR="00FB29D8" w:rsidRPr="00A25529" w14:paraId="7F353D44" w14:textId="77777777">
        <w:tblPrEx>
          <w:tblCellMar>
            <w:top w:w="0" w:type="dxa"/>
            <w:left w:w="0" w:type="dxa"/>
            <w:bottom w:w="0" w:type="dxa"/>
            <w:right w:w="0" w:type="dxa"/>
          </w:tblCellMar>
        </w:tblPrEx>
        <w:tc>
          <w:tcPr>
            <w:tcW w:w="4320" w:type="dxa"/>
            <w:tcBorders>
              <w:top w:val="nil"/>
              <w:left w:val="nil"/>
              <w:bottom w:val="nil"/>
              <w:right w:val="nil"/>
            </w:tcBorders>
          </w:tcPr>
          <w:p w14:paraId="2575BDED"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5]</w:t>
            </w:r>
          </w:p>
        </w:tc>
        <w:tc>
          <w:tcPr>
            <w:tcW w:w="4320" w:type="dxa"/>
            <w:tcBorders>
              <w:top w:val="nil"/>
              <w:left w:val="nil"/>
              <w:bottom w:val="nil"/>
              <w:right w:val="nil"/>
            </w:tcBorders>
          </w:tcPr>
          <w:p w14:paraId="3103F0A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5]</w:t>
            </w:r>
          </w:p>
        </w:tc>
      </w:tr>
      <w:tr w:rsidR="00FB29D8" w:rsidRPr="00A25529" w14:paraId="68CEAC0B" w14:textId="77777777">
        <w:tblPrEx>
          <w:tblCellMar>
            <w:top w:w="0" w:type="dxa"/>
            <w:left w:w="0" w:type="dxa"/>
            <w:bottom w:w="0" w:type="dxa"/>
            <w:right w:w="0" w:type="dxa"/>
          </w:tblCellMar>
        </w:tblPrEx>
        <w:tc>
          <w:tcPr>
            <w:tcW w:w="4320" w:type="dxa"/>
            <w:tcBorders>
              <w:top w:val="nil"/>
              <w:left w:val="nil"/>
              <w:bottom w:val="nil"/>
              <w:right w:val="nil"/>
            </w:tcBorders>
          </w:tcPr>
          <w:p w14:paraId="387C55C9"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6]</w:t>
            </w:r>
          </w:p>
        </w:tc>
        <w:tc>
          <w:tcPr>
            <w:tcW w:w="4320" w:type="dxa"/>
            <w:tcBorders>
              <w:top w:val="nil"/>
              <w:left w:val="nil"/>
              <w:bottom w:val="nil"/>
              <w:right w:val="nil"/>
            </w:tcBorders>
          </w:tcPr>
          <w:p w14:paraId="14F3D212"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6]</w:t>
            </w:r>
          </w:p>
        </w:tc>
      </w:tr>
      <w:tr w:rsidR="00FB29D8" w:rsidRPr="00A25529" w14:paraId="703930EE" w14:textId="77777777">
        <w:tblPrEx>
          <w:tblCellMar>
            <w:top w:w="0" w:type="dxa"/>
            <w:left w:w="0" w:type="dxa"/>
            <w:bottom w:w="0" w:type="dxa"/>
            <w:right w:w="0" w:type="dxa"/>
          </w:tblCellMar>
        </w:tblPrEx>
        <w:tc>
          <w:tcPr>
            <w:tcW w:w="4320" w:type="dxa"/>
            <w:tcBorders>
              <w:top w:val="nil"/>
              <w:left w:val="nil"/>
              <w:bottom w:val="nil"/>
              <w:right w:val="nil"/>
            </w:tcBorders>
          </w:tcPr>
          <w:p w14:paraId="5BAB01FA"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7]</w:t>
            </w:r>
          </w:p>
        </w:tc>
        <w:tc>
          <w:tcPr>
            <w:tcW w:w="4320" w:type="dxa"/>
            <w:tcBorders>
              <w:top w:val="nil"/>
              <w:left w:val="nil"/>
              <w:bottom w:val="nil"/>
              <w:right w:val="nil"/>
            </w:tcBorders>
          </w:tcPr>
          <w:p w14:paraId="4A77C7C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[address of director 7]</w:t>
            </w:r>
          </w:p>
        </w:tc>
      </w:tr>
    </w:tbl>
    <w:p w14:paraId="5D170768" w14:textId="77777777" w:rsidR="00FB29D8" w:rsidRPr="00A25529" w:rsidRDefault="00FB29D8">
      <w:pPr>
        <w:pStyle w:val="pxtbody"/>
      </w:pPr>
    </w:p>
    <w:p w14:paraId="5783FED1" w14:textId="77777777" w:rsidR="00FB29D8" w:rsidRPr="00A25529" w:rsidRDefault="00FB29D8"/>
    <w:p w14:paraId="7DD3703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DURATION</w:t>
      </w:r>
    </w:p>
    <w:p w14:paraId="3383E0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duration of this corporation shall be </w:t>
      </w:r>
      <w:r w:rsidRPr="00A25529">
        <w:rPr>
          <w:rStyle w:val="pxfinstr"/>
          <w:i/>
          <w:iCs/>
        </w:rPr>
        <w:t>[perpetual/from the date this certificate is filed by the Department of State until [date of expiration]/[specification of time period] from the date of filing of this certificate of incorporation/[specification of duration of corporation]]</w:t>
      </w:r>
      <w:r w:rsidRPr="00A25529">
        <w:t>.</w:t>
      </w:r>
    </w:p>
    <w:p w14:paraId="654BE42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DESIGNATION OF SECRETARY OF STATE ASGENT FOR SERVICE OF PROCESS</w:t>
      </w:r>
    </w:p>
    <w:p w14:paraId="2B7BE00B" w14:textId="77777777" w:rsidR="00E175B2" w:rsidRPr="00A25529" w:rsidRDefault="00FB29D8" w:rsidP="00E175B2">
      <w:pPr>
        <w:pStyle w:val="pxformp"/>
        <w:rPr>
          <w:ins w:id="2405" w:author="Cara Cardinale" w:date="2025-01-24T13:02: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corporation designates the Secretary of State of the State of New York as its agent upon whom process against it may be served. The post office address of the corporation </w:t>
      </w:r>
      <w:r w:rsidRPr="00A25529">
        <w:rPr>
          <w:rStyle w:val="pxfinstr"/>
          <w:i/>
          <w:iCs/>
        </w:rPr>
        <w:t>[within/outside]</w:t>
      </w:r>
      <w:r w:rsidRPr="00A25529">
        <w:t xml:space="preserve"> the state to which the Secretary of State can mail a copy of any process against the corporation served upon the Secretary of State is as follows: </w:t>
      </w:r>
      <w:r w:rsidRPr="00A25529">
        <w:rPr>
          <w:rStyle w:val="pxfinstr"/>
          <w:i/>
          <w:iCs/>
        </w:rPr>
        <w:t>[mailing address of corporation]</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corporation]</w:t>
      </w:r>
      <w:r w:rsidRPr="00A25529">
        <w:t>.</w:t>
      </w:r>
      <w:ins w:id="2406" w:author="Cara Cardinale" w:date="2025-01-24T13:02:00Z">
        <w:r w:rsidR="00E175B2" w:rsidRPr="00A25529">
          <w:rPr>
            <w:rStyle w:val="pxfinstr"/>
            <w:i/>
            <w:iCs/>
          </w:rPr>
          <w:t xml:space="preserve"> </w:t>
        </w:r>
        <w:r w:rsidR="00E175B2" w:rsidRPr="00A25529">
          <w:t xml:space="preserve">&lt;finstr&gt;[OPTIONAL: The email address to which the Secretary of State shall email a notice of the fact that process against the corporation has been served electronically upon the Secretary of State is: </w:t>
        </w:r>
        <w:r w:rsidR="00E175B2" w:rsidRPr="00A25529">
          <w:rPr>
            <w:rStyle w:val="pxfinstr"/>
            <w:i/>
            <w:iCs/>
          </w:rPr>
          <w:t>[email address of corporation]</w:t>
        </w:r>
        <w:r w:rsidR="00E175B2" w:rsidRPr="00A25529">
          <w:t>]&lt;/finstr&gt;.</w:t>
        </w:r>
      </w:ins>
    </w:p>
    <w:p w14:paraId="4A4ECADB" w14:textId="77777777" w:rsidR="00FB29D8" w:rsidRPr="00A25529" w:rsidRDefault="00FB29D8">
      <w:pPr>
        <w:pStyle w:val="pxformp"/>
      </w:pPr>
    </w:p>
    <w:p w14:paraId="4BC90AA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DESIGNATION OF REGISTERED AGENT FORSERVICE OF PROCESS</w:t>
      </w:r>
    </w:p>
    <w:p w14:paraId="7AA978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rPr>
          <w:rStyle w:val="pxfinstr"/>
          <w:i/>
          <w:iCs/>
        </w:rPr>
        <w:t>[OPTIONAL: The corporation additionally designates [[name of individual], whose post office address is [post office address of individual], [name of city], State of New York [zip code of individual]/[name of corporation], incorporated under the laws of the State of New York/a foreign corporation authorized to do business in the State of New York, with offices at [office address of foreign corporation], [name of city], [name of county], State of New York [zip code of office]] as its agent upon whom process against it may be served.]</w:t>
      </w:r>
    </w:p>
    <w:p w14:paraId="5281120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APPROVALS AND CONSENTS</w:t>
      </w:r>
    </w:p>
    <w:p w14:paraId="3C9C97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corporation </w:t>
      </w:r>
      <w:r w:rsidRPr="00A25529">
        <w:rPr>
          <w:rStyle w:val="pxfinstr"/>
          <w:i/>
          <w:iCs/>
        </w:rPr>
        <w:t>[is/is not]</w:t>
      </w:r>
      <w:r w:rsidRPr="00A25529">
        <w:t xml:space="preserve"> formed to engage in any activity or for any purpose requiring the consent or approval of any state official, department, board, agency or other body. </w:t>
      </w:r>
      <w:r w:rsidRPr="00A25529">
        <w:rPr>
          <w:rStyle w:val="pxfinstr"/>
          <w:i/>
          <w:iCs/>
        </w:rPr>
        <w:t>[No consent or approval is required/Such consent or approval is attached]</w:t>
      </w:r>
      <w:r w:rsidRPr="00A25529">
        <w:t>.</w:t>
      </w:r>
    </w:p>
    <w:p w14:paraId="5E5D285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POWERS, DUTIES, AND PRIVILEGES OF MEMBERS</w:t>
      </w:r>
    </w:p>
    <w:p w14:paraId="36E098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powers, duties, and privileges of the members of the corporation shall be such as are specified in the bylaws of the corporation. All provisions in this certificate of incorporation, or in the bylaws of the corporation, for the regulation and conduct of the affairs of the corporation and the qualifications for membership in the corporation are expressly intended to be in furtherance, and not in limitation or exclusion, of the powers conferred by statute.</w:t>
      </w:r>
    </w:p>
    <w:p w14:paraId="6156717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ALUMNI FUND</w:t>
      </w:r>
    </w:p>
    <w:p w14:paraId="4C4CC2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Board of Directors shall have the custody and management of the Alumni Fund but shall not dispose of the whole or any part of the principal of any invested fund except as authorized by a two-thirds vote of the members of the corporation present at an annual meeting of such members.</w:t>
      </w:r>
    </w:p>
    <w:p w14:paraId="37D30B0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XIII  BYLAWS</w:t>
      </w:r>
    </w:p>
    <w:p w14:paraId="365BE1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Bylaws will be hereafter adopted at the first meeting of the Board of Directors. The Board of Directors of the corporation may adopt, alter, and repeal any bylaw, subject to the power of the members of the corporation to change or repeal same.</w:t>
      </w:r>
    </w:p>
    <w:p w14:paraId="7DF5BE7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XIV  AMENDMENT OF CERTIFICATE</w:t>
      </w:r>
    </w:p>
    <w:p w14:paraId="5797F4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Amendments to this certificate of incorporation may be proposed by a resolution adopted by the Board of Directors and presented to a quorum of the members for their vote at an annual meeting or any special meeting called for such purpose. Amendments may be adopted by a vote of at least </w:t>
      </w:r>
      <w:r w:rsidRPr="00A25529">
        <w:rPr>
          <w:rStyle w:val="pxfinstr"/>
          <w:i/>
          <w:iCs/>
        </w:rPr>
        <w:t>[two-thirds/[number of voting members]]</w:t>
      </w:r>
      <w:r w:rsidRPr="00A25529">
        <w:t xml:space="preserve"> of a quorum of members present and voting </w:t>
      </w:r>
      <w:r w:rsidRPr="00A25529">
        <w:rPr>
          <w:rStyle w:val="pxfinstr"/>
          <w:i/>
          <w:iCs/>
        </w:rPr>
        <w:t>[either in person/by proxy]</w:t>
      </w:r>
      <w:r w:rsidRPr="00A25529">
        <w:t>.</w:t>
      </w:r>
    </w:p>
    <w:p w14:paraId="7B8611E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  DISSOLUTION</w:t>
      </w:r>
    </w:p>
    <w:p w14:paraId="616A03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corporation shall be dissolved and its affairs wound up </w:t>
      </w:r>
      <w:r w:rsidRPr="00A25529">
        <w:rPr>
          <w:rStyle w:val="pxfinstr"/>
          <w:i/>
          <w:iCs/>
        </w:rPr>
        <w:t>[specification of manner of voluntary dissolution]</w:t>
      </w:r>
      <w:r w:rsidRPr="00A25529">
        <w:t>.</w:t>
      </w:r>
    </w:p>
    <w:p w14:paraId="3B0575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method of distribution of assets on dissolution shall be as set forth in the bylaws.</w:t>
      </w:r>
    </w:p>
    <w:p w14:paraId="5B78A74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  MISCELLANEOUS</w:t>
      </w:r>
    </w:p>
    <w:p w14:paraId="3EB646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rPr>
          <w:rStyle w:val="pxfinstr"/>
          <w:i/>
          <w:iCs/>
        </w:rPr>
        <w:t>[List of additional provisions required or permitted to be set forth in certificate of incorporation by N.Y. Not-for-Profit Corporation Law for regulation of internal affairs of corporation]</w:t>
      </w:r>
      <w:r w:rsidRPr="00A25529">
        <w:t>.</w:t>
      </w:r>
    </w:p>
    <w:p w14:paraId="71B9AD0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B30AE8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incorporation]</w:t>
      </w:r>
    </w:p>
    <w:p w14:paraId="15A5478B"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incorporator 1]</w:t>
      </w:r>
    </w:p>
    <w:p w14:paraId="00B65DC4"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incorporator 1]</w:t>
      </w:r>
    </w:p>
    <w:p w14:paraId="6F37D98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CA017A2"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incorporator 2]</w:t>
      </w:r>
    </w:p>
    <w:p w14:paraId="34B78B47"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incorporator 2]</w:t>
      </w:r>
    </w:p>
    <w:p w14:paraId="0066EC14"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77B611C"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incorporator 3]</w:t>
      </w:r>
    </w:p>
    <w:p w14:paraId="2349183C"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incorporator 3]</w:t>
      </w:r>
    </w:p>
    <w:p w14:paraId="46338C54"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429B5B9A" w14:textId="77777777" w:rsidR="00FB29D8" w:rsidRPr="00A25529" w:rsidRDefault="00FB29D8">
      <w:pPr>
        <w:pStyle w:val="pxformnotes"/>
        <w:jc w:val="center"/>
        <w:rPr>
          <w:sz w:val="24"/>
          <w:szCs w:val="24"/>
        </w:rPr>
      </w:pPr>
      <w:r w:rsidRPr="00A25529">
        <w:rPr>
          <w:rStyle w:val="pxvis"/>
          <w:rFonts w:cs="Arial"/>
          <w:bCs/>
          <w:sz w:val="24"/>
          <w:szCs w:val="24"/>
          <w:rPrChange w:id="2407" w:author="Cara Cardinale" w:date="2025-03-04T10:36:00Z">
            <w:rPr>
              <w:rStyle w:val="pxvis"/>
              <w:rFonts w:cs="Arial"/>
              <w:bCs/>
              <w:szCs w:val="24"/>
            </w:rPr>
          </w:rPrChange>
        </w:rPr>
        <w:t>Notes to Form</w:t>
      </w:r>
    </w:p>
    <w:p w14:paraId="5D160673" w14:textId="77777777" w:rsidR="00FB29D8" w:rsidRPr="00A25529" w:rsidRDefault="00FB29D8">
      <w:pPr>
        <w:pStyle w:val="pxformnotes"/>
        <w:rPr>
          <w:sz w:val="24"/>
          <w:szCs w:val="24"/>
        </w:rPr>
      </w:pPr>
    </w:p>
    <w:p w14:paraId="31024C02" w14:textId="77777777" w:rsidR="00FB29D8" w:rsidRPr="00A25529" w:rsidRDefault="00FB29D8">
      <w:pPr>
        <w:pStyle w:val="pxformnote"/>
        <w:spacing w:before="180"/>
      </w:pPr>
      <w:r w:rsidRPr="00A25529">
        <w:t xml:space="preserve">Tax Notes </w:t>
      </w:r>
    </w:p>
    <w:p w14:paraId="402AC7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Incorporating under a not-for-profit act does not automatically cause a corporation to be tax-exempt. It must also meet the Code requirements for exempt organizations, including those governing both the formal documents establishing the organization and the operational requirements for the organizations. Each organization must meet the specific requirements of the tax law that governs its type. Even if tax-exempt, a corporation is taxed on its unrelated business income.</w:t>
      </w:r>
    </w:p>
    <w:p w14:paraId="44379D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Alumni associations are exempt if they are organized to promote the welfare of the university, are operated as an integral part of the university, and are subject to the control of the university insofar as policies and disbursements are concerned. </w:t>
      </w:r>
      <w:r w:rsidRPr="00A25529">
        <w:rPr>
          <w:rStyle w:val="pxst"/>
          <w:color w:val="FF0000"/>
          <w:vertAlign w:val="superscript"/>
        </w:rPr>
        <w:t>►</w:t>
      </w:r>
      <w:r w:rsidRPr="00A25529">
        <w:rPr>
          <w:rStyle w:val="pxst"/>
        </w:rPr>
        <w:fldChar w:fldCharType="begin"/>
      </w:r>
      <w:r w:rsidRPr="00A25529">
        <w:rPr>
          <w:rStyle w:val="pxst"/>
        </w:rPr>
        <w:instrText>st.ref.id="I003TOF"</w:instrText>
      </w:r>
      <w:r w:rsidRPr="00A25529">
        <w:rPr>
          <w:rStyle w:val="pxst"/>
        </w:rPr>
        <w:fldChar w:fldCharType="end"/>
      </w:r>
      <w:r w:rsidRPr="00A25529">
        <w:rPr>
          <w:rStyle w:val="pxst"/>
        </w:rPr>
        <w:t>Rev. Rul. 60-143, 1960-1 C.B. 192</w:t>
      </w:r>
      <w:r w:rsidRPr="00A25529">
        <w:t>.</w:t>
      </w:r>
    </w:p>
    <w:p w14:paraId="24A914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alumni of any college or university or of one or more colleges or schools of any university may be incorporated by executing and filing a certificate pursuant to </w:t>
      </w:r>
      <w:r w:rsidRPr="00A25529">
        <w:rPr>
          <w:rStyle w:val="pxst"/>
          <w:color w:val="FF0000"/>
          <w:vertAlign w:val="superscript"/>
        </w:rPr>
        <w:t>►</w:t>
      </w:r>
      <w:r w:rsidRPr="00A25529">
        <w:rPr>
          <w:rStyle w:val="pxst"/>
        </w:rPr>
        <w:fldChar w:fldCharType="begin"/>
      </w:r>
      <w:r w:rsidRPr="00A25529">
        <w:rPr>
          <w:rStyle w:val="pxst"/>
        </w:rPr>
        <w:instrText>st.ref.id="I006MTB"</w:instrText>
      </w:r>
      <w:r w:rsidRPr="00A25529">
        <w:rPr>
          <w:rStyle w:val="pxst"/>
        </w:rPr>
        <w:fldChar w:fldCharType="end"/>
      </w:r>
      <w:r w:rsidRPr="00A25529">
        <w:rPr>
          <w:rStyle w:val="pxst"/>
        </w:rPr>
        <w:t>Article 4 of the New York Not-for-Profit Corporation Law</w:t>
      </w:r>
      <w:r w:rsidRPr="00A25529">
        <w:t xml:space="preserve">. Such a corporation is considered a special not-for-profit corporation. See </w:t>
      </w:r>
      <w:r w:rsidRPr="00A25529">
        <w:rPr>
          <w:rStyle w:val="pxst"/>
          <w:color w:val="FF0000"/>
          <w:vertAlign w:val="superscript"/>
        </w:rPr>
        <w:t>►</w:t>
      </w:r>
      <w:r w:rsidRPr="00A25529">
        <w:rPr>
          <w:rStyle w:val="pxst"/>
        </w:rPr>
        <w:fldChar w:fldCharType="begin"/>
      </w:r>
      <w:r w:rsidRPr="00A25529">
        <w:rPr>
          <w:rStyle w:val="pxst"/>
        </w:rPr>
        <w:instrText>st.ref.id="I009FY7"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1407(a)</w:t>
      </w:r>
      <w:r w:rsidRPr="00A25529">
        <w:t>.</w:t>
      </w:r>
    </w:p>
    <w:p w14:paraId="05804E05" w14:textId="77777777" w:rsidR="00FB29D8" w:rsidRPr="00A25529" w:rsidRDefault="00FB29D8">
      <w:pPr>
        <w:pStyle w:val="pxformnote"/>
        <w:spacing w:before="180"/>
      </w:pPr>
      <w:del w:id="2408" w:author="Cara Cardinale" w:date="2025-01-14T20:47:00Z">
        <w:r w:rsidRPr="00A25529" w:rsidDel="00CF1278">
          <w:delText>Drafter's Note</w:delText>
        </w:r>
      </w:del>
      <w:r w:rsidRPr="00A25529">
        <w:t xml:space="preserve"> </w:t>
      </w:r>
    </w:p>
    <w:p w14:paraId="263DDB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certificate of incorporation is discussed in </w:t>
      </w:r>
      <w:r w:rsidRPr="00A25529">
        <w:rPr>
          <w:rStyle w:val="pxx"/>
          <w:color w:val="FF0000"/>
          <w:vertAlign w:val="superscript"/>
        </w:rPr>
        <w:t>►</w:t>
      </w:r>
      <w:r w:rsidRPr="00A25529">
        <w:rPr>
          <w:rStyle w:val="pxx"/>
        </w:rPr>
        <w:fldChar w:fldCharType="begin"/>
      </w:r>
      <w:r w:rsidRPr="00A25529">
        <w:rPr>
          <w:rStyle w:val="pxx"/>
        </w:rPr>
        <w:instrText>x.ref.id="I00C933"</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30:68 et seq.</w:t>
      </w:r>
    </w:p>
    <w:p w14:paraId="2E2613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Checklists of matters that must and may be included in the certificate of incorporation are set forth in </w:t>
      </w:r>
      <w:r w:rsidRPr="00A25529">
        <w:rPr>
          <w:rStyle w:val="pxx"/>
          <w:color w:val="FF0000"/>
          <w:vertAlign w:val="superscript"/>
        </w:rPr>
        <w:t>►</w:t>
      </w:r>
      <w:r w:rsidRPr="00A25529">
        <w:rPr>
          <w:rStyle w:val="pxx"/>
        </w:rPr>
        <w:fldChar w:fldCharType="begin"/>
      </w:r>
      <w:r w:rsidRPr="00A25529">
        <w:rPr>
          <w:rStyle w:val="pxx"/>
        </w:rPr>
        <w:instrText>x.ref.id="I00F27Z"</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30:55, 30:56</w:t>
      </w:r>
      <w:r w:rsidRPr="00A25529">
        <w:t>.</w:t>
      </w:r>
    </w:p>
    <w:p w14:paraId="05D922C2" w14:textId="77777777" w:rsidR="00FB29D8" w:rsidRPr="00A25529" w:rsidRDefault="00FB29D8">
      <w:pPr>
        <w:pStyle w:val="pxformrr"/>
        <w:rPr>
          <w:sz w:val="24"/>
          <w:szCs w:val="24"/>
        </w:rPr>
      </w:pPr>
      <w:r w:rsidRPr="00A25529">
        <w:rPr>
          <w:rStyle w:val="pxvis"/>
          <w:rFonts w:cs="Arial"/>
          <w:bCs/>
          <w:sz w:val="50"/>
          <w:rPrChange w:id="2409" w:author="Cara Cardinale" w:date="2025-03-04T10:36:00Z">
            <w:rPr>
              <w:rStyle w:val="pxvis"/>
              <w:rFonts w:cs="Arial"/>
              <w:bCs/>
            </w:rPr>
          </w:rPrChange>
        </w:rPr>
        <w:t>Research References</w:t>
      </w:r>
    </w:p>
    <w:p w14:paraId="7617242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tk.ref.id="I00HVCV"</w:instrText>
      </w:r>
      <w:r w:rsidRPr="00A25529">
        <w:rPr>
          <w:rStyle w:val="pxtk"/>
        </w:rPr>
        <w:fldChar w:fldCharType="end"/>
      </w:r>
      <w:r w:rsidRPr="00A25529">
        <w:rPr>
          <w:rStyle w:val="pxtk"/>
        </w:rPr>
        <w:t>West's Key Number Digest, Corporations and Business Organizations &amp;key;3374</w:t>
      </w:r>
    </w:p>
    <w:p w14:paraId="70D29E1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rc.ref.id="I003TOH"</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2410" w:author="Cara Cardinale" w:date="2025-01-24T13:05:00Z">
        <w:r w:rsidRPr="00A25529" w:rsidDel="00E175B2">
          <w:rPr>
            <w:rStyle w:val="pxrc"/>
          </w:rPr>
          <w:delText>60</w:delText>
        </w:r>
      </w:del>
      <w:ins w:id="2411" w:author="Cara Cardinale" w:date="2025-01-24T13:05:00Z">
        <w:r w:rsidR="00E175B2" w:rsidRPr="00A25529">
          <w:rPr>
            <w:rStyle w:val="pxrc"/>
          </w:rPr>
          <w:t>58</w:t>
        </w:r>
      </w:ins>
    </w:p>
    <w:p w14:paraId="5B06F17A" w14:textId="77777777" w:rsidR="00FB29D8" w:rsidRPr="00A25529" w:rsidRDefault="00FB29D8">
      <w:pPr>
        <w:pStyle w:val="pxformrefn"/>
      </w:pPr>
      <w:r w:rsidRPr="00A25529">
        <w:t xml:space="preserve">ARTICLE III, </w:t>
      </w:r>
    </w:p>
    <w:p w14:paraId="346AC68A" w14:textId="77777777" w:rsidR="00FB29D8" w:rsidRPr="00A25529" w:rsidRDefault="00FB29D8">
      <w:pPr>
        <w:pStyle w:val="pxformrefn"/>
      </w:pPr>
      <w:r w:rsidRPr="00A25529">
        <w:t xml:space="preserve">Paragraph (e) </w:t>
      </w:r>
    </w:p>
    <w:p w14:paraId="7F4F6137" w14:textId="77777777" w:rsidR="00FB29D8" w:rsidRPr="00A25529" w:rsidRDefault="00FB29D8">
      <w:pPr>
        <w:pStyle w:val="pxformrefnote"/>
        <w:spacing w:before="180"/>
      </w:pPr>
      <w:del w:id="2412" w:author="Cara Cardinale" w:date="2025-01-14T20:47:00Z">
        <w:r w:rsidRPr="00A25529" w:rsidDel="00CF1278">
          <w:delText>Drafter's Note</w:delText>
        </w:r>
      </w:del>
      <w:r w:rsidRPr="00A25529">
        <w:t xml:space="preserve"> </w:t>
      </w:r>
    </w:p>
    <w:p w14:paraId="235166F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power of an alumni corporation to create, manage, and control an alumni fund is set forth in </w:t>
      </w:r>
      <w:r w:rsidRPr="00A25529">
        <w:rPr>
          <w:rStyle w:val="pxst"/>
          <w:color w:val="FF0000"/>
          <w:vertAlign w:val="superscript"/>
        </w:rPr>
        <w:t>►</w:t>
      </w:r>
      <w:r w:rsidRPr="00A25529">
        <w:rPr>
          <w:rStyle w:val="pxst"/>
        </w:rPr>
        <w:fldChar w:fldCharType="begin"/>
      </w:r>
      <w:r w:rsidRPr="00A25529">
        <w:rPr>
          <w:rStyle w:val="pxst"/>
        </w:rPr>
        <w:instrText>st.ref.id="I006MTD"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1407(c)</w:t>
      </w:r>
      <w:r w:rsidRPr="00A25529">
        <w:t>.</w:t>
      </w:r>
    </w:p>
    <w:p w14:paraId="04E76EBE" w14:textId="77777777" w:rsidR="00FB29D8" w:rsidRPr="00A25529" w:rsidRDefault="00FB29D8">
      <w:pPr>
        <w:pStyle w:val="pxformrefn"/>
      </w:pPr>
      <w:r w:rsidRPr="00A25529">
        <w:t xml:space="preserve">ARTICLE X. </w:t>
      </w:r>
    </w:p>
    <w:p w14:paraId="3D90292B" w14:textId="77777777" w:rsidR="00FB29D8" w:rsidRPr="00A25529" w:rsidRDefault="00FB29D8">
      <w:pPr>
        <w:pStyle w:val="pxformrefnote"/>
        <w:spacing w:before="180"/>
      </w:pPr>
      <w:del w:id="2413" w:author="Cara Cardinale" w:date="2025-01-14T20:47:00Z">
        <w:r w:rsidRPr="00A25529" w:rsidDel="00CF1278">
          <w:delText>Drafter's Note</w:delText>
        </w:r>
      </w:del>
      <w:r w:rsidRPr="00A25529">
        <w:t xml:space="preserve"> </w:t>
      </w:r>
    </w:p>
    <w:p w14:paraId="5E882EA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section of the N.Y. Not-for-Profit Corporation Law that makes provision for alumni corporations set forth no requirements as to consents or approvals. See </w:t>
      </w:r>
      <w:r w:rsidRPr="00A25529">
        <w:rPr>
          <w:rStyle w:val="pxst"/>
          <w:color w:val="FF0000"/>
          <w:vertAlign w:val="superscript"/>
        </w:rPr>
        <w:t>►</w:t>
      </w:r>
      <w:r w:rsidRPr="00A25529">
        <w:rPr>
          <w:rStyle w:val="pxst"/>
        </w:rPr>
        <w:fldChar w:fldCharType="begin"/>
      </w:r>
      <w:r w:rsidRPr="00A25529">
        <w:rPr>
          <w:rStyle w:val="pxst"/>
        </w:rPr>
        <w:instrText>st.ref.id="I009FY9"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w:t>
      </w:r>
      <w:r w:rsidRPr="00A25529">
        <w:t>.</w:t>
      </w:r>
    </w:p>
    <w:p w14:paraId="2972F3A5" w14:textId="77777777" w:rsidR="00FB29D8" w:rsidRPr="00A25529" w:rsidRDefault="00FB29D8">
      <w:pPr>
        <w:pStyle w:val="pxformrefn"/>
      </w:pPr>
      <w:r w:rsidRPr="00A25529">
        <w:t xml:space="preserve">ARTICLE XII. </w:t>
      </w:r>
    </w:p>
    <w:p w14:paraId="39F9CA26" w14:textId="77777777" w:rsidR="00FB29D8" w:rsidRPr="00A25529" w:rsidRDefault="00FB29D8">
      <w:pPr>
        <w:pStyle w:val="pxformrefnote"/>
        <w:spacing w:before="180"/>
      </w:pPr>
      <w:del w:id="2414" w:author="Cara Cardinale" w:date="2025-01-14T20:47:00Z">
        <w:r w:rsidRPr="00A25529" w:rsidDel="00CF1278">
          <w:delText>Drafter's Note</w:delText>
        </w:r>
      </w:del>
      <w:r w:rsidRPr="00A25529">
        <w:t xml:space="preserve"> </w:t>
      </w:r>
    </w:p>
    <w:p w14:paraId="3ECCD90A" w14:textId="77777777" w:rsidR="00FB29D8" w:rsidRPr="00A25529" w:rsidRDefault="00FB29D8">
      <w:pPr>
        <w:pStyle w:val="pxformrefp"/>
        <w:rPr>
          <w:ins w:id="2415" w:author="Cara Cardinale" w:date="2025-03-02T14:44: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provision is based on </w:t>
      </w:r>
      <w:r w:rsidRPr="00A25529">
        <w:rPr>
          <w:rStyle w:val="pxst"/>
          <w:color w:val="FF0000"/>
          <w:vertAlign w:val="superscript"/>
        </w:rPr>
        <w:t>►</w:t>
      </w:r>
      <w:r w:rsidRPr="00A25529">
        <w:rPr>
          <w:rStyle w:val="pxst"/>
        </w:rPr>
        <w:fldChar w:fldCharType="begin"/>
      </w:r>
      <w:r w:rsidRPr="00A25529">
        <w:rPr>
          <w:rStyle w:val="pxst"/>
        </w:rPr>
        <w:instrText>st.ref.id="I00C935"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1407(d)</w:t>
      </w:r>
      <w:r w:rsidRPr="00A25529">
        <w:t>.</w:t>
      </w:r>
    </w:p>
    <w:p w14:paraId="53AF282D" w14:textId="77777777" w:rsidR="00221E40" w:rsidRPr="00A25529" w:rsidRDefault="00221E40" w:rsidP="00221E40">
      <w:pPr>
        <w:rPr>
          <w:ins w:id="2416" w:author="Cara Cardinale" w:date="2025-03-02T14:44:00Z"/>
        </w:rPr>
      </w:pPr>
    </w:p>
    <w:p w14:paraId="01A5347F" w14:textId="77777777" w:rsidR="00221E40" w:rsidRPr="00A25529" w:rsidRDefault="00221E40" w:rsidP="00221E40">
      <w:pPr>
        <w:pStyle w:val="pxs"/>
        <w:spacing w:before="180"/>
        <w:rPr>
          <w:ins w:id="2417" w:author="Cara Cardinale" w:date="2025-03-02T14:44:00Z"/>
          <w:rPrChange w:id="2418" w:author="Cara Cardinale" w:date="2025-03-04T10:36:00Z">
            <w:rPr>
              <w:ins w:id="2419" w:author="Cara Cardinale" w:date="2025-03-02T14:44:00Z"/>
              <w:sz w:val="27"/>
            </w:rPr>
          </w:rPrChange>
        </w:rPr>
      </w:pPr>
      <w:bookmarkStart w:id="2420" w:name="_Hlk191819297"/>
      <w:ins w:id="2421" w:author="Cara Cardinale" w:date="2025-03-02T14:44:00Z">
        <w:r w:rsidRPr="00A25529">
          <w:rPr>
            <w:rPrChange w:id="2422" w:author="Cara Cardinale" w:date="2025-03-04T10:36:00Z">
              <w:rPr>
                <w:sz w:val="27"/>
              </w:rPr>
            </w:rPrChange>
          </w:rPr>
          <w:t>30:71.50. Certificate and</w:t>
        </w:r>
      </w:ins>
      <w:ins w:id="2423" w:author="Cara Cardinale" w:date="2025-03-02T14:45:00Z">
        <w:r w:rsidRPr="00A25529">
          <w:rPr>
            <w:rPrChange w:id="2424" w:author="Cara Cardinale" w:date="2025-03-04T10:36:00Z">
              <w:rPr>
                <w:sz w:val="27"/>
              </w:rPr>
            </w:rPrChange>
          </w:rPr>
          <w:t xml:space="preserve"> affidavit of executive committee </w:t>
        </w:r>
      </w:ins>
      <w:ins w:id="2425" w:author="Cara Cardinale" w:date="2025-03-02T14:47:00Z">
        <w:r w:rsidRPr="00A25529">
          <w:rPr>
            <w:rPrChange w:id="2426" w:author="Cara Cardinale" w:date="2025-03-04T10:36:00Z">
              <w:rPr>
                <w:sz w:val="27"/>
              </w:rPr>
            </w:rPrChange>
          </w:rPr>
          <w:t>authorized to incorporate previously unincorporated association</w:t>
        </w:r>
      </w:ins>
    </w:p>
    <w:bookmarkEnd w:id="2420"/>
    <w:p w14:paraId="39DBA010" w14:textId="77777777" w:rsidR="00221E40" w:rsidRPr="00A25529" w:rsidRDefault="00221E40" w:rsidP="00221E40">
      <w:pPr>
        <w:rPr>
          <w:ins w:id="2427" w:author="Cara Cardinale" w:date="2025-03-02T14:44:00Z"/>
        </w:rPr>
      </w:pPr>
    </w:p>
    <w:p w14:paraId="39985AEF" w14:textId="77777777" w:rsidR="00221E40" w:rsidRPr="00A25529" w:rsidRDefault="00221E40" w:rsidP="00221E40">
      <w:pPr>
        <w:jc w:val="center"/>
        <w:rPr>
          <w:ins w:id="2428" w:author="Cara Cardinale" w:date="2025-03-02T14:44:00Z"/>
        </w:rPr>
        <w:pPrChange w:id="2429" w:author="Cara Cardinale" w:date="2025-03-02T14:45:00Z">
          <w:pPr/>
        </w:pPrChange>
      </w:pPr>
      <w:ins w:id="2430" w:author="Cara Cardinale" w:date="2025-03-02T14:44:00Z">
        <w:r w:rsidRPr="00A25529">
          <w:t>Certificate and Affidavit of Executive Committee of &lt;finstr&gt;[Name of association]&lt;/finstr&gt;</w:t>
        </w:r>
      </w:ins>
    </w:p>
    <w:p w14:paraId="24E54EF4" w14:textId="77777777" w:rsidR="00221E40" w:rsidRPr="00A25529" w:rsidRDefault="00221E40" w:rsidP="00221E40">
      <w:pPr>
        <w:rPr>
          <w:ins w:id="2431" w:author="Cara Cardinale" w:date="2025-03-02T14:45:00Z"/>
        </w:rPr>
      </w:pPr>
    </w:p>
    <w:p w14:paraId="0C12AF1A" w14:textId="77777777" w:rsidR="00221E40" w:rsidRPr="00A25529" w:rsidRDefault="00221E40" w:rsidP="00221E40">
      <w:pPr>
        <w:ind w:firstLine="720"/>
        <w:rPr>
          <w:ins w:id="2432" w:author="Cara Cardinale" w:date="2025-03-02T14:44:00Z"/>
        </w:rPr>
      </w:pPr>
      <w:ins w:id="2433" w:author="Cara Cardinale" w:date="2025-03-02T14:44:00Z">
        <w:r w:rsidRPr="00A25529">
          <w:t>In accordance with New York Not-for-Profit Law &amp;s;402(b), the undersigneds, being all of the members of the Executive Committee of the unincorporated association known as &lt;finstr&gt;[name of association]&lt;/finstr&gt;, execute this affidavit under penalty of</w:t>
        </w:r>
      </w:ins>
      <w:ins w:id="2434" w:author="Cara Cardinale" w:date="2025-03-02T14:45:00Z">
        <w:r w:rsidRPr="00A25529">
          <w:t xml:space="preserve"> </w:t>
        </w:r>
      </w:ins>
      <w:ins w:id="2435" w:author="Cara Cardinale" w:date="2025-03-02T14:44:00Z">
        <w:r w:rsidRPr="00A25529">
          <w:t>perjury to confirm that we are and have been duly authorized to incorporate the association.</w:t>
        </w:r>
      </w:ins>
    </w:p>
    <w:p w14:paraId="43D41E5C" w14:textId="77777777" w:rsidR="00221E40" w:rsidRPr="00A25529" w:rsidRDefault="00221E40" w:rsidP="00221E40">
      <w:pPr>
        <w:rPr>
          <w:ins w:id="2436" w:author="Cara Cardinale" w:date="2025-03-02T14:46:00Z"/>
        </w:rPr>
      </w:pPr>
    </w:p>
    <w:p w14:paraId="3B9D85D1" w14:textId="77777777" w:rsidR="00221E40" w:rsidRPr="00A25529" w:rsidRDefault="00221E40" w:rsidP="00221E40">
      <w:pPr>
        <w:rPr>
          <w:ins w:id="2437" w:author="Cara Cardinale" w:date="2025-03-02T14:46:00Z"/>
        </w:rPr>
      </w:pPr>
    </w:p>
    <w:bookmarkStart w:id="2438" w:name="_Hlk191820933"/>
    <w:p w14:paraId="252366F6" w14:textId="77777777" w:rsidR="00221E40" w:rsidRPr="00A25529" w:rsidRDefault="00221E40" w:rsidP="00221E40">
      <w:pPr>
        <w:pStyle w:val="pxformfal"/>
        <w:ind w:left="500"/>
        <w:rPr>
          <w:ins w:id="2439" w:author="Cara Cardinale" w:date="2025-03-02T14:46:00Z"/>
          <w:sz w:val="24"/>
          <w:szCs w:val="24"/>
        </w:rPr>
      </w:pPr>
      <w:ins w:id="2440" w:author="Cara Cardinale" w:date="2025-03-02T14:46:00Z">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signature]</w:t>
        </w:r>
      </w:ins>
    </w:p>
    <w:p w14:paraId="5A31C282" w14:textId="77777777" w:rsidR="00221E40" w:rsidRPr="00A25529" w:rsidRDefault="00221E40" w:rsidP="00221E40">
      <w:pPr>
        <w:pStyle w:val="pxformfsigfal"/>
        <w:rPr>
          <w:ins w:id="2441" w:author="Cara Cardinale" w:date="2025-03-02T14:46:00Z"/>
          <w:sz w:val="24"/>
          <w:szCs w:val="24"/>
        </w:rPr>
      </w:pPr>
      <w:ins w:id="2442" w:author="Cara Cardinale" w:date="2025-03-02T14:46:00Z">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w:t>
        </w:r>
      </w:ins>
      <w:ins w:id="2443" w:author="Cara Cardinale" w:date="2025-03-02T14:47:00Z">
        <w:r w:rsidRPr="00A25529">
          <w:rPr>
            <w:rStyle w:val="pxfinstr"/>
            <w:i/>
            <w:iCs/>
            <w:szCs w:val="24"/>
          </w:rPr>
          <w:t>s</w:t>
        </w:r>
      </w:ins>
      <w:ins w:id="2444" w:author="Cara Cardinale" w:date="2025-03-02T14:46:00Z">
        <w:r w:rsidRPr="00A25529">
          <w:rPr>
            <w:rStyle w:val="pxfinstr"/>
            <w:i/>
            <w:iCs/>
            <w:szCs w:val="24"/>
          </w:rPr>
          <w:t xml:space="preserve"> of </w:t>
        </w:r>
      </w:ins>
      <w:ins w:id="2445" w:author="Cara Cardinale" w:date="2025-03-02T14:47:00Z">
        <w:r w:rsidRPr="00A25529">
          <w:rPr>
            <w:rStyle w:val="pxfinstr"/>
            <w:i/>
            <w:iCs/>
            <w:szCs w:val="24"/>
          </w:rPr>
          <w:t>committee members</w:t>
        </w:r>
      </w:ins>
      <w:ins w:id="2446" w:author="Cara Cardinale" w:date="2025-03-02T14:46:00Z">
        <w:r w:rsidRPr="00A25529">
          <w:rPr>
            <w:rStyle w:val="pxfinstr"/>
            <w:i/>
            <w:iCs/>
            <w:szCs w:val="24"/>
          </w:rPr>
          <w:t>]</w:t>
        </w:r>
      </w:ins>
    </w:p>
    <w:bookmarkEnd w:id="2438"/>
    <w:p w14:paraId="41FFD895" w14:textId="77777777" w:rsidR="00221E40" w:rsidRPr="00A25529" w:rsidRDefault="00221E40" w:rsidP="00221E40">
      <w:pPr>
        <w:pPrChange w:id="2447" w:author="Cara Cardinale" w:date="2025-03-02T14:44:00Z">
          <w:pPr>
            <w:pStyle w:val="pxformrefp"/>
          </w:pPr>
        </w:pPrChange>
      </w:pPr>
    </w:p>
    <w:p w14:paraId="0F24A06D" w14:textId="77777777" w:rsidR="00FB29D8" w:rsidRPr="00A25529" w:rsidRDefault="00FB29D8">
      <w:pPr>
        <w:pStyle w:val="pxs"/>
        <w:spacing w:before="180"/>
        <w:rPr>
          <w:rPrChange w:id="2448" w:author="Cara Cardinale" w:date="2025-03-04T10:36:00Z">
            <w:rPr>
              <w:sz w:val="27"/>
            </w:rPr>
          </w:rPrChange>
        </w:rPr>
      </w:pPr>
      <w:r w:rsidRPr="00A25529">
        <w:rPr>
          <w:rPrChange w:id="2449" w:author="Cara Cardinale" w:date="2025-03-04T10:36:00Z">
            <w:rPr>
              <w:sz w:val="27"/>
            </w:rPr>
          </w:rPrChange>
        </w:rPr>
        <w:t>30:72. Alternative introductory paragraphs for certificates or other instruments delivered to the Department of State for filing</w:t>
      </w:r>
    </w:p>
    <w:p w14:paraId="0B2B3657" w14:textId="77777777" w:rsidR="00FB29D8" w:rsidRPr="00A25529" w:rsidRDefault="00FB29D8">
      <w:pPr>
        <w:pStyle w:val="pxov"/>
        <w:rPr>
          <w:vanish/>
        </w:rPr>
      </w:pPr>
      <w:r w:rsidRPr="00A25529">
        <w:rPr>
          <w:vanish/>
        </w:rPr>
        <w:t>CLS</w:t>
      </w:r>
    </w:p>
    <w:p w14:paraId="13D058B0" w14:textId="77777777" w:rsidR="00FB29D8" w:rsidRPr="00A25529" w:rsidRDefault="00FB29D8">
      <w:pPr>
        <w:pStyle w:val="pxov"/>
        <w:rPr>
          <w:vanish/>
        </w:rPr>
      </w:pPr>
      <w:r w:rsidRPr="00A25529">
        <w:rPr>
          <w:vanish/>
        </w:rPr>
        <w:t>COL</w:t>
      </w:r>
    </w:p>
    <w:p w14:paraId="3AE70A71" w14:textId="77777777" w:rsidR="00FB29D8" w:rsidRPr="00A25529" w:rsidRDefault="00FB29D8">
      <w:pPr>
        <w:pStyle w:val="pxov"/>
        <w:rPr>
          <w:vanish/>
        </w:rPr>
      </w:pPr>
      <w:r w:rsidRPr="00A25529">
        <w:rPr>
          <w:vanish/>
        </w:rPr>
        <w:t>NFP</w:t>
      </w:r>
    </w:p>
    <w:p w14:paraId="4C8854DC" w14:textId="77777777" w:rsidR="00FB29D8" w:rsidRPr="00A25529" w:rsidRDefault="00FB29D8">
      <w:pPr>
        <w:pStyle w:val="pxov"/>
        <w:rPr>
          <w:vanish/>
        </w:rPr>
      </w:pPr>
      <w:r w:rsidRPr="00A25529">
        <w:rPr>
          <w:vanish/>
        </w:rPr>
        <w:t>FCV</w:t>
      </w:r>
    </w:p>
    <w:p w14:paraId="252C6486" w14:textId="77777777" w:rsidR="00FB29D8" w:rsidRPr="00A25529" w:rsidRDefault="00FB29D8">
      <w:pPr>
        <w:pStyle w:val="pxov"/>
        <w:rPr>
          <w:vanish/>
        </w:rPr>
      </w:pPr>
      <w:r w:rsidRPr="00A25529">
        <w:rPr>
          <w:vanish/>
        </w:rPr>
        <w:t>FTR</w:t>
      </w:r>
    </w:p>
    <w:p w14:paraId="33193209" w14:textId="77777777" w:rsidR="00FB29D8" w:rsidRPr="00A25529" w:rsidRDefault="00FB29D8">
      <w:pPr>
        <w:pStyle w:val="pxov"/>
        <w:rPr>
          <w:vanish/>
        </w:rPr>
      </w:pPr>
      <w:r w:rsidRPr="00A25529">
        <w:rPr>
          <w:vanish/>
        </w:rPr>
        <w:t>TEM</w:t>
      </w:r>
    </w:p>
    <w:p w14:paraId="68A15670" w14:textId="77777777" w:rsidR="00FB29D8" w:rsidRPr="00A25529" w:rsidRDefault="00FB29D8">
      <w:pPr>
        <w:pStyle w:val="pxov"/>
        <w:rPr>
          <w:vanish/>
        </w:rPr>
      </w:pPr>
      <w:r w:rsidRPr="00A25529">
        <w:rPr>
          <w:vanish/>
        </w:rPr>
        <w:t>MTD</w:t>
      </w:r>
    </w:p>
    <w:p w14:paraId="107DF85B"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form.du="0"</w:instrText>
      </w:r>
      <w:r w:rsidRPr="00A25529">
        <w:rPr>
          <w:i/>
          <w:iCs/>
          <w:sz w:val="24"/>
          <w:szCs w:val="24"/>
        </w:rPr>
        <w:fldChar w:fldCharType="end"/>
      </w:r>
      <w:r w:rsidRPr="00A25529">
        <w:rPr>
          <w:i/>
          <w:iCs/>
          <w:sz w:val="24"/>
          <w:szCs w:val="24"/>
        </w:rPr>
        <w:fldChar w:fldCharType="begin"/>
      </w:r>
      <w:r w:rsidRPr="00A25529">
        <w:rPr>
          <w:i/>
          <w:iCs/>
          <w:sz w:val="24"/>
          <w:szCs w:val="24"/>
        </w:rPr>
        <w:instrText>form.fid="Id54a61801b6411e684899cfd92da4eb0"</w:instrText>
      </w:r>
      <w:r w:rsidRPr="00A25529">
        <w:rPr>
          <w:i/>
          <w:iCs/>
          <w:sz w:val="24"/>
          <w:szCs w:val="24"/>
        </w:rPr>
        <w:fldChar w:fldCharType="end"/>
      </w:r>
      <w:r w:rsidRPr="00A25529">
        <w:rPr>
          <w:i/>
          <w:iCs/>
          <w:color w:val="FF0000"/>
          <w:sz w:val="24"/>
          <w:szCs w:val="24"/>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4BAD8397" w14:textId="77777777" w:rsidR="00FB29D8" w:rsidRPr="00A25529" w:rsidRDefault="00FB29D8">
      <w:pPr>
        <w:pStyle w:val="pxformselfs"/>
        <w:ind w:left="500"/>
      </w:pPr>
      <w:r w:rsidRPr="00A25529">
        <w:t xml:space="preserve"> </w:t>
      </w:r>
    </w:p>
    <w:p w14:paraId="5A9E0B19" w14:textId="77777777" w:rsidR="00FB29D8" w:rsidRPr="00A25529" w:rsidRDefault="00FB29D8">
      <w:pPr>
        <w:pStyle w:val="pxformselfl"/>
        <w:ind w:left="900"/>
      </w:pPr>
      <w:r w:rsidRPr="00A25529">
        <w:t xml:space="preserve"> </w:t>
      </w:r>
    </w:p>
    <w:p w14:paraId="7C1CB6B7"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ALL MEMBERS</w:t>
      </w:r>
    </w:p>
    <w:p w14:paraId="749A7540"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all the members of </w:t>
      </w:r>
      <w:r w:rsidRPr="00A25529">
        <w:rPr>
          <w:rStyle w:val="pxfinstr"/>
          <w:i/>
          <w:iCs/>
        </w:rPr>
        <w:t>[name of corporation]</w:t>
      </w:r>
      <w:r w:rsidRPr="00A25529">
        <w:t xml:space="preserve"> entitled to vote thereon, do hereby certify and set forth:</w:t>
      </w:r>
      <w:r w:rsidRPr="00A25529">
        <w:rPr>
          <w:rStyle w:val="pxfinstr"/>
          <w:i/>
          <w:iCs/>
        </w:rPr>
        <w:t>[OR:]</w:t>
      </w:r>
    </w:p>
    <w:p w14:paraId="6491124E" w14:textId="77777777" w:rsidR="00FB29D8" w:rsidRPr="00A25529" w:rsidRDefault="00FB29D8">
      <w:pPr>
        <w:pStyle w:val="pxformselfs"/>
        <w:ind w:left="500"/>
      </w:pPr>
      <w:r w:rsidRPr="00A25529">
        <w:t xml:space="preserve"> </w:t>
      </w:r>
    </w:p>
    <w:p w14:paraId="2C78367E" w14:textId="77777777" w:rsidR="00FB29D8" w:rsidRPr="00A25529" w:rsidRDefault="00FB29D8">
      <w:pPr>
        <w:pStyle w:val="pxformselfl"/>
        <w:ind w:left="900"/>
      </w:pPr>
      <w:r w:rsidRPr="00A25529">
        <w:t xml:space="preserve"> </w:t>
      </w:r>
    </w:p>
    <w:p w14:paraId="1ACF58CA"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DESIGNATED OFFICERS</w:t>
      </w:r>
    </w:p>
    <w:p w14:paraId="1F8E0F22"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rPr>
          <w:rStyle w:val="pxfinstr"/>
          <w:i/>
          <w:iCs/>
        </w:rPr>
        <w:t>[The undersigned, being the [[chairperson of board]/President/Vice President] and the [secretary/assistant secretary] of [name of corporation], do hereby certify and set forth/The undersigned, being the President and the secretary of [name of corporation], do hereby certify and set forth]</w:t>
      </w:r>
      <w:r w:rsidRPr="00A25529">
        <w:t>:</w:t>
      </w:r>
      <w:r w:rsidRPr="00A25529">
        <w:rPr>
          <w:rStyle w:val="pxfinstr"/>
          <w:i/>
          <w:iCs/>
        </w:rPr>
        <w:t>[OR:]</w:t>
      </w:r>
    </w:p>
    <w:p w14:paraId="27E74559" w14:textId="77777777" w:rsidR="00FB29D8" w:rsidRPr="00A25529" w:rsidRDefault="00FB29D8">
      <w:pPr>
        <w:pStyle w:val="pxformselfs"/>
        <w:ind w:left="500"/>
      </w:pPr>
      <w:r w:rsidRPr="00A25529">
        <w:t xml:space="preserve"> </w:t>
      </w:r>
    </w:p>
    <w:p w14:paraId="6E5C316F" w14:textId="77777777" w:rsidR="00FB29D8" w:rsidRPr="00A25529" w:rsidRDefault="00FB29D8">
      <w:pPr>
        <w:pStyle w:val="pxformselfl"/>
        <w:ind w:left="900"/>
      </w:pPr>
      <w:r w:rsidRPr="00A25529">
        <w:t xml:space="preserve"> </w:t>
      </w:r>
    </w:p>
    <w:p w14:paraId="61E161D0"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 MAJORITY OF DIRECTORS OR THEIR DESIGNEES</w:t>
      </w:r>
    </w:p>
    <w:p w14:paraId="1E725762"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 majority of the </w:t>
      </w:r>
      <w:r w:rsidRPr="00A25529">
        <w:rPr>
          <w:rStyle w:val="pxfinstr"/>
          <w:i/>
          <w:iCs/>
        </w:rPr>
        <w:t>[directors/directors designated by a majority of the directors]</w:t>
      </w:r>
      <w:r w:rsidRPr="00A25529">
        <w:t xml:space="preserve"> presently in office of </w:t>
      </w:r>
      <w:r w:rsidRPr="00A25529">
        <w:rPr>
          <w:rStyle w:val="pxfinstr"/>
          <w:i/>
          <w:iCs/>
        </w:rPr>
        <w:t>[name of corporation]</w:t>
      </w:r>
      <w:r w:rsidRPr="00A25529">
        <w:t xml:space="preserve">, do hereby state that </w:t>
      </w:r>
      <w:r w:rsidRPr="00A25529">
        <w:rPr>
          <w:rStyle w:val="pxfinstr"/>
          <w:i/>
          <w:iCs/>
        </w:rPr>
        <w:t>[name of corporation]</w:t>
      </w:r>
      <w:r w:rsidRPr="00A25529">
        <w:t xml:space="preserve"> has no officers and do hereby certify and set forth:</w:t>
      </w:r>
      <w:r w:rsidRPr="00A25529">
        <w:rPr>
          <w:rStyle w:val="pxfinstr"/>
          <w:i/>
          <w:iCs/>
        </w:rPr>
        <w:t>[OR:]</w:t>
      </w:r>
    </w:p>
    <w:p w14:paraId="238F16E1" w14:textId="77777777" w:rsidR="00FB29D8" w:rsidRPr="00A25529" w:rsidRDefault="00FB29D8">
      <w:pPr>
        <w:pStyle w:val="pxformselfs"/>
        <w:ind w:left="500"/>
      </w:pPr>
      <w:r w:rsidRPr="00A25529">
        <w:t xml:space="preserve"> </w:t>
      </w:r>
    </w:p>
    <w:p w14:paraId="436D8C21" w14:textId="77777777" w:rsidR="00FB29D8" w:rsidRPr="00A25529" w:rsidRDefault="00FB29D8">
      <w:pPr>
        <w:pStyle w:val="pxformselfl"/>
        <w:ind w:left="900"/>
      </w:pPr>
      <w:r w:rsidRPr="00A25529">
        <w:t xml:space="preserve"> </w:t>
      </w:r>
    </w:p>
    <w:p w14:paraId="5CA5B863"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 MAJORITY OF MEMBERS ENTITLEDTO VOTE</w:t>
      </w:r>
    </w:p>
    <w:p w14:paraId="5C9F851B"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 majority of all the members of </w:t>
      </w:r>
      <w:r w:rsidRPr="00A25529">
        <w:rPr>
          <w:rStyle w:val="pxfinstr"/>
          <w:i/>
          <w:iCs/>
        </w:rPr>
        <w:t>[name of corporation]</w:t>
      </w:r>
      <w:r w:rsidRPr="00A25529">
        <w:t xml:space="preserve"> entitled to vote thereon, do hereby state that </w:t>
      </w:r>
      <w:r w:rsidRPr="00A25529">
        <w:rPr>
          <w:rStyle w:val="pxfinstr"/>
          <w:i/>
          <w:iCs/>
        </w:rPr>
        <w:t>[name of corporation]</w:t>
      </w:r>
      <w:r w:rsidRPr="00A25529">
        <w:t xml:space="preserve"> has no officers or directors and do hereby certify and set forth:</w:t>
      </w:r>
      <w:r w:rsidRPr="00A25529">
        <w:rPr>
          <w:rStyle w:val="pxfinstr"/>
          <w:i/>
          <w:iCs/>
        </w:rPr>
        <w:t>[OR:]</w:t>
      </w:r>
    </w:p>
    <w:p w14:paraId="6EC24029" w14:textId="77777777" w:rsidR="00FB29D8" w:rsidRPr="00A25529" w:rsidRDefault="00FB29D8">
      <w:pPr>
        <w:pStyle w:val="pxformselfs"/>
        <w:ind w:left="500"/>
      </w:pPr>
      <w:r w:rsidRPr="00A25529">
        <w:t xml:space="preserve"> </w:t>
      </w:r>
    </w:p>
    <w:p w14:paraId="2D245F8E" w14:textId="77777777" w:rsidR="00FB29D8" w:rsidRPr="00A25529" w:rsidRDefault="00FB29D8">
      <w:pPr>
        <w:pStyle w:val="pxformselfl"/>
        <w:ind w:left="900"/>
      </w:pPr>
      <w:r w:rsidRPr="00A25529">
        <w:t xml:space="preserve"> </w:t>
      </w:r>
    </w:p>
    <w:p w14:paraId="67728B66"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 SUBSCRIBER FOR CAPITAL CERTIFICATES</w:t>
      </w:r>
    </w:p>
    <w:p w14:paraId="305AA67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 subscriber for capital certificates of </w:t>
      </w:r>
      <w:r w:rsidRPr="00A25529">
        <w:rPr>
          <w:rStyle w:val="pxfinstr"/>
          <w:i/>
          <w:iCs/>
        </w:rPr>
        <w:t>[name of corporation]</w:t>
      </w:r>
      <w:r w:rsidRPr="00A25529">
        <w:t xml:space="preserve"> whose subscription has been accepted, does hereby state that </w:t>
      </w:r>
      <w:r w:rsidRPr="00A25529">
        <w:rPr>
          <w:rStyle w:val="pxfinstr"/>
          <w:i/>
          <w:iCs/>
        </w:rPr>
        <w:t>[name of corporation]</w:t>
      </w:r>
      <w:r w:rsidRPr="00A25529">
        <w:t xml:space="preserve"> has no officers, directors, or members and does hereby certify and set forth:</w:t>
      </w:r>
      <w:r w:rsidRPr="00A25529">
        <w:rPr>
          <w:rStyle w:val="pxfinstr"/>
          <w:i/>
          <w:iCs/>
        </w:rPr>
        <w:t>[OR:]</w:t>
      </w:r>
    </w:p>
    <w:p w14:paraId="20B0F7FA" w14:textId="77777777" w:rsidR="00FB29D8" w:rsidRPr="00A25529" w:rsidRDefault="00FB29D8">
      <w:pPr>
        <w:pStyle w:val="pxformselfs"/>
        <w:ind w:left="500"/>
      </w:pPr>
      <w:r w:rsidRPr="00A25529">
        <w:t xml:space="preserve"> </w:t>
      </w:r>
    </w:p>
    <w:p w14:paraId="4025F601" w14:textId="77777777" w:rsidR="00FB29D8" w:rsidRPr="00A25529" w:rsidRDefault="00FB29D8">
      <w:pPr>
        <w:pStyle w:val="pxformselfl"/>
        <w:ind w:left="900"/>
      </w:pPr>
      <w:r w:rsidRPr="00A25529">
        <w:t xml:space="preserve"> </w:t>
      </w:r>
    </w:p>
    <w:p w14:paraId="0B5B6972"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 xml:space="preserve">(A) BY AN INCORPORATOR OR ANYONE ACTING IN HIS OR HER STEAD UNDER N.Y. NOT-FOR-PROFIT CORP. LAW </w:t>
      </w:r>
      <w:r w:rsidRPr="00A25529">
        <w:rPr>
          <w:vanish/>
        </w:rPr>
        <w:t>&amp;s;</w:t>
      </w:r>
      <w:r w:rsidRPr="00A25529">
        <w:rPr>
          <w:rStyle w:val="pxvis"/>
          <w:rFonts w:ascii="Times NewRoman" w:hAnsi="Times NewRoman"/>
          <w:b w:val="0"/>
          <w:sz w:val="24"/>
        </w:rPr>
        <w:t>§</w:t>
      </w:r>
      <w:r w:rsidRPr="00A25529">
        <w:t>614(c)</w:t>
      </w:r>
    </w:p>
    <w:p w14:paraId="4CE8EF2A"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w:t>
      </w:r>
      <w:r w:rsidRPr="00A25529">
        <w:rPr>
          <w:rStyle w:val="pxfinstr"/>
          <w:i/>
          <w:iCs/>
        </w:rPr>
        <w:t>[an incorporator of [name of corporation]/the person for whom the incorporators acted as agents, such incorporators being unable to act in that [specification of reasons for inability to act]/the legal representative of [name of decedent], the person for whom the incorporators acted as agents, [name of decedent], being deceased/[specification of other reasons for inability to act]]</w:t>
      </w:r>
      <w:r w:rsidRPr="00A25529">
        <w:t xml:space="preserve">, does hereby state that </w:t>
      </w:r>
      <w:r w:rsidRPr="00A25529">
        <w:rPr>
          <w:rStyle w:val="pxfinstr"/>
          <w:i/>
          <w:iCs/>
        </w:rPr>
        <w:t>[name of corporation]</w:t>
      </w:r>
      <w:r w:rsidRPr="00A25529">
        <w:t xml:space="preserve"> does not have any officers, directors, members of record, or subscribers for capital certificates whose subscriptions have been accepted and does hereby certify and set forth:</w:t>
      </w:r>
      <w:del w:id="2450" w:author="Cara Cardinale" w:date="2025-01-26T14:28:00Z">
        <w:r w:rsidRPr="00A25529" w:rsidDel="0062414C">
          <w:rPr>
            <w:rStyle w:val="pxfinstr"/>
            <w:i/>
            <w:iCs/>
          </w:rPr>
          <w:delText>[END OF CHOICES]</w:delText>
        </w:r>
      </w:del>
    </w:p>
    <w:p w14:paraId="1F2BF34E" w14:textId="77777777" w:rsidR="00FB29D8" w:rsidRPr="00A25529" w:rsidRDefault="00FB29D8">
      <w:pPr>
        <w:pStyle w:val="pxformnotes"/>
        <w:jc w:val="center"/>
        <w:rPr>
          <w:sz w:val="24"/>
          <w:szCs w:val="24"/>
        </w:rPr>
      </w:pPr>
      <w:r w:rsidRPr="00A25529">
        <w:rPr>
          <w:rStyle w:val="pxvis"/>
          <w:rFonts w:cs="Arial"/>
          <w:bCs/>
          <w:sz w:val="50"/>
          <w:rPrChange w:id="2451" w:author="Cara Cardinale" w:date="2025-03-04T10:36:00Z">
            <w:rPr>
              <w:rStyle w:val="pxvis"/>
              <w:rFonts w:cs="Arial"/>
              <w:bCs/>
            </w:rPr>
          </w:rPrChange>
        </w:rPr>
        <w:t>Notes to Form</w:t>
      </w:r>
    </w:p>
    <w:p w14:paraId="7421B107" w14:textId="77777777" w:rsidR="00FB29D8" w:rsidRPr="00A25529" w:rsidRDefault="00FB29D8">
      <w:pPr>
        <w:pStyle w:val="pxformnotes"/>
        <w:rPr>
          <w:sz w:val="24"/>
          <w:szCs w:val="24"/>
        </w:rPr>
      </w:pPr>
    </w:p>
    <w:p w14:paraId="4B915480" w14:textId="77777777" w:rsidR="00FB29D8" w:rsidRPr="00A25529" w:rsidRDefault="00FB29D8">
      <w:pPr>
        <w:pStyle w:val="pxformnote"/>
        <w:spacing w:before="180"/>
      </w:pPr>
      <w:del w:id="2452" w:author="Cara Cardinale" w:date="2025-01-14T20:47:00Z">
        <w:r w:rsidRPr="00A25529" w:rsidDel="00CF1278">
          <w:delText>Drafter's Note</w:delText>
        </w:r>
      </w:del>
      <w:r w:rsidRPr="00A25529">
        <w:t xml:space="preserve"> </w:t>
      </w:r>
    </w:p>
    <w:p w14:paraId="21638F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Every certificate or other instrument which is required under the N.Y. Not-for-Profit Corporation Law to be signed and delivered to the Department of State for filing shall, except as otherwise specified in the section providing for such certificate, be signed either by an officer, director, attorney-in-fact or duly authorized person. </w:t>
      </w:r>
      <w:r w:rsidRPr="00A25529">
        <w:rPr>
          <w:rStyle w:val="pxst"/>
          <w:color w:val="FF0000"/>
          <w:vertAlign w:val="superscript"/>
        </w:rPr>
        <w:t>►</w:t>
      </w:r>
      <w:r w:rsidRPr="00A25529">
        <w:rPr>
          <w:rStyle w:val="pxst"/>
        </w:rPr>
        <w:fldChar w:fldCharType="begin"/>
      </w:r>
      <w:r w:rsidRPr="00A25529">
        <w:rPr>
          <w:rStyle w:val="pxst"/>
        </w:rPr>
        <w:instrText>st.ref.id="I0041JJ"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104(d)</w:t>
      </w:r>
      <w:r w:rsidRPr="00A25529">
        <w:t>.</w:t>
      </w:r>
    </w:p>
    <w:p w14:paraId="0378F2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name and the capacity in which any person signs such certificate must be included in the certificate. </w:t>
      </w:r>
      <w:r w:rsidRPr="00A25529">
        <w:rPr>
          <w:rStyle w:val="pxst"/>
          <w:color w:val="FF0000"/>
          <w:vertAlign w:val="superscript"/>
        </w:rPr>
        <w:t>►</w:t>
      </w:r>
      <w:r w:rsidRPr="00A25529">
        <w:rPr>
          <w:rStyle w:val="pxst"/>
        </w:rPr>
        <w:fldChar w:fldCharType="begin"/>
      </w:r>
      <w:r w:rsidRPr="00A25529">
        <w:rPr>
          <w:rStyle w:val="pxst"/>
        </w:rPr>
        <w:instrText>st.ref.id="I006UOF"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104(d)</w:t>
      </w:r>
      <w:r w:rsidRPr="00A25529">
        <w:t>.</w:t>
      </w:r>
    </w:p>
    <w:p w14:paraId="51F6B0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With respect to paragraph A in the foregoing form, note that written or electronic consent given by all the members entitled to vote thereon has the same effect as a unanimous vote of such members, and any certificate delivered to the Department of State, with respect to such authorization, must recite that the authorization was by unanimous written consent. </w:t>
      </w:r>
      <w:r w:rsidRPr="00A25529">
        <w:rPr>
          <w:rStyle w:val="pxst"/>
          <w:color w:val="FF0000"/>
          <w:vertAlign w:val="superscript"/>
        </w:rPr>
        <w:t>►</w:t>
      </w:r>
      <w:r w:rsidRPr="00A25529">
        <w:rPr>
          <w:rStyle w:val="pxst"/>
        </w:rPr>
        <w:fldChar w:fldCharType="begin"/>
      </w:r>
      <w:r w:rsidRPr="00A25529">
        <w:rPr>
          <w:rStyle w:val="pxst"/>
        </w:rPr>
        <w:instrText>st.ref.id="I009NTB"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614(b)</w:t>
      </w:r>
      <w:r w:rsidRPr="00A25529">
        <w:t>.</w:t>
      </w:r>
    </w:p>
    <w:p w14:paraId="7FCBD900" w14:textId="77777777" w:rsidR="00FB29D8" w:rsidRPr="00A25529" w:rsidRDefault="00FB29D8">
      <w:pPr>
        <w:pStyle w:val="pxformrr"/>
        <w:rPr>
          <w:sz w:val="24"/>
          <w:szCs w:val="24"/>
        </w:rPr>
      </w:pPr>
      <w:r w:rsidRPr="00A25529">
        <w:rPr>
          <w:rStyle w:val="pxvis"/>
          <w:rFonts w:cs="Arial"/>
          <w:bCs/>
          <w:sz w:val="50"/>
          <w:rPrChange w:id="2453" w:author="Cara Cardinale" w:date="2025-03-04T10:36:00Z">
            <w:rPr>
              <w:rStyle w:val="pxvis"/>
              <w:rFonts w:cs="Arial"/>
              <w:bCs/>
            </w:rPr>
          </w:rPrChange>
        </w:rPr>
        <w:t>Research References</w:t>
      </w:r>
    </w:p>
    <w:p w14:paraId="4A50DAB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tk.ref.id="I00CGY7"</w:instrText>
      </w:r>
      <w:r w:rsidRPr="00A25529">
        <w:rPr>
          <w:rStyle w:val="pxtk"/>
        </w:rPr>
        <w:fldChar w:fldCharType="end"/>
      </w:r>
      <w:r w:rsidRPr="00A25529">
        <w:rPr>
          <w:rStyle w:val="pxtk"/>
        </w:rPr>
        <w:t>West's Key Number Digest, Corporations and Business Organizations &amp;key;3374</w:t>
      </w:r>
    </w:p>
    <w:p w14:paraId="1AE4B412" w14:textId="77777777" w:rsidR="00FB29D8" w:rsidRPr="00A25529" w:rsidRDefault="00FB29D8">
      <w:pPr>
        <w:pStyle w:val="pxs"/>
        <w:spacing w:before="180"/>
        <w:rPr>
          <w:rPrChange w:id="2454" w:author="Cara Cardinale" w:date="2025-03-04T10:36:00Z">
            <w:rPr>
              <w:sz w:val="27"/>
            </w:rPr>
          </w:rPrChange>
        </w:rPr>
      </w:pPr>
      <w:r w:rsidRPr="00A25529">
        <w:rPr>
          <w:rPrChange w:id="2455" w:author="Cara Cardinale" w:date="2025-03-04T10:36:00Z">
            <w:rPr>
              <w:sz w:val="27"/>
            </w:rPr>
          </w:rPrChange>
        </w:rPr>
        <w:t>30:73. Affidavit of subscribers of certificate of incorporation that they constitute a majority of members of the committee duly authorized to incorporate association or group</w:t>
      </w:r>
    </w:p>
    <w:p w14:paraId="52DCD27B" w14:textId="77777777" w:rsidR="00FB29D8" w:rsidRPr="00A25529" w:rsidRDefault="00FB29D8">
      <w:pPr>
        <w:pStyle w:val="pxov"/>
        <w:rPr>
          <w:vanish/>
        </w:rPr>
      </w:pPr>
      <w:r w:rsidRPr="00A25529">
        <w:rPr>
          <w:vanish/>
        </w:rPr>
        <w:t>FMS</w:t>
      </w:r>
    </w:p>
    <w:p w14:paraId="7C839E82" w14:textId="77777777" w:rsidR="00FB29D8" w:rsidRPr="00A25529" w:rsidRDefault="00FB29D8">
      <w:pPr>
        <w:pStyle w:val="pxov"/>
        <w:rPr>
          <w:vanish/>
        </w:rPr>
      </w:pPr>
      <w:r w:rsidRPr="00A25529">
        <w:rPr>
          <w:vanish/>
        </w:rPr>
        <w:t>NFP</w:t>
      </w:r>
    </w:p>
    <w:p w14:paraId="6064DBA8" w14:textId="77777777" w:rsidR="00FB29D8" w:rsidRPr="00A25529" w:rsidRDefault="00FB29D8">
      <w:pPr>
        <w:pStyle w:val="pxov"/>
        <w:rPr>
          <w:vanish/>
        </w:rPr>
      </w:pPr>
      <w:r w:rsidRPr="00A25529">
        <w:rPr>
          <w:vanish/>
        </w:rPr>
        <w:t>COL</w:t>
      </w:r>
    </w:p>
    <w:p w14:paraId="184BB4BE" w14:textId="77777777" w:rsidR="00FB29D8" w:rsidRPr="00A25529" w:rsidRDefault="00FB29D8">
      <w:pPr>
        <w:pStyle w:val="pxov"/>
        <w:rPr>
          <w:vanish/>
        </w:rPr>
      </w:pPr>
      <w:r w:rsidRPr="00A25529">
        <w:rPr>
          <w:vanish/>
        </w:rPr>
        <w:t>FCV</w:t>
      </w:r>
    </w:p>
    <w:p w14:paraId="2B61A867" w14:textId="77777777" w:rsidR="00FB29D8" w:rsidRPr="00A25529" w:rsidRDefault="00FB29D8">
      <w:pPr>
        <w:pStyle w:val="pxov"/>
        <w:rPr>
          <w:vanish/>
        </w:rPr>
      </w:pPr>
      <w:r w:rsidRPr="00A25529">
        <w:rPr>
          <w:vanish/>
        </w:rPr>
        <w:t>FTR</w:t>
      </w:r>
    </w:p>
    <w:p w14:paraId="5C8646EA" w14:textId="77777777" w:rsidR="00FB29D8" w:rsidRPr="00A25529" w:rsidRDefault="00FB29D8">
      <w:pPr>
        <w:pStyle w:val="pxov"/>
        <w:rPr>
          <w:vanish/>
        </w:rPr>
      </w:pPr>
      <w:r w:rsidRPr="00A25529">
        <w:rPr>
          <w:vanish/>
        </w:rPr>
        <w:t>EBL</w:t>
      </w:r>
    </w:p>
    <w:p w14:paraId="265B747F" w14:textId="77777777" w:rsidR="00FB29D8" w:rsidRPr="00A25529" w:rsidRDefault="00FB29D8">
      <w:pPr>
        <w:pStyle w:val="pxov"/>
        <w:rPr>
          <w:vanish/>
        </w:rPr>
      </w:pPr>
      <w:r w:rsidRPr="00A25529">
        <w:rPr>
          <w:vanish/>
        </w:rPr>
        <w:t>TEM</w:t>
      </w:r>
    </w:p>
    <w:p w14:paraId="1D90FEC9" w14:textId="77777777" w:rsidR="00FB29D8" w:rsidRPr="00A25529" w:rsidRDefault="00FB29D8">
      <w:pPr>
        <w:pStyle w:val="pxov"/>
        <w:rPr>
          <w:vanish/>
        </w:rPr>
      </w:pPr>
      <w:r w:rsidRPr="00A25529">
        <w:rPr>
          <w:vanish/>
        </w:rPr>
        <w:t>MTD</w:t>
      </w:r>
    </w:p>
    <w:p w14:paraId="5E8B25E8"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form.fid="Id54a88901b6411e684899cfd92da4eb0"</w:instrText>
      </w:r>
      <w:r w:rsidRPr="00A25529">
        <w:fldChar w:fldCharType="end"/>
      </w:r>
      <w:r w:rsidRPr="00A25529">
        <w:rPr>
          <w:color w:val="FF0000"/>
          <w:vertAlign w:val="superscript"/>
        </w:rPr>
        <w:t>►</w:t>
      </w:r>
      <w:r w:rsidRPr="00A25529">
        <w:fldChar w:fldCharType="begin"/>
      </w:r>
      <w:r w:rsidRPr="00A25529">
        <w:instrText>fcap.ref="nacp001"</w:instrText>
      </w:r>
      <w:r w:rsidRPr="00A25529">
        <w:fldChar w:fldCharType="end"/>
      </w:r>
      <w:r w:rsidRPr="00A25529">
        <w:rPr>
          <w:color w:val="FF0000"/>
          <w:vertAlign w:val="superscript"/>
        </w:rPr>
        <w:t>►</w:t>
      </w:r>
      <w:r w:rsidRPr="00A25529">
        <w:fldChar w:fldCharType="begin"/>
      </w:r>
      <w:r w:rsidRPr="00A25529">
        <w:instrText>tbl.brace.end="3"</w:instrText>
      </w:r>
      <w:r w:rsidRPr="00A25529">
        <w:fldChar w:fldCharType="end"/>
      </w:r>
      <w:r w:rsidRPr="00A25529">
        <w:fldChar w:fldCharType="begin"/>
      </w:r>
      <w:r w:rsidRPr="00A25529">
        <w:instrText>tbl.brace.start="1"</w:instrText>
      </w:r>
      <w:r w:rsidRPr="00A25529">
        <w:fldChar w:fldCharType="end"/>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tbl.uuid="I04IUHN"</w:instrText>
      </w:r>
      <w:r w:rsidRPr="00A25529">
        <w:fldChar w:fldCharType="end"/>
      </w:r>
    </w:p>
    <w:p w14:paraId="1B3A1AA9"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table.tabstyle="formcol"</w:instrText>
      </w:r>
      <w:r w:rsidRPr="00A25529">
        <w:fldChar w:fldCharType="end"/>
      </w:r>
    </w:p>
    <w:p w14:paraId="1F1D9605" w14:textId="77777777" w:rsidR="00FB29D8" w:rsidRPr="00A25529" w:rsidRDefault="00FB29D8">
      <w:pPr>
        <w:pStyle w:val="pxtgroup"/>
      </w:pPr>
      <w:r w:rsidRPr="00A25529">
        <w:rPr>
          <w:color w:val="FF0000"/>
          <w:vertAlign w:val="superscript"/>
        </w:rPr>
        <w:t>►</w:t>
      </w:r>
      <w:r w:rsidRPr="00A25529">
        <w:fldChar w:fldCharType="begin"/>
      </w:r>
      <w:r w:rsidRPr="00A25529">
        <w:instrText>tgroup.cols="3"</w:instrText>
      </w:r>
      <w:r w:rsidRPr="00A25529">
        <w:fldChar w:fldCharType="end"/>
      </w:r>
      <w:r w:rsidRPr="00A25529">
        <w:fldChar w:fldCharType="begin"/>
      </w:r>
      <w:r w:rsidRPr="00A25529">
        <w:instrText>tgroup.tgroupstyle="text"</w:instrText>
      </w:r>
      <w:r w:rsidRPr="00A25529">
        <w:fldChar w:fldCharType="end"/>
      </w:r>
    </w:p>
    <w:p w14:paraId="4D11026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colspec.colwidth="5*"</w:instrText>
      </w:r>
      <w:r w:rsidRPr="00A25529">
        <w:fldChar w:fldCharType="end"/>
      </w:r>
    </w:p>
    <w:p w14:paraId="2094FE6F"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w:instrText>
      </w:r>
      <w:r w:rsidRPr="00A25529">
        <w:fldChar w:fldCharType="end"/>
      </w:r>
    </w:p>
    <w:p w14:paraId="0EF1AED6"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colspec.colname="3"</w:instrText>
      </w:r>
      <w:r w:rsidRPr="00A25529">
        <w:fldChar w:fldCharType="end"/>
      </w:r>
      <w:r w:rsidRPr="00A25529">
        <w:fldChar w:fldCharType="begin"/>
      </w:r>
      <w:r w:rsidRPr="00A25529">
        <w:instrText>colspec.colnum="3"</w:instrText>
      </w:r>
      <w:r w:rsidRPr="00A25529">
        <w:fldChar w:fldCharType="end"/>
      </w:r>
      <w:r w:rsidRPr="00A25529">
        <w:fldChar w:fldCharType="begin"/>
      </w:r>
      <w:r w:rsidRPr="00A25529">
        <w:instrText>colspec.colwidth="3*"</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B29D8" w:rsidRPr="00A25529" w14:paraId="34F9ABC9" w14:textId="77777777">
        <w:tblPrEx>
          <w:tblCellMar>
            <w:top w:w="0" w:type="dxa"/>
            <w:left w:w="0" w:type="dxa"/>
            <w:bottom w:w="0" w:type="dxa"/>
            <w:right w:w="0" w:type="dxa"/>
          </w:tblCellMar>
        </w:tblPrEx>
        <w:tc>
          <w:tcPr>
            <w:tcW w:w="2880" w:type="dxa"/>
            <w:tcBorders>
              <w:top w:val="nil"/>
              <w:left w:val="nil"/>
              <w:bottom w:val="nil"/>
              <w:right w:val="nil"/>
            </w:tcBorders>
          </w:tcPr>
          <w:p w14:paraId="68CCF84B"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entry.align="left"</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State of New York</w:t>
            </w:r>
          </w:p>
        </w:tc>
        <w:tc>
          <w:tcPr>
            <w:tcW w:w="2880" w:type="dxa"/>
            <w:tcBorders>
              <w:top w:val="nil"/>
              <w:left w:val="nil"/>
              <w:bottom w:val="nil"/>
              <w:right w:val="nil"/>
            </w:tcBorders>
          </w:tcPr>
          <w:p w14:paraId="1A5E4A10"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entry.morerows="2"</w:instrText>
            </w:r>
            <w:r w:rsidRPr="00A25529">
              <w:rPr>
                <w:rStyle w:val="pxentry"/>
              </w:rPr>
              <w:fldChar w:fldCharType="end"/>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vanish/>
              </w:rPr>
              <w:t>&amp;brace;</w:t>
            </w:r>
            <w:r w:rsidRPr="00A25529">
              <w:rPr>
                <w:rStyle w:val="pxvis"/>
                <w:rFonts w:ascii="Times NewRoman" w:hAnsi="Times NewRoman"/>
                <w:b w:val="0"/>
                <w:sz w:val="24"/>
              </w:rPr>
              <w:t>}</w:t>
            </w:r>
          </w:p>
        </w:tc>
        <w:tc>
          <w:tcPr>
            <w:tcW w:w="2880" w:type="dxa"/>
            <w:tcBorders>
              <w:top w:val="nil"/>
              <w:left w:val="nil"/>
              <w:bottom w:val="nil"/>
              <w:right w:val="nil"/>
            </w:tcBorders>
          </w:tcPr>
          <w:p w14:paraId="2E4C021C"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p>
        </w:tc>
      </w:tr>
      <w:tr w:rsidR="00FB29D8" w:rsidRPr="00A25529" w14:paraId="58E3B8FF" w14:textId="77777777">
        <w:tblPrEx>
          <w:tblCellMar>
            <w:top w:w="0" w:type="dxa"/>
            <w:left w:w="0" w:type="dxa"/>
            <w:bottom w:w="0" w:type="dxa"/>
            <w:right w:w="0" w:type="dxa"/>
          </w:tblCellMar>
        </w:tblPrEx>
        <w:tc>
          <w:tcPr>
            <w:tcW w:w="2880" w:type="dxa"/>
            <w:tcBorders>
              <w:top w:val="nil"/>
              <w:left w:val="nil"/>
              <w:bottom w:val="nil"/>
              <w:right w:val="nil"/>
            </w:tcBorders>
          </w:tcPr>
          <w:p w14:paraId="69402006"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p>
        </w:tc>
        <w:tc>
          <w:tcPr>
            <w:tcW w:w="2880" w:type="dxa"/>
            <w:tcBorders>
              <w:top w:val="nil"/>
              <w:left w:val="nil"/>
              <w:bottom w:val="nil"/>
              <w:right w:val="nil"/>
            </w:tcBorders>
          </w:tcPr>
          <w:p w14:paraId="5C19767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p>
        </w:tc>
        <w:tc>
          <w:tcPr>
            <w:tcW w:w="2880" w:type="dxa"/>
            <w:tcBorders>
              <w:top w:val="nil"/>
              <w:left w:val="nil"/>
              <w:bottom w:val="nil"/>
              <w:right w:val="nil"/>
            </w:tcBorders>
          </w:tcPr>
          <w:p w14:paraId="57E3CAB0" w14:textId="77777777" w:rsidR="00FB29D8" w:rsidRPr="00A25529" w:rsidRDefault="00FB29D8"/>
        </w:tc>
      </w:tr>
      <w:tr w:rsidR="00FB29D8" w:rsidRPr="00A25529" w14:paraId="633BA712" w14:textId="77777777">
        <w:tblPrEx>
          <w:tblCellMar>
            <w:top w:w="0" w:type="dxa"/>
            <w:left w:w="0" w:type="dxa"/>
            <w:bottom w:w="0" w:type="dxa"/>
            <w:right w:w="0" w:type="dxa"/>
          </w:tblCellMar>
        </w:tblPrEx>
        <w:tc>
          <w:tcPr>
            <w:tcW w:w="2880" w:type="dxa"/>
            <w:tcBorders>
              <w:top w:val="nil"/>
              <w:left w:val="nil"/>
              <w:bottom w:val="nil"/>
              <w:right w:val="nil"/>
            </w:tcBorders>
          </w:tcPr>
          <w:p w14:paraId="333D008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entry.align="left"</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 xml:space="preserve">County of </w:t>
            </w:r>
            <w:r w:rsidRPr="00A25529">
              <w:rPr>
                <w:rStyle w:val="pxfinstr"/>
                <w:i/>
                <w:iCs/>
              </w:rPr>
              <w:t>[name of county]</w:t>
            </w:r>
          </w:p>
        </w:tc>
        <w:tc>
          <w:tcPr>
            <w:tcW w:w="2880" w:type="dxa"/>
            <w:tcBorders>
              <w:top w:val="nil"/>
              <w:left w:val="nil"/>
              <w:bottom w:val="nil"/>
              <w:right w:val="nil"/>
            </w:tcBorders>
          </w:tcPr>
          <w:p w14:paraId="464A187A"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p>
        </w:tc>
        <w:tc>
          <w:tcPr>
            <w:tcW w:w="2880" w:type="dxa"/>
            <w:tcBorders>
              <w:top w:val="nil"/>
              <w:left w:val="nil"/>
              <w:bottom w:val="nil"/>
              <w:right w:val="nil"/>
            </w:tcBorders>
          </w:tcPr>
          <w:p w14:paraId="2399ED91" w14:textId="77777777" w:rsidR="00FB29D8" w:rsidRPr="00A25529" w:rsidRDefault="00FB29D8"/>
        </w:tc>
      </w:tr>
    </w:tbl>
    <w:p w14:paraId="02853DC0" w14:textId="77777777" w:rsidR="00FB29D8" w:rsidRPr="00A25529" w:rsidRDefault="00FB29D8">
      <w:pPr>
        <w:pStyle w:val="pxtbody"/>
      </w:pPr>
    </w:p>
    <w:p w14:paraId="4C9EAAEB" w14:textId="77777777" w:rsidR="00FB29D8" w:rsidRPr="00A25529" w:rsidRDefault="00FB29D8"/>
    <w:p w14:paraId="7E0FCD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p.ct.id="f2fd26a0b92511efa75bc0a5c2da1858|79|30:73"</w:instrText>
      </w:r>
      <w:r w:rsidRPr="00A25529">
        <w:fldChar w:fldCharType="end"/>
      </w:r>
      <w:r w:rsidRPr="00A25529">
        <w:rPr>
          <w:rStyle w:val="pxfinstr"/>
          <w:i/>
          <w:iCs/>
        </w:rPr>
        <w:t>[Names of affiants]</w:t>
      </w:r>
      <w:r w:rsidRPr="00A25529">
        <w:t>, each for himself or herself, being sworn, states:</w:t>
      </w:r>
    </w:p>
    <w:p w14:paraId="3F54D0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p.ct.id="f2fd26a0b92511efa75bc0a5c2da1858|79|30:73"</w:instrText>
      </w:r>
      <w:r w:rsidRPr="00A25529">
        <w:fldChar w:fldCharType="end"/>
      </w:r>
      <w:r w:rsidRPr="00A25529">
        <w:t xml:space="preserve">I am one of the subscribers of the foregoing Certificate of Incorporation of </w:t>
      </w:r>
      <w:r w:rsidRPr="00A25529">
        <w:rPr>
          <w:rStyle w:val="pxfinstr"/>
          <w:i/>
          <w:iCs/>
        </w:rPr>
        <w:t>[name of corporation]</w:t>
      </w:r>
      <w:r w:rsidRPr="00A25529">
        <w:t xml:space="preserve">. The Certificate of Incorporation incorporates an existing unincorporated association, namely, </w:t>
      </w:r>
      <w:r w:rsidRPr="00A25529">
        <w:rPr>
          <w:rStyle w:val="pxfinstr"/>
          <w:i/>
          <w:iCs/>
        </w:rPr>
        <w:t>[name of unincorporated association]</w:t>
      </w:r>
      <w:r w:rsidRPr="00A25529">
        <w:t>. The subscribers of the foregoing Certificate of Incorporation constitute a majority of the members of the committee duly authorized to incorporate the association.</w:t>
      </w:r>
    </w:p>
    <w:p w14:paraId="33D8868D"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14AEA94A"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BA13C1A"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affiants]</w:t>
      </w:r>
    </w:p>
    <w:p w14:paraId="438B581C"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[Jurat]</w:t>
      </w:r>
    </w:p>
    <w:p w14:paraId="53BFF985" w14:textId="77777777" w:rsidR="00FB29D8" w:rsidRPr="00A25529" w:rsidRDefault="00FB29D8">
      <w:pPr>
        <w:pStyle w:val="pxformnotes"/>
        <w:jc w:val="center"/>
        <w:rPr>
          <w:sz w:val="24"/>
          <w:szCs w:val="24"/>
        </w:rPr>
      </w:pPr>
      <w:r w:rsidRPr="00A25529">
        <w:rPr>
          <w:rStyle w:val="pxvis"/>
          <w:rFonts w:cs="Arial"/>
          <w:bCs/>
          <w:sz w:val="24"/>
          <w:szCs w:val="24"/>
          <w:rPrChange w:id="2456" w:author="Cara Cardinale" w:date="2025-03-04T10:36:00Z">
            <w:rPr>
              <w:rStyle w:val="pxvis"/>
              <w:rFonts w:cs="Arial"/>
              <w:bCs/>
              <w:szCs w:val="24"/>
            </w:rPr>
          </w:rPrChange>
        </w:rPr>
        <w:t>Notes to Form</w:t>
      </w:r>
    </w:p>
    <w:p w14:paraId="06D44ADF" w14:textId="77777777" w:rsidR="00FB29D8" w:rsidRPr="00A25529" w:rsidRDefault="00FB29D8">
      <w:pPr>
        <w:pStyle w:val="pxformnotes"/>
        <w:rPr>
          <w:sz w:val="24"/>
          <w:szCs w:val="24"/>
        </w:rPr>
      </w:pPr>
    </w:p>
    <w:p w14:paraId="1949018A" w14:textId="77777777" w:rsidR="00FB29D8" w:rsidRPr="00A25529" w:rsidRDefault="00FB29D8">
      <w:pPr>
        <w:pStyle w:val="pxformnote"/>
        <w:spacing w:before="180"/>
      </w:pPr>
      <w:del w:id="2457" w:author="Cara Cardinale" w:date="2025-01-14T20:47:00Z">
        <w:r w:rsidRPr="00A25529" w:rsidDel="00CF1278">
          <w:delText>Drafter's Note</w:delText>
        </w:r>
      </w:del>
      <w:r w:rsidRPr="00A25529">
        <w:t xml:space="preserve"> </w:t>
      </w:r>
    </w:p>
    <w:p w14:paraId="20CCCB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p.ct.id="f2fd26a0b92511efa75bc0a5c2da1858|79|30:73"</w:instrText>
      </w:r>
      <w:r w:rsidRPr="00A25529">
        <w:fldChar w:fldCharType="end"/>
      </w:r>
      <w:r w:rsidRPr="00A25529">
        <w:t xml:space="preserve">If the certificate of incorporation is for the incorporation of an existing unincorporated association or group, it must have attached to it an affidavit of the subscribers of the certificate stating that they constitute a majority of the members of the committee duly authorized to incorporate the association or group. </w:t>
      </w:r>
      <w:r w:rsidRPr="00A25529">
        <w:rPr>
          <w:rStyle w:val="pxst"/>
          <w:color w:val="FF0000"/>
          <w:vertAlign w:val="superscript"/>
        </w:rPr>
        <w:t>►</w:t>
      </w:r>
      <w:r w:rsidRPr="00A25529">
        <w:rPr>
          <w:rStyle w:val="pxst"/>
        </w:rPr>
        <w:fldChar w:fldCharType="begin"/>
      </w:r>
      <w:r w:rsidRPr="00A25529">
        <w:rPr>
          <w:rStyle w:val="pxst"/>
        </w:rPr>
        <w:instrText>st.ref.id="I0041JO"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6B9F027C" w14:textId="77777777" w:rsidR="00FB29D8" w:rsidRPr="00A25529" w:rsidRDefault="00FB29D8">
      <w:pPr>
        <w:pStyle w:val="pxformrr"/>
        <w:rPr>
          <w:sz w:val="24"/>
          <w:szCs w:val="24"/>
        </w:rPr>
      </w:pPr>
      <w:r w:rsidRPr="00A25529">
        <w:rPr>
          <w:rStyle w:val="pxvis"/>
          <w:rFonts w:cs="Arial"/>
          <w:bCs/>
          <w:sz w:val="50"/>
          <w:rPrChange w:id="2458" w:author="Cara Cardinale" w:date="2025-03-04T10:36:00Z">
            <w:rPr>
              <w:rStyle w:val="pxvis"/>
              <w:rFonts w:cs="Arial"/>
              <w:bCs/>
            </w:rPr>
          </w:rPrChange>
        </w:rPr>
        <w:t>Research References</w:t>
      </w:r>
    </w:p>
    <w:p w14:paraId="4E2F48E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tk.ref.id="I006UOK"</w:instrText>
      </w:r>
      <w:r w:rsidRPr="00A25529">
        <w:rPr>
          <w:rStyle w:val="pxtk"/>
        </w:rPr>
        <w:fldChar w:fldCharType="end"/>
      </w:r>
      <w:r w:rsidRPr="00A25529">
        <w:rPr>
          <w:rStyle w:val="pxtk"/>
        </w:rPr>
        <w:t>West's Key Number Digest, Corporations and Business Organizations &amp;key;3374</w:t>
      </w:r>
    </w:p>
    <w:p w14:paraId="070BC711" w14:textId="77777777" w:rsidR="00FB29D8" w:rsidRPr="00A25529" w:rsidRDefault="00FB29D8">
      <w:pPr>
        <w:pStyle w:val="pxd"/>
        <w:spacing w:before="180"/>
      </w:pPr>
      <w:r w:rsidRPr="00A25529">
        <w:t>(2) Purpose Clause for Particular Types of Social Clubs or Associations</w:t>
      </w:r>
    </w:p>
    <w:p w14:paraId="69E09D28" w14:textId="77777777" w:rsidR="00FB29D8" w:rsidRPr="00A25529" w:rsidRDefault="00FB29D8">
      <w:pPr>
        <w:pStyle w:val="pxs"/>
        <w:spacing w:before="180"/>
        <w:rPr>
          <w:rPrChange w:id="2459" w:author="Cara Cardinale" w:date="2025-03-04T10:36:00Z">
            <w:rPr>
              <w:sz w:val="27"/>
            </w:rPr>
          </w:rPrChange>
        </w:rPr>
      </w:pPr>
      <w:r w:rsidRPr="00A25529">
        <w:rPr>
          <w:rPrChange w:id="2460" w:author="Cara Cardinale" w:date="2025-03-04T10:36:00Z">
            <w:rPr>
              <w:sz w:val="27"/>
            </w:rPr>
          </w:rPrChange>
        </w:rPr>
        <w:t>30:74. Athletic club</w:t>
      </w:r>
    </w:p>
    <w:p w14:paraId="68F9FA65" w14:textId="77777777" w:rsidR="00FB29D8" w:rsidRPr="00A25529" w:rsidRDefault="00FB29D8">
      <w:pPr>
        <w:pStyle w:val="pxov"/>
        <w:rPr>
          <w:vanish/>
        </w:rPr>
      </w:pPr>
      <w:r w:rsidRPr="00A25529">
        <w:rPr>
          <w:vanish/>
        </w:rPr>
        <w:t>COL</w:t>
      </w:r>
    </w:p>
    <w:p w14:paraId="5907DFFD" w14:textId="77777777" w:rsidR="00FB29D8" w:rsidRPr="00A25529" w:rsidRDefault="00FB29D8">
      <w:pPr>
        <w:pStyle w:val="pxov"/>
        <w:rPr>
          <w:vanish/>
        </w:rPr>
      </w:pPr>
      <w:r w:rsidRPr="00A25529">
        <w:rPr>
          <w:vanish/>
        </w:rPr>
        <w:t>NFP</w:t>
      </w:r>
    </w:p>
    <w:p w14:paraId="1E28CAF3" w14:textId="77777777" w:rsidR="00FB29D8" w:rsidRPr="00A25529" w:rsidRDefault="00FB29D8">
      <w:pPr>
        <w:pStyle w:val="pxov"/>
        <w:rPr>
          <w:vanish/>
        </w:rPr>
      </w:pPr>
      <w:r w:rsidRPr="00A25529">
        <w:rPr>
          <w:vanish/>
        </w:rPr>
        <w:t>CLS</w:t>
      </w:r>
    </w:p>
    <w:p w14:paraId="1DFE7E2F" w14:textId="77777777" w:rsidR="00FB29D8" w:rsidRPr="00A25529" w:rsidRDefault="00FB29D8">
      <w:pPr>
        <w:pStyle w:val="pxov"/>
        <w:rPr>
          <w:vanish/>
        </w:rPr>
      </w:pPr>
      <w:r w:rsidRPr="00A25529">
        <w:rPr>
          <w:vanish/>
        </w:rPr>
        <w:t>FCV</w:t>
      </w:r>
    </w:p>
    <w:p w14:paraId="473B8380" w14:textId="77777777" w:rsidR="00FB29D8" w:rsidRPr="00A25529" w:rsidRDefault="00FB29D8">
      <w:pPr>
        <w:pStyle w:val="pxov"/>
        <w:rPr>
          <w:vanish/>
        </w:rPr>
      </w:pPr>
      <w:r w:rsidRPr="00A25529">
        <w:rPr>
          <w:vanish/>
        </w:rPr>
        <w:t>FTR</w:t>
      </w:r>
    </w:p>
    <w:p w14:paraId="5130A8B4" w14:textId="77777777" w:rsidR="00FB29D8" w:rsidRPr="00A25529" w:rsidRDefault="00FB29D8">
      <w:pPr>
        <w:pStyle w:val="pxov"/>
        <w:rPr>
          <w:vanish/>
        </w:rPr>
      </w:pPr>
      <w:r w:rsidRPr="00A25529">
        <w:rPr>
          <w:vanish/>
        </w:rPr>
        <w:t>TEM</w:t>
      </w:r>
    </w:p>
    <w:p w14:paraId="52C4EE1C" w14:textId="77777777" w:rsidR="00FB29D8" w:rsidRPr="00A25529" w:rsidRDefault="00FB29D8">
      <w:pPr>
        <w:pStyle w:val="pxov"/>
        <w:rPr>
          <w:vanish/>
        </w:rPr>
      </w:pPr>
      <w:r w:rsidRPr="00A25529">
        <w:rPr>
          <w:vanish/>
        </w:rPr>
        <w:t>MTD</w:t>
      </w:r>
    </w:p>
    <w:p w14:paraId="67EF97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form.fid="Id54afdc01b6411e684899cfd92da4eb0"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p.ct.id="f2fd26a0b92511efa75bc0a5c2da1858|80|30:74"</w:instrText>
      </w:r>
      <w:r w:rsidRPr="00A25529">
        <w:fldChar w:fldCharType="end"/>
      </w:r>
      <w:r w:rsidRPr="00A25529">
        <w:t>The specific and primary purposes for which this club is formed are to promote and encourage all kinds of field and athletic sports; to promote and encourage the sport, pleasure, exercise, and recreation of its members; to establish and maintain an athletic club to provide for the enjoyment, entertainment, and physical improvement and fitness of its members; to promote sociability and friendship among its members; and to manage and conduct entertainments, excursions, and social meetings.</w:t>
      </w:r>
    </w:p>
    <w:p w14:paraId="6D9479A5" w14:textId="77777777" w:rsidR="00FB29D8" w:rsidRPr="00A25529" w:rsidRDefault="00FB29D8">
      <w:pPr>
        <w:pStyle w:val="pxformnotes"/>
        <w:jc w:val="center"/>
        <w:rPr>
          <w:sz w:val="24"/>
          <w:szCs w:val="24"/>
        </w:rPr>
      </w:pPr>
      <w:r w:rsidRPr="00A25529">
        <w:rPr>
          <w:rStyle w:val="pxvis"/>
          <w:rFonts w:cs="Arial"/>
          <w:bCs/>
          <w:sz w:val="50"/>
          <w:rPrChange w:id="2461" w:author="Cara Cardinale" w:date="2025-03-04T10:36:00Z">
            <w:rPr>
              <w:rStyle w:val="pxvis"/>
              <w:rFonts w:cs="Arial"/>
              <w:bCs/>
            </w:rPr>
          </w:rPrChange>
        </w:rPr>
        <w:t>Notes to Form</w:t>
      </w:r>
    </w:p>
    <w:p w14:paraId="740B8ED9" w14:textId="77777777" w:rsidR="00FB29D8" w:rsidRPr="00A25529" w:rsidRDefault="00FB29D8">
      <w:pPr>
        <w:pStyle w:val="pxformnotes"/>
        <w:rPr>
          <w:sz w:val="24"/>
          <w:szCs w:val="24"/>
        </w:rPr>
      </w:pPr>
    </w:p>
    <w:p w14:paraId="7A7407D9" w14:textId="77777777" w:rsidR="00FB29D8" w:rsidRPr="00A25529" w:rsidRDefault="00FB29D8">
      <w:pPr>
        <w:pStyle w:val="pxformnote"/>
        <w:spacing w:before="180"/>
      </w:pPr>
      <w:del w:id="2462" w:author="Cara Cardinale" w:date="2025-01-14T20:47:00Z">
        <w:r w:rsidRPr="00A25529" w:rsidDel="00CF1278">
          <w:delText>Drafter's Note</w:delText>
        </w:r>
      </w:del>
      <w:r w:rsidRPr="00A25529">
        <w:t xml:space="preserve"> </w:t>
      </w:r>
    </w:p>
    <w:p w14:paraId="505E1B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p.ct.id="f2fd26a0b92511efa75bc0a5c2da1858|80|30:74"</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x.ref.id="I009NTG"</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54367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p.ct.id="f2fd26a0b92511efa75bc0a5c2da1858|80|30:74"</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x.ref.id="I00CGYC"</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5F4E0A1" w14:textId="77777777" w:rsidR="00FB29D8" w:rsidRPr="00A25529" w:rsidRDefault="00FB29D8">
      <w:pPr>
        <w:pStyle w:val="pxformrr"/>
        <w:rPr>
          <w:sz w:val="24"/>
          <w:szCs w:val="24"/>
        </w:rPr>
      </w:pPr>
      <w:r w:rsidRPr="00A25529">
        <w:rPr>
          <w:rStyle w:val="pxvis"/>
          <w:rFonts w:cs="Arial"/>
          <w:bCs/>
          <w:sz w:val="50"/>
          <w:rPrChange w:id="2463" w:author="Cara Cardinale" w:date="2025-03-04T10:36:00Z">
            <w:rPr>
              <w:rStyle w:val="pxvis"/>
              <w:rFonts w:cs="Arial"/>
              <w:bCs/>
            </w:rPr>
          </w:rPrChange>
        </w:rPr>
        <w:t>Research References</w:t>
      </w:r>
    </w:p>
    <w:p w14:paraId="5E5A5BA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tk.ref.id="I00FA38"</w:instrText>
      </w:r>
      <w:r w:rsidRPr="00A25529">
        <w:rPr>
          <w:rStyle w:val="pxtk"/>
        </w:rPr>
        <w:fldChar w:fldCharType="end"/>
      </w:r>
      <w:r w:rsidRPr="00A25529">
        <w:rPr>
          <w:rStyle w:val="pxtk"/>
        </w:rPr>
        <w:t>West's Key Number Digest, Corporations and Business Organizations &amp;key;3373</w:t>
      </w:r>
    </w:p>
    <w:p w14:paraId="4B7BD7D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tk.ref.id="I0041JQ"</w:instrText>
      </w:r>
      <w:r w:rsidRPr="00A25529">
        <w:rPr>
          <w:rStyle w:val="pxtk"/>
        </w:rPr>
        <w:fldChar w:fldCharType="end"/>
      </w:r>
      <w:r w:rsidRPr="00A25529">
        <w:rPr>
          <w:rStyle w:val="pxtk"/>
        </w:rPr>
        <w:t>West's Key Number Digest, Corporations and Business Organizations &amp;key;3450</w:t>
      </w:r>
    </w:p>
    <w:p w14:paraId="6914EED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rc.ref.id="I006UOM"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464" w:author="Cara Cardinale" w:date="2025-01-19T13:12:00Z">
        <w:r w:rsidRPr="00A25529" w:rsidDel="00F86204">
          <w:rPr>
            <w:rStyle w:val="pxrc"/>
          </w:rPr>
          <w:delText>59, 60</w:delText>
        </w:r>
      </w:del>
      <w:ins w:id="2465" w:author="Cara Cardinale" w:date="2025-01-19T13:12:00Z">
        <w:r w:rsidR="00F86204" w:rsidRPr="00A25529">
          <w:rPr>
            <w:rStyle w:val="pxrc"/>
          </w:rPr>
          <w:t>57, 58</w:t>
        </w:r>
      </w:ins>
    </w:p>
    <w:p w14:paraId="631C42E4" w14:textId="77777777" w:rsidR="00FB29D8" w:rsidRPr="00A25529" w:rsidRDefault="00FB29D8">
      <w:pPr>
        <w:pStyle w:val="pxs"/>
        <w:spacing w:before="180"/>
        <w:rPr>
          <w:rPrChange w:id="2466" w:author="Cara Cardinale" w:date="2025-03-04T10:36:00Z">
            <w:rPr>
              <w:sz w:val="27"/>
            </w:rPr>
          </w:rPrChange>
        </w:rPr>
      </w:pPr>
      <w:r w:rsidRPr="00A25529">
        <w:rPr>
          <w:rPrChange w:id="2467" w:author="Cara Cardinale" w:date="2025-03-04T10:36:00Z">
            <w:rPr>
              <w:sz w:val="27"/>
            </w:rPr>
          </w:rPrChange>
        </w:rPr>
        <w:t>30:75. Glider club</w:t>
      </w:r>
    </w:p>
    <w:p w14:paraId="4E3EFDEB" w14:textId="77777777" w:rsidR="00FB29D8" w:rsidRPr="00A25529" w:rsidRDefault="00FB29D8">
      <w:pPr>
        <w:pStyle w:val="pxov"/>
        <w:rPr>
          <w:vanish/>
        </w:rPr>
      </w:pPr>
      <w:r w:rsidRPr="00A25529">
        <w:rPr>
          <w:vanish/>
        </w:rPr>
        <w:t>COL</w:t>
      </w:r>
    </w:p>
    <w:p w14:paraId="619FF916" w14:textId="77777777" w:rsidR="00FB29D8" w:rsidRPr="00A25529" w:rsidRDefault="00FB29D8">
      <w:pPr>
        <w:pStyle w:val="pxov"/>
        <w:rPr>
          <w:vanish/>
        </w:rPr>
      </w:pPr>
      <w:r w:rsidRPr="00A25529">
        <w:rPr>
          <w:vanish/>
        </w:rPr>
        <w:t>NFP</w:t>
      </w:r>
    </w:p>
    <w:p w14:paraId="51239D3A" w14:textId="77777777" w:rsidR="00FB29D8" w:rsidRPr="00A25529" w:rsidRDefault="00FB29D8">
      <w:pPr>
        <w:pStyle w:val="pxov"/>
        <w:rPr>
          <w:vanish/>
        </w:rPr>
      </w:pPr>
      <w:r w:rsidRPr="00A25529">
        <w:rPr>
          <w:vanish/>
        </w:rPr>
        <w:t>CLS</w:t>
      </w:r>
    </w:p>
    <w:p w14:paraId="5E53AAE9" w14:textId="77777777" w:rsidR="00FB29D8" w:rsidRPr="00A25529" w:rsidRDefault="00FB29D8">
      <w:pPr>
        <w:pStyle w:val="pxov"/>
        <w:rPr>
          <w:vanish/>
        </w:rPr>
      </w:pPr>
      <w:r w:rsidRPr="00A25529">
        <w:rPr>
          <w:vanish/>
        </w:rPr>
        <w:t>FCV</w:t>
      </w:r>
    </w:p>
    <w:p w14:paraId="4AD09B9D" w14:textId="77777777" w:rsidR="00FB29D8" w:rsidRPr="00A25529" w:rsidRDefault="00FB29D8">
      <w:pPr>
        <w:pStyle w:val="pxov"/>
        <w:rPr>
          <w:vanish/>
        </w:rPr>
      </w:pPr>
      <w:r w:rsidRPr="00A25529">
        <w:rPr>
          <w:vanish/>
        </w:rPr>
        <w:t>FTR</w:t>
      </w:r>
    </w:p>
    <w:p w14:paraId="3FEEB040" w14:textId="77777777" w:rsidR="00FB29D8" w:rsidRPr="00A25529" w:rsidRDefault="00FB29D8">
      <w:pPr>
        <w:pStyle w:val="pxov"/>
        <w:rPr>
          <w:vanish/>
        </w:rPr>
      </w:pPr>
      <w:r w:rsidRPr="00A25529">
        <w:rPr>
          <w:vanish/>
        </w:rPr>
        <w:t>TEM</w:t>
      </w:r>
    </w:p>
    <w:p w14:paraId="42EC5566" w14:textId="77777777" w:rsidR="00FB29D8" w:rsidRPr="00A25529" w:rsidRDefault="00FB29D8">
      <w:pPr>
        <w:pStyle w:val="pxov"/>
        <w:rPr>
          <w:vanish/>
        </w:rPr>
      </w:pPr>
      <w:r w:rsidRPr="00A25529">
        <w:rPr>
          <w:vanish/>
        </w:rPr>
        <w:t>MTD</w:t>
      </w:r>
    </w:p>
    <w:p w14:paraId="7F95153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form.fid="Id54b24d01b6411e684899cfd92da4eb0"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The specific and primary purposes for which this club is formed are to promote and encourage interest in aviation and particularly motorless flight, soaring, and glider operation and all allied sciences for the benefit of members of the Corporation.</w:t>
      </w:r>
    </w:p>
    <w:p w14:paraId="155B3B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To purchase, lease, or otherwise acquire and own, use, and operate and sell or otherwise dispose of real and personal property, including but not limited to airplanes, gliders, sail planes, airports, hangars, and all other aircraft equipment and services for this equipment that may be incidental to the use and operation of the equipment, along with any other real or personal property or other facilities that may be required for the use of its members.</w:t>
      </w:r>
    </w:p>
    <w:p w14:paraId="681939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To do any other act or thing incidental to or connected with the foregoing purposes or in advancement of these purposes, but not for profit.</w:t>
      </w:r>
    </w:p>
    <w:p w14:paraId="2ABF75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The enumeration of the specific purposes and powers in this statement of purpose does not limit or restrict the general powers of the Corporation and the enjoyment or exercise of these powers, as conferred by the laws of the State of New York upon corporations organized under the provisions of the N.Y. Not-for-Profit Corporation Law.</w:t>
      </w:r>
    </w:p>
    <w:p w14:paraId="0E165FC9" w14:textId="77777777" w:rsidR="00FB29D8" w:rsidRPr="00A25529" w:rsidRDefault="00FB29D8">
      <w:pPr>
        <w:pStyle w:val="pxformnotes"/>
        <w:jc w:val="center"/>
        <w:rPr>
          <w:sz w:val="24"/>
          <w:szCs w:val="24"/>
        </w:rPr>
      </w:pPr>
      <w:r w:rsidRPr="00A25529">
        <w:rPr>
          <w:rStyle w:val="pxvis"/>
          <w:rFonts w:cs="Arial"/>
          <w:bCs/>
          <w:sz w:val="50"/>
          <w:rPrChange w:id="2468" w:author="Cara Cardinale" w:date="2025-03-04T10:36:00Z">
            <w:rPr>
              <w:rStyle w:val="pxvis"/>
              <w:rFonts w:cs="Arial"/>
              <w:bCs/>
            </w:rPr>
          </w:rPrChange>
        </w:rPr>
        <w:t>Notes to Form</w:t>
      </w:r>
    </w:p>
    <w:p w14:paraId="0B656B9A" w14:textId="77777777" w:rsidR="00FB29D8" w:rsidRPr="00A25529" w:rsidRDefault="00FB29D8">
      <w:pPr>
        <w:pStyle w:val="pxformnotes"/>
        <w:rPr>
          <w:sz w:val="24"/>
          <w:szCs w:val="24"/>
        </w:rPr>
      </w:pPr>
    </w:p>
    <w:p w14:paraId="4CDDB4A8" w14:textId="77777777" w:rsidR="00FB29D8" w:rsidRPr="00A25529" w:rsidRDefault="00FB29D8">
      <w:pPr>
        <w:pStyle w:val="pxformnote"/>
        <w:spacing w:before="180"/>
      </w:pPr>
      <w:del w:id="2469" w:author="Cara Cardinale" w:date="2025-01-14T20:47:00Z">
        <w:r w:rsidRPr="00A25529" w:rsidDel="00CF1278">
          <w:delText>Drafter's Note</w:delText>
        </w:r>
      </w:del>
      <w:r w:rsidRPr="00A25529">
        <w:t xml:space="preserve"> </w:t>
      </w:r>
    </w:p>
    <w:p w14:paraId="706876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x.ref.id="I0041KW"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2908A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x.ref.id="I006UPS"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E2D6250" w14:textId="77777777" w:rsidR="00FB29D8" w:rsidRPr="00A25529" w:rsidRDefault="00FB29D8">
      <w:pPr>
        <w:pStyle w:val="pxformrr"/>
        <w:rPr>
          <w:sz w:val="24"/>
          <w:szCs w:val="24"/>
        </w:rPr>
      </w:pPr>
      <w:r w:rsidRPr="00A25529">
        <w:rPr>
          <w:rStyle w:val="pxvis"/>
          <w:rFonts w:cs="Arial"/>
          <w:bCs/>
          <w:sz w:val="50"/>
          <w:rPrChange w:id="2470" w:author="Cara Cardinale" w:date="2025-03-04T10:36:00Z">
            <w:rPr>
              <w:rStyle w:val="pxvis"/>
              <w:rFonts w:cs="Arial"/>
              <w:bCs/>
            </w:rPr>
          </w:rPrChange>
        </w:rPr>
        <w:t>Research References</w:t>
      </w:r>
    </w:p>
    <w:p w14:paraId="1E2158E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tk.ref.id="I009NUO"</w:instrText>
      </w:r>
      <w:r w:rsidRPr="00A25529">
        <w:rPr>
          <w:rStyle w:val="pxtk"/>
        </w:rPr>
        <w:fldChar w:fldCharType="end"/>
      </w:r>
      <w:r w:rsidRPr="00A25529">
        <w:rPr>
          <w:rStyle w:val="pxtk"/>
        </w:rPr>
        <w:t>West's Key Number Digest, Corporations and Business Organizations &amp;key;3373</w:t>
      </w:r>
    </w:p>
    <w:p w14:paraId="005D48F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tk.ref.id="I00CGZK"</w:instrText>
      </w:r>
      <w:r w:rsidRPr="00A25529">
        <w:rPr>
          <w:rStyle w:val="pxtk"/>
        </w:rPr>
        <w:fldChar w:fldCharType="end"/>
      </w:r>
      <w:r w:rsidRPr="00A25529">
        <w:rPr>
          <w:rStyle w:val="pxtk"/>
        </w:rPr>
        <w:t>West's Key Number Digest, Corporations and Business Organizations &amp;key;3450</w:t>
      </w:r>
    </w:p>
    <w:p w14:paraId="15C5603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rc.ref.id="I00FA4G"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471" w:author="Cara Cardinale" w:date="2025-01-19T13:12:00Z">
        <w:r w:rsidRPr="00A25529" w:rsidDel="00F86204">
          <w:rPr>
            <w:rStyle w:val="pxrc"/>
          </w:rPr>
          <w:delText>59, 60</w:delText>
        </w:r>
      </w:del>
      <w:ins w:id="2472" w:author="Cara Cardinale" w:date="2025-01-19T13:12:00Z">
        <w:r w:rsidR="00F86204" w:rsidRPr="00A25529">
          <w:rPr>
            <w:rStyle w:val="pxrc"/>
          </w:rPr>
          <w:t>57, 58</w:t>
        </w:r>
      </w:ins>
    </w:p>
    <w:p w14:paraId="5009A73A" w14:textId="77777777" w:rsidR="00FB29D8" w:rsidRPr="00A25529" w:rsidRDefault="00FB29D8">
      <w:pPr>
        <w:pStyle w:val="pxs"/>
        <w:spacing w:before="180"/>
        <w:rPr>
          <w:rPrChange w:id="2473" w:author="Cara Cardinale" w:date="2025-03-04T10:36:00Z">
            <w:rPr>
              <w:sz w:val="27"/>
            </w:rPr>
          </w:rPrChange>
        </w:rPr>
      </w:pPr>
      <w:r w:rsidRPr="00A25529">
        <w:rPr>
          <w:rPrChange w:id="2474" w:author="Cara Cardinale" w:date="2025-03-04T10:36:00Z">
            <w:rPr>
              <w:sz w:val="27"/>
            </w:rPr>
          </w:rPrChange>
        </w:rPr>
        <w:t>30:76. Inline skating club</w:t>
      </w:r>
    </w:p>
    <w:p w14:paraId="1D614494" w14:textId="77777777" w:rsidR="00FB29D8" w:rsidRPr="00A25529" w:rsidRDefault="00FB29D8">
      <w:pPr>
        <w:pStyle w:val="pxov"/>
        <w:rPr>
          <w:vanish/>
        </w:rPr>
      </w:pPr>
      <w:r w:rsidRPr="00A25529">
        <w:rPr>
          <w:vanish/>
        </w:rPr>
        <w:t>FCV</w:t>
      </w:r>
    </w:p>
    <w:p w14:paraId="3790AC05" w14:textId="77777777" w:rsidR="00FB29D8" w:rsidRPr="00A25529" w:rsidRDefault="00FB29D8">
      <w:pPr>
        <w:pStyle w:val="pxov"/>
        <w:rPr>
          <w:vanish/>
        </w:rPr>
      </w:pPr>
      <w:r w:rsidRPr="00A25529">
        <w:rPr>
          <w:vanish/>
        </w:rPr>
        <w:t>FTR</w:t>
      </w:r>
    </w:p>
    <w:p w14:paraId="442415E1" w14:textId="77777777" w:rsidR="00FB29D8" w:rsidRPr="00A25529" w:rsidRDefault="00FB29D8">
      <w:pPr>
        <w:pStyle w:val="pxov"/>
        <w:rPr>
          <w:vanish/>
        </w:rPr>
      </w:pPr>
      <w:r w:rsidRPr="00A25529">
        <w:rPr>
          <w:vanish/>
        </w:rPr>
        <w:t>COL</w:t>
      </w:r>
    </w:p>
    <w:p w14:paraId="37683F51" w14:textId="77777777" w:rsidR="00FB29D8" w:rsidRPr="00A25529" w:rsidRDefault="00FB29D8">
      <w:pPr>
        <w:pStyle w:val="pxov"/>
        <w:rPr>
          <w:vanish/>
        </w:rPr>
      </w:pPr>
      <w:r w:rsidRPr="00A25529">
        <w:rPr>
          <w:vanish/>
        </w:rPr>
        <w:t>NFP</w:t>
      </w:r>
    </w:p>
    <w:p w14:paraId="3551D374" w14:textId="77777777" w:rsidR="00FB29D8" w:rsidRPr="00A25529" w:rsidRDefault="00FB29D8">
      <w:pPr>
        <w:pStyle w:val="pxov"/>
        <w:rPr>
          <w:vanish/>
        </w:rPr>
      </w:pPr>
      <w:r w:rsidRPr="00A25529">
        <w:rPr>
          <w:vanish/>
        </w:rPr>
        <w:t>CLS</w:t>
      </w:r>
    </w:p>
    <w:p w14:paraId="1F29D87E" w14:textId="77777777" w:rsidR="00FB29D8" w:rsidRPr="00A25529" w:rsidRDefault="00FB29D8">
      <w:pPr>
        <w:pStyle w:val="pxov"/>
        <w:rPr>
          <w:vanish/>
        </w:rPr>
      </w:pPr>
      <w:r w:rsidRPr="00A25529">
        <w:rPr>
          <w:vanish/>
        </w:rPr>
        <w:t>TEM</w:t>
      </w:r>
    </w:p>
    <w:p w14:paraId="23631AF7" w14:textId="77777777" w:rsidR="00FB29D8" w:rsidRPr="00A25529" w:rsidRDefault="00FB29D8">
      <w:pPr>
        <w:pStyle w:val="pxov"/>
        <w:rPr>
          <w:vanish/>
        </w:rPr>
      </w:pPr>
      <w:r w:rsidRPr="00A25529">
        <w:rPr>
          <w:vanish/>
        </w:rPr>
        <w:t>MTD</w:t>
      </w:r>
    </w:p>
    <w:p w14:paraId="2C0E2A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form.fid="Id54b4be01b6411e684899cfd92da4eb0"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p.ct.id="f2fd26a0b92511efa75bc0a5c2da1858|82|30:76"</w:instrText>
      </w:r>
      <w:r w:rsidRPr="00A25529">
        <w:fldChar w:fldCharType="end"/>
      </w:r>
      <w:r w:rsidRPr="00A25529">
        <w:t>The specific and primary purposes for which this club is formed are to promote and encourage the sport of inline skating; to encourage the pleasure, exercise, and recreation of its members; to organize and sponsor club outings and other social activities; to promote the construction and maintenance of paths appropriate for or dedicated to inline skating; to collect and disseminate information valuable to inline skaters of New York; to maintain a clubhouse for social enjoyment; to purchase, lease, and improve real estate or other property that may be required for the maintenance of a clubhouse; and to promote sociability and friendship among its members.</w:t>
      </w:r>
    </w:p>
    <w:p w14:paraId="3677E61E" w14:textId="77777777" w:rsidR="00FB29D8" w:rsidRPr="00A25529" w:rsidRDefault="00FB29D8">
      <w:pPr>
        <w:pStyle w:val="pxformnotes"/>
        <w:jc w:val="center"/>
        <w:rPr>
          <w:sz w:val="24"/>
          <w:szCs w:val="24"/>
        </w:rPr>
      </w:pPr>
      <w:r w:rsidRPr="00A25529">
        <w:rPr>
          <w:rStyle w:val="pxvis"/>
          <w:rFonts w:cs="Arial"/>
          <w:bCs/>
          <w:sz w:val="50"/>
          <w:rPrChange w:id="2475" w:author="Cara Cardinale" w:date="2025-03-04T10:36:00Z">
            <w:rPr>
              <w:rStyle w:val="pxvis"/>
              <w:rFonts w:cs="Arial"/>
              <w:bCs/>
            </w:rPr>
          </w:rPrChange>
        </w:rPr>
        <w:t>Notes to Form</w:t>
      </w:r>
    </w:p>
    <w:p w14:paraId="30C3D2F5" w14:textId="77777777" w:rsidR="00FB29D8" w:rsidRPr="00A25529" w:rsidRDefault="00FB29D8">
      <w:pPr>
        <w:pStyle w:val="pxformnotes"/>
        <w:rPr>
          <w:sz w:val="24"/>
          <w:szCs w:val="24"/>
        </w:rPr>
      </w:pPr>
    </w:p>
    <w:p w14:paraId="6380D479" w14:textId="77777777" w:rsidR="00FB29D8" w:rsidRPr="00A25529" w:rsidRDefault="00FB29D8">
      <w:pPr>
        <w:pStyle w:val="pxformnote"/>
        <w:spacing w:before="180"/>
      </w:pPr>
      <w:del w:id="2476" w:author="Cara Cardinale" w:date="2025-01-14T20:47:00Z">
        <w:r w:rsidRPr="00A25529" w:rsidDel="00CF1278">
          <w:delText>Drafter's Note</w:delText>
        </w:r>
      </w:del>
      <w:r w:rsidRPr="00A25529">
        <w:t xml:space="preserve"> </w:t>
      </w:r>
    </w:p>
    <w:p w14:paraId="60640D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p.ct.id="f2fd26a0b92511efa75bc0a5c2da1858|82|30:76"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x.ref.id="I00I39C"</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958AF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p.ct.id="f2fd26a0b92511efa75bc0a5c2da1858|82|30:76"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x.ref.id="I0041KY"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5A5BA095" w14:textId="77777777" w:rsidR="00FB29D8" w:rsidRPr="00A25529" w:rsidRDefault="00FB29D8">
      <w:pPr>
        <w:pStyle w:val="pxformrr"/>
        <w:rPr>
          <w:sz w:val="24"/>
          <w:szCs w:val="24"/>
        </w:rPr>
      </w:pPr>
      <w:r w:rsidRPr="00A25529">
        <w:rPr>
          <w:rStyle w:val="pxvis"/>
          <w:rFonts w:cs="Arial"/>
          <w:bCs/>
          <w:sz w:val="50"/>
          <w:rPrChange w:id="2477" w:author="Cara Cardinale" w:date="2025-03-04T10:36:00Z">
            <w:rPr>
              <w:rStyle w:val="pxvis"/>
              <w:rFonts w:cs="Arial"/>
              <w:bCs/>
            </w:rPr>
          </w:rPrChange>
        </w:rPr>
        <w:t>Research References</w:t>
      </w:r>
    </w:p>
    <w:p w14:paraId="082C5EC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tk.ref.id="I006UPU"</w:instrText>
      </w:r>
      <w:r w:rsidRPr="00A25529">
        <w:rPr>
          <w:rStyle w:val="pxtk"/>
        </w:rPr>
        <w:fldChar w:fldCharType="end"/>
      </w:r>
      <w:r w:rsidRPr="00A25529">
        <w:rPr>
          <w:rStyle w:val="pxtk"/>
        </w:rPr>
        <w:t>West's Key Number Digest, Corporations and Business Organizations &amp;key;3373</w:t>
      </w:r>
    </w:p>
    <w:p w14:paraId="293BD7C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tk.ref.id="I009NUQ"</w:instrText>
      </w:r>
      <w:r w:rsidRPr="00A25529">
        <w:rPr>
          <w:rStyle w:val="pxtk"/>
        </w:rPr>
        <w:fldChar w:fldCharType="end"/>
      </w:r>
      <w:r w:rsidRPr="00A25529">
        <w:rPr>
          <w:rStyle w:val="pxtk"/>
        </w:rPr>
        <w:t>West's Key Number Digest, Corporations and Business Organizations &amp;key;3450</w:t>
      </w:r>
    </w:p>
    <w:p w14:paraId="77D2841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rc.ref.id="I0041QM"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478" w:author="Cara Cardinale" w:date="2025-01-19T13:12:00Z">
        <w:r w:rsidRPr="00A25529" w:rsidDel="00F86204">
          <w:rPr>
            <w:rStyle w:val="pxrc"/>
          </w:rPr>
          <w:delText>59, 60</w:delText>
        </w:r>
      </w:del>
      <w:ins w:id="2479" w:author="Cara Cardinale" w:date="2025-01-19T13:12:00Z">
        <w:r w:rsidR="00F86204" w:rsidRPr="00A25529">
          <w:rPr>
            <w:rStyle w:val="pxrc"/>
          </w:rPr>
          <w:t>57, 58</w:t>
        </w:r>
      </w:ins>
    </w:p>
    <w:p w14:paraId="6222AEDD" w14:textId="77777777" w:rsidR="00FB29D8" w:rsidRPr="00A25529" w:rsidRDefault="00FB29D8">
      <w:pPr>
        <w:pStyle w:val="pxs"/>
        <w:spacing w:before="180"/>
        <w:rPr>
          <w:rPrChange w:id="2480" w:author="Cara Cardinale" w:date="2025-03-04T10:36:00Z">
            <w:rPr>
              <w:sz w:val="27"/>
            </w:rPr>
          </w:rPrChange>
        </w:rPr>
      </w:pPr>
      <w:r w:rsidRPr="00A25529">
        <w:rPr>
          <w:rPrChange w:id="2481" w:author="Cara Cardinale" w:date="2025-03-04T10:36:00Z">
            <w:rPr>
              <w:sz w:val="27"/>
            </w:rPr>
          </w:rPrChange>
        </w:rPr>
        <w:t>30:77. Automotive association</w:t>
      </w:r>
    </w:p>
    <w:p w14:paraId="679B30D2" w14:textId="77777777" w:rsidR="00FB29D8" w:rsidRPr="00A25529" w:rsidRDefault="00FB29D8">
      <w:pPr>
        <w:pStyle w:val="pxov"/>
        <w:rPr>
          <w:vanish/>
        </w:rPr>
      </w:pPr>
      <w:r w:rsidRPr="00A25529">
        <w:rPr>
          <w:vanish/>
        </w:rPr>
        <w:t>FCV</w:t>
      </w:r>
    </w:p>
    <w:p w14:paraId="47ACCEA4" w14:textId="77777777" w:rsidR="00FB29D8" w:rsidRPr="00A25529" w:rsidRDefault="00FB29D8">
      <w:pPr>
        <w:pStyle w:val="pxov"/>
        <w:rPr>
          <w:vanish/>
        </w:rPr>
      </w:pPr>
      <w:r w:rsidRPr="00A25529">
        <w:rPr>
          <w:vanish/>
        </w:rPr>
        <w:t>FTR</w:t>
      </w:r>
    </w:p>
    <w:p w14:paraId="4B804810" w14:textId="77777777" w:rsidR="00FB29D8" w:rsidRPr="00A25529" w:rsidRDefault="00FB29D8">
      <w:pPr>
        <w:pStyle w:val="pxov"/>
        <w:rPr>
          <w:vanish/>
        </w:rPr>
      </w:pPr>
      <w:r w:rsidRPr="00A25529">
        <w:rPr>
          <w:vanish/>
        </w:rPr>
        <w:t>COL</w:t>
      </w:r>
    </w:p>
    <w:p w14:paraId="13596987" w14:textId="77777777" w:rsidR="00FB29D8" w:rsidRPr="00A25529" w:rsidRDefault="00FB29D8">
      <w:pPr>
        <w:pStyle w:val="pxov"/>
        <w:rPr>
          <w:vanish/>
        </w:rPr>
      </w:pPr>
      <w:r w:rsidRPr="00A25529">
        <w:rPr>
          <w:vanish/>
        </w:rPr>
        <w:t>NFP</w:t>
      </w:r>
    </w:p>
    <w:p w14:paraId="6832201B" w14:textId="77777777" w:rsidR="00FB29D8" w:rsidRPr="00A25529" w:rsidRDefault="00FB29D8">
      <w:pPr>
        <w:pStyle w:val="pxov"/>
        <w:rPr>
          <w:vanish/>
        </w:rPr>
      </w:pPr>
      <w:r w:rsidRPr="00A25529">
        <w:rPr>
          <w:vanish/>
        </w:rPr>
        <w:t>CLS</w:t>
      </w:r>
    </w:p>
    <w:p w14:paraId="66069142" w14:textId="77777777" w:rsidR="00FB29D8" w:rsidRPr="00A25529" w:rsidRDefault="00FB29D8">
      <w:pPr>
        <w:pStyle w:val="pxov"/>
        <w:rPr>
          <w:vanish/>
        </w:rPr>
      </w:pPr>
      <w:r w:rsidRPr="00A25529">
        <w:rPr>
          <w:vanish/>
        </w:rPr>
        <w:t>TEM</w:t>
      </w:r>
    </w:p>
    <w:p w14:paraId="24FF8EEF" w14:textId="77777777" w:rsidR="00FB29D8" w:rsidRPr="00A25529" w:rsidRDefault="00FB29D8">
      <w:pPr>
        <w:pStyle w:val="pxov"/>
        <w:rPr>
          <w:vanish/>
        </w:rPr>
      </w:pPr>
      <w:r w:rsidRPr="00A25529">
        <w:rPr>
          <w:vanish/>
        </w:rPr>
        <w:t>MTD</w:t>
      </w:r>
    </w:p>
    <w:p w14:paraId="7B1B27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form.fid="Id54b72f01b6411e684899cfd92da4eb0"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p.ct.id="f2fd26a0b92511efa75bc0a5c2da1858|83|30:77"</w:instrText>
      </w:r>
      <w:r w:rsidRPr="00A25529">
        <w:fldChar w:fldCharType="end"/>
      </w:r>
      <w:r w:rsidRPr="00A25529">
        <w:t>The specific and primary purposes for which this association is formed are to promote the construction and maintenance of public highways; to promote the safe and convenient use of the public highways; to collect and disseminate touring and other information valuable to automobile users; to promote the comfort, protection, convenience, and interests and to protect the rights of automobile owners and users, generally, and its members, particularly; to facilitate its members' cooperation to their mutual advantage and protection in matters pertaining to the use and ownership of motor vehicles; to maintain a clubhouse for social enjoyment; and to purchase, lease, and improve such real estate or other property as may be required for such purpose.</w:t>
      </w:r>
    </w:p>
    <w:p w14:paraId="5BBE1745" w14:textId="77777777" w:rsidR="00FB29D8" w:rsidRPr="00A25529" w:rsidRDefault="00FB29D8">
      <w:pPr>
        <w:pStyle w:val="pxformnotes"/>
        <w:jc w:val="center"/>
        <w:rPr>
          <w:sz w:val="24"/>
          <w:szCs w:val="24"/>
        </w:rPr>
      </w:pPr>
      <w:r w:rsidRPr="00A25529">
        <w:rPr>
          <w:rStyle w:val="pxvis"/>
          <w:rFonts w:cs="Arial"/>
          <w:bCs/>
          <w:sz w:val="50"/>
          <w:rPrChange w:id="2482" w:author="Cara Cardinale" w:date="2025-03-04T10:36:00Z">
            <w:rPr>
              <w:rStyle w:val="pxvis"/>
              <w:rFonts w:cs="Arial"/>
              <w:bCs/>
            </w:rPr>
          </w:rPrChange>
        </w:rPr>
        <w:t>Notes to Form</w:t>
      </w:r>
    </w:p>
    <w:p w14:paraId="268F9B7E" w14:textId="77777777" w:rsidR="00FB29D8" w:rsidRPr="00A25529" w:rsidRDefault="00FB29D8">
      <w:pPr>
        <w:pStyle w:val="pxformnotes"/>
        <w:rPr>
          <w:sz w:val="24"/>
          <w:szCs w:val="24"/>
        </w:rPr>
      </w:pPr>
    </w:p>
    <w:p w14:paraId="6E4CFA0D" w14:textId="77777777" w:rsidR="00FB29D8" w:rsidRPr="00A25529" w:rsidRDefault="00FB29D8">
      <w:pPr>
        <w:pStyle w:val="pxformnote"/>
        <w:spacing w:before="180"/>
      </w:pPr>
      <w:del w:id="2483" w:author="Cara Cardinale" w:date="2025-01-14T20:47:00Z">
        <w:r w:rsidRPr="00A25529" w:rsidDel="00CF1278">
          <w:delText>Drafter's Note</w:delText>
        </w:r>
      </w:del>
      <w:r w:rsidRPr="00A25529">
        <w:t xml:space="preserve"> </w:t>
      </w:r>
    </w:p>
    <w:p w14:paraId="1A21B7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p.ct.id="f2fd26a0b92511efa75bc0a5c2da1858|83|30:77"</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A8161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p.ct.id="f2fd26a0b92511efa75bc0a5c2da1858|83|30:77"</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x.ref.id="I009O0E"</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7081BBB9" w14:textId="77777777" w:rsidR="00FB29D8" w:rsidRPr="00A25529" w:rsidRDefault="00FB29D8">
      <w:pPr>
        <w:pStyle w:val="pxformrr"/>
        <w:rPr>
          <w:sz w:val="24"/>
          <w:szCs w:val="24"/>
        </w:rPr>
      </w:pPr>
      <w:r w:rsidRPr="00A25529">
        <w:rPr>
          <w:rStyle w:val="pxvis"/>
          <w:rFonts w:cs="Arial"/>
          <w:bCs/>
          <w:sz w:val="50"/>
          <w:rPrChange w:id="2484" w:author="Cara Cardinale" w:date="2025-03-04T10:36:00Z">
            <w:rPr>
              <w:rStyle w:val="pxvis"/>
              <w:rFonts w:cs="Arial"/>
              <w:bCs/>
            </w:rPr>
          </w:rPrChange>
        </w:rPr>
        <w:t>Research References</w:t>
      </w:r>
    </w:p>
    <w:p w14:paraId="3C0BA13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tk.ref.id="I00CH5A"</w:instrText>
      </w:r>
      <w:r w:rsidRPr="00A25529">
        <w:rPr>
          <w:rStyle w:val="pxtk"/>
        </w:rPr>
        <w:fldChar w:fldCharType="end"/>
      </w:r>
      <w:r w:rsidRPr="00A25529">
        <w:rPr>
          <w:rStyle w:val="pxtk"/>
        </w:rPr>
        <w:t>West's Key Number Digest, Corporations and Business Organizations &amp;key;3373</w:t>
      </w:r>
    </w:p>
    <w:p w14:paraId="2534A24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tk.ref.id="I00FAA6"</w:instrText>
      </w:r>
      <w:r w:rsidRPr="00A25529">
        <w:rPr>
          <w:rStyle w:val="pxtk"/>
        </w:rPr>
        <w:fldChar w:fldCharType="end"/>
      </w:r>
      <w:r w:rsidRPr="00A25529">
        <w:rPr>
          <w:rStyle w:val="pxtk"/>
        </w:rPr>
        <w:t>West's Key Number Digest, Corporations and Business Organizations &amp;key;3450</w:t>
      </w:r>
    </w:p>
    <w:p w14:paraId="6F4376AE" w14:textId="77777777" w:rsidR="00FB29D8" w:rsidRPr="00A25529" w:rsidRDefault="00FB29D8">
      <w:pPr>
        <w:pStyle w:val="pxformrrp"/>
        <w:rPr>
          <w:ins w:id="2485" w:author="Cara Cardinale" w:date="2025-03-02T20:50: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rc.ref.id="I00I3F2"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486" w:author="Cara Cardinale" w:date="2025-01-19T13:12:00Z">
        <w:r w:rsidRPr="00A25529" w:rsidDel="00F86204">
          <w:rPr>
            <w:rStyle w:val="pxrc"/>
          </w:rPr>
          <w:delText>59, 60</w:delText>
        </w:r>
      </w:del>
      <w:ins w:id="2487" w:author="Cara Cardinale" w:date="2025-01-19T13:12:00Z">
        <w:r w:rsidR="00F86204" w:rsidRPr="00A25529">
          <w:rPr>
            <w:rStyle w:val="pxrc"/>
          </w:rPr>
          <w:t>57, 58</w:t>
        </w:r>
      </w:ins>
    </w:p>
    <w:p w14:paraId="0A2CE414" w14:textId="77777777" w:rsidR="00DB75E8" w:rsidRPr="00A25529" w:rsidRDefault="00DB75E8" w:rsidP="00DB75E8">
      <w:pPr>
        <w:rPr>
          <w:ins w:id="2488" w:author="Cara Cardinale" w:date="2025-03-02T20:50:00Z"/>
        </w:rPr>
      </w:pPr>
    </w:p>
    <w:p w14:paraId="77369846" w14:textId="77777777" w:rsidR="00DB75E8" w:rsidRPr="00A25529" w:rsidRDefault="00DB75E8" w:rsidP="00DB75E8">
      <w:pPr>
        <w:rPr>
          <w:ins w:id="2489" w:author="Cara Cardinale" w:date="2025-03-02T21:11:00Z"/>
        </w:rPr>
      </w:pPr>
      <w:bookmarkStart w:id="2490" w:name="_Hlk191841317"/>
      <w:ins w:id="2491" w:author="Cara Cardinale" w:date="2025-03-02T20:50:00Z">
        <w:r w:rsidRPr="00A25529">
          <w:t>30:77.50.</w:t>
        </w:r>
      </w:ins>
      <w:ins w:id="2492" w:author="Cara Cardinale" w:date="2025-03-02T20:54:00Z">
        <w:r w:rsidRPr="00A25529">
          <w:t xml:space="preserve"> Civic pride</w:t>
        </w:r>
      </w:ins>
      <w:bookmarkEnd w:id="2490"/>
    </w:p>
    <w:p w14:paraId="047C9A70" w14:textId="77777777" w:rsidR="005F3414" w:rsidRPr="00A25529" w:rsidRDefault="005F3414" w:rsidP="00DB75E8">
      <w:pPr>
        <w:rPr>
          <w:ins w:id="2493" w:author="Cara Cardinale" w:date="2025-03-02T20:50:00Z"/>
        </w:rPr>
      </w:pPr>
    </w:p>
    <w:p w14:paraId="3B3D6878" w14:textId="77777777" w:rsidR="00DB75E8" w:rsidRPr="00A25529" w:rsidRDefault="00DB75E8" w:rsidP="00DB75E8">
      <w:pPr>
        <w:rPr>
          <w:ins w:id="2494" w:author="Cara Cardinale" w:date="2025-03-02T20:49:00Z"/>
        </w:rPr>
        <w:pPrChange w:id="2495" w:author="Cara Cardinale" w:date="2025-03-02T20:50:00Z">
          <w:pPr>
            <w:pStyle w:val="pxformrrp"/>
          </w:pPr>
        </w:pPrChange>
      </w:pPr>
      <w:ins w:id="2496" w:author="Cara Cardinale" w:date="2025-03-02T20:50:00Z">
        <w:r w:rsidRPr="00A25529">
          <w:tab/>
          <w:t xml:space="preserve">The purposes for which this corporation is formed are: (a) to promote civic pride in the &lt;finstr&gt;[type of municipality]&lt;/finstr&gt; of </w:t>
        </w:r>
      </w:ins>
      <w:ins w:id="2497" w:author="Cara Cardinale" w:date="2025-03-02T20:51:00Z">
        <w:r w:rsidRPr="00A25529">
          <w:t>&lt;finstr&gt;[name of municipality]&lt;/finstr&gt; and surrounding communities for the benefit of all citizens of the area through the sponsorship of community-related activities or events both sporting and social</w:t>
        </w:r>
      </w:ins>
      <w:ins w:id="2498" w:author="Cara Cardinale" w:date="2025-03-02T20:52:00Z">
        <w:r w:rsidRPr="00A25529">
          <w:t xml:space="preserve">; and (b) to do any other act or thing incidental to or connected with the foregoing purposes or in advancement thereof, but not for the pecuniary profit or financial gain of its members, directors, or officers, </w:t>
        </w:r>
      </w:ins>
      <w:ins w:id="2499" w:author="Cara Cardinale" w:date="2025-03-02T20:53:00Z">
        <w:r w:rsidRPr="00A25529">
          <w:t>except as permitted under Article 5 of the Not-for-Profit Corporation Law of the State of New York</w:t>
        </w:r>
      </w:ins>
    </w:p>
    <w:p w14:paraId="3DDD9CC2" w14:textId="77777777" w:rsidR="00DB75E8" w:rsidRPr="00A25529" w:rsidRDefault="00DB75E8" w:rsidP="00DB75E8">
      <w:pPr>
        <w:rPr>
          <w:ins w:id="2500" w:author="Cara Cardinale" w:date="2025-03-02T20:49:00Z"/>
        </w:rPr>
      </w:pPr>
    </w:p>
    <w:p w14:paraId="79D39E28" w14:textId="77777777" w:rsidR="00DB75E8" w:rsidRPr="00A25529" w:rsidRDefault="00DB75E8" w:rsidP="00DB75E8">
      <w:pPr>
        <w:pStyle w:val="pxformnotes"/>
        <w:jc w:val="center"/>
        <w:rPr>
          <w:ins w:id="2501" w:author="Cara Cardinale" w:date="2025-03-02T20:50:00Z"/>
          <w:rStyle w:val="pxvis"/>
          <w:rFonts w:cs="Arial"/>
          <w:bCs/>
          <w:sz w:val="24"/>
          <w:szCs w:val="24"/>
        </w:rPr>
      </w:pPr>
    </w:p>
    <w:p w14:paraId="46676303" w14:textId="77777777" w:rsidR="00DB75E8" w:rsidRPr="00A25529" w:rsidRDefault="00DB75E8" w:rsidP="00DB75E8">
      <w:pPr>
        <w:pStyle w:val="pxformnotes"/>
        <w:jc w:val="center"/>
        <w:rPr>
          <w:ins w:id="2502" w:author="Cara Cardinale" w:date="2025-03-02T20:49:00Z"/>
          <w:sz w:val="24"/>
          <w:szCs w:val="24"/>
        </w:rPr>
      </w:pPr>
      <w:ins w:id="2503" w:author="Cara Cardinale" w:date="2025-03-02T20:49:00Z">
        <w:r w:rsidRPr="00A25529">
          <w:rPr>
            <w:rStyle w:val="pxvis"/>
            <w:rFonts w:cs="Arial"/>
            <w:bCs/>
            <w:sz w:val="24"/>
            <w:szCs w:val="24"/>
          </w:rPr>
          <w:t>Notes to Form</w:t>
        </w:r>
      </w:ins>
    </w:p>
    <w:p w14:paraId="074E34F2" w14:textId="77777777" w:rsidR="00810A9C" w:rsidRPr="00A25529" w:rsidRDefault="00810A9C" w:rsidP="00DB75E8">
      <w:pPr>
        <w:pStyle w:val="pxformp"/>
        <w:rPr>
          <w:ins w:id="2504" w:author="Cara Cardinale" w:date="2025-03-04T08:24:00Z"/>
        </w:rPr>
      </w:pPr>
    </w:p>
    <w:p w14:paraId="5E51ECFF" w14:textId="77777777" w:rsidR="00DB75E8" w:rsidRPr="00A25529" w:rsidRDefault="00DB75E8" w:rsidP="00DB75E8">
      <w:pPr>
        <w:pStyle w:val="pxformp"/>
        <w:rPr>
          <w:ins w:id="2505" w:author="Cara Cardinale" w:date="2025-03-02T20:49:00Z"/>
        </w:rPr>
      </w:pPr>
      <w:ins w:id="2506" w:author="Cara Cardinale" w:date="2025-03-02T20:49:00Z">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p.ct.id="f2fd26a0b92511efa75bc0a5c2da1858|83|30:77"</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ins>
    </w:p>
    <w:p w14:paraId="07FDDE9D" w14:textId="77777777" w:rsidR="00DB75E8" w:rsidRPr="00A25529" w:rsidRDefault="00DB75E8" w:rsidP="00DB75E8">
      <w:pPr>
        <w:pStyle w:val="pxformp"/>
        <w:rPr>
          <w:ins w:id="2507" w:author="Cara Cardinale" w:date="2025-03-02T20:49:00Z"/>
        </w:rPr>
      </w:pPr>
      <w:ins w:id="2508" w:author="Cara Cardinale" w:date="2025-03-02T20:49:00Z">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p.ct.id="f2fd26a0b92511efa75bc0a5c2da1858|83|30:77"</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x.ref.id="I009O0E"</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ins>
    </w:p>
    <w:p w14:paraId="3151D6B2" w14:textId="77777777" w:rsidR="00810A9C" w:rsidRPr="00A25529" w:rsidRDefault="00810A9C" w:rsidP="00DB75E8">
      <w:pPr>
        <w:pStyle w:val="pxformrr"/>
        <w:rPr>
          <w:ins w:id="2509" w:author="Cara Cardinale" w:date="2025-03-04T08:24:00Z"/>
          <w:rStyle w:val="pxvis"/>
          <w:rFonts w:cs="Arial"/>
          <w:bCs/>
          <w:sz w:val="24"/>
          <w:szCs w:val="24"/>
        </w:rPr>
      </w:pPr>
    </w:p>
    <w:p w14:paraId="2BA64434" w14:textId="77777777" w:rsidR="00DB75E8" w:rsidRPr="00A25529" w:rsidRDefault="00DB75E8" w:rsidP="00DB75E8">
      <w:pPr>
        <w:pStyle w:val="pxformrr"/>
        <w:rPr>
          <w:ins w:id="2510" w:author="Cara Cardinale" w:date="2025-03-02T20:49:00Z"/>
          <w:sz w:val="24"/>
          <w:szCs w:val="24"/>
        </w:rPr>
      </w:pPr>
      <w:ins w:id="2511" w:author="Cara Cardinale" w:date="2025-03-02T20:49:00Z">
        <w:r w:rsidRPr="00A25529">
          <w:rPr>
            <w:rStyle w:val="pxvis"/>
            <w:rFonts w:cs="Arial"/>
            <w:bCs/>
            <w:sz w:val="24"/>
            <w:szCs w:val="24"/>
          </w:rPr>
          <w:t>Research References</w:t>
        </w:r>
      </w:ins>
    </w:p>
    <w:p w14:paraId="24935B0E" w14:textId="77777777" w:rsidR="00DB75E8" w:rsidRPr="00A25529" w:rsidRDefault="00DB75E8" w:rsidP="00DB75E8">
      <w:pPr>
        <w:pStyle w:val="pxformrrp"/>
        <w:rPr>
          <w:ins w:id="2512" w:author="Cara Cardinale" w:date="2025-03-02T20:49:00Z"/>
        </w:rPr>
      </w:pPr>
      <w:ins w:id="2513" w:author="Cara Cardinale" w:date="2025-03-02T20:49:00Z">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tk.ref.id="I00CH5A"</w:instrText>
        </w:r>
        <w:r w:rsidRPr="00A25529">
          <w:rPr>
            <w:rStyle w:val="pxtk"/>
          </w:rPr>
          <w:fldChar w:fldCharType="end"/>
        </w:r>
        <w:r w:rsidRPr="00A25529">
          <w:rPr>
            <w:rStyle w:val="pxtk"/>
          </w:rPr>
          <w:t>West's Key Number Digest, Corporations and Business Organizations &amp;key;3373</w:t>
        </w:r>
      </w:ins>
    </w:p>
    <w:p w14:paraId="4418EB99" w14:textId="77777777" w:rsidR="00DB75E8" w:rsidRPr="00A25529" w:rsidRDefault="00DB75E8" w:rsidP="00DB75E8">
      <w:pPr>
        <w:pStyle w:val="pxformrrp"/>
        <w:rPr>
          <w:ins w:id="2514" w:author="Cara Cardinale" w:date="2025-03-02T20:49:00Z"/>
        </w:rPr>
      </w:pPr>
      <w:ins w:id="2515" w:author="Cara Cardinale" w:date="2025-03-02T20:49:00Z">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tk.ref.id="I00FAA6"</w:instrText>
        </w:r>
        <w:r w:rsidRPr="00A25529">
          <w:rPr>
            <w:rStyle w:val="pxtk"/>
          </w:rPr>
          <w:fldChar w:fldCharType="end"/>
        </w:r>
        <w:r w:rsidRPr="00A25529">
          <w:rPr>
            <w:rStyle w:val="pxtk"/>
          </w:rPr>
          <w:t>West's Key Number Digest, Corporations and Business Organizations &amp;key;3450</w:t>
        </w:r>
      </w:ins>
    </w:p>
    <w:p w14:paraId="0B131950" w14:textId="77777777" w:rsidR="00DB75E8" w:rsidRPr="00A25529" w:rsidRDefault="00DB75E8" w:rsidP="00DB75E8">
      <w:pPr>
        <w:pStyle w:val="pxformrrp"/>
        <w:rPr>
          <w:ins w:id="2516" w:author="Cara Cardinale" w:date="2025-03-02T20:49:00Z"/>
        </w:rPr>
      </w:pPr>
      <w:ins w:id="2517" w:author="Cara Cardinale" w:date="2025-03-02T20:49:00Z">
        <w:r w:rsidRPr="00A25529">
          <w:t xml:space="preserve"> </w:t>
        </w:r>
        <w:r w:rsidRPr="00A25529">
          <w:rPr>
            <w:rStyle w:val="pxvis"/>
            <w:rFonts w:ascii="Times NewRoman" w:hAnsi="Times NewRoman"/>
            <w:b w:val="0"/>
            <w:sz w:val="24"/>
          </w:rPr>
          <w:tab/>
        </w:r>
        <w:r w:rsidRPr="00A25529">
          <w:rPr>
            <w:rStyle w:val="pxrc"/>
          </w:rPr>
          <w:fldChar w:fldCharType="begin"/>
        </w:r>
        <w:r w:rsidRPr="00A25529">
          <w:rPr>
            <w:rStyle w:val="pxrc"/>
          </w:rPr>
          <w:instrText>rc.ref.id="I00I3F2"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ins>
    </w:p>
    <w:p w14:paraId="76BEC589" w14:textId="77777777" w:rsidR="00DB75E8" w:rsidRPr="00A25529" w:rsidRDefault="00DB75E8" w:rsidP="00DB75E8">
      <w:pPr>
        <w:pPrChange w:id="2518" w:author="Cara Cardinale" w:date="2025-03-02T20:49:00Z">
          <w:pPr>
            <w:pStyle w:val="pxformrrp"/>
          </w:pPr>
        </w:pPrChange>
      </w:pPr>
    </w:p>
    <w:p w14:paraId="0FAD10CF" w14:textId="77777777" w:rsidR="00FB29D8" w:rsidRPr="00A25529" w:rsidRDefault="00FB29D8">
      <w:pPr>
        <w:pStyle w:val="pxs"/>
        <w:spacing w:before="180"/>
        <w:rPr>
          <w:rPrChange w:id="2519" w:author="Cara Cardinale" w:date="2025-03-04T10:36:00Z">
            <w:rPr>
              <w:sz w:val="27"/>
            </w:rPr>
          </w:rPrChange>
        </w:rPr>
      </w:pPr>
      <w:r w:rsidRPr="00A25529">
        <w:rPr>
          <w:rPrChange w:id="2520" w:author="Cara Cardinale" w:date="2025-03-04T10:36:00Z">
            <w:rPr>
              <w:sz w:val="27"/>
            </w:rPr>
          </w:rPrChange>
        </w:rPr>
        <w:t>30:78. Collegiate alumni association</w:t>
      </w:r>
    </w:p>
    <w:p w14:paraId="7D6A885F" w14:textId="77777777" w:rsidR="00FB29D8" w:rsidRPr="00A25529" w:rsidRDefault="00FB29D8">
      <w:pPr>
        <w:pStyle w:val="pxov"/>
        <w:rPr>
          <w:vanish/>
        </w:rPr>
      </w:pPr>
      <w:r w:rsidRPr="00A25529">
        <w:rPr>
          <w:vanish/>
        </w:rPr>
        <w:t>FCV</w:t>
      </w:r>
    </w:p>
    <w:p w14:paraId="7AFEA709" w14:textId="77777777" w:rsidR="00FB29D8" w:rsidRPr="00A25529" w:rsidRDefault="00FB29D8">
      <w:pPr>
        <w:pStyle w:val="pxov"/>
        <w:rPr>
          <w:vanish/>
        </w:rPr>
      </w:pPr>
      <w:r w:rsidRPr="00A25529">
        <w:rPr>
          <w:vanish/>
        </w:rPr>
        <w:t>FTR</w:t>
      </w:r>
    </w:p>
    <w:p w14:paraId="165AEE4C" w14:textId="77777777" w:rsidR="00FB29D8" w:rsidRPr="00A25529" w:rsidRDefault="00FB29D8">
      <w:pPr>
        <w:pStyle w:val="pxov"/>
        <w:rPr>
          <w:vanish/>
        </w:rPr>
      </w:pPr>
      <w:r w:rsidRPr="00A25529">
        <w:rPr>
          <w:vanish/>
        </w:rPr>
        <w:t>COL</w:t>
      </w:r>
    </w:p>
    <w:p w14:paraId="39748DFC" w14:textId="77777777" w:rsidR="00FB29D8" w:rsidRPr="00A25529" w:rsidRDefault="00FB29D8">
      <w:pPr>
        <w:pStyle w:val="pxov"/>
        <w:rPr>
          <w:vanish/>
        </w:rPr>
      </w:pPr>
      <w:r w:rsidRPr="00A25529">
        <w:rPr>
          <w:vanish/>
        </w:rPr>
        <w:t>NFP</w:t>
      </w:r>
    </w:p>
    <w:p w14:paraId="4777D51D" w14:textId="77777777" w:rsidR="00FB29D8" w:rsidRPr="00A25529" w:rsidRDefault="00FB29D8">
      <w:pPr>
        <w:pStyle w:val="pxov"/>
        <w:rPr>
          <w:vanish/>
        </w:rPr>
      </w:pPr>
      <w:r w:rsidRPr="00A25529">
        <w:rPr>
          <w:vanish/>
        </w:rPr>
        <w:t>CLS</w:t>
      </w:r>
    </w:p>
    <w:p w14:paraId="5B3787D5" w14:textId="77777777" w:rsidR="00FB29D8" w:rsidRPr="00A25529" w:rsidRDefault="00FB29D8">
      <w:pPr>
        <w:pStyle w:val="pxov"/>
        <w:rPr>
          <w:vanish/>
        </w:rPr>
      </w:pPr>
      <w:r w:rsidRPr="00A25529">
        <w:rPr>
          <w:vanish/>
        </w:rPr>
        <w:t>TEM</w:t>
      </w:r>
    </w:p>
    <w:p w14:paraId="7C62EF76" w14:textId="77777777" w:rsidR="00FB29D8" w:rsidRPr="00A25529" w:rsidRDefault="00FB29D8">
      <w:pPr>
        <w:pStyle w:val="pxov"/>
        <w:rPr>
          <w:vanish/>
        </w:rPr>
      </w:pPr>
      <w:r w:rsidRPr="00A25529">
        <w:rPr>
          <w:vanish/>
        </w:rPr>
        <w:t>MTD</w:t>
      </w:r>
    </w:p>
    <w:p w14:paraId="7A8970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form.fid="Id54bc1101b6411e684899cfd92da4eb0"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The specific and primary purposes for which this association is formed are to advance the cause of education and to establish a mutually beneficial relationship between </w:t>
      </w:r>
      <w:r w:rsidRPr="00A25529">
        <w:rPr>
          <w:rStyle w:val="pxfinstr"/>
          <w:i/>
          <w:iCs/>
        </w:rPr>
        <w:t>[[name of college]/[name of university]]</w:t>
      </w:r>
      <w:r w:rsidRPr="00A25529">
        <w:t xml:space="preserve"> in </w:t>
      </w:r>
      <w:r w:rsidRPr="00A25529">
        <w:rPr>
          <w:rStyle w:val="pxfinstr"/>
          <w:i/>
          <w:iCs/>
        </w:rPr>
        <w:t>[name of city]</w:t>
      </w:r>
      <w:r w:rsidRPr="00A25529">
        <w:t>, New York, and its alumni.</w:t>
      </w:r>
    </w:p>
    <w:p w14:paraId="059DDD54" w14:textId="77777777" w:rsidR="00FB29D8" w:rsidRPr="00A25529" w:rsidRDefault="00FB29D8">
      <w:pPr>
        <w:pStyle w:val="pxformnotes"/>
        <w:jc w:val="center"/>
        <w:rPr>
          <w:sz w:val="24"/>
          <w:szCs w:val="24"/>
        </w:rPr>
      </w:pPr>
      <w:r w:rsidRPr="00A25529">
        <w:rPr>
          <w:rStyle w:val="pxvis"/>
          <w:rFonts w:cs="Arial"/>
          <w:bCs/>
          <w:sz w:val="50"/>
          <w:rPrChange w:id="2521" w:author="Cara Cardinale" w:date="2025-03-04T10:36:00Z">
            <w:rPr>
              <w:rStyle w:val="pxvis"/>
              <w:rFonts w:cs="Arial"/>
              <w:bCs/>
            </w:rPr>
          </w:rPrChange>
        </w:rPr>
        <w:t>Notes to Form</w:t>
      </w:r>
    </w:p>
    <w:p w14:paraId="14409132" w14:textId="77777777" w:rsidR="00FB29D8" w:rsidRPr="00A25529" w:rsidRDefault="00FB29D8">
      <w:pPr>
        <w:pStyle w:val="pxformnotes"/>
        <w:rPr>
          <w:sz w:val="24"/>
          <w:szCs w:val="24"/>
        </w:rPr>
      </w:pPr>
    </w:p>
    <w:p w14:paraId="0C0EEF0D" w14:textId="77777777" w:rsidR="00FB29D8" w:rsidRPr="00A25529" w:rsidRDefault="00FB29D8">
      <w:pPr>
        <w:pStyle w:val="pxformnote"/>
        <w:spacing w:before="180"/>
      </w:pPr>
      <w:del w:id="2522" w:author="Cara Cardinale" w:date="2025-01-14T20:47:00Z">
        <w:r w:rsidRPr="00A25529" w:rsidDel="00CF1278">
          <w:delText>Drafter's Note</w:delText>
        </w:r>
      </w:del>
      <w:r w:rsidRPr="00A25529">
        <w:t xml:space="preserve"> </w:t>
      </w:r>
    </w:p>
    <w:p w14:paraId="33F58E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The alumni of any college or university or of one or more colleges or schools of any university may be incorporated by executing and filing a certificate pursuant to Article IV of the N.Y. Not-for-Profit Corp. Law. Such a corporation is considered a special not-for-profit corporation. See </w:t>
      </w:r>
      <w:r w:rsidRPr="00A25529">
        <w:rPr>
          <w:rStyle w:val="pxst"/>
          <w:color w:val="FF0000"/>
          <w:vertAlign w:val="superscript"/>
        </w:rPr>
        <w:t>►</w:t>
      </w:r>
      <w:r w:rsidRPr="00A25529">
        <w:rPr>
          <w:rStyle w:val="pxst"/>
        </w:rPr>
        <w:fldChar w:fldCharType="begin"/>
      </w:r>
      <w:r w:rsidRPr="00A25529">
        <w:rPr>
          <w:rStyle w:val="pxst"/>
        </w:rPr>
        <w:instrText>st.ref.id="I0041QO"</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1407(a)</w:t>
      </w:r>
      <w:r w:rsidRPr="00A25529">
        <w:t xml:space="preserve">. </w:t>
      </w:r>
      <w:del w:id="2523" w:author="Cara Cardinale" w:date="2025-01-24T13:11:00Z">
        <w:r w:rsidRPr="00A25529" w:rsidDel="00DC23CA">
          <w:delText xml:space="preserve">See L.2015, c. 555, </w:delText>
        </w:r>
        <w:r w:rsidRPr="00A25529" w:rsidDel="00DC23CA">
          <w:rPr>
            <w:vanish/>
          </w:rPr>
          <w:delText>&amp;s;</w:delText>
        </w:r>
        <w:r w:rsidRPr="00A25529" w:rsidDel="00DC23CA">
          <w:rPr>
            <w:rStyle w:val="pxvis"/>
            <w:rFonts w:ascii="Times NewRoman" w:hAnsi="Times NewRoman"/>
            <w:b w:val="0"/>
            <w:sz w:val="24"/>
          </w:rPr>
          <w:delText>§</w:delText>
        </w:r>
        <w:r w:rsidRPr="00A25529" w:rsidDel="00DC23CA">
          <w:delText>11, eff. Dec. 11, 2015 providing that corporate alumni groups are not-for-profit.</w:delText>
        </w:r>
      </w:del>
    </w:p>
    <w:p w14:paraId="6E7905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33DC51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x.ref.id="I009O0G"</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6244C7A" w14:textId="77777777" w:rsidR="00FB29D8" w:rsidRPr="00A25529" w:rsidRDefault="00FB29D8">
      <w:pPr>
        <w:pStyle w:val="pxformrr"/>
        <w:rPr>
          <w:sz w:val="24"/>
          <w:szCs w:val="24"/>
        </w:rPr>
      </w:pPr>
      <w:r w:rsidRPr="00A25529">
        <w:rPr>
          <w:rStyle w:val="pxvis"/>
          <w:rFonts w:cs="Arial"/>
          <w:bCs/>
          <w:sz w:val="50"/>
          <w:rPrChange w:id="2524" w:author="Cara Cardinale" w:date="2025-03-04T10:36:00Z">
            <w:rPr>
              <w:rStyle w:val="pxvis"/>
              <w:rFonts w:cs="Arial"/>
              <w:bCs/>
            </w:rPr>
          </w:rPrChange>
        </w:rPr>
        <w:t>Research References</w:t>
      </w:r>
    </w:p>
    <w:p w14:paraId="59969F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tk.ref.id="I00CH5C"</w:instrText>
      </w:r>
      <w:r w:rsidRPr="00A25529">
        <w:rPr>
          <w:rStyle w:val="pxtk"/>
        </w:rPr>
        <w:fldChar w:fldCharType="end"/>
      </w:r>
      <w:r w:rsidRPr="00A25529">
        <w:rPr>
          <w:rStyle w:val="pxtk"/>
        </w:rPr>
        <w:t>West's Key Number Digest, Corporations and Business Organizations &amp;key;3373</w:t>
      </w:r>
    </w:p>
    <w:p w14:paraId="0266D1F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tk.ref.id="I00FAA8"</w:instrText>
      </w:r>
      <w:r w:rsidRPr="00A25529">
        <w:rPr>
          <w:rStyle w:val="pxtk"/>
        </w:rPr>
        <w:fldChar w:fldCharType="end"/>
      </w:r>
      <w:r w:rsidRPr="00A25529">
        <w:rPr>
          <w:rStyle w:val="pxtk"/>
        </w:rPr>
        <w:t>West's Key Number Digest, Corporations and Business Organizations &amp;key;3450</w:t>
      </w:r>
    </w:p>
    <w:p w14:paraId="3D924B3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rc.ref.id="I05XX0A"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25" w:author="Cara Cardinale" w:date="2025-01-19T13:12:00Z">
        <w:r w:rsidRPr="00A25529" w:rsidDel="00F86204">
          <w:rPr>
            <w:rStyle w:val="pxrc"/>
          </w:rPr>
          <w:delText>59, 60</w:delText>
        </w:r>
      </w:del>
      <w:ins w:id="2526" w:author="Cara Cardinale" w:date="2025-01-19T13:12:00Z">
        <w:r w:rsidR="00F86204" w:rsidRPr="00A25529">
          <w:rPr>
            <w:rStyle w:val="pxrc"/>
          </w:rPr>
          <w:t>57, 58</w:t>
        </w:r>
      </w:ins>
    </w:p>
    <w:p w14:paraId="305C96A9" w14:textId="77777777" w:rsidR="00FB29D8" w:rsidRPr="00A25529" w:rsidRDefault="00FB29D8">
      <w:pPr>
        <w:pStyle w:val="pxs"/>
        <w:spacing w:before="180"/>
        <w:rPr>
          <w:rPrChange w:id="2527" w:author="Cara Cardinale" w:date="2025-03-04T10:36:00Z">
            <w:rPr>
              <w:sz w:val="27"/>
            </w:rPr>
          </w:rPrChange>
        </w:rPr>
      </w:pPr>
      <w:r w:rsidRPr="00A25529">
        <w:rPr>
          <w:rPrChange w:id="2528" w:author="Cara Cardinale" w:date="2025-03-04T10:36:00Z">
            <w:rPr>
              <w:sz w:val="27"/>
            </w:rPr>
          </w:rPrChange>
        </w:rPr>
        <w:t>30:79. Community center</w:t>
      </w:r>
    </w:p>
    <w:p w14:paraId="6B0CB0C7" w14:textId="77777777" w:rsidR="00FB29D8" w:rsidRPr="00A25529" w:rsidRDefault="00FB29D8">
      <w:pPr>
        <w:pStyle w:val="pxov"/>
        <w:rPr>
          <w:vanish/>
        </w:rPr>
      </w:pPr>
      <w:r w:rsidRPr="00A25529">
        <w:rPr>
          <w:vanish/>
        </w:rPr>
        <w:t>FCV</w:t>
      </w:r>
    </w:p>
    <w:p w14:paraId="60E6A4E6" w14:textId="77777777" w:rsidR="00FB29D8" w:rsidRPr="00A25529" w:rsidRDefault="00FB29D8">
      <w:pPr>
        <w:pStyle w:val="pxov"/>
        <w:rPr>
          <w:vanish/>
        </w:rPr>
      </w:pPr>
      <w:r w:rsidRPr="00A25529">
        <w:rPr>
          <w:vanish/>
        </w:rPr>
        <w:t>FTR</w:t>
      </w:r>
    </w:p>
    <w:p w14:paraId="0B50E6E5" w14:textId="77777777" w:rsidR="00FB29D8" w:rsidRPr="00A25529" w:rsidRDefault="00FB29D8">
      <w:pPr>
        <w:pStyle w:val="pxov"/>
        <w:rPr>
          <w:vanish/>
        </w:rPr>
      </w:pPr>
      <w:r w:rsidRPr="00A25529">
        <w:rPr>
          <w:vanish/>
        </w:rPr>
        <w:t>COL</w:t>
      </w:r>
    </w:p>
    <w:p w14:paraId="39B6A2C7" w14:textId="77777777" w:rsidR="00FB29D8" w:rsidRPr="00A25529" w:rsidRDefault="00FB29D8">
      <w:pPr>
        <w:pStyle w:val="pxov"/>
        <w:rPr>
          <w:vanish/>
        </w:rPr>
      </w:pPr>
      <w:r w:rsidRPr="00A25529">
        <w:rPr>
          <w:vanish/>
        </w:rPr>
        <w:t>NFP</w:t>
      </w:r>
    </w:p>
    <w:p w14:paraId="2E8F7FFD" w14:textId="77777777" w:rsidR="00FB29D8" w:rsidRPr="00A25529" w:rsidRDefault="00FB29D8">
      <w:pPr>
        <w:pStyle w:val="pxov"/>
        <w:rPr>
          <w:vanish/>
        </w:rPr>
      </w:pPr>
      <w:r w:rsidRPr="00A25529">
        <w:rPr>
          <w:vanish/>
        </w:rPr>
        <w:t>CLS</w:t>
      </w:r>
    </w:p>
    <w:p w14:paraId="522DE2A1" w14:textId="77777777" w:rsidR="00FB29D8" w:rsidRPr="00A25529" w:rsidRDefault="00FB29D8">
      <w:pPr>
        <w:pStyle w:val="pxov"/>
        <w:rPr>
          <w:vanish/>
        </w:rPr>
      </w:pPr>
      <w:r w:rsidRPr="00A25529">
        <w:rPr>
          <w:vanish/>
        </w:rPr>
        <w:t>TEM</w:t>
      </w:r>
    </w:p>
    <w:p w14:paraId="455C0C89" w14:textId="77777777" w:rsidR="00FB29D8" w:rsidRPr="00A25529" w:rsidRDefault="00FB29D8">
      <w:pPr>
        <w:pStyle w:val="pxov"/>
        <w:rPr>
          <w:vanish/>
        </w:rPr>
      </w:pPr>
      <w:r w:rsidRPr="00A25529">
        <w:rPr>
          <w:vanish/>
        </w:rPr>
        <w:t>MTD</w:t>
      </w:r>
    </w:p>
    <w:p w14:paraId="7759B9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form.fid="Id54be8201b6411e684899cfd92da4eb0"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p.ct.id="f2fd26a0b92511efa75bc0a5c2da1858|85|30:79"</w:instrText>
      </w:r>
      <w:r w:rsidRPr="00A25529">
        <w:fldChar w:fldCharType="end"/>
      </w:r>
      <w:r w:rsidRPr="00A25529">
        <w:t xml:space="preserve">The specific and primary purposes for which this </w:t>
      </w:r>
      <w:r w:rsidRPr="00A25529">
        <w:rPr>
          <w:rStyle w:val="pxfinstr"/>
          <w:i/>
          <w:iCs/>
        </w:rPr>
        <w:t>[club/association/[type of entity]]</w:t>
      </w:r>
      <w:r w:rsidRPr="00A25529">
        <w:t xml:space="preserve"> is formed are to acquire and maintain buildings and property for a community center, including club rooms, reading rooms, and educational and recreational facilities to serve the community of </w:t>
      </w:r>
      <w:r w:rsidRPr="00A25529">
        <w:rPr>
          <w:rStyle w:val="pxfinstr"/>
          <w:i/>
          <w:iCs/>
        </w:rPr>
        <w:t>[name of city]</w:t>
      </w:r>
      <w:r w:rsidRPr="00A25529">
        <w:t>, New York, and to acquire other properties and to construct buildings for such purposes; to engage in all types of activities not prohibited by law that will promote better citizenship among its members and to stimulate educational, recreational, physical, and social activities among its members and friends so they may acquire an understanding of other cultures and languages; to promote and foster mutual understanding and good will among persons of all ancestry; to engage in such activities that will raise the standards of civic morality and community welfare through educational, recreational, and social means; and to disseminate such knowledge as may be useful for its members in their work and home life.</w:t>
      </w:r>
    </w:p>
    <w:p w14:paraId="48338233" w14:textId="77777777" w:rsidR="00FB29D8" w:rsidRPr="00A25529" w:rsidRDefault="00FB29D8">
      <w:pPr>
        <w:pStyle w:val="pxformnotes"/>
        <w:jc w:val="center"/>
        <w:rPr>
          <w:sz w:val="24"/>
          <w:szCs w:val="24"/>
        </w:rPr>
      </w:pPr>
      <w:r w:rsidRPr="00A25529">
        <w:rPr>
          <w:rStyle w:val="pxvis"/>
          <w:rFonts w:cs="Arial"/>
          <w:bCs/>
          <w:sz w:val="50"/>
          <w:rPrChange w:id="2529" w:author="Cara Cardinale" w:date="2025-03-04T10:36:00Z">
            <w:rPr>
              <w:rStyle w:val="pxvis"/>
              <w:rFonts w:cs="Arial"/>
              <w:bCs/>
            </w:rPr>
          </w:rPrChange>
        </w:rPr>
        <w:t>Notes to Form</w:t>
      </w:r>
    </w:p>
    <w:p w14:paraId="7B16AC3A" w14:textId="77777777" w:rsidR="00FB29D8" w:rsidRPr="00A25529" w:rsidRDefault="00FB29D8">
      <w:pPr>
        <w:pStyle w:val="pxformnotes"/>
        <w:rPr>
          <w:sz w:val="24"/>
          <w:szCs w:val="24"/>
        </w:rPr>
      </w:pPr>
    </w:p>
    <w:p w14:paraId="2FDA14C6" w14:textId="77777777" w:rsidR="00FB29D8" w:rsidRPr="00A25529" w:rsidRDefault="00FB29D8">
      <w:pPr>
        <w:pStyle w:val="pxformnote"/>
        <w:spacing w:before="180"/>
      </w:pPr>
      <w:del w:id="2530" w:author="Cara Cardinale" w:date="2025-01-14T20:47:00Z">
        <w:r w:rsidRPr="00A25529" w:rsidDel="00CF1278">
          <w:delText>Drafter's Note</w:delText>
        </w:r>
      </w:del>
      <w:r w:rsidRPr="00A25529">
        <w:t xml:space="preserve"> </w:t>
      </w:r>
    </w:p>
    <w:p w14:paraId="5C5BB2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p.ct.id="f2fd26a0b92511efa75bc0a5c2da1858|85|30:79"</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4D784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p.ct.id="f2fd26a0b92511efa75bc0a5c2da1858|85|30:79"</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B065BAA" w14:textId="77777777" w:rsidR="00FB29D8" w:rsidRPr="00A25529" w:rsidRDefault="00FB29D8">
      <w:pPr>
        <w:pStyle w:val="pxformrr"/>
        <w:rPr>
          <w:sz w:val="24"/>
          <w:szCs w:val="24"/>
        </w:rPr>
      </w:pPr>
      <w:r w:rsidRPr="00A25529">
        <w:rPr>
          <w:rStyle w:val="pxvis"/>
          <w:rFonts w:cs="Arial"/>
          <w:bCs/>
          <w:sz w:val="50"/>
          <w:rPrChange w:id="2531" w:author="Cara Cardinale" w:date="2025-03-04T10:36:00Z">
            <w:rPr>
              <w:rStyle w:val="pxvis"/>
              <w:rFonts w:cs="Arial"/>
              <w:bCs/>
            </w:rPr>
          </w:rPrChange>
        </w:rPr>
        <w:t>Research References</w:t>
      </w:r>
    </w:p>
    <w:p w14:paraId="5DF7552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tk.ref.id="I0041QT"</w:instrText>
      </w:r>
      <w:r w:rsidRPr="00A25529">
        <w:rPr>
          <w:rStyle w:val="pxtk"/>
        </w:rPr>
        <w:fldChar w:fldCharType="end"/>
      </w:r>
      <w:r w:rsidRPr="00A25529">
        <w:rPr>
          <w:rStyle w:val="pxtk"/>
        </w:rPr>
        <w:t>West's Key Number Digest, Corporations and Business Organizations &amp;key;3373</w:t>
      </w:r>
    </w:p>
    <w:p w14:paraId="748BD06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tk.ref.id="I006UVP"</w:instrText>
      </w:r>
      <w:r w:rsidRPr="00A25529">
        <w:rPr>
          <w:rStyle w:val="pxtk"/>
        </w:rPr>
        <w:fldChar w:fldCharType="end"/>
      </w:r>
      <w:r w:rsidRPr="00A25529">
        <w:rPr>
          <w:rStyle w:val="pxtk"/>
        </w:rPr>
        <w:t>West's Key Number Digest, Corporations and Business Organizations &amp;key;3450</w:t>
      </w:r>
    </w:p>
    <w:p w14:paraId="32C6E19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rc.ref.id="I009O0L"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32" w:author="Cara Cardinale" w:date="2025-01-19T13:12:00Z">
        <w:r w:rsidRPr="00A25529" w:rsidDel="00F86204">
          <w:rPr>
            <w:rStyle w:val="pxrc"/>
          </w:rPr>
          <w:delText>59, 60</w:delText>
        </w:r>
      </w:del>
      <w:ins w:id="2533" w:author="Cara Cardinale" w:date="2025-01-19T13:12:00Z">
        <w:r w:rsidR="00F86204" w:rsidRPr="00A25529">
          <w:rPr>
            <w:rStyle w:val="pxrc"/>
          </w:rPr>
          <w:t>57, 58</w:t>
        </w:r>
      </w:ins>
    </w:p>
    <w:p w14:paraId="12C89C72" w14:textId="77777777" w:rsidR="00FB29D8" w:rsidRPr="00A25529" w:rsidRDefault="00FB29D8">
      <w:pPr>
        <w:pStyle w:val="pxs"/>
        <w:spacing w:before="180"/>
        <w:rPr>
          <w:rPrChange w:id="2534" w:author="Cara Cardinale" w:date="2025-03-04T10:36:00Z">
            <w:rPr>
              <w:sz w:val="27"/>
            </w:rPr>
          </w:rPrChange>
        </w:rPr>
      </w:pPr>
      <w:r w:rsidRPr="00A25529">
        <w:rPr>
          <w:rPrChange w:id="2535" w:author="Cara Cardinale" w:date="2025-03-04T10:36:00Z">
            <w:rPr>
              <w:sz w:val="27"/>
            </w:rPr>
          </w:rPrChange>
        </w:rPr>
        <w:t>30:80. Day care center</w:t>
      </w:r>
    </w:p>
    <w:p w14:paraId="3526854D" w14:textId="77777777" w:rsidR="00FB29D8" w:rsidRPr="00A25529" w:rsidRDefault="00FB29D8">
      <w:pPr>
        <w:pStyle w:val="pxov"/>
        <w:rPr>
          <w:vanish/>
        </w:rPr>
      </w:pPr>
      <w:r w:rsidRPr="00A25529">
        <w:rPr>
          <w:vanish/>
        </w:rPr>
        <w:t>FCV</w:t>
      </w:r>
    </w:p>
    <w:p w14:paraId="21D4A42E" w14:textId="77777777" w:rsidR="00FB29D8" w:rsidRPr="00A25529" w:rsidRDefault="00FB29D8">
      <w:pPr>
        <w:pStyle w:val="pxov"/>
        <w:rPr>
          <w:vanish/>
        </w:rPr>
      </w:pPr>
      <w:r w:rsidRPr="00A25529">
        <w:rPr>
          <w:vanish/>
        </w:rPr>
        <w:t>FTR</w:t>
      </w:r>
    </w:p>
    <w:p w14:paraId="75AB3DF1" w14:textId="77777777" w:rsidR="00FB29D8" w:rsidRPr="00A25529" w:rsidRDefault="00FB29D8">
      <w:pPr>
        <w:pStyle w:val="pxov"/>
        <w:rPr>
          <w:vanish/>
        </w:rPr>
      </w:pPr>
      <w:r w:rsidRPr="00A25529">
        <w:rPr>
          <w:vanish/>
        </w:rPr>
        <w:t>COL</w:t>
      </w:r>
    </w:p>
    <w:p w14:paraId="45744076" w14:textId="77777777" w:rsidR="00FB29D8" w:rsidRPr="00A25529" w:rsidRDefault="00FB29D8">
      <w:pPr>
        <w:pStyle w:val="pxov"/>
        <w:rPr>
          <w:vanish/>
        </w:rPr>
      </w:pPr>
      <w:r w:rsidRPr="00A25529">
        <w:rPr>
          <w:vanish/>
        </w:rPr>
        <w:t>NFP</w:t>
      </w:r>
    </w:p>
    <w:p w14:paraId="17D9B6BA" w14:textId="77777777" w:rsidR="00FB29D8" w:rsidRPr="00A25529" w:rsidRDefault="00FB29D8">
      <w:pPr>
        <w:pStyle w:val="pxov"/>
        <w:rPr>
          <w:vanish/>
        </w:rPr>
      </w:pPr>
      <w:r w:rsidRPr="00A25529">
        <w:rPr>
          <w:vanish/>
        </w:rPr>
        <w:t>CLS</w:t>
      </w:r>
    </w:p>
    <w:p w14:paraId="1643B878" w14:textId="77777777" w:rsidR="00FB29D8" w:rsidRPr="00A25529" w:rsidRDefault="00FB29D8">
      <w:pPr>
        <w:pStyle w:val="pxov"/>
        <w:rPr>
          <w:vanish/>
        </w:rPr>
      </w:pPr>
      <w:r w:rsidRPr="00A25529">
        <w:rPr>
          <w:vanish/>
        </w:rPr>
        <w:t>TEM</w:t>
      </w:r>
    </w:p>
    <w:p w14:paraId="3F087E3A" w14:textId="77777777" w:rsidR="00FB29D8" w:rsidRPr="00A25529" w:rsidRDefault="00FB29D8">
      <w:pPr>
        <w:pStyle w:val="pxov"/>
        <w:rPr>
          <w:vanish/>
        </w:rPr>
      </w:pPr>
      <w:r w:rsidRPr="00A25529">
        <w:rPr>
          <w:vanish/>
        </w:rPr>
        <w:t>MTD</w:t>
      </w:r>
    </w:p>
    <w:p w14:paraId="43DF5E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form.fid="Id54c0f301b6411e684899cfd92da4eb0"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p.ct.id="f2fd26a0b92511efa75bc0a5c2da1858|86|30:80"</w:instrText>
      </w:r>
      <w:r w:rsidRPr="00A25529">
        <w:fldChar w:fldCharType="end"/>
      </w:r>
      <w:r w:rsidRPr="00A25529">
        <w:t xml:space="preserve">The purposes of this </w:t>
      </w:r>
      <w:r w:rsidRPr="00A25529">
        <w:rPr>
          <w:rStyle w:val="pxfinstr"/>
          <w:i/>
          <w:iCs/>
        </w:rPr>
        <w:t>[club/association/[type of entity]]</w:t>
      </w:r>
      <w:r w:rsidRPr="00A25529">
        <w:t xml:space="preserve"> shall be to establish and maintain a center for the care and support of children of working parents; to provide shelter, food, care, recreation, and learning facilities for such children; and to supervise the play of such children during the daytime while their parents or guardians are employed.</w:t>
      </w:r>
    </w:p>
    <w:p w14:paraId="6B3814E8" w14:textId="77777777" w:rsidR="00FB29D8" w:rsidRPr="00A25529" w:rsidRDefault="00FB29D8">
      <w:pPr>
        <w:pStyle w:val="pxformnotes"/>
        <w:jc w:val="center"/>
        <w:rPr>
          <w:sz w:val="24"/>
          <w:szCs w:val="24"/>
        </w:rPr>
      </w:pPr>
      <w:r w:rsidRPr="00A25529">
        <w:rPr>
          <w:rStyle w:val="pxvis"/>
          <w:rFonts w:cs="Arial"/>
          <w:bCs/>
          <w:sz w:val="50"/>
          <w:rPrChange w:id="2536" w:author="Cara Cardinale" w:date="2025-03-04T10:36:00Z">
            <w:rPr>
              <w:rStyle w:val="pxvis"/>
              <w:rFonts w:cs="Arial"/>
              <w:bCs/>
            </w:rPr>
          </w:rPrChange>
        </w:rPr>
        <w:t>Notes to Form</w:t>
      </w:r>
    </w:p>
    <w:p w14:paraId="6186F706" w14:textId="77777777" w:rsidR="00FB29D8" w:rsidRPr="00A25529" w:rsidRDefault="00FB29D8">
      <w:pPr>
        <w:pStyle w:val="pxformnotes"/>
        <w:rPr>
          <w:sz w:val="24"/>
          <w:szCs w:val="24"/>
        </w:rPr>
      </w:pPr>
    </w:p>
    <w:p w14:paraId="11BF8D01" w14:textId="77777777" w:rsidR="00FB29D8" w:rsidRPr="00A25529" w:rsidRDefault="00FB29D8">
      <w:pPr>
        <w:pStyle w:val="pxformnote"/>
        <w:spacing w:before="180"/>
      </w:pPr>
      <w:del w:id="2537" w:author="Cara Cardinale" w:date="2025-01-14T20:47:00Z">
        <w:r w:rsidRPr="00A25529" w:rsidDel="00CF1278">
          <w:delText>Drafter's Note</w:delText>
        </w:r>
      </w:del>
      <w:r w:rsidRPr="00A25529">
        <w:t xml:space="preserve"> </w:t>
      </w:r>
    </w:p>
    <w:p w14:paraId="7C9121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p.ct.id="f2fd26a0b92511efa75bc0a5c2da1858|86|30:80"</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x.ref.id="I00CH5H"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6BD1A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p.ct.id="f2fd26a0b92511efa75bc0a5c2da1858|86|30:80"</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x.ref.id="I00FAAD"</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7FB0BB6F" w14:textId="77777777" w:rsidR="00FB29D8" w:rsidRPr="00A25529" w:rsidRDefault="00FB29D8">
      <w:pPr>
        <w:pStyle w:val="pxformrr"/>
        <w:rPr>
          <w:sz w:val="24"/>
          <w:szCs w:val="24"/>
        </w:rPr>
      </w:pPr>
      <w:r w:rsidRPr="00A25529">
        <w:rPr>
          <w:rStyle w:val="pxvis"/>
          <w:rFonts w:cs="Arial"/>
          <w:bCs/>
          <w:sz w:val="50"/>
          <w:rPrChange w:id="2538" w:author="Cara Cardinale" w:date="2025-03-04T10:36:00Z">
            <w:rPr>
              <w:rStyle w:val="pxvis"/>
              <w:rFonts w:cs="Arial"/>
              <w:bCs/>
            </w:rPr>
          </w:rPrChange>
        </w:rPr>
        <w:t>Research References</w:t>
      </w:r>
    </w:p>
    <w:p w14:paraId="3A1389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tk.ref.id="I00I3F9"</w:instrText>
      </w:r>
      <w:r w:rsidRPr="00A25529">
        <w:rPr>
          <w:rStyle w:val="pxtk"/>
        </w:rPr>
        <w:fldChar w:fldCharType="end"/>
      </w:r>
      <w:r w:rsidRPr="00A25529">
        <w:rPr>
          <w:rStyle w:val="pxtk"/>
        </w:rPr>
        <w:t>West's Key Number Digest, Corporations and Business Organizations &amp;key;3373</w:t>
      </w:r>
    </w:p>
    <w:p w14:paraId="1A83A81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tk.ref.id="I00KWK5"</w:instrText>
      </w:r>
      <w:r w:rsidRPr="00A25529">
        <w:rPr>
          <w:rStyle w:val="pxtk"/>
        </w:rPr>
        <w:fldChar w:fldCharType="end"/>
      </w:r>
      <w:r w:rsidRPr="00A25529">
        <w:rPr>
          <w:rStyle w:val="pxtk"/>
        </w:rPr>
        <w:t>West's Key Number Digest, Corporations and Business Organizations &amp;key;3450</w:t>
      </w:r>
    </w:p>
    <w:p w14:paraId="47D3910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rc.ref.id="I0041RY"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39" w:author="Cara Cardinale" w:date="2025-01-19T13:12:00Z">
        <w:r w:rsidRPr="00A25529" w:rsidDel="00F86204">
          <w:rPr>
            <w:rStyle w:val="pxrc"/>
          </w:rPr>
          <w:delText>59, 60</w:delText>
        </w:r>
      </w:del>
      <w:ins w:id="2540" w:author="Cara Cardinale" w:date="2025-03-02T17:40:00Z">
        <w:r w:rsidR="00A05275" w:rsidRPr="00A25529">
          <w:rPr>
            <w:rStyle w:val="pxrc"/>
          </w:rPr>
          <w:t>R</w:t>
        </w:r>
      </w:ins>
      <w:ins w:id="2541" w:author="Cara Cardinale" w:date="2025-01-19T13:12:00Z">
        <w:r w:rsidR="00F86204" w:rsidRPr="00A25529">
          <w:rPr>
            <w:rStyle w:val="pxrc"/>
          </w:rPr>
          <w:t>7, 58</w:t>
        </w:r>
      </w:ins>
    </w:p>
    <w:p w14:paraId="1A6EC4BB" w14:textId="77777777" w:rsidR="00FB29D8" w:rsidRPr="00A25529" w:rsidRDefault="00FB29D8">
      <w:pPr>
        <w:pStyle w:val="pxs"/>
        <w:spacing w:before="180"/>
        <w:rPr>
          <w:rPrChange w:id="2542" w:author="Cara Cardinale" w:date="2025-03-04T10:36:00Z">
            <w:rPr>
              <w:sz w:val="27"/>
            </w:rPr>
          </w:rPrChange>
        </w:rPr>
      </w:pPr>
      <w:r w:rsidRPr="00A25529">
        <w:rPr>
          <w:rPrChange w:id="2543" w:author="Cara Cardinale" w:date="2025-03-04T10:36:00Z">
            <w:rPr>
              <w:sz w:val="27"/>
            </w:rPr>
          </w:rPrChange>
        </w:rPr>
        <w:t>30:81. Fraternal society</w:t>
      </w:r>
    </w:p>
    <w:p w14:paraId="267E0CF5" w14:textId="77777777" w:rsidR="00FB29D8" w:rsidRPr="00A25529" w:rsidRDefault="00FB29D8">
      <w:pPr>
        <w:pStyle w:val="pxov"/>
        <w:rPr>
          <w:vanish/>
        </w:rPr>
      </w:pPr>
      <w:r w:rsidRPr="00A25529">
        <w:rPr>
          <w:vanish/>
        </w:rPr>
        <w:t>FCV</w:t>
      </w:r>
    </w:p>
    <w:p w14:paraId="4CC3D05F" w14:textId="77777777" w:rsidR="00FB29D8" w:rsidRPr="00A25529" w:rsidRDefault="00FB29D8">
      <w:pPr>
        <w:pStyle w:val="pxov"/>
        <w:rPr>
          <w:vanish/>
        </w:rPr>
      </w:pPr>
      <w:r w:rsidRPr="00A25529">
        <w:rPr>
          <w:vanish/>
        </w:rPr>
        <w:t>FTR</w:t>
      </w:r>
    </w:p>
    <w:p w14:paraId="0F1D9D4A" w14:textId="77777777" w:rsidR="00FB29D8" w:rsidRPr="00A25529" w:rsidRDefault="00FB29D8">
      <w:pPr>
        <w:pStyle w:val="pxov"/>
        <w:rPr>
          <w:vanish/>
        </w:rPr>
      </w:pPr>
      <w:r w:rsidRPr="00A25529">
        <w:rPr>
          <w:vanish/>
        </w:rPr>
        <w:t>COL</w:t>
      </w:r>
    </w:p>
    <w:p w14:paraId="7E27CC03" w14:textId="77777777" w:rsidR="00FB29D8" w:rsidRPr="00A25529" w:rsidRDefault="00FB29D8">
      <w:pPr>
        <w:pStyle w:val="pxov"/>
        <w:rPr>
          <w:vanish/>
        </w:rPr>
      </w:pPr>
      <w:r w:rsidRPr="00A25529">
        <w:rPr>
          <w:vanish/>
        </w:rPr>
        <w:t>NFP</w:t>
      </w:r>
    </w:p>
    <w:p w14:paraId="57CA8EC4" w14:textId="77777777" w:rsidR="00FB29D8" w:rsidRPr="00A25529" w:rsidRDefault="00FB29D8">
      <w:pPr>
        <w:pStyle w:val="pxov"/>
        <w:rPr>
          <w:vanish/>
        </w:rPr>
      </w:pPr>
      <w:r w:rsidRPr="00A25529">
        <w:rPr>
          <w:vanish/>
        </w:rPr>
        <w:t>CLS</w:t>
      </w:r>
    </w:p>
    <w:p w14:paraId="10D3E2D4" w14:textId="77777777" w:rsidR="00FB29D8" w:rsidRPr="00A25529" w:rsidRDefault="00FB29D8">
      <w:pPr>
        <w:pStyle w:val="pxov"/>
        <w:rPr>
          <w:vanish/>
        </w:rPr>
      </w:pPr>
      <w:r w:rsidRPr="00A25529">
        <w:rPr>
          <w:vanish/>
        </w:rPr>
        <w:t>TEM</w:t>
      </w:r>
    </w:p>
    <w:p w14:paraId="2BB18887" w14:textId="77777777" w:rsidR="00FB29D8" w:rsidRPr="00A25529" w:rsidRDefault="00FB29D8">
      <w:pPr>
        <w:pStyle w:val="pxov"/>
        <w:rPr>
          <w:vanish/>
        </w:rPr>
      </w:pPr>
      <w:r w:rsidRPr="00A25529">
        <w:rPr>
          <w:vanish/>
        </w:rPr>
        <w:t>MTD</w:t>
      </w:r>
    </w:p>
    <w:p w14:paraId="54CF6E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form.fid="Id54c5d501b6411e684899cfd92da4eb0"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p.ct.id="f2fd26a0b92511efa75bc0a5c2da1858|87|30:81"</w:instrText>
      </w:r>
      <w:r w:rsidRPr="00A25529">
        <w:fldChar w:fldCharType="end"/>
      </w:r>
      <w:r w:rsidRPr="00A25529">
        <w:t xml:space="preserve">The specific and primary purposes for which this </w:t>
      </w:r>
      <w:r w:rsidRPr="00A25529">
        <w:rPr>
          <w:rStyle w:val="pxfinstr"/>
          <w:i/>
          <w:iCs/>
        </w:rPr>
        <w:t>[society/association/[type of entity]]</w:t>
      </w:r>
      <w:r w:rsidRPr="00A25529">
        <w:t xml:space="preserve"> is formed are to effect the association of American citizens of </w:t>
      </w:r>
      <w:r w:rsidRPr="00A25529">
        <w:rPr>
          <w:rStyle w:val="pxfinstr"/>
          <w:i/>
          <w:iCs/>
        </w:rPr>
        <w:t>[specification of ancestry]</w:t>
      </w:r>
      <w:r w:rsidRPr="00A25529">
        <w:t xml:space="preserve"> ancestry of not less than </w:t>
      </w:r>
      <w:r w:rsidRPr="00A25529">
        <w:rPr>
          <w:rStyle w:val="pxfinstr"/>
          <w:i/>
          <w:iCs/>
        </w:rPr>
        <w:t>[number of years]</w:t>
      </w:r>
      <w:r w:rsidRPr="00A25529">
        <w:t xml:space="preserve"> years of age and of good moral character for fraternal purposes and for their mutual benefit and social betterment; to effect the establishment and operation of club facilities for the exclusive pleasure, recreation, and entertainment of members of the association and eligible guests; to purchase, lease, hold, sell, develop, build, mortgage, deed in trust, convey, or otherwise acquire and dispose of real and personal property and to maintain and operate the same for the use and enjoyment of all members, subject to the rules and regulations as set forth in the bylaws of this </w:t>
      </w:r>
      <w:r w:rsidRPr="00A25529">
        <w:rPr>
          <w:rStyle w:val="pxfinstr"/>
          <w:i/>
          <w:iCs/>
        </w:rPr>
        <w:t>[society/association/[type of entity]]</w:t>
      </w:r>
      <w:r w:rsidRPr="00A25529">
        <w:t xml:space="preserve">; to do everything necessary and proper for the accomplishment of any of the purposes or attainment of any of the objects previously mentioned, either alone or in association with other individuals, corporations, or partnerships, including but not limited to state, county, federal, and municipal entities; and, generally, to perform such acts and to transact such business in connection with the preceding objects not inconsistent with law or the objects and aims of the </w:t>
      </w:r>
      <w:r w:rsidRPr="00A25529">
        <w:rPr>
          <w:rStyle w:val="pxfinstr"/>
          <w:i/>
          <w:iCs/>
        </w:rPr>
        <w:t>[society/association/[type of entity]]</w:t>
      </w:r>
      <w:r w:rsidRPr="00A25529">
        <w:t>.</w:t>
      </w:r>
    </w:p>
    <w:p w14:paraId="34D49459" w14:textId="77777777" w:rsidR="00FB29D8" w:rsidRPr="00A25529" w:rsidRDefault="00FB29D8">
      <w:pPr>
        <w:pStyle w:val="pxformnotes"/>
        <w:jc w:val="center"/>
        <w:rPr>
          <w:sz w:val="24"/>
          <w:szCs w:val="24"/>
        </w:rPr>
      </w:pPr>
      <w:r w:rsidRPr="00A25529">
        <w:rPr>
          <w:rStyle w:val="pxvis"/>
          <w:rFonts w:cs="Arial"/>
          <w:bCs/>
          <w:sz w:val="50"/>
          <w:rPrChange w:id="2544" w:author="Cara Cardinale" w:date="2025-03-04T10:36:00Z">
            <w:rPr>
              <w:rStyle w:val="pxvis"/>
              <w:rFonts w:cs="Arial"/>
              <w:bCs/>
            </w:rPr>
          </w:rPrChange>
        </w:rPr>
        <w:t>Notes to Form</w:t>
      </w:r>
    </w:p>
    <w:p w14:paraId="5A4BDD18" w14:textId="77777777" w:rsidR="00FB29D8" w:rsidRPr="00A25529" w:rsidRDefault="00FB29D8">
      <w:pPr>
        <w:pStyle w:val="pxformnotes"/>
        <w:rPr>
          <w:sz w:val="24"/>
          <w:szCs w:val="24"/>
        </w:rPr>
      </w:pPr>
    </w:p>
    <w:p w14:paraId="2B6DB57D" w14:textId="77777777" w:rsidR="00FB29D8" w:rsidRPr="00A25529" w:rsidRDefault="00FB29D8">
      <w:pPr>
        <w:pStyle w:val="pxformnote"/>
        <w:spacing w:before="180"/>
      </w:pPr>
      <w:del w:id="2545" w:author="Cara Cardinale" w:date="2025-01-14T20:47:00Z">
        <w:r w:rsidRPr="00A25529" w:rsidDel="00CF1278">
          <w:delText>Drafter's Note</w:delText>
        </w:r>
      </w:del>
      <w:r w:rsidRPr="00A25529">
        <w:t xml:space="preserve"> </w:t>
      </w:r>
    </w:p>
    <w:p w14:paraId="2AD8591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p.ct.id="f2fd26a0b92511efa75bc0a5c2da1858|87|30:81"</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x.ref.id="I0041S1"</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8DEE2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p.ct.id="f2fd26a0b92511efa75bc0a5c2da1858|87|30:81"</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x.ref.id="I006UWX"</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9913CF9" w14:textId="77777777" w:rsidR="00FB29D8" w:rsidRPr="00A25529" w:rsidRDefault="00FB29D8">
      <w:pPr>
        <w:pStyle w:val="pxformrr"/>
        <w:rPr>
          <w:sz w:val="24"/>
          <w:szCs w:val="24"/>
        </w:rPr>
      </w:pPr>
      <w:r w:rsidRPr="00A25529">
        <w:rPr>
          <w:rStyle w:val="pxvis"/>
          <w:rFonts w:cs="Arial"/>
          <w:bCs/>
          <w:sz w:val="50"/>
          <w:rPrChange w:id="2546" w:author="Cara Cardinale" w:date="2025-03-04T10:36:00Z">
            <w:rPr>
              <w:rStyle w:val="pxvis"/>
              <w:rFonts w:cs="Arial"/>
              <w:bCs/>
            </w:rPr>
          </w:rPrChange>
        </w:rPr>
        <w:t>Research References</w:t>
      </w:r>
    </w:p>
    <w:p w14:paraId="43DCD28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tk.ref.id="I009O1T"</w:instrText>
      </w:r>
      <w:r w:rsidRPr="00A25529">
        <w:rPr>
          <w:rStyle w:val="pxtk"/>
        </w:rPr>
        <w:fldChar w:fldCharType="end"/>
      </w:r>
      <w:r w:rsidRPr="00A25529">
        <w:rPr>
          <w:rStyle w:val="pxtk"/>
        </w:rPr>
        <w:t>West's Key Number Digest, Corporations and Business Organizations &amp;key;3373</w:t>
      </w:r>
    </w:p>
    <w:p w14:paraId="098670F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tk.ref.id="I00CH6P"</w:instrText>
      </w:r>
      <w:r w:rsidRPr="00A25529">
        <w:rPr>
          <w:rStyle w:val="pxtk"/>
        </w:rPr>
        <w:fldChar w:fldCharType="end"/>
      </w:r>
      <w:r w:rsidRPr="00A25529">
        <w:rPr>
          <w:rStyle w:val="pxtk"/>
        </w:rPr>
        <w:t>West's Key Number Digest, Corporations and Business Organizations &amp;key;3450</w:t>
      </w:r>
    </w:p>
    <w:p w14:paraId="05A8BCB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rc.ref.id="I00FABL"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47" w:author="Cara Cardinale" w:date="2025-01-19T13:12:00Z">
        <w:r w:rsidRPr="00A25529" w:rsidDel="00F86204">
          <w:rPr>
            <w:rStyle w:val="pxrc"/>
          </w:rPr>
          <w:delText>59, 60</w:delText>
        </w:r>
      </w:del>
      <w:ins w:id="2548" w:author="Cara Cardinale" w:date="2025-01-19T13:12:00Z">
        <w:r w:rsidR="00F86204" w:rsidRPr="00A25529">
          <w:rPr>
            <w:rStyle w:val="pxrc"/>
          </w:rPr>
          <w:t>57, 58</w:t>
        </w:r>
      </w:ins>
    </w:p>
    <w:p w14:paraId="355BFA5E" w14:textId="77777777" w:rsidR="00FB29D8" w:rsidRPr="00A25529" w:rsidRDefault="00FB29D8">
      <w:pPr>
        <w:pStyle w:val="pxs"/>
        <w:spacing w:before="180"/>
        <w:rPr>
          <w:rPrChange w:id="2549" w:author="Cara Cardinale" w:date="2025-03-04T10:36:00Z">
            <w:rPr>
              <w:sz w:val="27"/>
            </w:rPr>
          </w:rPrChange>
        </w:rPr>
      </w:pPr>
      <w:r w:rsidRPr="00A25529">
        <w:rPr>
          <w:rPrChange w:id="2550" w:author="Cara Cardinale" w:date="2025-03-04T10:36:00Z">
            <w:rPr>
              <w:sz w:val="27"/>
            </w:rPr>
          </w:rPrChange>
        </w:rPr>
        <w:t>30:82. Political party county central committee</w:t>
      </w:r>
    </w:p>
    <w:p w14:paraId="24A0ABBC" w14:textId="77777777" w:rsidR="00FB29D8" w:rsidRPr="00A25529" w:rsidRDefault="00FB29D8">
      <w:pPr>
        <w:pStyle w:val="pxov"/>
        <w:rPr>
          <w:vanish/>
        </w:rPr>
      </w:pPr>
      <w:r w:rsidRPr="00A25529">
        <w:rPr>
          <w:vanish/>
        </w:rPr>
        <w:t>FCV</w:t>
      </w:r>
    </w:p>
    <w:p w14:paraId="42E91EFE" w14:textId="77777777" w:rsidR="00FB29D8" w:rsidRPr="00A25529" w:rsidRDefault="00FB29D8">
      <w:pPr>
        <w:pStyle w:val="pxov"/>
        <w:rPr>
          <w:vanish/>
        </w:rPr>
      </w:pPr>
      <w:r w:rsidRPr="00A25529">
        <w:rPr>
          <w:vanish/>
        </w:rPr>
        <w:t>FTR</w:t>
      </w:r>
    </w:p>
    <w:p w14:paraId="0456CBFF" w14:textId="77777777" w:rsidR="00FB29D8" w:rsidRPr="00A25529" w:rsidRDefault="00FB29D8">
      <w:pPr>
        <w:pStyle w:val="pxov"/>
        <w:rPr>
          <w:vanish/>
        </w:rPr>
      </w:pPr>
      <w:r w:rsidRPr="00A25529">
        <w:rPr>
          <w:vanish/>
        </w:rPr>
        <w:t>COL</w:t>
      </w:r>
    </w:p>
    <w:p w14:paraId="10DCA153" w14:textId="77777777" w:rsidR="00FB29D8" w:rsidRPr="00A25529" w:rsidRDefault="00FB29D8">
      <w:pPr>
        <w:pStyle w:val="pxov"/>
        <w:rPr>
          <w:vanish/>
        </w:rPr>
      </w:pPr>
      <w:r w:rsidRPr="00A25529">
        <w:rPr>
          <w:vanish/>
        </w:rPr>
        <w:t>NFP</w:t>
      </w:r>
    </w:p>
    <w:p w14:paraId="7B259CA7" w14:textId="77777777" w:rsidR="00FB29D8" w:rsidRPr="00A25529" w:rsidRDefault="00FB29D8">
      <w:pPr>
        <w:pStyle w:val="pxov"/>
        <w:rPr>
          <w:vanish/>
        </w:rPr>
      </w:pPr>
      <w:r w:rsidRPr="00A25529">
        <w:rPr>
          <w:vanish/>
        </w:rPr>
        <w:t>CLS</w:t>
      </w:r>
    </w:p>
    <w:p w14:paraId="6CF7B903" w14:textId="77777777" w:rsidR="00FB29D8" w:rsidRPr="00A25529" w:rsidRDefault="00FB29D8">
      <w:pPr>
        <w:pStyle w:val="pxov"/>
        <w:rPr>
          <w:vanish/>
        </w:rPr>
      </w:pPr>
      <w:r w:rsidRPr="00A25529">
        <w:rPr>
          <w:vanish/>
        </w:rPr>
        <w:t>TEM</w:t>
      </w:r>
    </w:p>
    <w:p w14:paraId="76819C27" w14:textId="77777777" w:rsidR="00FB29D8" w:rsidRPr="00A25529" w:rsidRDefault="00FB29D8">
      <w:pPr>
        <w:pStyle w:val="pxov"/>
        <w:rPr>
          <w:vanish/>
        </w:rPr>
      </w:pPr>
      <w:r w:rsidRPr="00A25529">
        <w:rPr>
          <w:vanish/>
        </w:rPr>
        <w:t>MTD</w:t>
      </w:r>
    </w:p>
    <w:p w14:paraId="65506B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form.fid="Id54c84601b6411e684899cfd92da4eb0"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The </w:t>
      </w:r>
      <w:r w:rsidRPr="00A25529">
        <w:rPr>
          <w:rStyle w:val="pxfinstr"/>
          <w:i/>
          <w:iCs/>
        </w:rPr>
        <w:t>[name of party]</w:t>
      </w:r>
      <w:r w:rsidRPr="00A25529">
        <w:t xml:space="preserve"> Party Central Committee of </w:t>
      </w:r>
      <w:r w:rsidRPr="00A25529">
        <w:rPr>
          <w:rStyle w:val="pxfinstr"/>
          <w:i/>
          <w:iCs/>
        </w:rPr>
        <w:t>[name of county]</w:t>
      </w:r>
      <w:r w:rsidRPr="00A25529">
        <w:t xml:space="preserve">, referred to below as the Committee, shall be the official body and representative of the </w:t>
      </w:r>
      <w:r w:rsidRPr="00A25529">
        <w:rPr>
          <w:rStyle w:val="pxfinstr"/>
          <w:i/>
          <w:iCs/>
        </w:rPr>
        <w:t>[name of party]</w:t>
      </w:r>
      <w:r w:rsidRPr="00A25529">
        <w:t xml:space="preserve"> Party in </w:t>
      </w:r>
      <w:r w:rsidRPr="00A25529">
        <w:rPr>
          <w:rStyle w:val="pxfinstr"/>
          <w:i/>
          <w:iCs/>
        </w:rPr>
        <w:t>[name of county]</w:t>
      </w:r>
      <w:r w:rsidRPr="00A25529">
        <w:t xml:space="preserve"> and shall perform the duties imposed on it by statute. The Committee is charged by law with the management and control of the Party campaigns in the county under the general direction of the State Central Committee of the </w:t>
      </w:r>
      <w:r w:rsidRPr="00A25529">
        <w:rPr>
          <w:rStyle w:val="pxfinstr"/>
          <w:i/>
          <w:iCs/>
        </w:rPr>
        <w:t>[name of party]</w:t>
      </w:r>
      <w:r w:rsidRPr="00A25529">
        <w:t xml:space="preserve"> Party, and, to carry out that duty, the Committee shall do everything it considers necessary and desirable:</w:t>
      </w:r>
    </w:p>
    <w:p w14:paraId="5949EC6B" w14:textId="77777777" w:rsidR="00FB29D8" w:rsidRPr="00A25529" w:rsidRDefault="00FB29D8">
      <w:pPr>
        <w:pStyle w:val="pxformfl"/>
        <w:ind w:left="500"/>
      </w:pPr>
      <w:r w:rsidRPr="00A25529">
        <w:t xml:space="preserve"> </w:t>
      </w:r>
    </w:p>
    <w:p w14:paraId="03FFA5F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018F51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seek, develop, and elect </w:t>
      </w:r>
      <w:r w:rsidRPr="00A25529">
        <w:rPr>
          <w:rStyle w:val="pxfinstr"/>
          <w:i/>
          <w:iCs/>
        </w:rPr>
        <w:t>[name of party]</w:t>
      </w:r>
      <w:r w:rsidRPr="00A25529">
        <w:t xml:space="preserve"> Party candidates at every election;</w:t>
      </w:r>
    </w:p>
    <w:p w14:paraId="722CA72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3615E8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strengthen the </w:t>
      </w:r>
      <w:r w:rsidRPr="00A25529">
        <w:rPr>
          <w:rStyle w:val="pxfinstr"/>
          <w:i/>
          <w:iCs/>
        </w:rPr>
        <w:t>[name of party]</w:t>
      </w:r>
      <w:r w:rsidRPr="00A25529">
        <w:t xml:space="preserve"> Party in every way, particularly by establishing and supporting viable constituent organizations within each legislative district in the county by creating and maintaining official and permanent precinct and campaign organizations throughout the county, by maintaining proper liaison with the state central committee and with all recognized volunteer organizations in the county, and by making known the position of the </w:t>
      </w:r>
      <w:r w:rsidRPr="00A25529">
        <w:rPr>
          <w:rStyle w:val="pxfinstr"/>
          <w:i/>
          <w:iCs/>
        </w:rPr>
        <w:t>[name of party]</w:t>
      </w:r>
      <w:r w:rsidRPr="00A25529">
        <w:t xml:space="preserve"> Party on national, state, and local issues, after proper consideration of national and state party platforms and policy, and on such other issues as the committee deems to be appropriate;</w:t>
      </w:r>
    </w:p>
    <w:p w14:paraId="0191C1B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4FC071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maintain the official fund-raising organization for the </w:t>
      </w:r>
      <w:r w:rsidRPr="00A25529">
        <w:rPr>
          <w:rStyle w:val="pxfinstr"/>
          <w:i/>
          <w:iCs/>
        </w:rPr>
        <w:t>[name of party]</w:t>
      </w:r>
      <w:r w:rsidRPr="00A25529">
        <w:t xml:space="preserve"> Party within the county; and</w:t>
      </w:r>
    </w:p>
    <w:p w14:paraId="24CA540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01077C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perform other duties and services for the </w:t>
      </w:r>
      <w:r w:rsidRPr="00A25529">
        <w:rPr>
          <w:rStyle w:val="pxfinstr"/>
          <w:i/>
          <w:iCs/>
        </w:rPr>
        <w:t>[name of party]</w:t>
      </w:r>
      <w:r w:rsidRPr="00A25529">
        <w:t xml:space="preserve"> Party.</w:t>
      </w:r>
    </w:p>
    <w:p w14:paraId="174A69AF" w14:textId="77777777" w:rsidR="00FB29D8" w:rsidRPr="00A25529" w:rsidRDefault="00FB29D8">
      <w:pPr>
        <w:pStyle w:val="pxformnotes"/>
        <w:jc w:val="center"/>
        <w:rPr>
          <w:sz w:val="24"/>
          <w:szCs w:val="24"/>
        </w:rPr>
      </w:pPr>
      <w:r w:rsidRPr="00A25529">
        <w:rPr>
          <w:rStyle w:val="pxvis"/>
          <w:rFonts w:cs="Arial"/>
          <w:bCs/>
          <w:sz w:val="50"/>
          <w:rPrChange w:id="2551" w:author="Cara Cardinale" w:date="2025-03-04T10:36:00Z">
            <w:rPr>
              <w:rStyle w:val="pxvis"/>
              <w:rFonts w:cs="Arial"/>
              <w:bCs/>
            </w:rPr>
          </w:rPrChange>
        </w:rPr>
        <w:t>Notes to Form</w:t>
      </w:r>
    </w:p>
    <w:p w14:paraId="1CC5296E" w14:textId="77777777" w:rsidR="00FB29D8" w:rsidRPr="00A25529" w:rsidRDefault="00FB29D8">
      <w:pPr>
        <w:pStyle w:val="pxformnotes"/>
        <w:rPr>
          <w:sz w:val="24"/>
          <w:szCs w:val="24"/>
        </w:rPr>
      </w:pPr>
    </w:p>
    <w:p w14:paraId="52D3318C" w14:textId="77777777" w:rsidR="00FB29D8" w:rsidRPr="00A25529" w:rsidRDefault="00FB29D8">
      <w:pPr>
        <w:pStyle w:val="pxformnote"/>
        <w:spacing w:before="180"/>
      </w:pPr>
      <w:del w:id="2552" w:author="Cara Cardinale" w:date="2025-01-14T20:47:00Z">
        <w:r w:rsidRPr="00A25529" w:rsidDel="00CF1278">
          <w:delText>Drafter's Note</w:delText>
        </w:r>
      </w:del>
      <w:r w:rsidRPr="00A25529">
        <w:t xml:space="preserve"> </w:t>
      </w:r>
    </w:p>
    <w:p w14:paraId="0B209C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x.ref.id="I0041S3"</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D11FB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x.ref.id="I006UWZ"</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35E54880" w14:textId="77777777" w:rsidR="00FB29D8" w:rsidRPr="00A25529" w:rsidRDefault="00FB29D8">
      <w:pPr>
        <w:pStyle w:val="pxformrr"/>
        <w:rPr>
          <w:sz w:val="24"/>
          <w:szCs w:val="24"/>
        </w:rPr>
      </w:pPr>
      <w:r w:rsidRPr="00A25529">
        <w:rPr>
          <w:rStyle w:val="pxvis"/>
          <w:rFonts w:cs="Arial"/>
          <w:bCs/>
          <w:sz w:val="50"/>
          <w:rPrChange w:id="2553" w:author="Cara Cardinale" w:date="2025-03-04T10:36:00Z">
            <w:rPr>
              <w:rStyle w:val="pxvis"/>
              <w:rFonts w:cs="Arial"/>
              <w:bCs/>
            </w:rPr>
          </w:rPrChange>
        </w:rPr>
        <w:t>Research References</w:t>
      </w:r>
    </w:p>
    <w:p w14:paraId="381B1A0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tk.ref.id="I0041XR"</w:instrText>
      </w:r>
      <w:r w:rsidRPr="00A25529">
        <w:rPr>
          <w:rStyle w:val="pxtk"/>
        </w:rPr>
        <w:fldChar w:fldCharType="end"/>
      </w:r>
      <w:r w:rsidRPr="00A25529">
        <w:rPr>
          <w:rStyle w:val="pxtk"/>
        </w:rPr>
        <w:t>West's Key Number Digest, Corporations and Business Organizations &amp;key;3373</w:t>
      </w:r>
    </w:p>
    <w:p w14:paraId="02C1B1D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tk.ref.id="I006V2N"</w:instrText>
      </w:r>
      <w:r w:rsidRPr="00A25529">
        <w:rPr>
          <w:rStyle w:val="pxtk"/>
        </w:rPr>
        <w:fldChar w:fldCharType="end"/>
      </w:r>
      <w:r w:rsidRPr="00A25529">
        <w:rPr>
          <w:rStyle w:val="pxtk"/>
        </w:rPr>
        <w:t>West's Key Number Digest, Corporations and Business Organizations &amp;key;3450</w:t>
      </w:r>
    </w:p>
    <w:p w14:paraId="5BCF78C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rc.ref.id="I009O7J"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54" w:author="Cara Cardinale" w:date="2025-01-19T13:12:00Z">
        <w:r w:rsidRPr="00A25529" w:rsidDel="00F86204">
          <w:rPr>
            <w:rStyle w:val="pxrc"/>
          </w:rPr>
          <w:delText>59, 60</w:delText>
        </w:r>
      </w:del>
      <w:ins w:id="2555" w:author="Cara Cardinale" w:date="2025-01-19T13:12:00Z">
        <w:r w:rsidR="00F86204" w:rsidRPr="00A25529">
          <w:rPr>
            <w:rStyle w:val="pxrc"/>
          </w:rPr>
          <w:t>57, 58</w:t>
        </w:r>
      </w:ins>
    </w:p>
    <w:p w14:paraId="4158C8E1" w14:textId="77777777" w:rsidR="00FB29D8" w:rsidRPr="00A25529" w:rsidRDefault="00FB29D8">
      <w:pPr>
        <w:pStyle w:val="pxs"/>
        <w:spacing w:before="180"/>
        <w:rPr>
          <w:rPrChange w:id="2556" w:author="Cara Cardinale" w:date="2025-03-04T10:36:00Z">
            <w:rPr>
              <w:sz w:val="27"/>
            </w:rPr>
          </w:rPrChange>
        </w:rPr>
      </w:pPr>
      <w:r w:rsidRPr="00A25529">
        <w:rPr>
          <w:rPrChange w:id="2557" w:author="Cara Cardinale" w:date="2025-03-04T10:36:00Z">
            <w:rPr>
              <w:sz w:val="27"/>
            </w:rPr>
          </w:rPrChange>
        </w:rPr>
        <w:t>30:83. Political group</w:t>
      </w:r>
    </w:p>
    <w:p w14:paraId="061F29C5" w14:textId="77777777" w:rsidR="00FB29D8" w:rsidRPr="00A25529" w:rsidRDefault="00FB29D8">
      <w:pPr>
        <w:pStyle w:val="pxov"/>
        <w:rPr>
          <w:vanish/>
        </w:rPr>
      </w:pPr>
      <w:r w:rsidRPr="00A25529">
        <w:rPr>
          <w:vanish/>
        </w:rPr>
        <w:t>FCV</w:t>
      </w:r>
    </w:p>
    <w:p w14:paraId="74922FB9" w14:textId="77777777" w:rsidR="00FB29D8" w:rsidRPr="00A25529" w:rsidRDefault="00FB29D8">
      <w:pPr>
        <w:pStyle w:val="pxov"/>
        <w:rPr>
          <w:vanish/>
        </w:rPr>
      </w:pPr>
      <w:r w:rsidRPr="00A25529">
        <w:rPr>
          <w:vanish/>
        </w:rPr>
        <w:t>FTR</w:t>
      </w:r>
    </w:p>
    <w:p w14:paraId="273DBF26" w14:textId="77777777" w:rsidR="00FB29D8" w:rsidRPr="00A25529" w:rsidRDefault="00FB29D8">
      <w:pPr>
        <w:pStyle w:val="pxov"/>
        <w:rPr>
          <w:vanish/>
        </w:rPr>
      </w:pPr>
      <w:r w:rsidRPr="00A25529">
        <w:rPr>
          <w:vanish/>
        </w:rPr>
        <w:t>COL</w:t>
      </w:r>
    </w:p>
    <w:p w14:paraId="06DAE0DC" w14:textId="77777777" w:rsidR="00FB29D8" w:rsidRPr="00A25529" w:rsidRDefault="00FB29D8">
      <w:pPr>
        <w:pStyle w:val="pxov"/>
        <w:rPr>
          <w:vanish/>
        </w:rPr>
      </w:pPr>
      <w:r w:rsidRPr="00A25529">
        <w:rPr>
          <w:vanish/>
        </w:rPr>
        <w:t>NFP</w:t>
      </w:r>
    </w:p>
    <w:p w14:paraId="15F11969" w14:textId="77777777" w:rsidR="00FB29D8" w:rsidRPr="00A25529" w:rsidRDefault="00FB29D8">
      <w:pPr>
        <w:pStyle w:val="pxov"/>
        <w:rPr>
          <w:vanish/>
        </w:rPr>
      </w:pPr>
      <w:r w:rsidRPr="00A25529">
        <w:rPr>
          <w:vanish/>
        </w:rPr>
        <w:t>CLS</w:t>
      </w:r>
    </w:p>
    <w:p w14:paraId="5D68A18B" w14:textId="77777777" w:rsidR="00FB29D8" w:rsidRPr="00A25529" w:rsidRDefault="00FB29D8">
      <w:pPr>
        <w:pStyle w:val="pxov"/>
        <w:rPr>
          <w:vanish/>
        </w:rPr>
      </w:pPr>
      <w:r w:rsidRPr="00A25529">
        <w:rPr>
          <w:vanish/>
        </w:rPr>
        <w:t>TEM</w:t>
      </w:r>
    </w:p>
    <w:p w14:paraId="120A2784" w14:textId="77777777" w:rsidR="00FB29D8" w:rsidRPr="00A25529" w:rsidRDefault="00FB29D8">
      <w:pPr>
        <w:pStyle w:val="pxov"/>
        <w:rPr>
          <w:vanish/>
        </w:rPr>
      </w:pPr>
      <w:r w:rsidRPr="00A25529">
        <w:rPr>
          <w:vanish/>
        </w:rPr>
        <w:t>MTD</w:t>
      </w:r>
    </w:p>
    <w:p w14:paraId="2A9ABA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form.fid="Id54cab701b6411e684899cfd92da4eb0"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The purpose or purposes for which this </w:t>
      </w:r>
      <w:r w:rsidRPr="00A25529">
        <w:rPr>
          <w:rStyle w:val="pxfinstr"/>
          <w:i/>
          <w:iCs/>
        </w:rPr>
        <w:t>[club/association/[type of entity]]</w:t>
      </w:r>
      <w:r w:rsidRPr="00A25529">
        <w:t xml:space="preserve"> is formed are:</w:t>
      </w:r>
    </w:p>
    <w:p w14:paraId="0CF1F8FA" w14:textId="77777777" w:rsidR="00FB29D8" w:rsidRPr="00A25529" w:rsidRDefault="00FB29D8">
      <w:pPr>
        <w:pStyle w:val="pxformfl"/>
        <w:ind w:left="500"/>
      </w:pPr>
      <w:r w:rsidRPr="00A25529">
        <w:t xml:space="preserve"> </w:t>
      </w:r>
    </w:p>
    <w:p w14:paraId="39E949F0" w14:textId="77777777" w:rsidR="00FB29D8" w:rsidRPr="00A25529" w:rsidRDefault="00FB29D8">
      <w:pPr>
        <w:pStyle w:val="pxformfi"/>
      </w:pPr>
      <w:r w:rsidRPr="00A25529">
        <w:rPr>
          <w:color w:val="FF0000"/>
          <w:vertAlign w:val="superscript"/>
        </w:rPr>
        <w:t>►</w:t>
      </w:r>
      <w:r w:rsidRPr="00A25529">
        <w:fldChar w:fldCharType="begin"/>
      </w:r>
      <w:r w:rsidRPr="00A25529">
        <w:instrText>fi.lvl="1"</w:instrText>
      </w:r>
      <w:r w:rsidRPr="00A25529">
        <w:fldChar w:fldCharType="end"/>
      </w:r>
    </w:p>
    <w:p w14:paraId="45C662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The formulation of political, scientific, and social ideas for the betterment of the human family; to inculcate into the people of </w:t>
      </w:r>
      <w:r w:rsidRPr="00A25529">
        <w:rPr>
          <w:rStyle w:val="pxfinstr"/>
          <w:i/>
          <w:iCs/>
        </w:rPr>
        <w:t>[name of city]</w:t>
      </w:r>
      <w:r w:rsidRPr="00A25529">
        <w:t xml:space="preserve"> proper and advanced ideas of government; to advocate a sound political philosophy in order to perpetuate the concepts of </w:t>
      </w:r>
      <w:r w:rsidRPr="00A25529">
        <w:rPr>
          <w:rStyle w:val="pxfinstr"/>
          <w:i/>
          <w:iCs/>
        </w:rPr>
        <w:t>[specification of concepts]</w:t>
      </w:r>
      <w:r w:rsidRPr="00A25529">
        <w:t>.</w:t>
      </w:r>
    </w:p>
    <w:p w14:paraId="66ADE764" w14:textId="77777777" w:rsidR="00FB29D8" w:rsidRPr="00A25529" w:rsidRDefault="00FB29D8">
      <w:pPr>
        <w:pStyle w:val="pxformnotes"/>
        <w:jc w:val="center"/>
        <w:rPr>
          <w:sz w:val="24"/>
          <w:szCs w:val="24"/>
        </w:rPr>
      </w:pPr>
      <w:r w:rsidRPr="00A25529">
        <w:rPr>
          <w:rStyle w:val="pxvis"/>
          <w:rFonts w:cs="Arial"/>
          <w:bCs/>
          <w:sz w:val="50"/>
          <w:rPrChange w:id="2558" w:author="Cara Cardinale" w:date="2025-03-04T10:36:00Z">
            <w:rPr>
              <w:rStyle w:val="pxvis"/>
              <w:rFonts w:cs="Arial"/>
              <w:bCs/>
            </w:rPr>
          </w:rPrChange>
        </w:rPr>
        <w:t>Notes to Form</w:t>
      </w:r>
    </w:p>
    <w:p w14:paraId="3892DBC4" w14:textId="77777777" w:rsidR="00FB29D8" w:rsidRPr="00A25529" w:rsidRDefault="00FB29D8">
      <w:pPr>
        <w:pStyle w:val="pxformnotes"/>
        <w:rPr>
          <w:sz w:val="24"/>
          <w:szCs w:val="24"/>
        </w:rPr>
      </w:pPr>
    </w:p>
    <w:p w14:paraId="7505D261" w14:textId="77777777" w:rsidR="00FB29D8" w:rsidRPr="00A25529" w:rsidRDefault="00FB29D8">
      <w:pPr>
        <w:pStyle w:val="pxformnote"/>
        <w:spacing w:before="180"/>
      </w:pPr>
      <w:del w:id="2559" w:author="Cara Cardinale" w:date="2025-01-14T20:47:00Z">
        <w:r w:rsidRPr="00A25529" w:rsidDel="00CF1278">
          <w:delText>Drafter's Note</w:delText>
        </w:r>
      </w:del>
      <w:r w:rsidRPr="00A25529">
        <w:t xml:space="preserve"> </w:t>
      </w:r>
    </w:p>
    <w:p w14:paraId="7B64CD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x.ref.id="I00CHCF"</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538D1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x.ref.id="I00FAHB"</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FC6F7DF" w14:textId="77777777" w:rsidR="00FB29D8" w:rsidRPr="00A25529" w:rsidRDefault="00FB29D8">
      <w:pPr>
        <w:pStyle w:val="pxformrr"/>
        <w:rPr>
          <w:sz w:val="24"/>
          <w:szCs w:val="24"/>
        </w:rPr>
      </w:pPr>
      <w:r w:rsidRPr="00A25529">
        <w:rPr>
          <w:rStyle w:val="pxvis"/>
          <w:rFonts w:cs="Arial"/>
          <w:bCs/>
          <w:sz w:val="50"/>
          <w:rPrChange w:id="2560" w:author="Cara Cardinale" w:date="2025-03-04T10:36:00Z">
            <w:rPr>
              <w:rStyle w:val="pxvis"/>
              <w:rFonts w:cs="Arial"/>
              <w:bCs/>
            </w:rPr>
          </w:rPrChange>
        </w:rPr>
        <w:t>Research References</w:t>
      </w:r>
    </w:p>
    <w:p w14:paraId="1F20057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tk.ref.id="I00I3M7"</w:instrText>
      </w:r>
      <w:r w:rsidRPr="00A25529">
        <w:rPr>
          <w:rStyle w:val="pxtk"/>
        </w:rPr>
        <w:fldChar w:fldCharType="end"/>
      </w:r>
      <w:r w:rsidRPr="00A25529">
        <w:rPr>
          <w:rStyle w:val="pxtk"/>
        </w:rPr>
        <w:t>West's Key Number Digest, Corporations and Business Organizations &amp;key;3373</w:t>
      </w:r>
    </w:p>
    <w:p w14:paraId="2A7EB62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tk.ref.id="I00KWR3"</w:instrText>
      </w:r>
      <w:r w:rsidRPr="00A25529">
        <w:rPr>
          <w:rStyle w:val="pxtk"/>
        </w:rPr>
        <w:fldChar w:fldCharType="end"/>
      </w:r>
      <w:r w:rsidRPr="00A25529">
        <w:rPr>
          <w:rStyle w:val="pxtk"/>
        </w:rPr>
        <w:t>West's Key Number Digest, Corporations and Business Organizations &amp;key;3450</w:t>
      </w:r>
    </w:p>
    <w:p w14:paraId="5A1F66D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rc.ref.id="I0041XT"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61" w:author="Cara Cardinale" w:date="2025-01-19T13:12:00Z">
        <w:r w:rsidRPr="00A25529" w:rsidDel="00F86204">
          <w:rPr>
            <w:rStyle w:val="pxrc"/>
          </w:rPr>
          <w:delText>59, 60</w:delText>
        </w:r>
      </w:del>
      <w:ins w:id="2562" w:author="Cara Cardinale" w:date="2025-01-19T13:12:00Z">
        <w:r w:rsidR="00F86204" w:rsidRPr="00A25529">
          <w:rPr>
            <w:rStyle w:val="pxrc"/>
          </w:rPr>
          <w:t>57, 58</w:t>
        </w:r>
      </w:ins>
    </w:p>
    <w:p w14:paraId="01B90A12" w14:textId="77777777" w:rsidR="00FB29D8" w:rsidRPr="00A25529" w:rsidRDefault="00FB29D8">
      <w:pPr>
        <w:pStyle w:val="pxs"/>
        <w:spacing w:before="180"/>
        <w:rPr>
          <w:rPrChange w:id="2563" w:author="Cara Cardinale" w:date="2025-03-04T10:36:00Z">
            <w:rPr>
              <w:sz w:val="27"/>
            </w:rPr>
          </w:rPrChange>
        </w:rPr>
      </w:pPr>
      <w:r w:rsidRPr="00A25529">
        <w:rPr>
          <w:rPrChange w:id="2564" w:author="Cara Cardinale" w:date="2025-03-04T10:36:00Z">
            <w:rPr>
              <w:sz w:val="27"/>
            </w:rPr>
          </w:rPrChange>
        </w:rPr>
        <w:t>30:84. Social and economic research group</w:t>
      </w:r>
    </w:p>
    <w:p w14:paraId="32C3FE5A" w14:textId="77777777" w:rsidR="00FB29D8" w:rsidRPr="00A25529" w:rsidRDefault="00FB29D8">
      <w:pPr>
        <w:pStyle w:val="pxov"/>
        <w:rPr>
          <w:vanish/>
        </w:rPr>
      </w:pPr>
      <w:r w:rsidRPr="00A25529">
        <w:rPr>
          <w:vanish/>
        </w:rPr>
        <w:t>FCV</w:t>
      </w:r>
    </w:p>
    <w:p w14:paraId="240183D0" w14:textId="77777777" w:rsidR="00FB29D8" w:rsidRPr="00A25529" w:rsidRDefault="00FB29D8">
      <w:pPr>
        <w:pStyle w:val="pxov"/>
        <w:rPr>
          <w:vanish/>
        </w:rPr>
      </w:pPr>
      <w:r w:rsidRPr="00A25529">
        <w:rPr>
          <w:vanish/>
        </w:rPr>
        <w:t>FTR</w:t>
      </w:r>
    </w:p>
    <w:p w14:paraId="692A871F" w14:textId="77777777" w:rsidR="00FB29D8" w:rsidRPr="00A25529" w:rsidRDefault="00FB29D8">
      <w:pPr>
        <w:pStyle w:val="pxov"/>
        <w:rPr>
          <w:vanish/>
        </w:rPr>
      </w:pPr>
      <w:r w:rsidRPr="00A25529">
        <w:rPr>
          <w:vanish/>
        </w:rPr>
        <w:t>COL</w:t>
      </w:r>
    </w:p>
    <w:p w14:paraId="1F8E91D2" w14:textId="77777777" w:rsidR="00FB29D8" w:rsidRPr="00A25529" w:rsidRDefault="00FB29D8">
      <w:pPr>
        <w:pStyle w:val="pxov"/>
        <w:rPr>
          <w:vanish/>
        </w:rPr>
      </w:pPr>
      <w:r w:rsidRPr="00A25529">
        <w:rPr>
          <w:vanish/>
        </w:rPr>
        <w:t>NFP</w:t>
      </w:r>
    </w:p>
    <w:p w14:paraId="3B7CEBCC" w14:textId="77777777" w:rsidR="00FB29D8" w:rsidRPr="00A25529" w:rsidRDefault="00FB29D8">
      <w:pPr>
        <w:pStyle w:val="pxov"/>
        <w:rPr>
          <w:vanish/>
        </w:rPr>
      </w:pPr>
      <w:r w:rsidRPr="00A25529">
        <w:rPr>
          <w:vanish/>
        </w:rPr>
        <w:t>CLS</w:t>
      </w:r>
    </w:p>
    <w:p w14:paraId="426EC807" w14:textId="77777777" w:rsidR="00FB29D8" w:rsidRPr="00A25529" w:rsidRDefault="00FB29D8">
      <w:pPr>
        <w:pStyle w:val="pxov"/>
        <w:rPr>
          <w:vanish/>
        </w:rPr>
      </w:pPr>
      <w:r w:rsidRPr="00A25529">
        <w:rPr>
          <w:vanish/>
        </w:rPr>
        <w:t>TEM</w:t>
      </w:r>
    </w:p>
    <w:p w14:paraId="2EFC82FF" w14:textId="77777777" w:rsidR="00FB29D8" w:rsidRPr="00A25529" w:rsidRDefault="00FB29D8">
      <w:pPr>
        <w:pStyle w:val="pxov"/>
        <w:rPr>
          <w:vanish/>
        </w:rPr>
      </w:pPr>
      <w:r w:rsidRPr="00A25529">
        <w:rPr>
          <w:vanish/>
        </w:rPr>
        <w:t>MTD</w:t>
      </w:r>
    </w:p>
    <w:p w14:paraId="283A2A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form.fid="Id54cd2801b6411e684899cfd92da4eb0"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p.ct.id="f2fd26a0b92511efa75bc0a5c2da1858|90|30:84"</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promote the exchange of ideas among its members and for the research and study of social and economic conditions. These purposes are all to be conducted without pecuniary profit.</w:t>
      </w:r>
    </w:p>
    <w:p w14:paraId="5A8DD270" w14:textId="77777777" w:rsidR="00FB29D8" w:rsidRPr="00A25529" w:rsidRDefault="00FB29D8">
      <w:pPr>
        <w:pStyle w:val="pxformnotes"/>
        <w:jc w:val="center"/>
        <w:rPr>
          <w:sz w:val="24"/>
          <w:szCs w:val="24"/>
        </w:rPr>
      </w:pPr>
      <w:r w:rsidRPr="00A25529">
        <w:rPr>
          <w:rStyle w:val="pxvis"/>
          <w:rFonts w:cs="Arial"/>
          <w:bCs/>
          <w:sz w:val="50"/>
          <w:rPrChange w:id="2565" w:author="Cara Cardinale" w:date="2025-03-04T10:36:00Z">
            <w:rPr>
              <w:rStyle w:val="pxvis"/>
              <w:rFonts w:cs="Arial"/>
              <w:bCs/>
            </w:rPr>
          </w:rPrChange>
        </w:rPr>
        <w:t>Notes to Form</w:t>
      </w:r>
    </w:p>
    <w:p w14:paraId="0DCEF4B2" w14:textId="77777777" w:rsidR="00FB29D8" w:rsidRPr="00A25529" w:rsidRDefault="00FB29D8">
      <w:pPr>
        <w:pStyle w:val="pxformnotes"/>
        <w:rPr>
          <w:sz w:val="24"/>
          <w:szCs w:val="24"/>
        </w:rPr>
      </w:pPr>
    </w:p>
    <w:p w14:paraId="578E1A9E" w14:textId="77777777" w:rsidR="00FB29D8" w:rsidRPr="00A25529" w:rsidRDefault="00FB29D8">
      <w:pPr>
        <w:pStyle w:val="pxformnote"/>
        <w:spacing w:before="180"/>
      </w:pPr>
      <w:del w:id="2566" w:author="Cara Cardinale" w:date="2025-01-14T20:47:00Z">
        <w:r w:rsidRPr="00A25529" w:rsidDel="00CF1278">
          <w:delText>Drafter's Note</w:delText>
        </w:r>
      </w:del>
      <w:r w:rsidRPr="00A25529">
        <w:t xml:space="preserve"> </w:t>
      </w:r>
    </w:p>
    <w:p w14:paraId="01A003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p.ct.id="f2fd26a0b92511efa75bc0a5c2da1858|90|30:84"</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x.ref.id="I006V2P"</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2C478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p.ct.id="f2fd26a0b92511efa75bc0a5c2da1858|90|30:84"</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x.ref.id="I009O7L"</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76496D22" w14:textId="77777777" w:rsidR="00FB29D8" w:rsidRPr="00A25529" w:rsidRDefault="00FB29D8">
      <w:pPr>
        <w:pStyle w:val="pxformrr"/>
        <w:rPr>
          <w:sz w:val="24"/>
          <w:szCs w:val="24"/>
        </w:rPr>
      </w:pPr>
      <w:r w:rsidRPr="00A25529">
        <w:rPr>
          <w:rStyle w:val="pxvis"/>
          <w:rFonts w:cs="Arial"/>
          <w:bCs/>
          <w:sz w:val="50"/>
          <w:rPrChange w:id="2567" w:author="Cara Cardinale" w:date="2025-03-04T10:36:00Z">
            <w:rPr>
              <w:rStyle w:val="pxvis"/>
              <w:rFonts w:cs="Arial"/>
              <w:bCs/>
            </w:rPr>
          </w:rPrChange>
        </w:rPr>
        <w:t>Research References</w:t>
      </w:r>
    </w:p>
    <w:p w14:paraId="79EC9A5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tk.ref.id="I00CHCH"</w:instrText>
      </w:r>
      <w:r w:rsidRPr="00A25529">
        <w:rPr>
          <w:rStyle w:val="pxtk"/>
        </w:rPr>
        <w:fldChar w:fldCharType="end"/>
      </w:r>
      <w:r w:rsidRPr="00A25529">
        <w:rPr>
          <w:rStyle w:val="pxtk"/>
        </w:rPr>
        <w:t>West's Key Number Digest, Corporations and Business Organizations &amp;key;3373</w:t>
      </w:r>
    </w:p>
    <w:p w14:paraId="04E94E6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tk.ref.id="I05XWM0"</w:instrText>
      </w:r>
      <w:r w:rsidRPr="00A25529">
        <w:rPr>
          <w:rStyle w:val="pxtk"/>
        </w:rPr>
        <w:fldChar w:fldCharType="end"/>
      </w:r>
      <w:r w:rsidRPr="00A25529">
        <w:rPr>
          <w:rStyle w:val="pxtk"/>
        </w:rPr>
        <w:t>West's Key Number Digest, Corporations and Business Organizations &amp;key;3450</w:t>
      </w:r>
    </w:p>
    <w:p w14:paraId="057271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rc.ref.id="I05TOWO"</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68" w:author="Cara Cardinale" w:date="2025-01-19T13:12:00Z">
        <w:r w:rsidRPr="00A25529" w:rsidDel="00F86204">
          <w:rPr>
            <w:rStyle w:val="pxrc"/>
          </w:rPr>
          <w:delText>59, 60</w:delText>
        </w:r>
      </w:del>
      <w:ins w:id="2569" w:author="Cara Cardinale" w:date="2025-01-19T13:12:00Z">
        <w:r w:rsidR="00F86204" w:rsidRPr="00A25529">
          <w:rPr>
            <w:rStyle w:val="pxrc"/>
          </w:rPr>
          <w:t>57, 58</w:t>
        </w:r>
      </w:ins>
    </w:p>
    <w:p w14:paraId="126DCE48" w14:textId="77777777" w:rsidR="00FB29D8" w:rsidRPr="00A25529" w:rsidRDefault="00FB29D8">
      <w:pPr>
        <w:pStyle w:val="pxs"/>
        <w:spacing w:before="180"/>
        <w:rPr>
          <w:rPrChange w:id="2570" w:author="Cara Cardinale" w:date="2025-03-04T10:36:00Z">
            <w:rPr>
              <w:sz w:val="27"/>
            </w:rPr>
          </w:rPrChange>
        </w:rPr>
      </w:pPr>
      <w:r w:rsidRPr="00A25529">
        <w:rPr>
          <w:rPrChange w:id="2571" w:author="Cara Cardinale" w:date="2025-03-04T10:36:00Z">
            <w:rPr>
              <w:sz w:val="27"/>
            </w:rPr>
          </w:rPrChange>
        </w:rPr>
        <w:t>30:85. Civilian political research organization</w:t>
      </w:r>
    </w:p>
    <w:p w14:paraId="198F5356" w14:textId="77777777" w:rsidR="00FB29D8" w:rsidRPr="00A25529" w:rsidRDefault="00FB29D8">
      <w:pPr>
        <w:pStyle w:val="pxov"/>
        <w:rPr>
          <w:vanish/>
        </w:rPr>
      </w:pPr>
      <w:r w:rsidRPr="00A25529">
        <w:rPr>
          <w:vanish/>
        </w:rPr>
        <w:t>FCV</w:t>
      </w:r>
    </w:p>
    <w:p w14:paraId="2A7CC00B" w14:textId="77777777" w:rsidR="00FB29D8" w:rsidRPr="00A25529" w:rsidRDefault="00FB29D8">
      <w:pPr>
        <w:pStyle w:val="pxov"/>
        <w:rPr>
          <w:vanish/>
        </w:rPr>
      </w:pPr>
      <w:r w:rsidRPr="00A25529">
        <w:rPr>
          <w:vanish/>
        </w:rPr>
        <w:t>FTR</w:t>
      </w:r>
    </w:p>
    <w:p w14:paraId="0EE02983" w14:textId="77777777" w:rsidR="00FB29D8" w:rsidRPr="00A25529" w:rsidRDefault="00FB29D8">
      <w:pPr>
        <w:pStyle w:val="pxov"/>
        <w:rPr>
          <w:vanish/>
        </w:rPr>
      </w:pPr>
      <w:r w:rsidRPr="00A25529">
        <w:rPr>
          <w:vanish/>
        </w:rPr>
        <w:t>COL</w:t>
      </w:r>
    </w:p>
    <w:p w14:paraId="48A52CF4" w14:textId="77777777" w:rsidR="00FB29D8" w:rsidRPr="00A25529" w:rsidRDefault="00FB29D8">
      <w:pPr>
        <w:pStyle w:val="pxov"/>
        <w:rPr>
          <w:vanish/>
        </w:rPr>
      </w:pPr>
      <w:r w:rsidRPr="00A25529">
        <w:rPr>
          <w:vanish/>
        </w:rPr>
        <w:t>NFP</w:t>
      </w:r>
    </w:p>
    <w:p w14:paraId="03BA667C" w14:textId="77777777" w:rsidR="00FB29D8" w:rsidRPr="00A25529" w:rsidRDefault="00FB29D8">
      <w:pPr>
        <w:pStyle w:val="pxov"/>
        <w:rPr>
          <w:vanish/>
        </w:rPr>
      </w:pPr>
      <w:r w:rsidRPr="00A25529">
        <w:rPr>
          <w:vanish/>
        </w:rPr>
        <w:t>CLS</w:t>
      </w:r>
    </w:p>
    <w:p w14:paraId="20FA4E5C" w14:textId="77777777" w:rsidR="00FB29D8" w:rsidRPr="00A25529" w:rsidRDefault="00FB29D8">
      <w:pPr>
        <w:pStyle w:val="pxov"/>
        <w:rPr>
          <w:vanish/>
        </w:rPr>
      </w:pPr>
      <w:r w:rsidRPr="00A25529">
        <w:rPr>
          <w:vanish/>
        </w:rPr>
        <w:t>TEM</w:t>
      </w:r>
    </w:p>
    <w:p w14:paraId="3D9CD273" w14:textId="77777777" w:rsidR="00FB29D8" w:rsidRPr="00A25529" w:rsidRDefault="00FB29D8">
      <w:pPr>
        <w:pStyle w:val="pxov"/>
        <w:rPr>
          <w:vanish/>
        </w:rPr>
      </w:pPr>
      <w:r w:rsidRPr="00A25529">
        <w:rPr>
          <w:vanish/>
        </w:rPr>
        <w:t>MTD</w:t>
      </w:r>
    </w:p>
    <w:p w14:paraId="444254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form.fid="Id54d20a01b6411e684899cfd92da4eb0"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p.ct.id="f2fd26a0b92511efa75bc0a5c2da1858|91|30:85"</w:instrText>
      </w:r>
      <w:r w:rsidRPr="00A25529">
        <w:fldChar w:fldCharType="end"/>
      </w:r>
      <w:r w:rsidRPr="00A25529">
        <w:t xml:space="preserve">To promote the study of the problems of the peoples and nations of the </w:t>
      </w:r>
      <w:r w:rsidRPr="00A25529">
        <w:rPr>
          <w:rStyle w:val="pxfinstr"/>
          <w:i/>
          <w:iCs/>
        </w:rPr>
        <w:t>[specification of area]</w:t>
      </w:r>
      <w:r w:rsidRPr="00A25529">
        <w:t xml:space="preserve"> area by means of cooperation with </w:t>
      </w:r>
      <w:r w:rsidRPr="00A25529">
        <w:rPr>
          <w:rStyle w:val="pxfinstr"/>
          <w:i/>
          <w:iCs/>
        </w:rPr>
        <w:t>[name of institute]</w:t>
      </w:r>
      <w:r w:rsidRPr="00A25529">
        <w:t>, by stimulating attention to these problems on the part of others and by means of such research and educational methods as discussion conferences, language and other schools, seminars, international conferences, study groups, publications, and other lawful and appropriate methods.</w:t>
      </w:r>
    </w:p>
    <w:p w14:paraId="3F9D761E" w14:textId="77777777" w:rsidR="00FB29D8" w:rsidRPr="00A25529" w:rsidRDefault="00FB29D8">
      <w:pPr>
        <w:pStyle w:val="pxformnotes"/>
        <w:jc w:val="center"/>
        <w:rPr>
          <w:sz w:val="24"/>
          <w:szCs w:val="24"/>
        </w:rPr>
      </w:pPr>
      <w:r w:rsidRPr="00A25529">
        <w:rPr>
          <w:rStyle w:val="pxvis"/>
          <w:rFonts w:cs="Arial"/>
          <w:bCs/>
          <w:sz w:val="50"/>
          <w:rPrChange w:id="2572" w:author="Cara Cardinale" w:date="2025-03-04T10:36:00Z">
            <w:rPr>
              <w:rStyle w:val="pxvis"/>
              <w:rFonts w:cs="Arial"/>
              <w:bCs/>
            </w:rPr>
          </w:rPrChange>
        </w:rPr>
        <w:t>Notes to Form</w:t>
      </w:r>
    </w:p>
    <w:p w14:paraId="16C928E1" w14:textId="77777777" w:rsidR="00FB29D8" w:rsidRPr="00A25529" w:rsidRDefault="00FB29D8">
      <w:pPr>
        <w:pStyle w:val="pxformnotes"/>
        <w:rPr>
          <w:sz w:val="24"/>
          <w:szCs w:val="24"/>
        </w:rPr>
      </w:pPr>
    </w:p>
    <w:p w14:paraId="3E31FA42" w14:textId="77777777" w:rsidR="00FB29D8" w:rsidRPr="00A25529" w:rsidRDefault="00FB29D8">
      <w:pPr>
        <w:pStyle w:val="pxformnote"/>
        <w:spacing w:before="180"/>
      </w:pPr>
      <w:del w:id="2573" w:author="Cara Cardinale" w:date="2025-01-14T20:47:00Z">
        <w:r w:rsidRPr="00A25529" w:rsidDel="00CF1278">
          <w:delText>Drafter's Note</w:delText>
        </w:r>
      </w:del>
      <w:r w:rsidRPr="00A25529">
        <w:t xml:space="preserve"> </w:t>
      </w:r>
    </w:p>
    <w:p w14:paraId="1E5A8A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p.ct.id="f2fd26a0b92511efa75bc0a5c2da1858|91|30:85"</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x.ref.id="I05PH7C"</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27FFF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p.ct.id="f2fd26a0b92511efa75bc0a5c2da1858|91|30:85"</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x.ref.id="I00CHCJ"</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538466BC" w14:textId="77777777" w:rsidR="00FB29D8" w:rsidRPr="00A25529" w:rsidRDefault="00FB29D8">
      <w:pPr>
        <w:pStyle w:val="pxformrr"/>
        <w:rPr>
          <w:sz w:val="24"/>
          <w:szCs w:val="24"/>
        </w:rPr>
      </w:pPr>
      <w:r w:rsidRPr="00A25529">
        <w:rPr>
          <w:rStyle w:val="pxvis"/>
          <w:rFonts w:cs="Arial"/>
          <w:bCs/>
          <w:sz w:val="50"/>
          <w:rPrChange w:id="2574" w:author="Cara Cardinale" w:date="2025-03-04T10:36:00Z">
            <w:rPr>
              <w:rStyle w:val="pxvis"/>
              <w:rFonts w:cs="Arial"/>
              <w:bCs/>
            </w:rPr>
          </w:rPrChange>
        </w:rPr>
        <w:t>Research References</w:t>
      </w:r>
    </w:p>
    <w:p w14:paraId="1966144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tk.ref.id="I0041XY"</w:instrText>
      </w:r>
      <w:r w:rsidRPr="00A25529">
        <w:rPr>
          <w:rStyle w:val="pxtk"/>
        </w:rPr>
        <w:fldChar w:fldCharType="end"/>
      </w:r>
      <w:r w:rsidRPr="00A25529">
        <w:rPr>
          <w:rStyle w:val="pxtk"/>
        </w:rPr>
        <w:t>West's Key Number Digest, Corporations and Business Organizations &amp;key;3373</w:t>
      </w:r>
    </w:p>
    <w:p w14:paraId="7C25142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tk.ref.id="I006V2U"</w:instrText>
      </w:r>
      <w:r w:rsidRPr="00A25529">
        <w:rPr>
          <w:rStyle w:val="pxtk"/>
        </w:rPr>
        <w:fldChar w:fldCharType="end"/>
      </w:r>
      <w:r w:rsidRPr="00A25529">
        <w:rPr>
          <w:rStyle w:val="pxtk"/>
        </w:rPr>
        <w:t>West's Key Number Digest, Corporations and Business Organizations &amp;key;3450</w:t>
      </w:r>
    </w:p>
    <w:p w14:paraId="3582072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rc.ref.id="I009O7Q"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75" w:author="Cara Cardinale" w:date="2025-01-19T13:12:00Z">
        <w:r w:rsidRPr="00A25529" w:rsidDel="00F86204">
          <w:rPr>
            <w:rStyle w:val="pxrc"/>
          </w:rPr>
          <w:delText>59, 60</w:delText>
        </w:r>
      </w:del>
      <w:ins w:id="2576" w:author="Cara Cardinale" w:date="2025-01-19T13:12:00Z">
        <w:r w:rsidR="00F86204" w:rsidRPr="00A25529">
          <w:rPr>
            <w:rStyle w:val="pxrc"/>
          </w:rPr>
          <w:t>57, 58</w:t>
        </w:r>
      </w:ins>
    </w:p>
    <w:p w14:paraId="585898C3" w14:textId="77777777" w:rsidR="00FB29D8" w:rsidRPr="00A25529" w:rsidRDefault="00FB29D8">
      <w:pPr>
        <w:pStyle w:val="pxs"/>
        <w:spacing w:before="180"/>
        <w:rPr>
          <w:rPrChange w:id="2577" w:author="Cara Cardinale" w:date="2025-03-04T10:36:00Z">
            <w:rPr>
              <w:sz w:val="27"/>
            </w:rPr>
          </w:rPrChange>
        </w:rPr>
      </w:pPr>
      <w:r w:rsidRPr="00A25529">
        <w:rPr>
          <w:rPrChange w:id="2578" w:author="Cara Cardinale" w:date="2025-03-04T10:36:00Z">
            <w:rPr>
              <w:sz w:val="27"/>
            </w:rPr>
          </w:rPrChange>
        </w:rPr>
        <w:t>30:86. Press club</w:t>
      </w:r>
    </w:p>
    <w:p w14:paraId="59E962E1" w14:textId="77777777" w:rsidR="00FB29D8" w:rsidRPr="00A25529" w:rsidRDefault="00FB29D8">
      <w:pPr>
        <w:pStyle w:val="pxov"/>
        <w:rPr>
          <w:vanish/>
        </w:rPr>
      </w:pPr>
      <w:r w:rsidRPr="00A25529">
        <w:rPr>
          <w:vanish/>
        </w:rPr>
        <w:t>FCV</w:t>
      </w:r>
    </w:p>
    <w:p w14:paraId="69833D1C" w14:textId="77777777" w:rsidR="00FB29D8" w:rsidRPr="00A25529" w:rsidRDefault="00FB29D8">
      <w:pPr>
        <w:pStyle w:val="pxov"/>
        <w:rPr>
          <w:vanish/>
        </w:rPr>
      </w:pPr>
      <w:r w:rsidRPr="00A25529">
        <w:rPr>
          <w:vanish/>
        </w:rPr>
        <w:t>FTR</w:t>
      </w:r>
    </w:p>
    <w:p w14:paraId="6ACC402C" w14:textId="77777777" w:rsidR="00FB29D8" w:rsidRPr="00A25529" w:rsidRDefault="00FB29D8">
      <w:pPr>
        <w:pStyle w:val="pxov"/>
        <w:rPr>
          <w:vanish/>
        </w:rPr>
      </w:pPr>
      <w:r w:rsidRPr="00A25529">
        <w:rPr>
          <w:vanish/>
        </w:rPr>
        <w:t>COL</w:t>
      </w:r>
    </w:p>
    <w:p w14:paraId="38C6D27E" w14:textId="77777777" w:rsidR="00FB29D8" w:rsidRPr="00A25529" w:rsidRDefault="00FB29D8">
      <w:pPr>
        <w:pStyle w:val="pxov"/>
        <w:rPr>
          <w:vanish/>
        </w:rPr>
      </w:pPr>
      <w:r w:rsidRPr="00A25529">
        <w:rPr>
          <w:vanish/>
        </w:rPr>
        <w:t>NFP</w:t>
      </w:r>
    </w:p>
    <w:p w14:paraId="3E860503" w14:textId="77777777" w:rsidR="00FB29D8" w:rsidRPr="00A25529" w:rsidRDefault="00FB29D8">
      <w:pPr>
        <w:pStyle w:val="pxov"/>
        <w:rPr>
          <w:vanish/>
        </w:rPr>
      </w:pPr>
      <w:r w:rsidRPr="00A25529">
        <w:rPr>
          <w:vanish/>
        </w:rPr>
        <w:t>CLS</w:t>
      </w:r>
    </w:p>
    <w:p w14:paraId="367B2ABE" w14:textId="77777777" w:rsidR="00FB29D8" w:rsidRPr="00A25529" w:rsidRDefault="00FB29D8">
      <w:pPr>
        <w:pStyle w:val="pxov"/>
        <w:rPr>
          <w:vanish/>
        </w:rPr>
      </w:pPr>
      <w:r w:rsidRPr="00A25529">
        <w:rPr>
          <w:vanish/>
        </w:rPr>
        <w:t>TEM</w:t>
      </w:r>
    </w:p>
    <w:p w14:paraId="2E238F05" w14:textId="77777777" w:rsidR="00FB29D8" w:rsidRPr="00A25529" w:rsidRDefault="00FB29D8">
      <w:pPr>
        <w:pStyle w:val="pxov"/>
        <w:rPr>
          <w:vanish/>
        </w:rPr>
      </w:pPr>
      <w:r w:rsidRPr="00A25529">
        <w:rPr>
          <w:vanish/>
        </w:rPr>
        <w:t>MTD</w:t>
      </w:r>
    </w:p>
    <w:p w14:paraId="25327E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form.fid="Id54d47b01b6411e684899cfd92da4eb0"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p.ct.id="f2fd26a0b92511efa75bc0a5c2da1858|92|30:86"</w:instrText>
      </w:r>
      <w:r w:rsidRPr="00A25529">
        <w:fldChar w:fldCharType="end"/>
      </w:r>
      <w:r w:rsidRPr="00A25529">
        <w:t>The specific and primary purposes for which this club is formed are to bring about closer relationships between members of the print and electronic press and other professions and businesses to the end that they may initiate, promote, and foster cultural, educational, and social activities and to provide club quarters and to carry on and conduct the business of a clubhouse.</w:t>
      </w:r>
    </w:p>
    <w:p w14:paraId="1D1A53ED" w14:textId="77777777" w:rsidR="00FB29D8" w:rsidRPr="00A25529" w:rsidRDefault="00FB29D8">
      <w:pPr>
        <w:pStyle w:val="pxformnotes"/>
        <w:jc w:val="center"/>
        <w:rPr>
          <w:sz w:val="24"/>
          <w:szCs w:val="24"/>
        </w:rPr>
      </w:pPr>
      <w:r w:rsidRPr="00A25529">
        <w:rPr>
          <w:rStyle w:val="pxvis"/>
          <w:rFonts w:cs="Arial"/>
          <w:bCs/>
          <w:sz w:val="50"/>
          <w:rPrChange w:id="2579" w:author="Cara Cardinale" w:date="2025-03-04T10:36:00Z">
            <w:rPr>
              <w:rStyle w:val="pxvis"/>
              <w:rFonts w:cs="Arial"/>
              <w:bCs/>
            </w:rPr>
          </w:rPrChange>
        </w:rPr>
        <w:t>Notes to Form</w:t>
      </w:r>
    </w:p>
    <w:p w14:paraId="16125C1B" w14:textId="77777777" w:rsidR="00FB29D8" w:rsidRPr="00A25529" w:rsidRDefault="00FB29D8">
      <w:pPr>
        <w:pStyle w:val="pxformnotes"/>
        <w:rPr>
          <w:sz w:val="24"/>
          <w:szCs w:val="24"/>
        </w:rPr>
      </w:pPr>
    </w:p>
    <w:p w14:paraId="59642357" w14:textId="77777777" w:rsidR="00FB29D8" w:rsidRPr="00A25529" w:rsidRDefault="00FB29D8">
      <w:pPr>
        <w:pStyle w:val="pxformnote"/>
        <w:spacing w:before="180"/>
      </w:pPr>
      <w:del w:id="2580" w:author="Cara Cardinale" w:date="2025-01-14T20:47:00Z">
        <w:r w:rsidRPr="00A25529" w:rsidDel="00CF1278">
          <w:delText>Drafter's Note</w:delText>
        </w:r>
      </w:del>
      <w:r w:rsidRPr="00A25529">
        <w:t xml:space="preserve"> </w:t>
      </w:r>
    </w:p>
    <w:p w14:paraId="71ACAE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p.ct.id="f2fd26a0b92511efa75bc0a5c2da1858|92|30:86"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x.ref.id="I00CHCM"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8BE95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p.ct.id="f2fd26a0b92511efa75bc0a5c2da1858|92|30:86"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x.ref.id="I00FAHI"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284E69C" w14:textId="77777777" w:rsidR="00FB29D8" w:rsidRPr="00A25529" w:rsidRDefault="00FB29D8">
      <w:pPr>
        <w:pStyle w:val="pxformrr"/>
        <w:rPr>
          <w:sz w:val="24"/>
          <w:szCs w:val="24"/>
        </w:rPr>
      </w:pPr>
      <w:r w:rsidRPr="00A25529">
        <w:rPr>
          <w:rStyle w:val="pxvis"/>
          <w:rFonts w:cs="Arial"/>
          <w:bCs/>
          <w:sz w:val="50"/>
          <w:rPrChange w:id="2581" w:author="Cara Cardinale" w:date="2025-03-04T10:36:00Z">
            <w:rPr>
              <w:rStyle w:val="pxvis"/>
              <w:rFonts w:cs="Arial"/>
              <w:bCs/>
            </w:rPr>
          </w:rPrChange>
        </w:rPr>
        <w:t>Research References</w:t>
      </w:r>
    </w:p>
    <w:p w14:paraId="0F8FB70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tk.ref.id="I00I3ME"</w:instrText>
      </w:r>
      <w:r w:rsidRPr="00A25529">
        <w:rPr>
          <w:rStyle w:val="pxtk"/>
        </w:rPr>
        <w:fldChar w:fldCharType="end"/>
      </w:r>
      <w:r w:rsidRPr="00A25529">
        <w:rPr>
          <w:rStyle w:val="pxtk"/>
        </w:rPr>
        <w:t>West's Key Number Digest, Corporations and Business Organizations &amp;key;3373</w:t>
      </w:r>
    </w:p>
    <w:p w14:paraId="176E596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tk.ref.id="I00KWRA"</w:instrText>
      </w:r>
      <w:r w:rsidRPr="00A25529">
        <w:rPr>
          <w:rStyle w:val="pxtk"/>
        </w:rPr>
        <w:fldChar w:fldCharType="end"/>
      </w:r>
      <w:r w:rsidRPr="00A25529">
        <w:rPr>
          <w:rStyle w:val="pxtk"/>
        </w:rPr>
        <w:t>West's Key Number Digest, Corporations and Business Organizations &amp;key;3450</w:t>
      </w:r>
    </w:p>
    <w:p w14:paraId="7F68523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rc.ref.id="I05XWJK"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82" w:author="Cara Cardinale" w:date="2025-01-19T13:12:00Z">
        <w:r w:rsidRPr="00A25529" w:rsidDel="00F86204">
          <w:rPr>
            <w:rStyle w:val="pxrc"/>
          </w:rPr>
          <w:delText>59, 60</w:delText>
        </w:r>
      </w:del>
      <w:ins w:id="2583" w:author="Cara Cardinale" w:date="2025-01-19T13:12:00Z">
        <w:r w:rsidR="00F86204" w:rsidRPr="00A25529">
          <w:rPr>
            <w:rStyle w:val="pxrc"/>
          </w:rPr>
          <w:t>57, 58</w:t>
        </w:r>
      </w:ins>
    </w:p>
    <w:p w14:paraId="60267EEA" w14:textId="77777777" w:rsidR="00FB29D8" w:rsidRPr="00A25529" w:rsidRDefault="00FB29D8">
      <w:pPr>
        <w:pStyle w:val="pxs"/>
        <w:spacing w:before="180"/>
        <w:rPr>
          <w:rPrChange w:id="2584" w:author="Cara Cardinale" w:date="2025-03-04T10:36:00Z">
            <w:rPr>
              <w:sz w:val="27"/>
            </w:rPr>
          </w:rPrChange>
        </w:rPr>
      </w:pPr>
      <w:r w:rsidRPr="00A25529">
        <w:rPr>
          <w:rPrChange w:id="2585" w:author="Cara Cardinale" w:date="2025-03-04T10:36:00Z">
            <w:rPr>
              <w:sz w:val="27"/>
            </w:rPr>
          </w:rPrChange>
        </w:rPr>
        <w:t>30:87. Recreational club</w:t>
      </w:r>
    </w:p>
    <w:p w14:paraId="3FDFB1BF" w14:textId="77777777" w:rsidR="00FB29D8" w:rsidRPr="00A25529" w:rsidRDefault="00FB29D8">
      <w:pPr>
        <w:pStyle w:val="pxov"/>
        <w:rPr>
          <w:vanish/>
        </w:rPr>
      </w:pPr>
      <w:r w:rsidRPr="00A25529">
        <w:rPr>
          <w:vanish/>
        </w:rPr>
        <w:t>FCV</w:t>
      </w:r>
    </w:p>
    <w:p w14:paraId="03B2C4F5" w14:textId="77777777" w:rsidR="00FB29D8" w:rsidRPr="00A25529" w:rsidRDefault="00FB29D8">
      <w:pPr>
        <w:pStyle w:val="pxov"/>
        <w:rPr>
          <w:vanish/>
        </w:rPr>
      </w:pPr>
      <w:r w:rsidRPr="00A25529">
        <w:rPr>
          <w:vanish/>
        </w:rPr>
        <w:t>FTR</w:t>
      </w:r>
    </w:p>
    <w:p w14:paraId="7C3A92F0" w14:textId="77777777" w:rsidR="00FB29D8" w:rsidRPr="00A25529" w:rsidRDefault="00FB29D8">
      <w:pPr>
        <w:pStyle w:val="pxov"/>
        <w:rPr>
          <w:vanish/>
        </w:rPr>
      </w:pPr>
      <w:r w:rsidRPr="00A25529">
        <w:rPr>
          <w:vanish/>
        </w:rPr>
        <w:t>COL</w:t>
      </w:r>
    </w:p>
    <w:p w14:paraId="6E23FA45" w14:textId="77777777" w:rsidR="00FB29D8" w:rsidRPr="00A25529" w:rsidRDefault="00FB29D8">
      <w:pPr>
        <w:pStyle w:val="pxov"/>
        <w:rPr>
          <w:vanish/>
        </w:rPr>
      </w:pPr>
      <w:r w:rsidRPr="00A25529">
        <w:rPr>
          <w:vanish/>
        </w:rPr>
        <w:t>NFP</w:t>
      </w:r>
    </w:p>
    <w:p w14:paraId="75451748" w14:textId="77777777" w:rsidR="00FB29D8" w:rsidRPr="00A25529" w:rsidRDefault="00FB29D8">
      <w:pPr>
        <w:pStyle w:val="pxov"/>
        <w:rPr>
          <w:vanish/>
        </w:rPr>
      </w:pPr>
      <w:r w:rsidRPr="00A25529">
        <w:rPr>
          <w:vanish/>
        </w:rPr>
        <w:t>CLS</w:t>
      </w:r>
    </w:p>
    <w:p w14:paraId="769B2CD9" w14:textId="77777777" w:rsidR="00FB29D8" w:rsidRPr="00A25529" w:rsidRDefault="00FB29D8">
      <w:pPr>
        <w:pStyle w:val="pxov"/>
        <w:rPr>
          <w:vanish/>
        </w:rPr>
      </w:pPr>
      <w:r w:rsidRPr="00A25529">
        <w:rPr>
          <w:vanish/>
        </w:rPr>
        <w:t>TEM</w:t>
      </w:r>
    </w:p>
    <w:p w14:paraId="3A147F3D" w14:textId="77777777" w:rsidR="00FB29D8" w:rsidRPr="00A25529" w:rsidRDefault="00FB29D8">
      <w:pPr>
        <w:pStyle w:val="pxov"/>
        <w:rPr>
          <w:vanish/>
        </w:rPr>
      </w:pPr>
      <w:r w:rsidRPr="00A25529">
        <w:rPr>
          <w:vanish/>
        </w:rPr>
        <w:t>MTD</w:t>
      </w:r>
    </w:p>
    <w:p w14:paraId="3F620B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form.fid="Id54d6ec01b6411e684899cfd92da4eb0"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p.ct.id="f2fd26a0b92511efa75bc0a5c2da1858|93|30:87"</w:instrText>
      </w:r>
      <w:r w:rsidRPr="00A25529">
        <w:fldChar w:fldCharType="end"/>
      </w:r>
      <w:r w:rsidRPr="00A25529">
        <w:t>The purposes of this club shall be to acquire, own, and operate a clubhouse for the accommodation, entertainment, and recreation of its members and to maintain a golf course, tennis courts, swimming pools, and other means of recreation.</w:t>
      </w:r>
    </w:p>
    <w:p w14:paraId="2F517470" w14:textId="77777777" w:rsidR="00FB29D8" w:rsidRPr="00A25529" w:rsidRDefault="00FB29D8">
      <w:pPr>
        <w:pStyle w:val="pxformnotes"/>
        <w:jc w:val="center"/>
        <w:rPr>
          <w:sz w:val="24"/>
          <w:szCs w:val="24"/>
        </w:rPr>
      </w:pPr>
      <w:r w:rsidRPr="00A25529">
        <w:rPr>
          <w:rStyle w:val="pxvis"/>
          <w:rFonts w:cs="Arial"/>
          <w:bCs/>
          <w:sz w:val="50"/>
          <w:rPrChange w:id="2586" w:author="Cara Cardinale" w:date="2025-03-04T10:36:00Z">
            <w:rPr>
              <w:rStyle w:val="pxvis"/>
              <w:rFonts w:cs="Arial"/>
              <w:bCs/>
            </w:rPr>
          </w:rPrChange>
        </w:rPr>
        <w:t>Notes to Form</w:t>
      </w:r>
    </w:p>
    <w:p w14:paraId="62ECADCC" w14:textId="77777777" w:rsidR="00FB29D8" w:rsidRPr="00A25529" w:rsidRDefault="00FB29D8">
      <w:pPr>
        <w:pStyle w:val="pxformnotes"/>
        <w:rPr>
          <w:sz w:val="24"/>
          <w:szCs w:val="24"/>
        </w:rPr>
      </w:pPr>
    </w:p>
    <w:p w14:paraId="2CD46565" w14:textId="77777777" w:rsidR="00FB29D8" w:rsidRPr="00A25529" w:rsidRDefault="00FB29D8">
      <w:pPr>
        <w:pStyle w:val="pxformnote"/>
        <w:spacing w:before="180"/>
      </w:pPr>
      <w:del w:id="2587" w:author="Cara Cardinale" w:date="2025-01-14T20:47:00Z">
        <w:r w:rsidRPr="00A25529" w:rsidDel="00CF1278">
          <w:delText>Drafter's Note</w:delText>
        </w:r>
      </w:del>
      <w:r w:rsidRPr="00A25529">
        <w:t xml:space="preserve"> </w:t>
      </w:r>
    </w:p>
    <w:p w14:paraId="6B4297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p.ct.id="f2fd26a0b92511efa75bc0a5c2da1858|93|30:87"</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x.ref.id="I0041Z6"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4CC31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p.ct.id="f2fd26a0b92511efa75bc0a5c2da1858|93|30:87"</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x.ref.id="I006V42"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588D144B" w14:textId="77777777" w:rsidR="00FB29D8" w:rsidRPr="00A25529" w:rsidRDefault="00FB29D8">
      <w:pPr>
        <w:pStyle w:val="pxformrr"/>
        <w:rPr>
          <w:sz w:val="24"/>
          <w:szCs w:val="24"/>
        </w:rPr>
      </w:pPr>
      <w:r w:rsidRPr="00A25529">
        <w:rPr>
          <w:rStyle w:val="pxvis"/>
          <w:rFonts w:cs="Arial"/>
          <w:bCs/>
          <w:sz w:val="50"/>
          <w:rPrChange w:id="2588" w:author="Cara Cardinale" w:date="2025-03-04T10:36:00Z">
            <w:rPr>
              <w:rStyle w:val="pxvis"/>
              <w:rFonts w:cs="Arial"/>
              <w:bCs/>
            </w:rPr>
          </w:rPrChange>
        </w:rPr>
        <w:t>Research References</w:t>
      </w:r>
    </w:p>
    <w:p w14:paraId="375064A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tk.ref.id="I009O8Y"</w:instrText>
      </w:r>
      <w:r w:rsidRPr="00A25529">
        <w:rPr>
          <w:rStyle w:val="pxtk"/>
        </w:rPr>
        <w:fldChar w:fldCharType="end"/>
      </w:r>
      <w:r w:rsidRPr="00A25529">
        <w:rPr>
          <w:rStyle w:val="pxtk"/>
        </w:rPr>
        <w:t>West's Key Number Digest, Corporations and Business Organizations &amp;key;3373</w:t>
      </w:r>
    </w:p>
    <w:p w14:paraId="22331C1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tk.ref.id="I00CHDU"</w:instrText>
      </w:r>
      <w:r w:rsidRPr="00A25529">
        <w:rPr>
          <w:rStyle w:val="pxtk"/>
        </w:rPr>
        <w:fldChar w:fldCharType="end"/>
      </w:r>
      <w:r w:rsidRPr="00A25529">
        <w:rPr>
          <w:rStyle w:val="pxtk"/>
        </w:rPr>
        <w:t>West's Key Number Digest, Corporations and Business Organizations &amp;key;3450</w:t>
      </w:r>
    </w:p>
    <w:p w14:paraId="1DCA4128" w14:textId="77777777" w:rsidR="00FB29D8" w:rsidRPr="00A25529" w:rsidRDefault="00FB29D8">
      <w:pPr>
        <w:pStyle w:val="pxformrrp"/>
        <w:rPr>
          <w:ins w:id="2589" w:author="Cara Cardinale" w:date="2025-03-02T22:10: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rc.ref.id="I00FAIQ"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590" w:author="Cara Cardinale" w:date="2025-01-19T13:13:00Z">
        <w:r w:rsidRPr="00A25529" w:rsidDel="00F86204">
          <w:rPr>
            <w:rStyle w:val="pxrc"/>
          </w:rPr>
          <w:delText>59, 60</w:delText>
        </w:r>
      </w:del>
      <w:ins w:id="2591" w:author="Cara Cardinale" w:date="2025-01-19T13:13:00Z">
        <w:r w:rsidR="00F86204" w:rsidRPr="00A25529">
          <w:rPr>
            <w:rStyle w:val="pxrc"/>
          </w:rPr>
          <w:t>57, 58</w:t>
        </w:r>
      </w:ins>
    </w:p>
    <w:p w14:paraId="73324CFB" w14:textId="77777777" w:rsidR="00297747" w:rsidRPr="00A25529" w:rsidRDefault="00297747" w:rsidP="00297747">
      <w:pPr>
        <w:rPr>
          <w:ins w:id="2592" w:author="Cara Cardinale" w:date="2025-03-02T22:10:00Z"/>
        </w:rPr>
      </w:pPr>
    </w:p>
    <w:p w14:paraId="6BC034E3" w14:textId="77777777" w:rsidR="00297747" w:rsidRPr="00A25529" w:rsidRDefault="00297747" w:rsidP="00297747">
      <w:pPr>
        <w:rPr>
          <w:ins w:id="2593" w:author="Cara Cardinale" w:date="2025-03-02T22:10:00Z"/>
        </w:rPr>
      </w:pPr>
    </w:p>
    <w:p w14:paraId="47B9E479" w14:textId="77777777" w:rsidR="00297747" w:rsidRPr="00A25529" w:rsidRDefault="00297747" w:rsidP="00297747">
      <w:pPr>
        <w:pStyle w:val="pxs"/>
        <w:spacing w:before="180"/>
        <w:rPr>
          <w:ins w:id="2594" w:author="Cara Cardinale" w:date="2025-03-02T22:15:00Z"/>
        </w:rPr>
      </w:pPr>
      <w:bookmarkStart w:id="2595" w:name="_Hlk191847308"/>
      <w:ins w:id="2596" w:author="Cara Cardinale" w:date="2025-03-02T22:10:00Z">
        <w:r w:rsidRPr="00A25529">
          <w:t xml:space="preserve">30:87.50. </w:t>
        </w:r>
      </w:ins>
      <w:ins w:id="2597" w:author="Cara Cardinale" w:date="2025-03-02T22:15:00Z">
        <w:r w:rsidRPr="00A25529">
          <w:t>Youth sports</w:t>
        </w:r>
      </w:ins>
    </w:p>
    <w:bookmarkEnd w:id="2595"/>
    <w:p w14:paraId="417EC11C" w14:textId="77777777" w:rsidR="00297747" w:rsidRPr="00A25529" w:rsidRDefault="00297747" w:rsidP="00297747">
      <w:pPr>
        <w:rPr>
          <w:ins w:id="2598" w:author="Cara Cardinale" w:date="2025-03-02T22:10:00Z"/>
        </w:rPr>
        <w:pPrChange w:id="2599" w:author="Cara Cardinale" w:date="2025-03-02T22:15:00Z">
          <w:pPr>
            <w:pStyle w:val="pxs"/>
            <w:spacing w:before="180"/>
          </w:pPr>
        </w:pPrChange>
      </w:pPr>
    </w:p>
    <w:p w14:paraId="36C33021" w14:textId="77777777" w:rsidR="00297747" w:rsidRPr="00A25529" w:rsidRDefault="00297747" w:rsidP="00297747">
      <w:pPr>
        <w:pStyle w:val="pxov"/>
        <w:rPr>
          <w:ins w:id="2600" w:author="Cara Cardinale" w:date="2025-03-02T22:10:00Z"/>
          <w:vanish/>
        </w:rPr>
      </w:pPr>
      <w:ins w:id="2601" w:author="Cara Cardinale" w:date="2025-03-02T22:10:00Z">
        <w:r w:rsidRPr="00A25529">
          <w:rPr>
            <w:vanish/>
          </w:rPr>
          <w:t>FCV</w:t>
        </w:r>
      </w:ins>
    </w:p>
    <w:p w14:paraId="791A3D79" w14:textId="77777777" w:rsidR="00297747" w:rsidRPr="00A25529" w:rsidRDefault="00297747" w:rsidP="00297747">
      <w:pPr>
        <w:pStyle w:val="pxov"/>
        <w:rPr>
          <w:ins w:id="2602" w:author="Cara Cardinale" w:date="2025-03-02T22:10:00Z"/>
          <w:vanish/>
        </w:rPr>
      </w:pPr>
      <w:ins w:id="2603" w:author="Cara Cardinale" w:date="2025-03-02T22:10:00Z">
        <w:r w:rsidRPr="00A25529">
          <w:rPr>
            <w:vanish/>
          </w:rPr>
          <w:t>FTR</w:t>
        </w:r>
      </w:ins>
    </w:p>
    <w:p w14:paraId="7EB542D7" w14:textId="77777777" w:rsidR="00297747" w:rsidRPr="00A25529" w:rsidRDefault="00297747" w:rsidP="00297747">
      <w:pPr>
        <w:pStyle w:val="pxov"/>
        <w:rPr>
          <w:ins w:id="2604" w:author="Cara Cardinale" w:date="2025-03-02T22:10:00Z"/>
          <w:vanish/>
        </w:rPr>
      </w:pPr>
      <w:ins w:id="2605" w:author="Cara Cardinale" w:date="2025-03-02T22:10:00Z">
        <w:r w:rsidRPr="00A25529">
          <w:rPr>
            <w:vanish/>
          </w:rPr>
          <w:t>COL</w:t>
        </w:r>
      </w:ins>
    </w:p>
    <w:p w14:paraId="0AD223ED" w14:textId="77777777" w:rsidR="00297747" w:rsidRPr="00A25529" w:rsidRDefault="00297747" w:rsidP="00297747">
      <w:pPr>
        <w:pStyle w:val="pxov"/>
        <w:rPr>
          <w:ins w:id="2606" w:author="Cara Cardinale" w:date="2025-03-02T22:10:00Z"/>
          <w:vanish/>
        </w:rPr>
      </w:pPr>
      <w:ins w:id="2607" w:author="Cara Cardinale" w:date="2025-03-02T22:10:00Z">
        <w:r w:rsidRPr="00A25529">
          <w:rPr>
            <w:vanish/>
          </w:rPr>
          <w:t>NFP</w:t>
        </w:r>
      </w:ins>
    </w:p>
    <w:p w14:paraId="3AB8EB47" w14:textId="77777777" w:rsidR="00297747" w:rsidRPr="00A25529" w:rsidRDefault="00297747" w:rsidP="00297747">
      <w:pPr>
        <w:pStyle w:val="pxov"/>
        <w:rPr>
          <w:ins w:id="2608" w:author="Cara Cardinale" w:date="2025-03-02T22:10:00Z"/>
          <w:vanish/>
        </w:rPr>
      </w:pPr>
      <w:ins w:id="2609" w:author="Cara Cardinale" w:date="2025-03-02T22:10:00Z">
        <w:r w:rsidRPr="00A25529">
          <w:rPr>
            <w:vanish/>
          </w:rPr>
          <w:t>CLS</w:t>
        </w:r>
      </w:ins>
    </w:p>
    <w:p w14:paraId="6326D4C3" w14:textId="77777777" w:rsidR="00297747" w:rsidRPr="00A25529" w:rsidRDefault="00297747" w:rsidP="00297747">
      <w:pPr>
        <w:pStyle w:val="pxov"/>
        <w:rPr>
          <w:ins w:id="2610" w:author="Cara Cardinale" w:date="2025-03-02T22:10:00Z"/>
          <w:vanish/>
        </w:rPr>
      </w:pPr>
      <w:ins w:id="2611" w:author="Cara Cardinale" w:date="2025-03-02T22:10:00Z">
        <w:r w:rsidRPr="00A25529">
          <w:rPr>
            <w:vanish/>
          </w:rPr>
          <w:t>TEM</w:t>
        </w:r>
      </w:ins>
    </w:p>
    <w:p w14:paraId="63BD321A" w14:textId="77777777" w:rsidR="00297747" w:rsidRPr="00A25529" w:rsidRDefault="00297747" w:rsidP="00297747">
      <w:pPr>
        <w:pStyle w:val="pxov"/>
        <w:rPr>
          <w:ins w:id="2612" w:author="Cara Cardinale" w:date="2025-03-02T22:10:00Z"/>
          <w:vanish/>
        </w:rPr>
      </w:pPr>
      <w:ins w:id="2613" w:author="Cara Cardinale" w:date="2025-03-02T22:10:00Z">
        <w:r w:rsidRPr="00A25529">
          <w:rPr>
            <w:vanish/>
          </w:rPr>
          <w:t>MTD</w:t>
        </w:r>
      </w:ins>
    </w:p>
    <w:p w14:paraId="6C37F38C" w14:textId="77777777" w:rsidR="00297747" w:rsidRPr="00A25529" w:rsidRDefault="00297747" w:rsidP="00297747">
      <w:pPr>
        <w:pStyle w:val="pxformp"/>
        <w:rPr>
          <w:ins w:id="2614" w:author="Cara Cardinale" w:date="2025-03-02T22:11:00Z"/>
          <w:color w:val="FF0000"/>
        </w:rPr>
      </w:pPr>
      <w:ins w:id="2615" w:author="Cara Cardinale" w:date="2025-03-02T22:10:00Z">
        <w:r w:rsidRPr="00A25529">
          <w:t xml:space="preserve"> </w:t>
        </w:r>
        <w:r w:rsidRPr="00A25529">
          <w:rPr>
            <w:rStyle w:val="pxvis"/>
            <w:rFonts w:ascii="Times NewRoman" w:hAnsi="Times NewRoman"/>
            <w:b w:val="0"/>
            <w:sz w:val="24"/>
          </w:rPr>
          <w:tab/>
        </w:r>
      </w:ins>
      <w:ins w:id="2616" w:author="Cara Cardinale" w:date="2025-03-02T22:11:00Z">
        <w:r w:rsidRPr="00A25529">
          <w:rPr>
            <w:color w:val="FF0000"/>
          </w:rPr>
          <w:t>The purpose of the Corporation is to promote youth boys</w:t>
        </w:r>
      </w:ins>
      <w:ins w:id="2617" w:author="Cara Cardinale" w:date="2025-03-02T22:12:00Z">
        <w:r w:rsidRPr="00A25529">
          <w:rPr>
            <w:color w:val="FF0000"/>
          </w:rPr>
          <w:t>’ and girls’ sports in the &lt;finstr&gt;[specification of geographic area]&lt;/finstr&gt; area and to further promote the development of leadership, sportsmanship, tolerance, discipline, athlet</w:t>
        </w:r>
      </w:ins>
      <w:ins w:id="2618" w:author="Cara Cardinale" w:date="2025-03-02T22:13:00Z">
        <w:r w:rsidRPr="00A25529">
          <w:rPr>
            <w:color w:val="FF0000"/>
          </w:rPr>
          <w:t xml:space="preserve">ic ability and to nurture youth fitness, service to the community, and love of sports. The organization is specifically organized for </w:t>
        </w:r>
      </w:ins>
      <w:ins w:id="2619" w:author="Cara Cardinale" w:date="2025-03-02T22:14:00Z">
        <w:r w:rsidRPr="00A25529">
          <w:rPr>
            <w:color w:val="FF0000"/>
          </w:rPr>
          <w:t>charitable and educational purposes, mores specifically to educate the youth of &lt;finstr&gt;[specification of geographic area]&lt;/finstr&gt; regarding fitness, sportsmanship, and a variety of sports.</w:t>
        </w:r>
      </w:ins>
    </w:p>
    <w:p w14:paraId="39873579" w14:textId="77777777" w:rsidR="00297747" w:rsidRPr="00A25529" w:rsidRDefault="00297747" w:rsidP="00297747">
      <w:pPr>
        <w:rPr>
          <w:ins w:id="2620" w:author="Cara Cardinale" w:date="2025-03-02T22:10:00Z"/>
        </w:rPr>
        <w:pPrChange w:id="2621" w:author="Cara Cardinale" w:date="2025-03-02T22:11:00Z">
          <w:pPr>
            <w:pStyle w:val="pxformp"/>
          </w:pPr>
        </w:pPrChange>
      </w:pPr>
    </w:p>
    <w:p w14:paraId="131B474A" w14:textId="77777777" w:rsidR="00297747" w:rsidRPr="00A25529" w:rsidRDefault="00297747" w:rsidP="00297747">
      <w:pPr>
        <w:pStyle w:val="pxformnotes"/>
        <w:jc w:val="center"/>
        <w:rPr>
          <w:ins w:id="2622" w:author="Cara Cardinale" w:date="2025-03-04T08:25:00Z"/>
          <w:rStyle w:val="pxvis"/>
          <w:rFonts w:cs="Arial"/>
          <w:bCs/>
          <w:sz w:val="24"/>
          <w:szCs w:val="24"/>
        </w:rPr>
      </w:pPr>
      <w:ins w:id="2623" w:author="Cara Cardinale" w:date="2025-03-02T22:10:00Z">
        <w:r w:rsidRPr="00A25529">
          <w:rPr>
            <w:rStyle w:val="pxvis"/>
            <w:rFonts w:cs="Arial"/>
            <w:bCs/>
            <w:sz w:val="24"/>
            <w:szCs w:val="24"/>
          </w:rPr>
          <w:t>Notes to Form</w:t>
        </w:r>
      </w:ins>
    </w:p>
    <w:p w14:paraId="188A9DAE" w14:textId="77777777" w:rsidR="00810A9C" w:rsidRPr="00A25529" w:rsidRDefault="00810A9C" w:rsidP="00810A9C">
      <w:pPr>
        <w:rPr>
          <w:ins w:id="2624" w:author="Cara Cardinale" w:date="2025-03-02T22:10:00Z"/>
        </w:rPr>
        <w:pPrChange w:id="2625" w:author="Cara Cardinale" w:date="2025-03-04T08:25:00Z">
          <w:pPr>
            <w:pStyle w:val="pxformnotes"/>
            <w:jc w:val="center"/>
          </w:pPr>
        </w:pPrChange>
      </w:pPr>
    </w:p>
    <w:p w14:paraId="18CFCDBE" w14:textId="77777777" w:rsidR="00297747" w:rsidRPr="00A25529" w:rsidRDefault="00297747" w:rsidP="00297747">
      <w:pPr>
        <w:pStyle w:val="pxformp"/>
        <w:rPr>
          <w:ins w:id="2626" w:author="Cara Cardinale" w:date="2025-03-02T22:10:00Z"/>
        </w:rPr>
      </w:pPr>
      <w:ins w:id="2627" w:author="Cara Cardinale" w:date="2025-03-02T22:10:00Z">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p.ct.id="f2fd26a0b92511efa75bc0a5c2da1858|93|30:87"</w:instrText>
        </w:r>
        <w:r w:rsidRPr="00A25529">
          <w:fldChar w:fldCharType="end"/>
        </w:r>
        <w:r w:rsidRPr="00A25529">
          <w:t xml:space="preserve">For complete discussion of purposes, see </w:t>
        </w:r>
        <w:r w:rsidRPr="00A25529">
          <w:rPr>
            <w:rStyle w:val="pxx"/>
          </w:rPr>
          <w:fldChar w:fldCharType="begin"/>
        </w:r>
        <w:r w:rsidRPr="00A25529">
          <w:rPr>
            <w:rStyle w:val="pxx"/>
          </w:rPr>
          <w:instrText>x.ref.id="I0041Z6"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ins>
    </w:p>
    <w:p w14:paraId="7714A7F8" w14:textId="77777777" w:rsidR="00297747" w:rsidRPr="00A25529" w:rsidRDefault="00297747" w:rsidP="00297747">
      <w:pPr>
        <w:pStyle w:val="pxformp"/>
        <w:rPr>
          <w:ins w:id="2628" w:author="Cara Cardinale" w:date="2025-03-02T22:10:00Z"/>
        </w:rPr>
      </w:pPr>
      <w:ins w:id="2629" w:author="Cara Cardinale" w:date="2025-03-02T22:10:00Z">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p.ct.id="f2fd26a0b92511efa75bc0a5c2da1858|93|30:87"</w:instrText>
        </w:r>
        <w:r w:rsidRPr="00A25529">
          <w:fldChar w:fldCharType="end"/>
        </w:r>
        <w:r w:rsidRPr="00A25529">
          <w:t xml:space="preserve">For complete discussion of statement of purposes, see </w:t>
        </w:r>
        <w:r w:rsidRPr="00A25529">
          <w:rPr>
            <w:rStyle w:val="pxx"/>
          </w:rPr>
          <w:fldChar w:fldCharType="begin"/>
        </w:r>
        <w:r w:rsidRPr="00A25529">
          <w:rPr>
            <w:rStyle w:val="pxx"/>
          </w:rPr>
          <w:instrText>x.ref.id="I006V42"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ins>
    </w:p>
    <w:p w14:paraId="6E7CCCE7" w14:textId="77777777" w:rsidR="00810A9C" w:rsidRPr="00A25529" w:rsidRDefault="00810A9C" w:rsidP="00297747">
      <w:pPr>
        <w:pStyle w:val="pxformrr"/>
        <w:rPr>
          <w:ins w:id="2630" w:author="Cara Cardinale" w:date="2025-03-04T08:25:00Z"/>
          <w:rStyle w:val="pxvis"/>
          <w:rFonts w:cs="Arial"/>
          <w:bCs/>
          <w:sz w:val="24"/>
          <w:szCs w:val="24"/>
        </w:rPr>
      </w:pPr>
    </w:p>
    <w:p w14:paraId="44CDA4D7" w14:textId="77777777" w:rsidR="00297747" w:rsidRPr="00A25529" w:rsidRDefault="00297747" w:rsidP="00297747">
      <w:pPr>
        <w:pStyle w:val="pxformrr"/>
        <w:rPr>
          <w:ins w:id="2631" w:author="Cara Cardinale" w:date="2025-03-02T22:10:00Z"/>
          <w:sz w:val="24"/>
          <w:szCs w:val="24"/>
        </w:rPr>
      </w:pPr>
      <w:ins w:id="2632" w:author="Cara Cardinale" w:date="2025-03-02T22:10:00Z">
        <w:r w:rsidRPr="00A25529">
          <w:rPr>
            <w:rStyle w:val="pxvis"/>
            <w:rFonts w:cs="Arial"/>
            <w:bCs/>
            <w:sz w:val="24"/>
            <w:szCs w:val="24"/>
          </w:rPr>
          <w:t>Research References</w:t>
        </w:r>
      </w:ins>
    </w:p>
    <w:p w14:paraId="2039ADBD" w14:textId="77777777" w:rsidR="00297747" w:rsidRPr="00A25529" w:rsidRDefault="00297747" w:rsidP="00297747">
      <w:pPr>
        <w:pStyle w:val="pxformrrp"/>
        <w:rPr>
          <w:ins w:id="2633" w:author="Cara Cardinale" w:date="2025-03-02T22:10:00Z"/>
        </w:rPr>
      </w:pPr>
      <w:ins w:id="2634" w:author="Cara Cardinale" w:date="2025-03-02T22:10:00Z">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tk.ref.id="I009O8Y"</w:instrText>
        </w:r>
        <w:r w:rsidRPr="00A25529">
          <w:rPr>
            <w:rStyle w:val="pxtk"/>
          </w:rPr>
          <w:fldChar w:fldCharType="end"/>
        </w:r>
        <w:r w:rsidRPr="00A25529">
          <w:rPr>
            <w:rStyle w:val="pxtk"/>
          </w:rPr>
          <w:t>West's Key Number Digest, Corporations and Business Organizations &amp;key;3373</w:t>
        </w:r>
      </w:ins>
    </w:p>
    <w:p w14:paraId="5FCAF922" w14:textId="77777777" w:rsidR="00297747" w:rsidRPr="00A25529" w:rsidRDefault="00297747" w:rsidP="00297747">
      <w:pPr>
        <w:pStyle w:val="pxformrrp"/>
        <w:rPr>
          <w:ins w:id="2635" w:author="Cara Cardinale" w:date="2025-03-02T22:10:00Z"/>
        </w:rPr>
      </w:pPr>
      <w:ins w:id="2636" w:author="Cara Cardinale" w:date="2025-03-02T22:10:00Z">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tk.ref.id="I00CHDU"</w:instrText>
        </w:r>
        <w:r w:rsidRPr="00A25529">
          <w:rPr>
            <w:rStyle w:val="pxtk"/>
          </w:rPr>
          <w:fldChar w:fldCharType="end"/>
        </w:r>
        <w:r w:rsidRPr="00A25529">
          <w:rPr>
            <w:rStyle w:val="pxtk"/>
          </w:rPr>
          <w:t>West's Key Number Digest, Corporations and Business Organizations &amp;key;3450</w:t>
        </w:r>
      </w:ins>
    </w:p>
    <w:p w14:paraId="08C48684" w14:textId="77777777" w:rsidR="00297747" w:rsidRPr="00A25529" w:rsidRDefault="00297747" w:rsidP="00297747">
      <w:pPr>
        <w:pStyle w:val="pxformrrp"/>
        <w:rPr>
          <w:ins w:id="2637" w:author="Cara Cardinale" w:date="2025-03-02T22:10:00Z"/>
        </w:rPr>
      </w:pPr>
      <w:ins w:id="2638" w:author="Cara Cardinale" w:date="2025-03-02T22:10:00Z">
        <w:r w:rsidRPr="00A25529">
          <w:t xml:space="preserve"> </w:t>
        </w:r>
        <w:r w:rsidRPr="00A25529">
          <w:rPr>
            <w:rStyle w:val="pxvis"/>
            <w:rFonts w:ascii="Times NewRoman" w:hAnsi="Times NewRoman"/>
            <w:b w:val="0"/>
            <w:sz w:val="24"/>
          </w:rPr>
          <w:tab/>
        </w:r>
        <w:r w:rsidRPr="00A25529">
          <w:rPr>
            <w:rStyle w:val="pxrc"/>
          </w:rPr>
          <w:fldChar w:fldCharType="begin"/>
        </w:r>
        <w:r w:rsidRPr="00A25529">
          <w:rPr>
            <w:rStyle w:val="pxrc"/>
          </w:rPr>
          <w:instrText>rc.ref.id="I00FAIQ"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ins>
    </w:p>
    <w:p w14:paraId="76691E69" w14:textId="77777777" w:rsidR="00297747" w:rsidRPr="00A25529" w:rsidRDefault="00297747" w:rsidP="00297747">
      <w:pPr>
        <w:pPrChange w:id="2639" w:author="Cara Cardinale" w:date="2025-03-02T22:10:00Z">
          <w:pPr>
            <w:pStyle w:val="pxformrrp"/>
          </w:pPr>
        </w:pPrChange>
      </w:pPr>
    </w:p>
    <w:p w14:paraId="39C0A5A5" w14:textId="77777777" w:rsidR="00FB29D8" w:rsidRPr="00A25529" w:rsidRDefault="00FB29D8">
      <w:pPr>
        <w:pStyle w:val="pxs"/>
        <w:spacing w:before="180"/>
        <w:rPr>
          <w:rPrChange w:id="2640" w:author="Cara Cardinale" w:date="2025-03-04T10:36:00Z">
            <w:rPr>
              <w:sz w:val="27"/>
            </w:rPr>
          </w:rPrChange>
        </w:rPr>
      </w:pPr>
      <w:r w:rsidRPr="00A25529">
        <w:rPr>
          <w:rPrChange w:id="2641" w:author="Cara Cardinale" w:date="2025-03-04T10:36:00Z">
            <w:rPr>
              <w:sz w:val="27"/>
            </w:rPr>
          </w:rPrChange>
        </w:rPr>
        <w:t>30:88. Social club</w:t>
      </w:r>
    </w:p>
    <w:p w14:paraId="2E9F7C64" w14:textId="77777777" w:rsidR="00FB29D8" w:rsidRPr="00A25529" w:rsidRDefault="00FB29D8">
      <w:pPr>
        <w:pStyle w:val="pxov"/>
        <w:rPr>
          <w:vanish/>
        </w:rPr>
      </w:pPr>
      <w:r w:rsidRPr="00A25529">
        <w:rPr>
          <w:vanish/>
        </w:rPr>
        <w:t>FCV</w:t>
      </w:r>
    </w:p>
    <w:p w14:paraId="3773CCD0" w14:textId="77777777" w:rsidR="00FB29D8" w:rsidRPr="00A25529" w:rsidRDefault="00FB29D8">
      <w:pPr>
        <w:pStyle w:val="pxov"/>
        <w:rPr>
          <w:vanish/>
        </w:rPr>
      </w:pPr>
      <w:r w:rsidRPr="00A25529">
        <w:rPr>
          <w:vanish/>
        </w:rPr>
        <w:t>FTR</w:t>
      </w:r>
    </w:p>
    <w:p w14:paraId="70852226" w14:textId="77777777" w:rsidR="00FB29D8" w:rsidRPr="00A25529" w:rsidRDefault="00FB29D8">
      <w:pPr>
        <w:pStyle w:val="pxov"/>
        <w:rPr>
          <w:vanish/>
        </w:rPr>
      </w:pPr>
      <w:r w:rsidRPr="00A25529">
        <w:rPr>
          <w:vanish/>
        </w:rPr>
        <w:t>COL</w:t>
      </w:r>
    </w:p>
    <w:p w14:paraId="3E7BFCCC" w14:textId="77777777" w:rsidR="00FB29D8" w:rsidRPr="00A25529" w:rsidRDefault="00FB29D8">
      <w:pPr>
        <w:pStyle w:val="pxov"/>
        <w:rPr>
          <w:vanish/>
        </w:rPr>
      </w:pPr>
      <w:r w:rsidRPr="00A25529">
        <w:rPr>
          <w:vanish/>
        </w:rPr>
        <w:t>NFP</w:t>
      </w:r>
    </w:p>
    <w:p w14:paraId="359DF4A7" w14:textId="77777777" w:rsidR="00FB29D8" w:rsidRPr="00A25529" w:rsidRDefault="00FB29D8">
      <w:pPr>
        <w:pStyle w:val="pxov"/>
        <w:rPr>
          <w:vanish/>
        </w:rPr>
      </w:pPr>
      <w:r w:rsidRPr="00A25529">
        <w:rPr>
          <w:vanish/>
        </w:rPr>
        <w:t>CLS</w:t>
      </w:r>
    </w:p>
    <w:p w14:paraId="07BF7CA5" w14:textId="77777777" w:rsidR="00FB29D8" w:rsidRPr="00A25529" w:rsidRDefault="00FB29D8">
      <w:pPr>
        <w:pStyle w:val="pxov"/>
        <w:rPr>
          <w:vanish/>
        </w:rPr>
      </w:pPr>
      <w:r w:rsidRPr="00A25529">
        <w:rPr>
          <w:vanish/>
        </w:rPr>
        <w:t>TEM</w:t>
      </w:r>
    </w:p>
    <w:p w14:paraId="581D6E7A" w14:textId="77777777" w:rsidR="00FB29D8" w:rsidRPr="00A25529" w:rsidRDefault="00FB29D8">
      <w:pPr>
        <w:pStyle w:val="pxov"/>
        <w:rPr>
          <w:vanish/>
        </w:rPr>
      </w:pPr>
      <w:r w:rsidRPr="00A25529">
        <w:rPr>
          <w:vanish/>
        </w:rPr>
        <w:t>MTD</w:t>
      </w:r>
    </w:p>
    <w:p w14:paraId="7C2422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form.fid="Id54d95d01b6411e684899cfd92da4eb0"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 xml:space="preserve">The particular objects for which this </w:t>
      </w:r>
      <w:r w:rsidRPr="00A25529">
        <w:rPr>
          <w:rStyle w:val="pxfinstr"/>
          <w:i/>
          <w:iCs/>
        </w:rPr>
        <w:t>[club/association/[type of entity]]</w:t>
      </w:r>
      <w:r w:rsidRPr="00A25529">
        <w:t xml:space="preserve"> is formed are as follows:</w:t>
      </w:r>
    </w:p>
    <w:p w14:paraId="11497CDA" w14:textId="77777777" w:rsidR="00FB29D8" w:rsidRPr="00A25529" w:rsidRDefault="00FB29D8">
      <w:pPr>
        <w:pStyle w:val="pxformfl"/>
        <w:ind w:left="500"/>
      </w:pPr>
      <w:r w:rsidRPr="00A25529">
        <w:t xml:space="preserve"> </w:t>
      </w:r>
    </w:p>
    <w:p w14:paraId="4B47752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0F6688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To promote fellowship and extend acquaintances by means of social gatherings and lectures.</w:t>
      </w:r>
    </w:p>
    <w:p w14:paraId="6B7E329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63688D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To promote social intercourse among the members by means of dances, dinners, musicals, and other kindred forms of entertainment.</w:t>
      </w:r>
    </w:p>
    <w:p w14:paraId="3D0360C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45A49D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To engage, generally, in any causes or objects similar to the above-mentioned in order to promote the cultural, social, literary, and mental welfare of the members.</w:t>
      </w:r>
    </w:p>
    <w:p w14:paraId="572D48AA" w14:textId="77777777" w:rsidR="00FB29D8" w:rsidRPr="00A25529" w:rsidRDefault="00FB29D8">
      <w:pPr>
        <w:pStyle w:val="pxformnotes"/>
        <w:jc w:val="center"/>
        <w:rPr>
          <w:sz w:val="24"/>
          <w:szCs w:val="24"/>
        </w:rPr>
      </w:pPr>
      <w:r w:rsidRPr="00A25529">
        <w:rPr>
          <w:rStyle w:val="pxvis"/>
          <w:rFonts w:cs="Arial"/>
          <w:bCs/>
          <w:sz w:val="50"/>
          <w:rPrChange w:id="2642" w:author="Cara Cardinale" w:date="2025-03-04T10:36:00Z">
            <w:rPr>
              <w:rStyle w:val="pxvis"/>
              <w:rFonts w:cs="Arial"/>
              <w:bCs/>
            </w:rPr>
          </w:rPrChange>
        </w:rPr>
        <w:t>Notes to Form</w:t>
      </w:r>
    </w:p>
    <w:p w14:paraId="7F4992BF" w14:textId="77777777" w:rsidR="00FB29D8" w:rsidRPr="00A25529" w:rsidRDefault="00FB29D8">
      <w:pPr>
        <w:pStyle w:val="pxformnotes"/>
        <w:rPr>
          <w:sz w:val="24"/>
          <w:szCs w:val="24"/>
        </w:rPr>
      </w:pPr>
    </w:p>
    <w:p w14:paraId="448FA64B" w14:textId="77777777" w:rsidR="00FB29D8" w:rsidRPr="00A25529" w:rsidRDefault="00FB29D8">
      <w:pPr>
        <w:pStyle w:val="pxformnote"/>
        <w:spacing w:before="180"/>
      </w:pPr>
      <w:del w:id="2643" w:author="Cara Cardinale" w:date="2025-01-14T20:47:00Z">
        <w:r w:rsidRPr="00A25529" w:rsidDel="00CF1278">
          <w:delText>Drafter's Note</w:delText>
        </w:r>
      </w:del>
      <w:r w:rsidRPr="00A25529">
        <w:t xml:space="preserve"> </w:t>
      </w:r>
    </w:p>
    <w:p w14:paraId="55EB5D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x.ref.id="I00I3NM"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166DC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x.ref.id="I00KWSI"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2172485" w14:textId="77777777" w:rsidR="00FB29D8" w:rsidRPr="00A25529" w:rsidRDefault="00FB29D8">
      <w:pPr>
        <w:pStyle w:val="pxformrr"/>
        <w:rPr>
          <w:sz w:val="24"/>
          <w:szCs w:val="24"/>
        </w:rPr>
      </w:pPr>
      <w:r w:rsidRPr="00A25529">
        <w:rPr>
          <w:rStyle w:val="pxvis"/>
          <w:rFonts w:cs="Arial"/>
          <w:bCs/>
          <w:sz w:val="50"/>
          <w:rPrChange w:id="2644" w:author="Cara Cardinale" w:date="2025-03-04T10:36:00Z">
            <w:rPr>
              <w:rStyle w:val="pxvis"/>
              <w:rFonts w:cs="Arial"/>
              <w:bCs/>
            </w:rPr>
          </w:rPrChange>
        </w:rPr>
        <w:t>Research References</w:t>
      </w:r>
    </w:p>
    <w:p w14:paraId="6CE0CFF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tk.ref.id="I05XW84"</w:instrText>
      </w:r>
      <w:r w:rsidRPr="00A25529">
        <w:rPr>
          <w:rStyle w:val="pxtk"/>
        </w:rPr>
        <w:fldChar w:fldCharType="end"/>
      </w:r>
      <w:r w:rsidRPr="00A25529">
        <w:rPr>
          <w:rStyle w:val="pxtk"/>
        </w:rPr>
        <w:t>West's Key Number Digest, Corporations and Business Organizations &amp;key;3373</w:t>
      </w:r>
    </w:p>
    <w:p w14:paraId="0796314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tk.ref.id="I05TOIS"</w:instrText>
      </w:r>
      <w:r w:rsidRPr="00A25529">
        <w:rPr>
          <w:rStyle w:val="pxtk"/>
        </w:rPr>
        <w:fldChar w:fldCharType="end"/>
      </w:r>
      <w:r w:rsidRPr="00A25529">
        <w:rPr>
          <w:rStyle w:val="pxtk"/>
        </w:rPr>
        <w:t>West's Key Number Digest, Corporations and Business Organizations &amp;key;3450</w:t>
      </w:r>
    </w:p>
    <w:p w14:paraId="27ED842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rc.ref.id="I05PGTG"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45" w:author="Cara Cardinale" w:date="2025-01-19T13:13:00Z">
        <w:r w:rsidRPr="00A25529" w:rsidDel="00F86204">
          <w:rPr>
            <w:rStyle w:val="pxrc"/>
          </w:rPr>
          <w:delText>59, 60</w:delText>
        </w:r>
      </w:del>
      <w:ins w:id="2646" w:author="Cara Cardinale" w:date="2025-01-19T13:13:00Z">
        <w:r w:rsidR="00F86204" w:rsidRPr="00A25529">
          <w:rPr>
            <w:rStyle w:val="pxrc"/>
          </w:rPr>
          <w:t>57, 58</w:t>
        </w:r>
      </w:ins>
    </w:p>
    <w:p w14:paraId="5DF49733" w14:textId="77777777" w:rsidR="00FB29D8" w:rsidRPr="00A25529" w:rsidRDefault="00FB29D8">
      <w:pPr>
        <w:pStyle w:val="pxs"/>
        <w:spacing w:before="180"/>
        <w:rPr>
          <w:rPrChange w:id="2647" w:author="Cara Cardinale" w:date="2025-03-04T10:36:00Z">
            <w:rPr>
              <w:sz w:val="27"/>
            </w:rPr>
          </w:rPrChange>
        </w:rPr>
      </w:pPr>
      <w:r w:rsidRPr="00A25529">
        <w:rPr>
          <w:rPrChange w:id="2648" w:author="Cara Cardinale" w:date="2025-03-04T10:36:00Z">
            <w:rPr>
              <w:sz w:val="27"/>
            </w:rPr>
          </w:rPrChange>
        </w:rPr>
        <w:t>30:89. Musical appreciation club</w:t>
      </w:r>
    </w:p>
    <w:p w14:paraId="0B596C1A" w14:textId="77777777" w:rsidR="00FB29D8" w:rsidRPr="00A25529" w:rsidRDefault="00FB29D8">
      <w:pPr>
        <w:pStyle w:val="pxov"/>
        <w:rPr>
          <w:vanish/>
        </w:rPr>
      </w:pPr>
      <w:r w:rsidRPr="00A25529">
        <w:rPr>
          <w:vanish/>
        </w:rPr>
        <w:t>FCV</w:t>
      </w:r>
    </w:p>
    <w:p w14:paraId="0094DC7E" w14:textId="77777777" w:rsidR="00FB29D8" w:rsidRPr="00A25529" w:rsidRDefault="00FB29D8">
      <w:pPr>
        <w:pStyle w:val="pxov"/>
        <w:rPr>
          <w:vanish/>
        </w:rPr>
      </w:pPr>
      <w:r w:rsidRPr="00A25529">
        <w:rPr>
          <w:vanish/>
        </w:rPr>
        <w:t>FTR</w:t>
      </w:r>
    </w:p>
    <w:p w14:paraId="69DB8658" w14:textId="77777777" w:rsidR="00FB29D8" w:rsidRPr="00A25529" w:rsidRDefault="00FB29D8">
      <w:pPr>
        <w:pStyle w:val="pxov"/>
        <w:rPr>
          <w:vanish/>
        </w:rPr>
      </w:pPr>
      <w:r w:rsidRPr="00A25529">
        <w:rPr>
          <w:vanish/>
        </w:rPr>
        <w:t>COL</w:t>
      </w:r>
    </w:p>
    <w:p w14:paraId="25BDBD21" w14:textId="77777777" w:rsidR="00FB29D8" w:rsidRPr="00A25529" w:rsidRDefault="00FB29D8">
      <w:pPr>
        <w:pStyle w:val="pxov"/>
        <w:rPr>
          <w:vanish/>
        </w:rPr>
      </w:pPr>
      <w:r w:rsidRPr="00A25529">
        <w:rPr>
          <w:vanish/>
        </w:rPr>
        <w:t>NFP</w:t>
      </w:r>
    </w:p>
    <w:p w14:paraId="7B0D7426" w14:textId="77777777" w:rsidR="00FB29D8" w:rsidRPr="00A25529" w:rsidRDefault="00FB29D8">
      <w:pPr>
        <w:pStyle w:val="pxov"/>
        <w:rPr>
          <w:vanish/>
        </w:rPr>
      </w:pPr>
      <w:r w:rsidRPr="00A25529">
        <w:rPr>
          <w:vanish/>
        </w:rPr>
        <w:t>CLS</w:t>
      </w:r>
    </w:p>
    <w:p w14:paraId="4E2DDBDA" w14:textId="77777777" w:rsidR="00FB29D8" w:rsidRPr="00A25529" w:rsidRDefault="00FB29D8">
      <w:pPr>
        <w:pStyle w:val="pxov"/>
        <w:rPr>
          <w:vanish/>
        </w:rPr>
      </w:pPr>
      <w:r w:rsidRPr="00A25529">
        <w:rPr>
          <w:vanish/>
        </w:rPr>
        <w:t>TEM</w:t>
      </w:r>
    </w:p>
    <w:p w14:paraId="50581263" w14:textId="77777777" w:rsidR="00FB29D8" w:rsidRPr="00A25529" w:rsidRDefault="00FB29D8">
      <w:pPr>
        <w:pStyle w:val="pxov"/>
        <w:rPr>
          <w:vanish/>
        </w:rPr>
      </w:pPr>
      <w:r w:rsidRPr="00A25529">
        <w:rPr>
          <w:vanish/>
        </w:rPr>
        <w:t>MTD</w:t>
      </w:r>
    </w:p>
    <w:p w14:paraId="5DC631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form.fid="Id54de3f01b6411e684899cfd92da4eb0"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p.ct.id="f2fd26a0b92511efa75bc0a5c2da1858|95|30:89"</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cultivate, promote, foster, sponsor, and develop the understanding, taste and love of the musical arts; to lawfully do all and everything necessary, suitable, and proper for the attainment of any of the purposes, the accomplishments of any of the objects, or the furtherance of any of the powers set forth above; and to have, enjoy, and exercise any and all rights, powers, privileges and exemptions that are now or that may later be conferred upon organizations organized pursuant to the N.Y. Not-for-Profit Corporation Law as it now exists or may be amended or supplemented.</w:t>
      </w:r>
    </w:p>
    <w:p w14:paraId="1770D359" w14:textId="77777777" w:rsidR="00FB29D8" w:rsidRPr="00A25529" w:rsidRDefault="00FB29D8">
      <w:pPr>
        <w:pStyle w:val="pxformnotes"/>
        <w:jc w:val="center"/>
        <w:rPr>
          <w:sz w:val="24"/>
          <w:szCs w:val="24"/>
        </w:rPr>
      </w:pPr>
      <w:r w:rsidRPr="00A25529">
        <w:rPr>
          <w:rStyle w:val="pxvis"/>
          <w:rFonts w:cs="Arial"/>
          <w:bCs/>
          <w:sz w:val="50"/>
          <w:rPrChange w:id="2649" w:author="Cara Cardinale" w:date="2025-03-04T10:36:00Z">
            <w:rPr>
              <w:rStyle w:val="pxvis"/>
              <w:rFonts w:cs="Arial"/>
              <w:bCs/>
            </w:rPr>
          </w:rPrChange>
        </w:rPr>
        <w:t>Notes to Form</w:t>
      </w:r>
    </w:p>
    <w:p w14:paraId="5E68C350" w14:textId="77777777" w:rsidR="00FB29D8" w:rsidRPr="00A25529" w:rsidRDefault="00FB29D8">
      <w:pPr>
        <w:pStyle w:val="pxformnotes"/>
        <w:rPr>
          <w:sz w:val="24"/>
          <w:szCs w:val="24"/>
        </w:rPr>
      </w:pPr>
    </w:p>
    <w:p w14:paraId="7419C6ED" w14:textId="77777777" w:rsidR="00FB29D8" w:rsidRPr="00A25529" w:rsidRDefault="00FB29D8">
      <w:pPr>
        <w:pStyle w:val="pxformnote"/>
        <w:spacing w:before="180"/>
      </w:pPr>
      <w:del w:id="2650" w:author="Cara Cardinale" w:date="2025-01-14T20:47:00Z">
        <w:r w:rsidRPr="00A25529" w:rsidDel="00CF1278">
          <w:delText>Drafter's Note</w:delText>
        </w:r>
      </w:del>
      <w:r w:rsidRPr="00A25529">
        <w:t xml:space="preserve"> </w:t>
      </w:r>
    </w:p>
    <w:p w14:paraId="1BF15D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p.ct.id="f2fd26a0b92511efa75bc0a5c2da1858|95|30:89"</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x.ref.id="I00424W"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598C9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p.ct.id="f2fd26a0b92511efa75bc0a5c2da1858|95|30:89"</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x.ref.id="I006V9S"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17FBCD7" w14:textId="77777777" w:rsidR="00FB29D8" w:rsidRPr="00A25529" w:rsidRDefault="00FB29D8">
      <w:pPr>
        <w:pStyle w:val="pxformrr"/>
        <w:rPr>
          <w:sz w:val="24"/>
          <w:szCs w:val="24"/>
        </w:rPr>
      </w:pPr>
      <w:r w:rsidRPr="00A25529">
        <w:rPr>
          <w:rStyle w:val="pxvis"/>
          <w:rFonts w:cs="Arial"/>
          <w:bCs/>
          <w:sz w:val="50"/>
          <w:rPrChange w:id="2651" w:author="Cara Cardinale" w:date="2025-03-04T10:36:00Z">
            <w:rPr>
              <w:rStyle w:val="pxvis"/>
              <w:rFonts w:cs="Arial"/>
              <w:bCs/>
            </w:rPr>
          </w:rPrChange>
        </w:rPr>
        <w:t>Research References</w:t>
      </w:r>
    </w:p>
    <w:p w14:paraId="3C7C368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tk.ref.id="I009OEO"</w:instrText>
      </w:r>
      <w:r w:rsidRPr="00A25529">
        <w:rPr>
          <w:rStyle w:val="pxtk"/>
        </w:rPr>
        <w:fldChar w:fldCharType="end"/>
      </w:r>
      <w:r w:rsidRPr="00A25529">
        <w:rPr>
          <w:rStyle w:val="pxtk"/>
        </w:rPr>
        <w:t>West's Key Number Digest, Corporations and Business Organizations &amp;key;3373</w:t>
      </w:r>
    </w:p>
    <w:p w14:paraId="0444E2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tk.ref.id="I00CHJK"</w:instrText>
      </w:r>
      <w:r w:rsidRPr="00A25529">
        <w:rPr>
          <w:rStyle w:val="pxtk"/>
        </w:rPr>
        <w:fldChar w:fldCharType="end"/>
      </w:r>
      <w:r w:rsidRPr="00A25529">
        <w:rPr>
          <w:rStyle w:val="pxtk"/>
        </w:rPr>
        <w:t>West's Key Number Digest, Corporations and Business Organizations &amp;key;3450</w:t>
      </w:r>
    </w:p>
    <w:p w14:paraId="61B6676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rc.ref.id="I00FAOG"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52" w:author="Cara Cardinale" w:date="2025-01-19T13:13:00Z">
        <w:r w:rsidRPr="00A25529" w:rsidDel="00F86204">
          <w:rPr>
            <w:rStyle w:val="pxrc"/>
          </w:rPr>
          <w:delText>59, 60</w:delText>
        </w:r>
      </w:del>
      <w:ins w:id="2653" w:author="Cara Cardinale" w:date="2025-01-19T13:13:00Z">
        <w:r w:rsidR="00F86204" w:rsidRPr="00A25529">
          <w:rPr>
            <w:rStyle w:val="pxrc"/>
          </w:rPr>
          <w:t>57, 58</w:t>
        </w:r>
      </w:ins>
    </w:p>
    <w:p w14:paraId="2DA956AC" w14:textId="77777777" w:rsidR="00FB29D8" w:rsidRPr="00A25529" w:rsidRDefault="00FB29D8">
      <w:pPr>
        <w:pStyle w:val="pxs"/>
        <w:spacing w:before="180"/>
        <w:rPr>
          <w:rPrChange w:id="2654" w:author="Cara Cardinale" w:date="2025-03-04T10:36:00Z">
            <w:rPr>
              <w:sz w:val="27"/>
            </w:rPr>
          </w:rPrChange>
        </w:rPr>
      </w:pPr>
      <w:r w:rsidRPr="00A25529">
        <w:rPr>
          <w:rPrChange w:id="2655" w:author="Cara Cardinale" w:date="2025-03-04T10:36:00Z">
            <w:rPr>
              <w:sz w:val="27"/>
            </w:rPr>
          </w:rPrChange>
        </w:rPr>
        <w:t>30:90. Choral group</w:t>
      </w:r>
    </w:p>
    <w:p w14:paraId="546EDB2D" w14:textId="77777777" w:rsidR="00FB29D8" w:rsidRPr="00A25529" w:rsidRDefault="00FB29D8">
      <w:pPr>
        <w:pStyle w:val="pxov"/>
        <w:rPr>
          <w:vanish/>
        </w:rPr>
      </w:pPr>
      <w:r w:rsidRPr="00A25529">
        <w:rPr>
          <w:vanish/>
        </w:rPr>
        <w:t>FCV</w:t>
      </w:r>
    </w:p>
    <w:p w14:paraId="3BDB2D42" w14:textId="77777777" w:rsidR="00FB29D8" w:rsidRPr="00A25529" w:rsidRDefault="00FB29D8">
      <w:pPr>
        <w:pStyle w:val="pxov"/>
        <w:rPr>
          <w:vanish/>
        </w:rPr>
      </w:pPr>
      <w:r w:rsidRPr="00A25529">
        <w:rPr>
          <w:vanish/>
        </w:rPr>
        <w:t>FTR</w:t>
      </w:r>
    </w:p>
    <w:p w14:paraId="626403A2" w14:textId="77777777" w:rsidR="00FB29D8" w:rsidRPr="00A25529" w:rsidRDefault="00FB29D8">
      <w:pPr>
        <w:pStyle w:val="pxov"/>
        <w:rPr>
          <w:vanish/>
        </w:rPr>
      </w:pPr>
      <w:r w:rsidRPr="00A25529">
        <w:rPr>
          <w:vanish/>
        </w:rPr>
        <w:t>COL</w:t>
      </w:r>
    </w:p>
    <w:p w14:paraId="31EC42B5" w14:textId="77777777" w:rsidR="00FB29D8" w:rsidRPr="00A25529" w:rsidRDefault="00FB29D8">
      <w:pPr>
        <w:pStyle w:val="pxov"/>
        <w:rPr>
          <w:vanish/>
        </w:rPr>
      </w:pPr>
      <w:r w:rsidRPr="00A25529">
        <w:rPr>
          <w:vanish/>
        </w:rPr>
        <w:t>NFP</w:t>
      </w:r>
    </w:p>
    <w:p w14:paraId="4FC7DFF6" w14:textId="77777777" w:rsidR="00FB29D8" w:rsidRPr="00A25529" w:rsidRDefault="00FB29D8">
      <w:pPr>
        <w:pStyle w:val="pxov"/>
        <w:rPr>
          <w:vanish/>
        </w:rPr>
      </w:pPr>
      <w:r w:rsidRPr="00A25529">
        <w:rPr>
          <w:vanish/>
        </w:rPr>
        <w:t>CLS</w:t>
      </w:r>
    </w:p>
    <w:p w14:paraId="41E7C1C6" w14:textId="77777777" w:rsidR="00FB29D8" w:rsidRPr="00A25529" w:rsidRDefault="00FB29D8">
      <w:pPr>
        <w:pStyle w:val="pxov"/>
        <w:rPr>
          <w:vanish/>
        </w:rPr>
      </w:pPr>
      <w:r w:rsidRPr="00A25529">
        <w:rPr>
          <w:vanish/>
        </w:rPr>
        <w:t>TEM</w:t>
      </w:r>
    </w:p>
    <w:p w14:paraId="7301A7DC" w14:textId="77777777" w:rsidR="00FB29D8" w:rsidRPr="00A25529" w:rsidRDefault="00FB29D8">
      <w:pPr>
        <w:pStyle w:val="pxov"/>
        <w:rPr>
          <w:vanish/>
        </w:rPr>
      </w:pPr>
      <w:r w:rsidRPr="00A25529">
        <w:rPr>
          <w:vanish/>
        </w:rPr>
        <w:t>MTD</w:t>
      </w:r>
    </w:p>
    <w:p w14:paraId="2191A8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form.fid="Id54e0b001b6411e684899cfd92da4eb0"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p.ct.id="f2fd26a0b92511efa75bc0a5c2da1858|96|30:90"</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promote interest in choral group singing; to increase membership in choral societies; to stimulate public interest in choral singing; to coordinate choral groups in </w:t>
      </w:r>
      <w:r w:rsidRPr="00A25529">
        <w:rPr>
          <w:rStyle w:val="pxfinstr"/>
          <w:i/>
          <w:iCs/>
        </w:rPr>
        <w:t>[name of place]</w:t>
      </w:r>
      <w:r w:rsidRPr="00A25529">
        <w:t xml:space="preserve"> and furnish a central place where these groups may apply for help or information; and, generally, to promote interest of the people of the community in fine music. The association shall operate without profit and shall be nonpolitical and nonsectarian.</w:t>
      </w:r>
    </w:p>
    <w:p w14:paraId="6BF7EB43" w14:textId="77777777" w:rsidR="00FB29D8" w:rsidRPr="00A25529" w:rsidRDefault="00FB29D8">
      <w:pPr>
        <w:pStyle w:val="pxformnotes"/>
        <w:jc w:val="center"/>
        <w:rPr>
          <w:sz w:val="24"/>
          <w:szCs w:val="24"/>
        </w:rPr>
      </w:pPr>
      <w:r w:rsidRPr="00A25529">
        <w:rPr>
          <w:rStyle w:val="pxvis"/>
          <w:rFonts w:cs="Arial"/>
          <w:bCs/>
          <w:sz w:val="50"/>
          <w:rPrChange w:id="2656" w:author="Cara Cardinale" w:date="2025-03-04T10:36:00Z">
            <w:rPr>
              <w:rStyle w:val="pxvis"/>
              <w:rFonts w:cs="Arial"/>
              <w:bCs/>
            </w:rPr>
          </w:rPrChange>
        </w:rPr>
        <w:t>Notes to Form</w:t>
      </w:r>
    </w:p>
    <w:p w14:paraId="21095EFB" w14:textId="77777777" w:rsidR="00FB29D8" w:rsidRPr="00A25529" w:rsidRDefault="00FB29D8">
      <w:pPr>
        <w:pStyle w:val="pxformnotes"/>
        <w:rPr>
          <w:sz w:val="24"/>
          <w:szCs w:val="24"/>
        </w:rPr>
      </w:pPr>
    </w:p>
    <w:p w14:paraId="7F8D7D8D" w14:textId="77777777" w:rsidR="00FB29D8" w:rsidRPr="00A25529" w:rsidRDefault="00FB29D8">
      <w:pPr>
        <w:pStyle w:val="pxformnote"/>
        <w:spacing w:before="180"/>
      </w:pPr>
      <w:del w:id="2657" w:author="Cara Cardinale" w:date="2025-01-14T20:47:00Z">
        <w:r w:rsidRPr="00A25529" w:rsidDel="00CF1278">
          <w:delText>Drafter's Note</w:delText>
        </w:r>
      </w:del>
      <w:r w:rsidRPr="00A25529">
        <w:t xml:space="preserve"> </w:t>
      </w:r>
    </w:p>
    <w:p w14:paraId="721677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p.ct.id="f2fd26a0b92511efa75bc0a5c2da1858|96|30:90"</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x.ref.id="I00424Y"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2E68A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p.ct.id="f2fd26a0b92511efa75bc0a5c2da1858|96|30:90"</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x.ref.id="I006V9U"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162275F" w14:textId="77777777" w:rsidR="00FB29D8" w:rsidRPr="00A25529" w:rsidRDefault="00FB29D8">
      <w:pPr>
        <w:pStyle w:val="pxformrr"/>
        <w:rPr>
          <w:sz w:val="24"/>
          <w:szCs w:val="24"/>
        </w:rPr>
      </w:pPr>
      <w:r w:rsidRPr="00A25529">
        <w:rPr>
          <w:rStyle w:val="pxvis"/>
          <w:rFonts w:cs="Arial"/>
          <w:bCs/>
          <w:sz w:val="50"/>
          <w:rPrChange w:id="2658" w:author="Cara Cardinale" w:date="2025-03-04T10:36:00Z">
            <w:rPr>
              <w:rStyle w:val="pxvis"/>
              <w:rFonts w:cs="Arial"/>
              <w:bCs/>
            </w:rPr>
          </w:rPrChange>
        </w:rPr>
        <w:t>Research References</w:t>
      </w:r>
    </w:p>
    <w:p w14:paraId="6D8D474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tk.ref.id="I009OEQ"</w:instrText>
      </w:r>
      <w:r w:rsidRPr="00A25529">
        <w:rPr>
          <w:rStyle w:val="pxtk"/>
        </w:rPr>
        <w:fldChar w:fldCharType="end"/>
      </w:r>
      <w:r w:rsidRPr="00A25529">
        <w:rPr>
          <w:rStyle w:val="pxtk"/>
        </w:rPr>
        <w:t>West's Key Number Digest, Corporations and Business Organizations &amp;key;3373</w:t>
      </w:r>
    </w:p>
    <w:p w14:paraId="5FF4012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tk.ref.id="I00CHJM"</w:instrText>
      </w:r>
      <w:r w:rsidRPr="00A25529">
        <w:rPr>
          <w:rStyle w:val="pxtk"/>
        </w:rPr>
        <w:fldChar w:fldCharType="end"/>
      </w:r>
      <w:r w:rsidRPr="00A25529">
        <w:rPr>
          <w:rStyle w:val="pxtk"/>
        </w:rPr>
        <w:t>West's Key Number Digest, Corporations and Business Organizations &amp;key;3450</w:t>
      </w:r>
    </w:p>
    <w:p w14:paraId="2EDCFBF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rc.ref.id="I00FAOI"</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59" w:author="Cara Cardinale" w:date="2025-01-19T13:13:00Z">
        <w:r w:rsidRPr="00A25529" w:rsidDel="00F86204">
          <w:rPr>
            <w:rStyle w:val="pxrc"/>
          </w:rPr>
          <w:delText>59, 60</w:delText>
        </w:r>
      </w:del>
      <w:ins w:id="2660" w:author="Cara Cardinale" w:date="2025-01-19T13:13:00Z">
        <w:r w:rsidR="00F86204" w:rsidRPr="00A25529">
          <w:rPr>
            <w:rStyle w:val="pxrc"/>
          </w:rPr>
          <w:t>57, 58</w:t>
        </w:r>
      </w:ins>
    </w:p>
    <w:p w14:paraId="6EBB723F" w14:textId="77777777" w:rsidR="00FB29D8" w:rsidRPr="00A25529" w:rsidRDefault="00FB29D8">
      <w:pPr>
        <w:pStyle w:val="pxs"/>
        <w:spacing w:before="180"/>
        <w:rPr>
          <w:rPrChange w:id="2661" w:author="Cara Cardinale" w:date="2025-03-04T10:36:00Z">
            <w:rPr>
              <w:sz w:val="27"/>
            </w:rPr>
          </w:rPrChange>
        </w:rPr>
      </w:pPr>
      <w:r w:rsidRPr="00A25529">
        <w:rPr>
          <w:rPrChange w:id="2662" w:author="Cara Cardinale" w:date="2025-03-04T10:36:00Z">
            <w:rPr>
              <w:sz w:val="27"/>
            </w:rPr>
          </w:rPrChange>
        </w:rPr>
        <w:t>30:91. Actors' club</w:t>
      </w:r>
    </w:p>
    <w:p w14:paraId="281ABF38" w14:textId="77777777" w:rsidR="00FB29D8" w:rsidRPr="00A25529" w:rsidRDefault="00FB29D8">
      <w:pPr>
        <w:pStyle w:val="pxov"/>
        <w:rPr>
          <w:vanish/>
        </w:rPr>
      </w:pPr>
      <w:r w:rsidRPr="00A25529">
        <w:rPr>
          <w:vanish/>
        </w:rPr>
        <w:t>FCV</w:t>
      </w:r>
    </w:p>
    <w:p w14:paraId="25268337" w14:textId="77777777" w:rsidR="00FB29D8" w:rsidRPr="00A25529" w:rsidRDefault="00FB29D8">
      <w:pPr>
        <w:pStyle w:val="pxov"/>
        <w:rPr>
          <w:vanish/>
        </w:rPr>
      </w:pPr>
      <w:r w:rsidRPr="00A25529">
        <w:rPr>
          <w:vanish/>
        </w:rPr>
        <w:t>FTR</w:t>
      </w:r>
    </w:p>
    <w:p w14:paraId="51848D7A" w14:textId="77777777" w:rsidR="00FB29D8" w:rsidRPr="00A25529" w:rsidRDefault="00FB29D8">
      <w:pPr>
        <w:pStyle w:val="pxov"/>
        <w:rPr>
          <w:vanish/>
        </w:rPr>
      </w:pPr>
      <w:r w:rsidRPr="00A25529">
        <w:rPr>
          <w:vanish/>
        </w:rPr>
        <w:t>COL</w:t>
      </w:r>
    </w:p>
    <w:p w14:paraId="65345982" w14:textId="77777777" w:rsidR="00FB29D8" w:rsidRPr="00A25529" w:rsidRDefault="00FB29D8">
      <w:pPr>
        <w:pStyle w:val="pxov"/>
        <w:rPr>
          <w:vanish/>
        </w:rPr>
      </w:pPr>
      <w:r w:rsidRPr="00A25529">
        <w:rPr>
          <w:vanish/>
        </w:rPr>
        <w:t>NFP</w:t>
      </w:r>
    </w:p>
    <w:p w14:paraId="245AC86A" w14:textId="77777777" w:rsidR="00FB29D8" w:rsidRPr="00A25529" w:rsidRDefault="00FB29D8">
      <w:pPr>
        <w:pStyle w:val="pxov"/>
        <w:rPr>
          <w:vanish/>
        </w:rPr>
      </w:pPr>
      <w:r w:rsidRPr="00A25529">
        <w:rPr>
          <w:vanish/>
        </w:rPr>
        <w:t>CLS</w:t>
      </w:r>
    </w:p>
    <w:p w14:paraId="49C74B78" w14:textId="77777777" w:rsidR="00FB29D8" w:rsidRPr="00A25529" w:rsidRDefault="00FB29D8">
      <w:pPr>
        <w:pStyle w:val="pxov"/>
        <w:rPr>
          <w:vanish/>
        </w:rPr>
      </w:pPr>
      <w:r w:rsidRPr="00A25529">
        <w:rPr>
          <w:vanish/>
        </w:rPr>
        <w:t>TEM</w:t>
      </w:r>
    </w:p>
    <w:p w14:paraId="7DA726F0" w14:textId="77777777" w:rsidR="00FB29D8" w:rsidRPr="00A25529" w:rsidRDefault="00FB29D8">
      <w:pPr>
        <w:pStyle w:val="pxov"/>
        <w:rPr>
          <w:vanish/>
        </w:rPr>
      </w:pPr>
      <w:r w:rsidRPr="00A25529">
        <w:rPr>
          <w:vanish/>
        </w:rPr>
        <w:t>MTD</w:t>
      </w:r>
    </w:p>
    <w:p w14:paraId="108DB8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form.fid="Id54e32101b6411e684899cfd92da4eb0"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p.ct.id="f2fd26a0b92511efa75bc0a5c2da1858|97|30:91"</w:instrText>
      </w:r>
      <w:r w:rsidRPr="00A25529">
        <w:fldChar w:fldCharType="end"/>
      </w:r>
      <w:r w:rsidRPr="00A25529">
        <w:t xml:space="preserve">The particular business and objects of this </w:t>
      </w:r>
      <w:r w:rsidRPr="00A25529">
        <w:rPr>
          <w:rStyle w:val="pxfinstr"/>
          <w:i/>
          <w:iCs/>
        </w:rPr>
        <w:t>[club/association/[type of entity]]</w:t>
      </w:r>
      <w:r w:rsidRPr="00A25529">
        <w:t xml:space="preserve"> are the promotion of social intercourse between the representative members of the dramatic profession and of the kindred professions of literature, painting, sculpture, and music and the patrons of the arts; the creating of a library relating especially to the history of the American stage and the preservation of pictures, bills of the play, photographs, and curiosities connected with this history.</w:t>
      </w:r>
    </w:p>
    <w:p w14:paraId="27DAB619" w14:textId="77777777" w:rsidR="00FB29D8" w:rsidRPr="00A25529" w:rsidRDefault="00FB29D8">
      <w:pPr>
        <w:pStyle w:val="pxformnotes"/>
        <w:jc w:val="center"/>
        <w:rPr>
          <w:sz w:val="24"/>
          <w:szCs w:val="24"/>
        </w:rPr>
      </w:pPr>
      <w:r w:rsidRPr="00A25529">
        <w:rPr>
          <w:rStyle w:val="pxvis"/>
          <w:rFonts w:cs="Arial"/>
          <w:bCs/>
          <w:sz w:val="50"/>
          <w:rPrChange w:id="2663" w:author="Cara Cardinale" w:date="2025-03-04T10:36:00Z">
            <w:rPr>
              <w:rStyle w:val="pxvis"/>
              <w:rFonts w:cs="Arial"/>
              <w:bCs/>
            </w:rPr>
          </w:rPrChange>
        </w:rPr>
        <w:t>Notes to Form</w:t>
      </w:r>
    </w:p>
    <w:p w14:paraId="0C889BBA" w14:textId="77777777" w:rsidR="00FB29D8" w:rsidRPr="00A25529" w:rsidRDefault="00FB29D8">
      <w:pPr>
        <w:pStyle w:val="pxformnotes"/>
        <w:rPr>
          <w:sz w:val="24"/>
          <w:szCs w:val="24"/>
        </w:rPr>
      </w:pPr>
    </w:p>
    <w:p w14:paraId="6FCADC59" w14:textId="77777777" w:rsidR="00FB29D8" w:rsidRPr="00A25529" w:rsidRDefault="00FB29D8">
      <w:pPr>
        <w:pStyle w:val="pxformnote"/>
        <w:spacing w:before="180"/>
      </w:pPr>
      <w:del w:id="2664" w:author="Cara Cardinale" w:date="2025-01-14T20:47:00Z">
        <w:r w:rsidRPr="00A25529" w:rsidDel="00CF1278">
          <w:delText>Drafter's Note</w:delText>
        </w:r>
      </w:del>
      <w:r w:rsidRPr="00A25529">
        <w:t xml:space="preserve"> </w:t>
      </w:r>
    </w:p>
    <w:p w14:paraId="547441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p.ct.id="f2fd26a0b92511efa75bc0a5c2da1858|97|30:91"</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x.ref.id="I004251"</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B0F74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p.ct.id="f2fd26a0b92511efa75bc0a5c2da1858|97|30:91"</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x.ref.id="I006V9X"</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6AFEF62A" w14:textId="77777777" w:rsidR="00FB29D8" w:rsidRPr="00A25529" w:rsidRDefault="00FB29D8">
      <w:pPr>
        <w:pStyle w:val="pxformrr"/>
        <w:rPr>
          <w:sz w:val="24"/>
          <w:szCs w:val="24"/>
        </w:rPr>
      </w:pPr>
      <w:r w:rsidRPr="00A25529">
        <w:rPr>
          <w:rStyle w:val="pxvis"/>
          <w:rFonts w:cs="Arial"/>
          <w:bCs/>
          <w:sz w:val="50"/>
          <w:rPrChange w:id="2665" w:author="Cara Cardinale" w:date="2025-03-04T10:36:00Z">
            <w:rPr>
              <w:rStyle w:val="pxvis"/>
              <w:rFonts w:cs="Arial"/>
              <w:bCs/>
            </w:rPr>
          </w:rPrChange>
        </w:rPr>
        <w:t>Research References</w:t>
      </w:r>
    </w:p>
    <w:p w14:paraId="5236923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tk.ref.id="I009OET"</w:instrText>
      </w:r>
      <w:r w:rsidRPr="00A25529">
        <w:rPr>
          <w:rStyle w:val="pxtk"/>
        </w:rPr>
        <w:fldChar w:fldCharType="end"/>
      </w:r>
      <w:r w:rsidRPr="00A25529">
        <w:rPr>
          <w:rStyle w:val="pxtk"/>
        </w:rPr>
        <w:t>West's Key Number Digest, Corporations and Business Organizations &amp;key;3373</w:t>
      </w:r>
    </w:p>
    <w:p w14:paraId="1294CDB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tk.ref.id="I00CHJP"</w:instrText>
      </w:r>
      <w:r w:rsidRPr="00A25529">
        <w:rPr>
          <w:rStyle w:val="pxtk"/>
        </w:rPr>
        <w:fldChar w:fldCharType="end"/>
      </w:r>
      <w:r w:rsidRPr="00A25529">
        <w:rPr>
          <w:rStyle w:val="pxtk"/>
        </w:rPr>
        <w:t>West's Key Number Digest, Corporations and Business Organizations &amp;key;3450</w:t>
      </w:r>
    </w:p>
    <w:p w14:paraId="71A45E4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rc.ref.id="I004266"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66" w:author="Cara Cardinale" w:date="2025-01-19T13:13:00Z">
        <w:r w:rsidRPr="00A25529" w:rsidDel="00F86204">
          <w:rPr>
            <w:rStyle w:val="pxrc"/>
          </w:rPr>
          <w:delText>59, 60</w:delText>
        </w:r>
      </w:del>
      <w:ins w:id="2667" w:author="Cara Cardinale" w:date="2025-01-19T13:13:00Z">
        <w:r w:rsidR="00F86204" w:rsidRPr="00A25529">
          <w:rPr>
            <w:rStyle w:val="pxrc"/>
          </w:rPr>
          <w:t>57, 58</w:t>
        </w:r>
      </w:ins>
    </w:p>
    <w:p w14:paraId="49C205F0" w14:textId="77777777" w:rsidR="00FB29D8" w:rsidRPr="00A25529" w:rsidRDefault="00FB29D8">
      <w:pPr>
        <w:pStyle w:val="pxs"/>
        <w:spacing w:before="180"/>
        <w:rPr>
          <w:rPrChange w:id="2668" w:author="Cara Cardinale" w:date="2025-03-04T10:36:00Z">
            <w:rPr>
              <w:sz w:val="27"/>
            </w:rPr>
          </w:rPrChange>
        </w:rPr>
      </w:pPr>
      <w:r w:rsidRPr="00A25529">
        <w:rPr>
          <w:rPrChange w:id="2669" w:author="Cara Cardinale" w:date="2025-03-04T10:36:00Z">
            <w:rPr>
              <w:sz w:val="27"/>
            </w:rPr>
          </w:rPrChange>
        </w:rPr>
        <w:t>30:92. Wildlife conservation society</w:t>
      </w:r>
    </w:p>
    <w:p w14:paraId="336AA5ED" w14:textId="77777777" w:rsidR="00FB29D8" w:rsidRPr="00A25529" w:rsidRDefault="00FB29D8">
      <w:pPr>
        <w:pStyle w:val="pxov"/>
        <w:rPr>
          <w:vanish/>
        </w:rPr>
      </w:pPr>
      <w:r w:rsidRPr="00A25529">
        <w:rPr>
          <w:vanish/>
        </w:rPr>
        <w:t>FCV</w:t>
      </w:r>
    </w:p>
    <w:p w14:paraId="1D6C317E" w14:textId="77777777" w:rsidR="00FB29D8" w:rsidRPr="00A25529" w:rsidRDefault="00FB29D8">
      <w:pPr>
        <w:pStyle w:val="pxov"/>
        <w:rPr>
          <w:vanish/>
        </w:rPr>
      </w:pPr>
      <w:r w:rsidRPr="00A25529">
        <w:rPr>
          <w:vanish/>
        </w:rPr>
        <w:t>FTR</w:t>
      </w:r>
    </w:p>
    <w:p w14:paraId="5AB371AF" w14:textId="77777777" w:rsidR="00FB29D8" w:rsidRPr="00A25529" w:rsidRDefault="00FB29D8">
      <w:pPr>
        <w:pStyle w:val="pxov"/>
        <w:rPr>
          <w:vanish/>
        </w:rPr>
      </w:pPr>
      <w:r w:rsidRPr="00A25529">
        <w:rPr>
          <w:vanish/>
        </w:rPr>
        <w:t>COL</w:t>
      </w:r>
    </w:p>
    <w:p w14:paraId="311D2848" w14:textId="77777777" w:rsidR="00FB29D8" w:rsidRPr="00A25529" w:rsidRDefault="00FB29D8">
      <w:pPr>
        <w:pStyle w:val="pxov"/>
        <w:rPr>
          <w:vanish/>
        </w:rPr>
      </w:pPr>
      <w:r w:rsidRPr="00A25529">
        <w:rPr>
          <w:vanish/>
        </w:rPr>
        <w:t>NFP</w:t>
      </w:r>
    </w:p>
    <w:p w14:paraId="469F269A" w14:textId="77777777" w:rsidR="00FB29D8" w:rsidRPr="00A25529" w:rsidRDefault="00FB29D8">
      <w:pPr>
        <w:pStyle w:val="pxov"/>
        <w:rPr>
          <w:vanish/>
        </w:rPr>
      </w:pPr>
      <w:r w:rsidRPr="00A25529">
        <w:rPr>
          <w:vanish/>
        </w:rPr>
        <w:t>CLS</w:t>
      </w:r>
    </w:p>
    <w:p w14:paraId="6298B09E" w14:textId="77777777" w:rsidR="00FB29D8" w:rsidRPr="00A25529" w:rsidRDefault="00FB29D8">
      <w:pPr>
        <w:pStyle w:val="pxov"/>
        <w:rPr>
          <w:vanish/>
        </w:rPr>
      </w:pPr>
      <w:r w:rsidRPr="00A25529">
        <w:rPr>
          <w:vanish/>
        </w:rPr>
        <w:t>TEM</w:t>
      </w:r>
    </w:p>
    <w:p w14:paraId="16BC92F7" w14:textId="77777777" w:rsidR="00FB29D8" w:rsidRPr="00A25529" w:rsidRDefault="00FB29D8">
      <w:pPr>
        <w:pStyle w:val="pxov"/>
        <w:rPr>
          <w:vanish/>
        </w:rPr>
      </w:pPr>
      <w:r w:rsidRPr="00A25529">
        <w:rPr>
          <w:vanish/>
        </w:rPr>
        <w:t>MTD</w:t>
      </w:r>
    </w:p>
    <w:p w14:paraId="5B5EC0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form.fid="Id54e59201b6411e684899cfd92da4eb0"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p.ct.id="f2fd26a0b92511efa75bc0a5c2da1858|98|30:92"</w:instrText>
      </w:r>
      <w:r w:rsidRPr="00A25529">
        <w:fldChar w:fldCharType="end"/>
      </w:r>
      <w:r w:rsidRPr="00A25529">
        <w:t xml:space="preserve">The specific and primary purposes for which this </w:t>
      </w:r>
      <w:r w:rsidRPr="00A25529">
        <w:rPr>
          <w:rStyle w:val="pxfinstr"/>
          <w:i/>
          <w:iCs/>
        </w:rPr>
        <w:t>[society/[type of entity]]</w:t>
      </w:r>
      <w:r w:rsidRPr="00A25529">
        <w:t xml:space="preserve"> is formed are to dedicate itself by social and educational means to the conservation and propagation of the fish, game, and wildlife of the State of New York and throughout the United States of America; to support true sportsmanship in a lawful manner among those who hunt and fish; to promote and encourage field sports and good fellowship; to encourage support of the fish and game laws of the State of New York and of the nation; to work for the respect and acknowledgment of just rights of property owners; and to work for, support, and encourage a close relationship between property owners and sportsmen.</w:t>
      </w:r>
    </w:p>
    <w:p w14:paraId="5D1E4050" w14:textId="77777777" w:rsidR="00FB29D8" w:rsidRPr="00A25529" w:rsidRDefault="00FB29D8">
      <w:pPr>
        <w:pStyle w:val="pxformnotes"/>
        <w:jc w:val="center"/>
        <w:rPr>
          <w:sz w:val="24"/>
          <w:szCs w:val="24"/>
        </w:rPr>
      </w:pPr>
      <w:r w:rsidRPr="00A25529">
        <w:rPr>
          <w:rStyle w:val="pxvis"/>
          <w:rFonts w:cs="Arial"/>
          <w:bCs/>
          <w:sz w:val="50"/>
          <w:rPrChange w:id="2670" w:author="Cara Cardinale" w:date="2025-03-04T10:36:00Z">
            <w:rPr>
              <w:rStyle w:val="pxvis"/>
              <w:rFonts w:cs="Arial"/>
              <w:bCs/>
            </w:rPr>
          </w:rPrChange>
        </w:rPr>
        <w:t>Notes to Form</w:t>
      </w:r>
    </w:p>
    <w:p w14:paraId="6C9622D0" w14:textId="77777777" w:rsidR="00FB29D8" w:rsidRPr="00A25529" w:rsidRDefault="00FB29D8">
      <w:pPr>
        <w:pStyle w:val="pxformnotes"/>
        <w:rPr>
          <w:sz w:val="24"/>
          <w:szCs w:val="24"/>
        </w:rPr>
      </w:pPr>
    </w:p>
    <w:p w14:paraId="56C27907" w14:textId="77777777" w:rsidR="00FB29D8" w:rsidRPr="00A25529" w:rsidRDefault="00FB29D8">
      <w:pPr>
        <w:pStyle w:val="pxformnote"/>
        <w:spacing w:before="180"/>
      </w:pPr>
      <w:del w:id="2671" w:author="Cara Cardinale" w:date="2025-01-14T20:47:00Z">
        <w:r w:rsidRPr="00A25529" w:rsidDel="00CF1278">
          <w:delText>Drafter's Note</w:delText>
        </w:r>
      </w:del>
      <w:r w:rsidRPr="00A25529">
        <w:t xml:space="preserve"> </w:t>
      </w:r>
    </w:p>
    <w:p w14:paraId="7DA9D7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p.ct.id="f2fd26a0b92511efa75bc0a5c2da1858|98|30:92"</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x.ref.id="I006VB2"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7CDD6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p.ct.id="f2fd26a0b92511efa75bc0a5c2da1858|98|30:92"</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x.ref.id="I009OFY"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EA01FDA" w14:textId="77777777" w:rsidR="00FB29D8" w:rsidRPr="00A25529" w:rsidRDefault="00FB29D8">
      <w:pPr>
        <w:pStyle w:val="pxformrr"/>
        <w:rPr>
          <w:sz w:val="24"/>
          <w:szCs w:val="24"/>
        </w:rPr>
      </w:pPr>
      <w:r w:rsidRPr="00A25529">
        <w:rPr>
          <w:rStyle w:val="pxvis"/>
          <w:rFonts w:cs="Arial"/>
          <w:bCs/>
          <w:sz w:val="50"/>
          <w:rPrChange w:id="2672" w:author="Cara Cardinale" w:date="2025-03-04T10:36:00Z">
            <w:rPr>
              <w:rStyle w:val="pxvis"/>
              <w:rFonts w:cs="Arial"/>
              <w:bCs/>
            </w:rPr>
          </w:rPrChange>
        </w:rPr>
        <w:t>Research References</w:t>
      </w:r>
    </w:p>
    <w:p w14:paraId="4FF2AB4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tk.ref.id="I00CHKU"</w:instrText>
      </w:r>
      <w:r w:rsidRPr="00A25529">
        <w:rPr>
          <w:rStyle w:val="pxtk"/>
        </w:rPr>
        <w:fldChar w:fldCharType="end"/>
      </w:r>
      <w:r w:rsidRPr="00A25529">
        <w:rPr>
          <w:rStyle w:val="pxtk"/>
        </w:rPr>
        <w:t>West's Key Number Digest, Corporations and Business Organizations &amp;key;3373</w:t>
      </w:r>
    </w:p>
    <w:p w14:paraId="2BA1049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tk.ref.id="I00FAPQ"</w:instrText>
      </w:r>
      <w:r w:rsidRPr="00A25529">
        <w:rPr>
          <w:rStyle w:val="pxtk"/>
        </w:rPr>
        <w:fldChar w:fldCharType="end"/>
      </w:r>
      <w:r w:rsidRPr="00A25529">
        <w:rPr>
          <w:rStyle w:val="pxtk"/>
        </w:rPr>
        <w:t>West's Key Number Digest, Corporations and Business Organizations &amp;key;3450</w:t>
      </w:r>
    </w:p>
    <w:p w14:paraId="5B3A6AE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rc.ref.id="I00I3UM"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73" w:author="Cara Cardinale" w:date="2025-01-19T13:13:00Z">
        <w:r w:rsidRPr="00A25529" w:rsidDel="00F86204">
          <w:rPr>
            <w:rStyle w:val="pxrc"/>
          </w:rPr>
          <w:delText>59, 60</w:delText>
        </w:r>
      </w:del>
      <w:ins w:id="2674" w:author="Cara Cardinale" w:date="2025-01-19T13:13:00Z">
        <w:r w:rsidR="00F86204" w:rsidRPr="00A25529">
          <w:rPr>
            <w:rStyle w:val="pxrc"/>
          </w:rPr>
          <w:t>57, 58</w:t>
        </w:r>
      </w:ins>
    </w:p>
    <w:p w14:paraId="6B24DDE9" w14:textId="77777777" w:rsidR="00FB29D8" w:rsidRPr="00A25529" w:rsidRDefault="00FB29D8">
      <w:pPr>
        <w:pStyle w:val="pxs"/>
        <w:spacing w:before="180"/>
        <w:rPr>
          <w:rPrChange w:id="2675" w:author="Cara Cardinale" w:date="2025-03-04T10:36:00Z">
            <w:rPr>
              <w:sz w:val="27"/>
            </w:rPr>
          </w:rPrChange>
        </w:rPr>
      </w:pPr>
      <w:r w:rsidRPr="00A25529">
        <w:rPr>
          <w:rPrChange w:id="2676" w:author="Cara Cardinale" w:date="2025-03-04T10:36:00Z">
            <w:rPr>
              <w:sz w:val="27"/>
            </w:rPr>
          </w:rPrChange>
        </w:rPr>
        <w:t>30:93. Fishing club</w:t>
      </w:r>
    </w:p>
    <w:p w14:paraId="00622F5B" w14:textId="77777777" w:rsidR="00FB29D8" w:rsidRPr="00A25529" w:rsidRDefault="00FB29D8">
      <w:pPr>
        <w:pStyle w:val="pxov"/>
        <w:rPr>
          <w:vanish/>
        </w:rPr>
      </w:pPr>
      <w:r w:rsidRPr="00A25529">
        <w:rPr>
          <w:vanish/>
        </w:rPr>
        <w:t>FCV</w:t>
      </w:r>
    </w:p>
    <w:p w14:paraId="51BF6556" w14:textId="77777777" w:rsidR="00FB29D8" w:rsidRPr="00A25529" w:rsidRDefault="00FB29D8">
      <w:pPr>
        <w:pStyle w:val="pxov"/>
        <w:rPr>
          <w:vanish/>
        </w:rPr>
      </w:pPr>
      <w:r w:rsidRPr="00A25529">
        <w:rPr>
          <w:vanish/>
        </w:rPr>
        <w:t>FTR</w:t>
      </w:r>
    </w:p>
    <w:p w14:paraId="369F85B0" w14:textId="77777777" w:rsidR="00FB29D8" w:rsidRPr="00A25529" w:rsidRDefault="00FB29D8">
      <w:pPr>
        <w:pStyle w:val="pxov"/>
        <w:rPr>
          <w:vanish/>
        </w:rPr>
      </w:pPr>
      <w:r w:rsidRPr="00A25529">
        <w:rPr>
          <w:vanish/>
        </w:rPr>
        <w:t>COL</w:t>
      </w:r>
    </w:p>
    <w:p w14:paraId="20D872F4" w14:textId="77777777" w:rsidR="00FB29D8" w:rsidRPr="00A25529" w:rsidRDefault="00FB29D8">
      <w:pPr>
        <w:pStyle w:val="pxov"/>
        <w:rPr>
          <w:vanish/>
        </w:rPr>
      </w:pPr>
      <w:r w:rsidRPr="00A25529">
        <w:rPr>
          <w:vanish/>
        </w:rPr>
        <w:t>NFP</w:t>
      </w:r>
    </w:p>
    <w:p w14:paraId="2ABEAF18" w14:textId="77777777" w:rsidR="00FB29D8" w:rsidRPr="00A25529" w:rsidRDefault="00FB29D8">
      <w:pPr>
        <w:pStyle w:val="pxov"/>
        <w:rPr>
          <w:vanish/>
        </w:rPr>
      </w:pPr>
      <w:r w:rsidRPr="00A25529">
        <w:rPr>
          <w:vanish/>
        </w:rPr>
        <w:t>CLS</w:t>
      </w:r>
    </w:p>
    <w:p w14:paraId="704FE4E3" w14:textId="77777777" w:rsidR="00FB29D8" w:rsidRPr="00A25529" w:rsidRDefault="00FB29D8">
      <w:pPr>
        <w:pStyle w:val="pxov"/>
        <w:rPr>
          <w:vanish/>
        </w:rPr>
      </w:pPr>
      <w:r w:rsidRPr="00A25529">
        <w:rPr>
          <w:vanish/>
        </w:rPr>
        <w:t>TEM</w:t>
      </w:r>
    </w:p>
    <w:p w14:paraId="440CC902" w14:textId="77777777" w:rsidR="00FB29D8" w:rsidRPr="00A25529" w:rsidRDefault="00FB29D8">
      <w:pPr>
        <w:pStyle w:val="pxov"/>
        <w:rPr>
          <w:vanish/>
        </w:rPr>
      </w:pPr>
      <w:r w:rsidRPr="00A25529">
        <w:rPr>
          <w:vanish/>
        </w:rPr>
        <w:t>MTD</w:t>
      </w:r>
    </w:p>
    <w:p w14:paraId="398824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form.fid="Id54ea7401b6411e684899cfd92da4eb0"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w:t>
      </w:r>
    </w:p>
    <w:p w14:paraId="36FF36BB" w14:textId="77777777" w:rsidR="00FB29D8" w:rsidRPr="00A25529" w:rsidRDefault="00FB29D8">
      <w:pPr>
        <w:pStyle w:val="pxformfl"/>
        <w:ind w:left="500"/>
      </w:pPr>
      <w:r w:rsidRPr="00A25529">
        <w:t xml:space="preserve"> </w:t>
      </w:r>
    </w:p>
    <w:p w14:paraId="77E3685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6A26CB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The furtherance of good fellowship;</w:t>
      </w:r>
    </w:p>
    <w:p w14:paraId="6D5D2E9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2AD1C6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The conservation and furtherance of the art and skill of fishing;</w:t>
      </w:r>
    </w:p>
    <w:p w14:paraId="4CB80BF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4BAFCD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The promotion and encouragement of the highest standards of fishing, including bait casting, fly casting, and other forms of fishing;</w:t>
      </w:r>
    </w:p>
    <w:p w14:paraId="3277583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277F09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To aid in the formulation and establishment of sound policies and practices designed to conserve, restore, protect, and safely regulate the natural resources of our continent;</w:t>
      </w:r>
    </w:p>
    <w:p w14:paraId="4F8AE28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1E2064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To coordinate and stimulate the efforts of individuals and organizations interested in conservation and to interest and educate the people of this continent with respect to conservation; and</w:t>
      </w:r>
    </w:p>
    <w:p w14:paraId="5BB0E39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p>
    <w:p w14:paraId="2C1854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To solicit, collect, and otherwise raise money or other property and distribute it as may be deemed best for the promotion of conservation.</w:t>
      </w:r>
    </w:p>
    <w:p w14:paraId="3C5E4188" w14:textId="77777777" w:rsidR="00FB29D8" w:rsidRPr="00A25529" w:rsidRDefault="00FB29D8">
      <w:pPr>
        <w:pStyle w:val="pxformnotes"/>
        <w:jc w:val="center"/>
        <w:rPr>
          <w:sz w:val="24"/>
          <w:szCs w:val="24"/>
        </w:rPr>
      </w:pPr>
      <w:r w:rsidRPr="00A25529">
        <w:rPr>
          <w:rStyle w:val="pxvis"/>
          <w:rFonts w:cs="Arial"/>
          <w:bCs/>
          <w:sz w:val="50"/>
          <w:rPrChange w:id="2677" w:author="Cara Cardinale" w:date="2025-03-04T10:36:00Z">
            <w:rPr>
              <w:rStyle w:val="pxvis"/>
              <w:rFonts w:cs="Arial"/>
              <w:bCs/>
            </w:rPr>
          </w:rPrChange>
        </w:rPr>
        <w:t>Notes to Form</w:t>
      </w:r>
    </w:p>
    <w:p w14:paraId="0704D613" w14:textId="77777777" w:rsidR="00FB29D8" w:rsidRPr="00A25529" w:rsidRDefault="00FB29D8">
      <w:pPr>
        <w:pStyle w:val="pxformnotes"/>
        <w:rPr>
          <w:sz w:val="24"/>
          <w:szCs w:val="24"/>
        </w:rPr>
      </w:pPr>
    </w:p>
    <w:p w14:paraId="5F955E4F" w14:textId="77777777" w:rsidR="00FB29D8" w:rsidRPr="00A25529" w:rsidRDefault="00FB29D8">
      <w:pPr>
        <w:pStyle w:val="pxformnote"/>
        <w:spacing w:before="180"/>
      </w:pPr>
      <w:del w:id="2678" w:author="Cara Cardinale" w:date="2025-01-14T20:47:00Z">
        <w:r w:rsidRPr="00A25529" w:rsidDel="00CF1278">
          <w:delText>Drafter's Note</w:delText>
        </w:r>
      </w:del>
      <w:r w:rsidRPr="00A25529">
        <w:t xml:space="preserve"> </w:t>
      </w:r>
    </w:p>
    <w:p w14:paraId="004FDA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x.ref.id="I05XW5A"</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27E96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x.ref.id="I00426B"</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D71CD6F" w14:textId="77777777" w:rsidR="00FB29D8" w:rsidRPr="00A25529" w:rsidRDefault="00FB29D8">
      <w:pPr>
        <w:pStyle w:val="pxformrr"/>
        <w:rPr>
          <w:sz w:val="24"/>
          <w:szCs w:val="24"/>
        </w:rPr>
      </w:pPr>
      <w:r w:rsidRPr="00A25529">
        <w:rPr>
          <w:rStyle w:val="pxvis"/>
          <w:rFonts w:cs="Arial"/>
          <w:bCs/>
          <w:sz w:val="50"/>
          <w:rPrChange w:id="2679" w:author="Cara Cardinale" w:date="2025-03-04T10:36:00Z">
            <w:rPr>
              <w:rStyle w:val="pxvis"/>
              <w:rFonts w:cs="Arial"/>
              <w:bCs/>
            </w:rPr>
          </w:rPrChange>
        </w:rPr>
        <w:t>Research References</w:t>
      </w:r>
    </w:p>
    <w:p w14:paraId="31E2E56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tk.ref.id="I006VB7"</w:instrText>
      </w:r>
      <w:r w:rsidRPr="00A25529">
        <w:rPr>
          <w:rStyle w:val="pxtk"/>
        </w:rPr>
        <w:fldChar w:fldCharType="end"/>
      </w:r>
      <w:r w:rsidRPr="00A25529">
        <w:rPr>
          <w:rStyle w:val="pxtk"/>
        </w:rPr>
        <w:t>West's Key Number Digest, Corporations and Business Organizations &amp;key;3373</w:t>
      </w:r>
    </w:p>
    <w:p w14:paraId="6887C12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tk.ref.id="I009OG3"</w:instrText>
      </w:r>
      <w:r w:rsidRPr="00A25529">
        <w:rPr>
          <w:rStyle w:val="pxtk"/>
        </w:rPr>
        <w:fldChar w:fldCharType="end"/>
      </w:r>
      <w:r w:rsidRPr="00A25529">
        <w:rPr>
          <w:rStyle w:val="pxtk"/>
        </w:rPr>
        <w:t>West's Key Number Digest, Corporations and Business Organizations &amp;key;3450</w:t>
      </w:r>
    </w:p>
    <w:p w14:paraId="3B094D4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rc.ref.id="I00CHKZ"</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80" w:author="Cara Cardinale" w:date="2025-01-19T13:13:00Z">
        <w:r w:rsidRPr="00A25529" w:rsidDel="00F86204">
          <w:rPr>
            <w:rStyle w:val="pxrc"/>
          </w:rPr>
          <w:delText>59, 60</w:delText>
        </w:r>
      </w:del>
      <w:ins w:id="2681" w:author="Cara Cardinale" w:date="2025-01-19T13:13:00Z">
        <w:r w:rsidR="00F86204" w:rsidRPr="00A25529">
          <w:rPr>
            <w:rStyle w:val="pxrc"/>
          </w:rPr>
          <w:t>57, 58</w:t>
        </w:r>
      </w:ins>
    </w:p>
    <w:p w14:paraId="6EE79142" w14:textId="77777777" w:rsidR="00FB29D8" w:rsidRPr="00A25529" w:rsidRDefault="00FB29D8">
      <w:pPr>
        <w:pStyle w:val="pxs"/>
        <w:spacing w:before="180"/>
        <w:rPr>
          <w:rPrChange w:id="2682" w:author="Cara Cardinale" w:date="2025-03-04T10:36:00Z">
            <w:rPr>
              <w:sz w:val="27"/>
            </w:rPr>
          </w:rPrChange>
        </w:rPr>
      </w:pPr>
      <w:r w:rsidRPr="00A25529">
        <w:rPr>
          <w:rPrChange w:id="2683" w:author="Cara Cardinale" w:date="2025-03-04T10:36:00Z">
            <w:rPr>
              <w:sz w:val="27"/>
            </w:rPr>
          </w:rPrChange>
        </w:rPr>
        <w:t>30:94. Gun club</w:t>
      </w:r>
    </w:p>
    <w:p w14:paraId="44BC8EB5" w14:textId="77777777" w:rsidR="00FB29D8" w:rsidRPr="00A25529" w:rsidRDefault="00FB29D8">
      <w:pPr>
        <w:pStyle w:val="pxov"/>
        <w:rPr>
          <w:vanish/>
        </w:rPr>
      </w:pPr>
      <w:r w:rsidRPr="00A25529">
        <w:rPr>
          <w:vanish/>
        </w:rPr>
        <w:t>FCV</w:t>
      </w:r>
    </w:p>
    <w:p w14:paraId="10BB87CE" w14:textId="77777777" w:rsidR="00FB29D8" w:rsidRPr="00A25529" w:rsidRDefault="00FB29D8">
      <w:pPr>
        <w:pStyle w:val="pxov"/>
        <w:rPr>
          <w:vanish/>
        </w:rPr>
      </w:pPr>
      <w:r w:rsidRPr="00A25529">
        <w:rPr>
          <w:vanish/>
        </w:rPr>
        <w:t>FTR</w:t>
      </w:r>
    </w:p>
    <w:p w14:paraId="05559958" w14:textId="77777777" w:rsidR="00FB29D8" w:rsidRPr="00A25529" w:rsidRDefault="00FB29D8">
      <w:pPr>
        <w:pStyle w:val="pxov"/>
        <w:rPr>
          <w:vanish/>
        </w:rPr>
      </w:pPr>
      <w:r w:rsidRPr="00A25529">
        <w:rPr>
          <w:vanish/>
        </w:rPr>
        <w:t>COL</w:t>
      </w:r>
    </w:p>
    <w:p w14:paraId="3FE87E97" w14:textId="77777777" w:rsidR="00FB29D8" w:rsidRPr="00A25529" w:rsidRDefault="00FB29D8">
      <w:pPr>
        <w:pStyle w:val="pxov"/>
        <w:rPr>
          <w:vanish/>
        </w:rPr>
      </w:pPr>
      <w:r w:rsidRPr="00A25529">
        <w:rPr>
          <w:vanish/>
        </w:rPr>
        <w:t>NFP</w:t>
      </w:r>
    </w:p>
    <w:p w14:paraId="554D347B" w14:textId="77777777" w:rsidR="00FB29D8" w:rsidRPr="00A25529" w:rsidRDefault="00FB29D8">
      <w:pPr>
        <w:pStyle w:val="pxov"/>
        <w:rPr>
          <w:vanish/>
        </w:rPr>
      </w:pPr>
      <w:r w:rsidRPr="00A25529">
        <w:rPr>
          <w:vanish/>
        </w:rPr>
        <w:t>CLS</w:t>
      </w:r>
    </w:p>
    <w:p w14:paraId="0DE3336B" w14:textId="77777777" w:rsidR="00FB29D8" w:rsidRPr="00A25529" w:rsidRDefault="00FB29D8">
      <w:pPr>
        <w:pStyle w:val="pxov"/>
        <w:rPr>
          <w:vanish/>
        </w:rPr>
      </w:pPr>
      <w:r w:rsidRPr="00A25529">
        <w:rPr>
          <w:vanish/>
        </w:rPr>
        <w:t>TEM</w:t>
      </w:r>
    </w:p>
    <w:p w14:paraId="60385674" w14:textId="77777777" w:rsidR="00FB29D8" w:rsidRPr="00A25529" w:rsidRDefault="00FB29D8">
      <w:pPr>
        <w:pStyle w:val="pxov"/>
        <w:rPr>
          <w:vanish/>
        </w:rPr>
      </w:pPr>
      <w:r w:rsidRPr="00A25529">
        <w:rPr>
          <w:vanish/>
        </w:rPr>
        <w:t>MTD</w:t>
      </w:r>
    </w:p>
    <w:p w14:paraId="6C597E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form.fid="Id54ece501b6411e684899cfd92da4eb0"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 xml:space="preserve">The purposes and objects of this </w:t>
      </w:r>
      <w:r w:rsidRPr="00A25529">
        <w:rPr>
          <w:rStyle w:val="pxfinstr"/>
          <w:i/>
          <w:iCs/>
        </w:rPr>
        <w:t>[club/association/[type of entity]]</w:t>
      </w:r>
      <w:r w:rsidRPr="00A25529">
        <w:t xml:space="preserve"> are:</w:t>
      </w:r>
    </w:p>
    <w:p w14:paraId="40449CDF" w14:textId="77777777" w:rsidR="00FB29D8" w:rsidRPr="00A25529" w:rsidRDefault="00FB29D8">
      <w:pPr>
        <w:pStyle w:val="pxformfl"/>
        <w:ind w:left="500"/>
      </w:pPr>
      <w:r w:rsidRPr="00A25529">
        <w:t xml:space="preserve"> </w:t>
      </w:r>
    </w:p>
    <w:p w14:paraId="2342F80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5B32A0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promote interest in hunting, trap shooting, skeet shooting, rifle shooting, pistol shooting, fishing, bait casting, boating, and other lawful sports;</w:t>
      </w:r>
    </w:p>
    <w:p w14:paraId="40424F8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4AF253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aid in the protection of fish, birds, and game;</w:t>
      </w:r>
    </w:p>
    <w:p w14:paraId="4D736A1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5FBA1D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promote and provide social and athletic recreation for its members;</w:t>
      </w:r>
    </w:p>
    <w:p w14:paraId="0217BC5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63A20D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give and promote entertainments, lectures, social affairs, celebrations, exhibitions, games, and amusements of any and all descriptions for the general enjoyment and instruction of the members;</w:t>
      </w:r>
    </w:p>
    <w:p w14:paraId="5AFC5A1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1E1A23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provide shooting matches amongst its own members and members of other similarly constituted organizations for the benefit, enjoyment, instruction, and well-being of its members;</w:t>
      </w:r>
    </w:p>
    <w:p w14:paraId="6BDADB2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p>
    <w:p w14:paraId="4615AB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establish and own shooting galleries and the necessary equipment for the same;</w:t>
      </w:r>
    </w:p>
    <w:p w14:paraId="486ABD1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(g). </w:t>
      </w:r>
    </w:p>
    <w:p w14:paraId="41E4FB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purchase or lease and to maintain and operate buildings, club houses, or other structures as incidental to the above purposes; and</w:t>
      </w:r>
    </w:p>
    <w:p w14:paraId="0882669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(h). </w:t>
      </w:r>
    </w:p>
    <w:p w14:paraId="0DA7A8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sell, lease, mortgage, or otherwise dispose of the same.</w:t>
      </w:r>
    </w:p>
    <w:p w14:paraId="73F7D598" w14:textId="77777777" w:rsidR="00FB29D8" w:rsidRPr="00A25529" w:rsidRDefault="00FB29D8">
      <w:pPr>
        <w:pStyle w:val="pxformnotes"/>
        <w:jc w:val="center"/>
        <w:rPr>
          <w:sz w:val="24"/>
          <w:szCs w:val="24"/>
        </w:rPr>
      </w:pPr>
      <w:r w:rsidRPr="00A25529">
        <w:rPr>
          <w:rStyle w:val="pxvis"/>
          <w:rFonts w:cs="Arial"/>
          <w:bCs/>
          <w:sz w:val="50"/>
          <w:rPrChange w:id="2684" w:author="Cara Cardinale" w:date="2025-03-04T10:36:00Z">
            <w:rPr>
              <w:rStyle w:val="pxvis"/>
              <w:rFonts w:cs="Arial"/>
              <w:bCs/>
            </w:rPr>
          </w:rPrChange>
        </w:rPr>
        <w:t>Notes to Form</w:t>
      </w:r>
    </w:p>
    <w:p w14:paraId="05CA10AC" w14:textId="77777777" w:rsidR="00FB29D8" w:rsidRPr="00A25529" w:rsidRDefault="00FB29D8">
      <w:pPr>
        <w:pStyle w:val="pxformnotes"/>
        <w:rPr>
          <w:sz w:val="24"/>
          <w:szCs w:val="24"/>
        </w:rPr>
      </w:pPr>
    </w:p>
    <w:p w14:paraId="33EE520E" w14:textId="77777777" w:rsidR="00FB29D8" w:rsidRPr="00A25529" w:rsidRDefault="00FB29D8">
      <w:pPr>
        <w:pStyle w:val="pxformnote"/>
        <w:spacing w:before="180"/>
      </w:pPr>
      <w:del w:id="2685" w:author="Cara Cardinale" w:date="2025-01-14T20:47:00Z">
        <w:r w:rsidRPr="00A25529" w:rsidDel="00CF1278">
          <w:delText>Drafter's Note</w:delText>
        </w:r>
      </w:del>
      <w:r w:rsidRPr="00A25529">
        <w:t xml:space="preserve"> </w:t>
      </w:r>
    </w:p>
    <w:p w14:paraId="58CEA6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AC5E9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6590B34D" w14:textId="77777777" w:rsidR="00FB29D8" w:rsidRPr="00A25529" w:rsidRDefault="00FB29D8">
      <w:pPr>
        <w:pStyle w:val="pxformrr"/>
        <w:rPr>
          <w:sz w:val="24"/>
          <w:szCs w:val="24"/>
        </w:rPr>
      </w:pPr>
      <w:r w:rsidRPr="00A25529">
        <w:rPr>
          <w:rStyle w:val="pxvis"/>
          <w:rFonts w:cs="Arial"/>
          <w:bCs/>
          <w:sz w:val="50"/>
          <w:rPrChange w:id="2686" w:author="Cara Cardinale" w:date="2025-03-04T10:36:00Z">
            <w:rPr>
              <w:rStyle w:val="pxvis"/>
              <w:rFonts w:cs="Arial"/>
              <w:bCs/>
            </w:rPr>
          </w:rPrChange>
        </w:rPr>
        <w:t>Research References</w:t>
      </w:r>
    </w:p>
    <w:p w14:paraId="7B3B866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tk.ref.id="I05PGF6"</w:instrText>
      </w:r>
      <w:r w:rsidRPr="00A25529">
        <w:rPr>
          <w:rStyle w:val="pxtk"/>
        </w:rPr>
        <w:fldChar w:fldCharType="end"/>
      </w:r>
      <w:r w:rsidRPr="00A25529">
        <w:rPr>
          <w:rStyle w:val="pxtk"/>
        </w:rPr>
        <w:t>West's Key Number Digest, Corporations and Business Organizations &amp;key;3373</w:t>
      </w:r>
    </w:p>
    <w:p w14:paraId="359F4FA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tk.ref.id="I0042C1"</w:instrText>
      </w:r>
      <w:r w:rsidRPr="00A25529">
        <w:rPr>
          <w:rStyle w:val="pxtk"/>
        </w:rPr>
        <w:fldChar w:fldCharType="end"/>
      </w:r>
      <w:r w:rsidRPr="00A25529">
        <w:rPr>
          <w:rStyle w:val="pxtk"/>
        </w:rPr>
        <w:t>West's Key Number Digest, Corporations and Business Organizations &amp;key;3450</w:t>
      </w:r>
    </w:p>
    <w:p w14:paraId="3BBF321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rc.ref.id="I006VGX"</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87" w:author="Cara Cardinale" w:date="2025-01-19T13:13:00Z">
        <w:r w:rsidRPr="00A25529" w:rsidDel="00F86204">
          <w:rPr>
            <w:rStyle w:val="pxrc"/>
          </w:rPr>
          <w:delText>59, 60</w:delText>
        </w:r>
      </w:del>
      <w:ins w:id="2688" w:author="Cara Cardinale" w:date="2025-01-19T13:13:00Z">
        <w:r w:rsidR="00F86204" w:rsidRPr="00A25529">
          <w:rPr>
            <w:rStyle w:val="pxrc"/>
          </w:rPr>
          <w:t>57, 58</w:t>
        </w:r>
      </w:ins>
    </w:p>
    <w:p w14:paraId="30F1DC06" w14:textId="77777777" w:rsidR="00FB29D8" w:rsidRPr="00A25529" w:rsidRDefault="00FB29D8">
      <w:pPr>
        <w:pStyle w:val="pxs"/>
        <w:spacing w:before="180"/>
        <w:rPr>
          <w:rPrChange w:id="2689" w:author="Cara Cardinale" w:date="2025-03-04T10:36:00Z">
            <w:rPr>
              <w:sz w:val="27"/>
            </w:rPr>
          </w:rPrChange>
        </w:rPr>
      </w:pPr>
      <w:r w:rsidRPr="00A25529">
        <w:rPr>
          <w:rPrChange w:id="2690" w:author="Cara Cardinale" w:date="2025-03-04T10:36:00Z">
            <w:rPr>
              <w:sz w:val="27"/>
            </w:rPr>
          </w:rPrChange>
        </w:rPr>
        <w:t>30:95. Archery club</w:t>
      </w:r>
    </w:p>
    <w:p w14:paraId="49929E15" w14:textId="77777777" w:rsidR="00FB29D8" w:rsidRPr="00A25529" w:rsidRDefault="00FB29D8">
      <w:pPr>
        <w:pStyle w:val="pxov"/>
        <w:rPr>
          <w:vanish/>
        </w:rPr>
      </w:pPr>
      <w:r w:rsidRPr="00A25529">
        <w:rPr>
          <w:vanish/>
        </w:rPr>
        <w:t>FCV</w:t>
      </w:r>
    </w:p>
    <w:p w14:paraId="18C7658C" w14:textId="77777777" w:rsidR="00FB29D8" w:rsidRPr="00A25529" w:rsidRDefault="00FB29D8">
      <w:pPr>
        <w:pStyle w:val="pxov"/>
        <w:rPr>
          <w:vanish/>
        </w:rPr>
      </w:pPr>
      <w:r w:rsidRPr="00A25529">
        <w:rPr>
          <w:vanish/>
        </w:rPr>
        <w:t>FTR</w:t>
      </w:r>
    </w:p>
    <w:p w14:paraId="348F5E23" w14:textId="77777777" w:rsidR="00FB29D8" w:rsidRPr="00A25529" w:rsidRDefault="00FB29D8">
      <w:pPr>
        <w:pStyle w:val="pxov"/>
        <w:rPr>
          <w:vanish/>
        </w:rPr>
      </w:pPr>
      <w:r w:rsidRPr="00A25529">
        <w:rPr>
          <w:vanish/>
        </w:rPr>
        <w:t>COL</w:t>
      </w:r>
    </w:p>
    <w:p w14:paraId="7B1B39FB" w14:textId="77777777" w:rsidR="00FB29D8" w:rsidRPr="00A25529" w:rsidRDefault="00FB29D8">
      <w:pPr>
        <w:pStyle w:val="pxov"/>
        <w:rPr>
          <w:vanish/>
        </w:rPr>
      </w:pPr>
      <w:r w:rsidRPr="00A25529">
        <w:rPr>
          <w:vanish/>
        </w:rPr>
        <w:t>NFP</w:t>
      </w:r>
    </w:p>
    <w:p w14:paraId="5E8C4725" w14:textId="77777777" w:rsidR="00FB29D8" w:rsidRPr="00A25529" w:rsidRDefault="00FB29D8">
      <w:pPr>
        <w:pStyle w:val="pxov"/>
        <w:rPr>
          <w:vanish/>
        </w:rPr>
      </w:pPr>
      <w:r w:rsidRPr="00A25529">
        <w:rPr>
          <w:vanish/>
        </w:rPr>
        <w:t>CLS</w:t>
      </w:r>
    </w:p>
    <w:p w14:paraId="4692451C" w14:textId="77777777" w:rsidR="00FB29D8" w:rsidRPr="00A25529" w:rsidRDefault="00FB29D8">
      <w:pPr>
        <w:pStyle w:val="pxov"/>
        <w:rPr>
          <w:vanish/>
        </w:rPr>
      </w:pPr>
      <w:r w:rsidRPr="00A25529">
        <w:rPr>
          <w:vanish/>
        </w:rPr>
        <w:t>TEM</w:t>
      </w:r>
    </w:p>
    <w:p w14:paraId="747227DF" w14:textId="77777777" w:rsidR="00FB29D8" w:rsidRPr="00A25529" w:rsidRDefault="00FB29D8">
      <w:pPr>
        <w:pStyle w:val="pxov"/>
        <w:rPr>
          <w:vanish/>
        </w:rPr>
      </w:pPr>
      <w:r w:rsidRPr="00A25529">
        <w:rPr>
          <w:vanish/>
        </w:rPr>
        <w:t>MTD</w:t>
      </w:r>
    </w:p>
    <w:p w14:paraId="5A709B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form.fid="Id54ef5601b6411e684899cfd92da4eb0"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p.ct.id="f2fd26a0b92511efa75bc0a5c2da1858|101|30:95"</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promote interest in archery, provide social and athletic recreation for its members, and arrange each year a match to determine the club championship.</w:t>
      </w:r>
    </w:p>
    <w:p w14:paraId="2CF78574" w14:textId="77777777" w:rsidR="00FB29D8" w:rsidRPr="00A25529" w:rsidRDefault="00FB29D8">
      <w:pPr>
        <w:pStyle w:val="pxformnotes"/>
        <w:jc w:val="center"/>
        <w:rPr>
          <w:sz w:val="24"/>
          <w:szCs w:val="24"/>
        </w:rPr>
      </w:pPr>
      <w:r w:rsidRPr="00A25529">
        <w:rPr>
          <w:rStyle w:val="pxvis"/>
          <w:rFonts w:cs="Arial"/>
          <w:bCs/>
          <w:sz w:val="50"/>
          <w:rPrChange w:id="2691" w:author="Cara Cardinale" w:date="2025-03-04T10:36:00Z">
            <w:rPr>
              <w:rStyle w:val="pxvis"/>
              <w:rFonts w:cs="Arial"/>
              <w:bCs/>
            </w:rPr>
          </w:rPrChange>
        </w:rPr>
        <w:t>Notes to Form</w:t>
      </w:r>
    </w:p>
    <w:p w14:paraId="2EC771EF" w14:textId="77777777" w:rsidR="00FB29D8" w:rsidRPr="00A25529" w:rsidRDefault="00FB29D8">
      <w:pPr>
        <w:pStyle w:val="pxformnotes"/>
        <w:rPr>
          <w:sz w:val="24"/>
          <w:szCs w:val="24"/>
        </w:rPr>
      </w:pPr>
    </w:p>
    <w:p w14:paraId="346A998B" w14:textId="77777777" w:rsidR="00FB29D8" w:rsidRPr="00A25529" w:rsidRDefault="00FB29D8">
      <w:pPr>
        <w:pStyle w:val="pxformnote"/>
        <w:spacing w:before="180"/>
      </w:pPr>
      <w:del w:id="2692" w:author="Cara Cardinale" w:date="2025-01-14T20:47:00Z">
        <w:r w:rsidRPr="00A25529" w:rsidDel="00CF1278">
          <w:delText>Drafter's Note</w:delText>
        </w:r>
      </w:del>
      <w:r w:rsidRPr="00A25529">
        <w:t xml:space="preserve"> </w:t>
      </w:r>
    </w:p>
    <w:p w14:paraId="78913A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p.ct.id="f2fd26a0b92511efa75bc0a5c2da1858|101|30:95"</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x.ref.id="I009OLT"</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67AFB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p.ct.id="f2fd26a0b92511efa75bc0a5c2da1858|101|30:95"</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x.ref.id="I00CHQP"</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6707B07B" w14:textId="77777777" w:rsidR="00FB29D8" w:rsidRPr="00A25529" w:rsidRDefault="00FB29D8">
      <w:pPr>
        <w:pStyle w:val="pxformrr"/>
        <w:rPr>
          <w:sz w:val="24"/>
          <w:szCs w:val="24"/>
        </w:rPr>
      </w:pPr>
      <w:r w:rsidRPr="00A25529">
        <w:rPr>
          <w:rStyle w:val="pxvis"/>
          <w:rFonts w:cs="Arial"/>
          <w:bCs/>
          <w:sz w:val="50"/>
          <w:rPrChange w:id="2693" w:author="Cara Cardinale" w:date="2025-03-04T10:36:00Z">
            <w:rPr>
              <w:rStyle w:val="pxvis"/>
              <w:rFonts w:cs="Arial"/>
              <w:bCs/>
            </w:rPr>
          </w:rPrChange>
        </w:rPr>
        <w:t>Research References</w:t>
      </w:r>
    </w:p>
    <w:p w14:paraId="2D0A541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tk.ref.id="I00FAVL"</w:instrText>
      </w:r>
      <w:r w:rsidRPr="00A25529">
        <w:rPr>
          <w:rStyle w:val="pxtk"/>
        </w:rPr>
        <w:fldChar w:fldCharType="end"/>
      </w:r>
      <w:r w:rsidRPr="00A25529">
        <w:rPr>
          <w:rStyle w:val="pxtk"/>
        </w:rPr>
        <w:t>West's Key Number Digest, Corporations and Business Organizations &amp;key;3373</w:t>
      </w:r>
    </w:p>
    <w:p w14:paraId="00490EC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tk.ref.id="I00I40H"</w:instrText>
      </w:r>
      <w:r w:rsidRPr="00A25529">
        <w:rPr>
          <w:rStyle w:val="pxtk"/>
        </w:rPr>
        <w:fldChar w:fldCharType="end"/>
      </w:r>
      <w:r w:rsidRPr="00A25529">
        <w:rPr>
          <w:rStyle w:val="pxtk"/>
        </w:rPr>
        <w:t>West's Key Number Digest, Corporations and Business Organizations &amp;key;3450</w:t>
      </w:r>
    </w:p>
    <w:p w14:paraId="0DC813D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rc.ref.id="I00KX5D"</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694" w:author="Cara Cardinale" w:date="2025-01-19T13:13:00Z">
        <w:r w:rsidRPr="00A25529" w:rsidDel="00F86204">
          <w:rPr>
            <w:rStyle w:val="pxrc"/>
          </w:rPr>
          <w:delText>59, 60</w:delText>
        </w:r>
      </w:del>
      <w:ins w:id="2695" w:author="Cara Cardinale" w:date="2025-01-19T13:13:00Z">
        <w:r w:rsidR="00F86204" w:rsidRPr="00A25529">
          <w:rPr>
            <w:rStyle w:val="pxrc"/>
          </w:rPr>
          <w:t>57, 58</w:t>
        </w:r>
      </w:ins>
    </w:p>
    <w:p w14:paraId="4FAE50D6" w14:textId="77777777" w:rsidR="00FB29D8" w:rsidRPr="00A25529" w:rsidRDefault="00FB29D8">
      <w:pPr>
        <w:pStyle w:val="pxs"/>
        <w:spacing w:before="180"/>
        <w:rPr>
          <w:rPrChange w:id="2696" w:author="Cara Cardinale" w:date="2025-03-04T10:36:00Z">
            <w:rPr>
              <w:sz w:val="27"/>
            </w:rPr>
          </w:rPrChange>
        </w:rPr>
      </w:pPr>
      <w:r w:rsidRPr="00A25529">
        <w:rPr>
          <w:rPrChange w:id="2697" w:author="Cara Cardinale" w:date="2025-03-04T10:36:00Z">
            <w:rPr>
              <w:sz w:val="27"/>
            </w:rPr>
          </w:rPrChange>
        </w:rPr>
        <w:t>30:96. Dog protective association</w:t>
      </w:r>
    </w:p>
    <w:p w14:paraId="6D600440" w14:textId="77777777" w:rsidR="00FB29D8" w:rsidRPr="00A25529" w:rsidRDefault="00FB29D8">
      <w:pPr>
        <w:pStyle w:val="pxov"/>
        <w:rPr>
          <w:vanish/>
        </w:rPr>
      </w:pPr>
      <w:r w:rsidRPr="00A25529">
        <w:rPr>
          <w:vanish/>
        </w:rPr>
        <w:t>FCV</w:t>
      </w:r>
    </w:p>
    <w:p w14:paraId="17900DDA" w14:textId="77777777" w:rsidR="00FB29D8" w:rsidRPr="00A25529" w:rsidRDefault="00FB29D8">
      <w:pPr>
        <w:pStyle w:val="pxov"/>
        <w:rPr>
          <w:vanish/>
        </w:rPr>
      </w:pPr>
      <w:r w:rsidRPr="00A25529">
        <w:rPr>
          <w:vanish/>
        </w:rPr>
        <w:t>FTR</w:t>
      </w:r>
    </w:p>
    <w:p w14:paraId="0C702EC1" w14:textId="77777777" w:rsidR="00FB29D8" w:rsidRPr="00A25529" w:rsidRDefault="00FB29D8">
      <w:pPr>
        <w:pStyle w:val="pxov"/>
        <w:rPr>
          <w:vanish/>
        </w:rPr>
      </w:pPr>
      <w:r w:rsidRPr="00A25529">
        <w:rPr>
          <w:vanish/>
        </w:rPr>
        <w:t>COL</w:t>
      </w:r>
    </w:p>
    <w:p w14:paraId="46BE4B53" w14:textId="77777777" w:rsidR="00FB29D8" w:rsidRPr="00A25529" w:rsidRDefault="00FB29D8">
      <w:pPr>
        <w:pStyle w:val="pxov"/>
        <w:rPr>
          <w:vanish/>
        </w:rPr>
      </w:pPr>
      <w:r w:rsidRPr="00A25529">
        <w:rPr>
          <w:vanish/>
        </w:rPr>
        <w:t>NFP</w:t>
      </w:r>
    </w:p>
    <w:p w14:paraId="0D5C8540" w14:textId="77777777" w:rsidR="00FB29D8" w:rsidRPr="00A25529" w:rsidRDefault="00FB29D8">
      <w:pPr>
        <w:pStyle w:val="pxov"/>
        <w:rPr>
          <w:vanish/>
        </w:rPr>
      </w:pPr>
      <w:r w:rsidRPr="00A25529">
        <w:rPr>
          <w:vanish/>
        </w:rPr>
        <w:t>CLS</w:t>
      </w:r>
    </w:p>
    <w:p w14:paraId="3170906A" w14:textId="77777777" w:rsidR="00FB29D8" w:rsidRPr="00A25529" w:rsidRDefault="00FB29D8">
      <w:pPr>
        <w:pStyle w:val="pxov"/>
        <w:rPr>
          <w:vanish/>
        </w:rPr>
      </w:pPr>
      <w:r w:rsidRPr="00A25529">
        <w:rPr>
          <w:vanish/>
        </w:rPr>
        <w:t>TEM</w:t>
      </w:r>
    </w:p>
    <w:p w14:paraId="4660F3C5" w14:textId="77777777" w:rsidR="00FB29D8" w:rsidRPr="00A25529" w:rsidRDefault="00FB29D8">
      <w:pPr>
        <w:pStyle w:val="pxov"/>
        <w:rPr>
          <w:vanish/>
        </w:rPr>
      </w:pPr>
      <w:r w:rsidRPr="00A25529">
        <w:rPr>
          <w:vanish/>
        </w:rPr>
        <w:t>MTD</w:t>
      </w:r>
    </w:p>
    <w:p w14:paraId="1074AE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form.fid="Id54f1c701b6411e684899cfd92da4eb0"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The purposes and objects of this association are:</w:t>
      </w:r>
    </w:p>
    <w:p w14:paraId="6754479D" w14:textId="77777777" w:rsidR="00FB29D8" w:rsidRPr="00A25529" w:rsidRDefault="00FB29D8">
      <w:pPr>
        <w:pStyle w:val="pxformfl"/>
        <w:ind w:left="500"/>
      </w:pPr>
      <w:r w:rsidRPr="00A25529">
        <w:t xml:space="preserve"> </w:t>
      </w:r>
    </w:p>
    <w:p w14:paraId="274C3ED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331341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further the interests of the dog by endeavoring to influence and mold public opinion in respect to the care, treatment, and welfare of dogs;</w:t>
      </w:r>
    </w:p>
    <w:p w14:paraId="04BE061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08FC5A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establish and maintain a system for the identification of dogs owned by members of the association and to assist them in the recovery of lost dogs;</w:t>
      </w:r>
    </w:p>
    <w:p w14:paraId="542018E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6E6932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establish and maintain a temporary home for dogs placed in the custody of the association by its members; and</w:t>
      </w:r>
    </w:p>
    <w:p w14:paraId="54CB383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1337CC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encourage the improvement of breeding of dogs by holding shows, exhibitions, and lectures.</w:t>
      </w:r>
    </w:p>
    <w:p w14:paraId="5EAC36E4" w14:textId="77777777" w:rsidR="00FB29D8" w:rsidRPr="00A25529" w:rsidRDefault="00FB29D8">
      <w:pPr>
        <w:pStyle w:val="pxformnotes"/>
        <w:jc w:val="center"/>
        <w:rPr>
          <w:sz w:val="24"/>
          <w:szCs w:val="24"/>
        </w:rPr>
      </w:pPr>
      <w:r w:rsidRPr="00A25529">
        <w:rPr>
          <w:rStyle w:val="pxvis"/>
          <w:rFonts w:cs="Arial"/>
          <w:bCs/>
          <w:sz w:val="50"/>
          <w:rPrChange w:id="2698" w:author="Cara Cardinale" w:date="2025-03-04T10:36:00Z">
            <w:rPr>
              <w:rStyle w:val="pxvis"/>
              <w:rFonts w:cs="Arial"/>
              <w:bCs/>
            </w:rPr>
          </w:rPrChange>
        </w:rPr>
        <w:t>Notes to Form</w:t>
      </w:r>
    </w:p>
    <w:p w14:paraId="0FC2A91D" w14:textId="77777777" w:rsidR="00FB29D8" w:rsidRPr="00A25529" w:rsidRDefault="00FB29D8">
      <w:pPr>
        <w:pStyle w:val="pxformnotes"/>
        <w:rPr>
          <w:sz w:val="24"/>
          <w:szCs w:val="24"/>
        </w:rPr>
      </w:pPr>
    </w:p>
    <w:p w14:paraId="39DE80AC" w14:textId="77777777" w:rsidR="00FB29D8" w:rsidRPr="00A25529" w:rsidRDefault="00FB29D8">
      <w:pPr>
        <w:pStyle w:val="pxformnote"/>
        <w:spacing w:before="180"/>
      </w:pPr>
      <w:del w:id="2699" w:author="Cara Cardinale" w:date="2025-01-14T20:47:00Z">
        <w:r w:rsidRPr="00A25529" w:rsidDel="00CF1278">
          <w:delText>Drafter's Note</w:delText>
        </w:r>
      </w:del>
      <w:r w:rsidRPr="00A25529">
        <w:t xml:space="preserve"> </w:t>
      </w:r>
    </w:p>
    <w:p w14:paraId="27FB16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6A3F2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3A96430A" w14:textId="77777777" w:rsidR="00FB29D8" w:rsidRPr="00A25529" w:rsidRDefault="00FB29D8">
      <w:pPr>
        <w:pStyle w:val="pxformrr"/>
        <w:rPr>
          <w:sz w:val="24"/>
          <w:szCs w:val="24"/>
        </w:rPr>
      </w:pPr>
      <w:r w:rsidRPr="00A25529">
        <w:rPr>
          <w:rStyle w:val="pxvis"/>
          <w:rFonts w:cs="Arial"/>
          <w:bCs/>
          <w:sz w:val="50"/>
          <w:rPrChange w:id="2700" w:author="Cara Cardinale" w:date="2025-03-04T10:36:00Z">
            <w:rPr>
              <w:rStyle w:val="pxvis"/>
              <w:rFonts w:cs="Arial"/>
              <w:bCs/>
            </w:rPr>
          </w:rPrChange>
        </w:rPr>
        <w:t>Research References</w:t>
      </w:r>
    </w:p>
    <w:p w14:paraId="31969B4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p>
    <w:p w14:paraId="79CF683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p>
    <w:p w14:paraId="24DE61D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701" w:author="Cara Cardinale" w:date="2025-01-19T13:13:00Z">
        <w:r w:rsidRPr="00A25529" w:rsidDel="00F86204">
          <w:rPr>
            <w:rStyle w:val="pxrc"/>
          </w:rPr>
          <w:delText>59, 60</w:delText>
        </w:r>
      </w:del>
      <w:ins w:id="2702" w:author="Cara Cardinale" w:date="2025-01-19T13:13:00Z">
        <w:r w:rsidR="00F86204" w:rsidRPr="00A25529">
          <w:rPr>
            <w:rStyle w:val="pxrc"/>
          </w:rPr>
          <w:t>57, 58</w:t>
        </w:r>
      </w:ins>
    </w:p>
    <w:p w14:paraId="025B8CBC" w14:textId="77777777" w:rsidR="00FB29D8" w:rsidRPr="00A25529" w:rsidRDefault="00FB29D8">
      <w:pPr>
        <w:pStyle w:val="pxs"/>
        <w:spacing w:before="180"/>
        <w:rPr>
          <w:rPrChange w:id="2703" w:author="Cara Cardinale" w:date="2025-03-04T10:36:00Z">
            <w:rPr>
              <w:sz w:val="27"/>
            </w:rPr>
          </w:rPrChange>
        </w:rPr>
      </w:pPr>
      <w:r w:rsidRPr="00A25529">
        <w:rPr>
          <w:rPrChange w:id="2704" w:author="Cara Cardinale" w:date="2025-03-04T10:36:00Z">
            <w:rPr>
              <w:sz w:val="27"/>
            </w:rPr>
          </w:rPrChange>
        </w:rPr>
        <w:t>30:96.30. Prevention of overbreeding of cats and dogs</w:t>
      </w:r>
    </w:p>
    <w:p w14:paraId="0D32BACD" w14:textId="77777777" w:rsidR="00FB29D8" w:rsidRPr="00A25529" w:rsidRDefault="00FB29D8">
      <w:pPr>
        <w:pStyle w:val="pxov"/>
        <w:rPr>
          <w:vanish/>
        </w:rPr>
      </w:pPr>
      <w:r w:rsidRPr="00A25529">
        <w:rPr>
          <w:vanish/>
        </w:rPr>
        <w:t>CLS</w:t>
      </w:r>
    </w:p>
    <w:p w14:paraId="6E350E48" w14:textId="77777777" w:rsidR="00FB29D8" w:rsidRPr="00A25529" w:rsidRDefault="00FB29D8">
      <w:pPr>
        <w:pStyle w:val="pxov"/>
        <w:rPr>
          <w:vanish/>
        </w:rPr>
      </w:pPr>
      <w:r w:rsidRPr="00A25529">
        <w:rPr>
          <w:vanish/>
        </w:rPr>
        <w:t>FCV</w:t>
      </w:r>
    </w:p>
    <w:p w14:paraId="0471DFC1" w14:textId="77777777" w:rsidR="00FB29D8" w:rsidRPr="00A25529" w:rsidRDefault="00FB29D8">
      <w:pPr>
        <w:pStyle w:val="pxov"/>
        <w:rPr>
          <w:vanish/>
        </w:rPr>
      </w:pPr>
      <w:r w:rsidRPr="00A25529">
        <w:rPr>
          <w:vanish/>
        </w:rPr>
        <w:t>FTR</w:t>
      </w:r>
    </w:p>
    <w:p w14:paraId="1FA1A032" w14:textId="77777777" w:rsidR="00FB29D8" w:rsidRPr="00A25529" w:rsidRDefault="00FB29D8">
      <w:pPr>
        <w:pStyle w:val="pxov"/>
        <w:rPr>
          <w:vanish/>
        </w:rPr>
      </w:pPr>
      <w:r w:rsidRPr="00A25529">
        <w:rPr>
          <w:vanish/>
        </w:rPr>
        <w:t>COL</w:t>
      </w:r>
    </w:p>
    <w:p w14:paraId="168B50AB" w14:textId="77777777" w:rsidR="00FB29D8" w:rsidRPr="00A25529" w:rsidRDefault="00FB29D8">
      <w:pPr>
        <w:pStyle w:val="pxov"/>
        <w:rPr>
          <w:vanish/>
        </w:rPr>
      </w:pPr>
      <w:r w:rsidRPr="00A25529">
        <w:rPr>
          <w:vanish/>
        </w:rPr>
        <w:t>NFP</w:t>
      </w:r>
    </w:p>
    <w:p w14:paraId="79A273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form.fid="I0cf716803b7b11ee89ac8b38cb0993c7"</w:instrText>
      </w:r>
      <w:r w:rsidRPr="00A25529">
        <w:fldChar w:fldCharType="end"/>
      </w:r>
      <w:r w:rsidRPr="00A25529">
        <w:rPr>
          <w:color w:val="FF0000"/>
          <w:vertAlign w:val="superscript"/>
        </w:rPr>
        <w:t>►</w:t>
      </w:r>
      <w:r w:rsidRPr="00A25529">
        <w:fldChar w:fldCharType="begin"/>
      </w:r>
      <w:r w:rsidRPr="00A25529">
        <w:instrText>p.ct.id="f2fd26a0b92511efa75bc0a5c2da1858|103|30:96.30"</w:instrText>
      </w:r>
      <w:r w:rsidRPr="00A25529">
        <w:fldChar w:fldCharType="end"/>
      </w:r>
      <w:r w:rsidRPr="00A25529">
        <w:t xml:space="preserve">The purpose for which this non-profit </w:t>
      </w:r>
      <w:r w:rsidRPr="00A25529">
        <w:rPr>
          <w:rStyle w:val="pxfinstr"/>
          <w:i/>
          <w:iCs/>
        </w:rPr>
        <w:t>[type of entity]</w:t>
      </w:r>
      <w:r w:rsidRPr="00A25529">
        <w:t xml:space="preserve"> is formed is to prevent cruelty to unwanted animals by preventing the overbreeding of cats and dogs by providing funds to pet owners who wish to have their pets spayed or neutered, but cannot afford the cost of such operations.</w:t>
      </w:r>
    </w:p>
    <w:p w14:paraId="68465A0F" w14:textId="77777777" w:rsidR="00FB29D8" w:rsidRPr="00A25529" w:rsidRDefault="00FB29D8">
      <w:pPr>
        <w:pStyle w:val="pxformnotes"/>
        <w:jc w:val="center"/>
        <w:rPr>
          <w:sz w:val="24"/>
          <w:szCs w:val="24"/>
        </w:rPr>
      </w:pPr>
      <w:r w:rsidRPr="00A25529">
        <w:rPr>
          <w:rStyle w:val="pxvis"/>
          <w:rFonts w:cs="Arial"/>
          <w:bCs/>
          <w:sz w:val="50"/>
          <w:rPrChange w:id="2705" w:author="Cara Cardinale" w:date="2025-03-04T10:36:00Z">
            <w:rPr>
              <w:rStyle w:val="pxvis"/>
              <w:rFonts w:cs="Arial"/>
              <w:bCs/>
            </w:rPr>
          </w:rPrChange>
        </w:rPr>
        <w:t>Notes to Form</w:t>
      </w:r>
    </w:p>
    <w:p w14:paraId="6DF9E12A" w14:textId="77777777" w:rsidR="00FB29D8" w:rsidRPr="00A25529" w:rsidRDefault="00FB29D8">
      <w:pPr>
        <w:pStyle w:val="pxformnotes"/>
        <w:rPr>
          <w:sz w:val="24"/>
          <w:szCs w:val="24"/>
        </w:rPr>
      </w:pPr>
    </w:p>
    <w:p w14:paraId="264001CB" w14:textId="77777777" w:rsidR="00FB29D8" w:rsidRPr="00A25529" w:rsidDel="005B3878" w:rsidRDefault="00FB29D8">
      <w:pPr>
        <w:pStyle w:val="pxformp"/>
        <w:rPr>
          <w:del w:id="2706" w:author="Cara Cardinale" w:date="2025-01-24T14:42:00Z"/>
        </w:rPr>
      </w:pPr>
      <w:del w:id="2707" w:author="Cara Cardinale" w:date="2025-01-24T14:42:00Z">
        <w:r w:rsidRPr="00A25529" w:rsidDel="005B3878">
          <w:delText xml:space="preserve">Practice Notes </w:delText>
        </w:r>
      </w:del>
    </w:p>
    <w:p w14:paraId="00919434" w14:textId="77777777" w:rsidR="00FB29D8" w:rsidRPr="00A25529" w:rsidRDefault="00FB29D8">
      <w:pPr>
        <w:pStyle w:val="pxformp"/>
      </w:pPr>
      <w:del w:id="2708" w:author="Cara Cardinale" w:date="2025-01-24T14:42:00Z">
        <w:r w:rsidRPr="00A25529" w:rsidDel="005B3878">
          <w:delText xml:space="preserve"> </w:delText>
        </w:r>
      </w:del>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p.ct.id="f2fd26a0b92511efa75bc0a5c2da1858|103|30:96.30"</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st.ref.id="I009OLY"</w:instrText>
      </w:r>
      <w:r w:rsidRPr="00A25529">
        <w:rPr>
          <w:rStyle w:val="pxst"/>
        </w:rPr>
        <w:fldChar w:fldCharType="end"/>
      </w:r>
      <w:r w:rsidRPr="00A25529">
        <w:rPr>
          <w:rStyle w:val="pxst"/>
        </w:rPr>
        <w:t>Rev. Rul. 74-194, 1974-1 C.B. 129</w:t>
      </w:r>
      <w:r w:rsidRPr="00A25529">
        <w:t>, in which the I.R.S. approved the prevention of overbreeding as a purpose qualifying for tax exempt status.</w:t>
      </w:r>
    </w:p>
    <w:p w14:paraId="6BEF3EFE" w14:textId="77777777" w:rsidR="00FB29D8" w:rsidRPr="00A25529" w:rsidDel="005B3878" w:rsidRDefault="00FB29D8" w:rsidP="005B3878">
      <w:pPr>
        <w:pStyle w:val="pxformp"/>
        <w:rPr>
          <w:del w:id="2709" w:author="Cara Cardinale" w:date="2025-01-24T14:42:00Z"/>
        </w:rPr>
      </w:pPr>
      <w:del w:id="2710" w:author="Cara Cardinale" w:date="2025-01-24T14:42:00Z">
        <w:r w:rsidRPr="00A25529" w:rsidDel="005B3878">
          <w:rPr>
            <w:rStyle w:val="pxvis"/>
            <w:rFonts w:cs="Arial"/>
            <w:bCs/>
            <w:sz w:val="24"/>
            <w:rPrChange w:id="2711" w:author="Cara Cardinale" w:date="2025-03-04T10:36:00Z">
              <w:rPr>
                <w:rStyle w:val="pxvis"/>
                <w:rFonts w:cs="Arial"/>
                <w:bCs/>
              </w:rPr>
            </w:rPrChange>
          </w:rPr>
          <w:delText>Research References</w:delText>
        </w:r>
      </w:del>
    </w:p>
    <w:p w14:paraId="545087A4" w14:textId="77777777" w:rsidR="005B3878" w:rsidRPr="00A25529" w:rsidRDefault="00FB29D8" w:rsidP="005B3878">
      <w:pPr>
        <w:pStyle w:val="pxformp"/>
        <w:rPr>
          <w:ins w:id="2712" w:author="Cara Cardinale" w:date="2025-01-24T14:42:00Z"/>
          <w:color w:val="FF0000"/>
          <w:vertAlign w:val="superscript"/>
          <w:rPrChange w:id="2713" w:author="Cara Cardinale" w:date="2025-03-04T10:36:00Z">
            <w:rPr>
              <w:ins w:id="2714" w:author="Cara Cardinale" w:date="2025-01-24T14:42:00Z"/>
              <w:color w:val="FF0000"/>
              <w:sz w:val="20"/>
              <w:vertAlign w:val="superscript"/>
            </w:rPr>
          </w:rPrChange>
        </w:rPr>
      </w:pPr>
      <w:del w:id="2715" w:author="Cara Cardinale" w:date="2025-01-24T14:42:00Z">
        <w:r w:rsidRPr="00A25529" w:rsidDel="005B3878">
          <w:delText xml:space="preserve"> </w:delText>
        </w:r>
      </w:del>
      <w:r w:rsidRPr="00A25529">
        <w:rPr>
          <w:rStyle w:val="pxvis"/>
          <w:rFonts w:ascii="Times NewRoman" w:hAnsi="Times NewRoman"/>
          <w:b w:val="0"/>
          <w:sz w:val="24"/>
        </w:rPr>
        <w:tab/>
      </w:r>
    </w:p>
    <w:p w14:paraId="30707D37" w14:textId="77777777" w:rsidR="005B3878" w:rsidRPr="00A25529" w:rsidRDefault="005B3878" w:rsidP="005B3878">
      <w:pPr>
        <w:pStyle w:val="pxformp"/>
        <w:ind w:firstLine="720"/>
        <w:rPr>
          <w:ins w:id="2716" w:author="Cara Cardinale" w:date="2025-01-24T14:42:00Z"/>
        </w:rPr>
      </w:pPr>
      <w:ins w:id="2717" w:author="Cara Cardinale" w:date="2025-01-24T14:42:00Z">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ins>
    </w:p>
    <w:p w14:paraId="66806A44" w14:textId="77777777" w:rsidR="005B3878" w:rsidRPr="00A25529" w:rsidRDefault="005B3878" w:rsidP="005B3878">
      <w:pPr>
        <w:pStyle w:val="pxformp"/>
        <w:rPr>
          <w:ins w:id="2718" w:author="Cara Cardinale" w:date="2025-01-24T14:42:00Z"/>
        </w:rPr>
      </w:pPr>
      <w:ins w:id="2719" w:author="Cara Cardinale" w:date="2025-01-24T14:42: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ins>
    </w:p>
    <w:p w14:paraId="677990E3" w14:textId="77777777" w:rsidR="005B3878" w:rsidRPr="00A25529" w:rsidRDefault="005B3878" w:rsidP="005B3878">
      <w:pPr>
        <w:pStyle w:val="pxformrr"/>
        <w:rPr>
          <w:ins w:id="2720" w:author="Cara Cardinale" w:date="2025-01-24T14:42:00Z"/>
          <w:sz w:val="24"/>
          <w:szCs w:val="24"/>
        </w:rPr>
      </w:pPr>
      <w:ins w:id="2721" w:author="Cara Cardinale" w:date="2025-01-24T14:42:00Z">
        <w:r w:rsidRPr="00A25529">
          <w:rPr>
            <w:rStyle w:val="pxvis"/>
            <w:rFonts w:cs="Arial"/>
            <w:bCs/>
            <w:sz w:val="50"/>
            <w:rPrChange w:id="2722" w:author="Cara Cardinale" w:date="2025-03-04T10:36:00Z">
              <w:rPr>
                <w:rStyle w:val="pxvis"/>
                <w:rFonts w:cs="Arial"/>
                <w:bCs/>
              </w:rPr>
            </w:rPrChange>
          </w:rPr>
          <w:t>Research References</w:t>
        </w:r>
      </w:ins>
    </w:p>
    <w:p w14:paraId="3DB83AAB" w14:textId="77777777" w:rsidR="005B3878" w:rsidRPr="00A25529" w:rsidRDefault="005B3878" w:rsidP="005B3878">
      <w:pPr>
        <w:pStyle w:val="pxformrrp"/>
        <w:rPr>
          <w:ins w:id="2723" w:author="Cara Cardinale" w:date="2025-01-24T14:42:00Z"/>
        </w:rPr>
      </w:pPr>
      <w:ins w:id="2724" w:author="Cara Cardinale" w:date="2025-01-24T14:4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ins>
    </w:p>
    <w:p w14:paraId="5FAF82AB" w14:textId="77777777" w:rsidR="005B3878" w:rsidRPr="00A25529" w:rsidRDefault="005B3878" w:rsidP="005B3878">
      <w:pPr>
        <w:pStyle w:val="pxformrrp"/>
        <w:rPr>
          <w:ins w:id="2725" w:author="Cara Cardinale" w:date="2025-01-24T14:42:00Z"/>
        </w:rPr>
      </w:pPr>
      <w:ins w:id="2726" w:author="Cara Cardinale" w:date="2025-01-24T14:4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ins>
    </w:p>
    <w:p w14:paraId="6B34BE13" w14:textId="77777777" w:rsidR="00810A9C" w:rsidRPr="00A25529" w:rsidRDefault="005B3878">
      <w:pPr>
        <w:pStyle w:val="pxs"/>
        <w:spacing w:before="180"/>
        <w:rPr>
          <w:ins w:id="2727" w:author="Cara Cardinale" w:date="2025-03-04T08:25:00Z"/>
          <w:rStyle w:val="pxtk"/>
          <w:color w:val="FF0000"/>
          <w:vertAlign w:val="superscript"/>
        </w:rPr>
      </w:pPr>
      <w:ins w:id="2728" w:author="Cara Cardinale" w:date="2025-01-24T14:42:00Z">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ins>
    </w:p>
    <w:p w14:paraId="616CC494" w14:textId="77777777" w:rsidR="00FB29D8" w:rsidRPr="00A25529" w:rsidDel="005B3878" w:rsidRDefault="00FB29D8">
      <w:pPr>
        <w:pStyle w:val="pxs"/>
        <w:spacing w:before="180"/>
        <w:rPr>
          <w:del w:id="2729" w:author="Cara Cardinale" w:date="2025-01-24T14:42:00Z"/>
        </w:rPr>
      </w:pPr>
      <w:del w:id="2730" w:author="Cara Cardinale" w:date="2025-01-24T14:42:00Z">
        <w:r w:rsidRPr="00A25529" w:rsidDel="005B3878">
          <w:rPr>
            <w:rStyle w:val="pxtk"/>
            <w:color w:val="FF0000"/>
            <w:vertAlign w:val="superscript"/>
          </w:rPr>
          <w:delText>►</w:delText>
        </w:r>
        <w:r w:rsidRPr="00A25529" w:rsidDel="005B3878">
          <w:rPr>
            <w:rStyle w:val="pxtk"/>
          </w:rPr>
          <w:fldChar w:fldCharType="begin"/>
        </w:r>
        <w:r w:rsidRPr="00A25529" w:rsidDel="005B3878">
          <w:rPr>
            <w:rStyle w:val="pxtk"/>
          </w:rPr>
          <w:delInstrText>tk.ref.id="I00CHQU"</w:delInstrText>
        </w:r>
        <w:r w:rsidRPr="00A25529" w:rsidDel="005B3878">
          <w:rPr>
            <w:rStyle w:val="pxtk"/>
          </w:rPr>
          <w:fldChar w:fldCharType="end"/>
        </w:r>
        <w:r w:rsidRPr="00A25529" w:rsidDel="005B3878">
          <w:rPr>
            <w:rStyle w:val="pxtk"/>
          </w:rPr>
          <w:delText>West's Key Number Digest, Corporations and Business Organizations &amp;key;3350 et seq.</w:delText>
        </w:r>
      </w:del>
    </w:p>
    <w:p w14:paraId="24BE4E57" w14:textId="77777777" w:rsidR="00FB29D8" w:rsidRPr="00A25529" w:rsidDel="005B3878" w:rsidRDefault="00FB29D8">
      <w:pPr>
        <w:pStyle w:val="pxs"/>
        <w:spacing w:before="180"/>
        <w:rPr>
          <w:del w:id="2731" w:author="Cara Cardinale" w:date="2025-01-24T14:42:00Z"/>
        </w:rPr>
      </w:pPr>
      <w:del w:id="2732" w:author="Cara Cardinale" w:date="2025-01-24T13:16:00Z">
        <w:r w:rsidRPr="00A25529" w:rsidDel="00DC23CA">
          <w:delText xml:space="preserve"> </w:delText>
        </w:r>
        <w:r w:rsidRPr="00A25529" w:rsidDel="00DC23CA">
          <w:rPr>
            <w:rStyle w:val="pxvis"/>
            <w:rFonts w:ascii="Times NewRoman" w:hAnsi="Times NewRoman"/>
            <w:b w:val="0"/>
            <w:sz w:val="24"/>
          </w:rPr>
          <w:tab/>
        </w:r>
        <w:r w:rsidRPr="00A25529" w:rsidDel="00DC23CA">
          <w:rPr>
            <w:rStyle w:val="pxtk"/>
            <w:color w:val="FF0000"/>
            <w:vertAlign w:val="superscript"/>
          </w:rPr>
          <w:delText>►</w:delText>
        </w:r>
        <w:r w:rsidRPr="00A25529" w:rsidDel="00DC23CA">
          <w:rPr>
            <w:rStyle w:val="pxtk"/>
          </w:rPr>
          <w:fldChar w:fldCharType="begin"/>
        </w:r>
        <w:r w:rsidRPr="00A25529" w:rsidDel="00DC23CA">
          <w:rPr>
            <w:rStyle w:val="pxtk"/>
          </w:rPr>
          <w:delInstrText>tk.ref.id="I0042DB"</w:delInstrText>
        </w:r>
        <w:r w:rsidRPr="00A25529" w:rsidDel="00DC23CA">
          <w:rPr>
            <w:rStyle w:val="pxtk"/>
          </w:rPr>
          <w:fldChar w:fldCharType="end"/>
        </w:r>
        <w:r w:rsidRPr="00A25529" w:rsidDel="00DC23CA">
          <w:rPr>
            <w:rStyle w:val="pxtk"/>
          </w:rPr>
          <w:delText>West's Key Number Digest, Taxation &amp;key;2225 et seq.</w:delText>
        </w:r>
      </w:del>
    </w:p>
    <w:p w14:paraId="33D01AA6" w14:textId="77777777" w:rsidR="00FB29D8" w:rsidRPr="00A25529" w:rsidDel="005B3878" w:rsidRDefault="00FB29D8">
      <w:pPr>
        <w:pStyle w:val="pxs"/>
        <w:spacing w:before="180"/>
        <w:rPr>
          <w:del w:id="2733" w:author="Cara Cardinale" w:date="2025-01-24T14:42:00Z"/>
        </w:rPr>
      </w:pPr>
      <w:del w:id="2734" w:author="Cara Cardinale" w:date="2025-01-24T14:42:00Z">
        <w:r w:rsidRPr="00A25529" w:rsidDel="005B3878">
          <w:delText xml:space="preserve"> </w:delText>
        </w:r>
        <w:r w:rsidRPr="00A25529" w:rsidDel="005B3878">
          <w:rPr>
            <w:rStyle w:val="pxvis"/>
            <w:rFonts w:ascii="Times NewRoman" w:hAnsi="Times NewRoman"/>
            <w:b w:val="0"/>
            <w:sz w:val="24"/>
          </w:rPr>
          <w:tab/>
        </w:r>
        <w:r w:rsidRPr="00A25529" w:rsidDel="005B3878">
          <w:rPr>
            <w:rStyle w:val="pxrc"/>
            <w:color w:val="FF0000"/>
            <w:vertAlign w:val="superscript"/>
          </w:rPr>
          <w:delText>►</w:delText>
        </w:r>
        <w:r w:rsidRPr="00A25529" w:rsidDel="005B3878">
          <w:rPr>
            <w:rStyle w:val="pxrc"/>
          </w:rPr>
          <w:fldChar w:fldCharType="begin"/>
        </w:r>
        <w:r w:rsidRPr="00A25529" w:rsidDel="005B3878">
          <w:rPr>
            <w:rStyle w:val="pxrc"/>
          </w:rPr>
          <w:delInstrText>rc.ref.id="I006VI7"</w:delInstrText>
        </w:r>
        <w:r w:rsidRPr="00A25529" w:rsidDel="005B3878">
          <w:rPr>
            <w:rStyle w:val="pxrc"/>
          </w:rPr>
          <w:fldChar w:fldCharType="end"/>
        </w:r>
        <w:r w:rsidRPr="00A25529" w:rsidDel="005B3878">
          <w:rPr>
            <w:rStyle w:val="pxrc"/>
          </w:rPr>
          <w:delText xml:space="preserve">Am. Jur. 2d, Corporations </w:delText>
        </w:r>
        <w:r w:rsidRPr="00A25529" w:rsidDel="005B3878">
          <w:rPr>
            <w:rStyle w:val="pxrc"/>
            <w:vanish/>
          </w:rPr>
          <w:delText>&amp;ss;</w:delText>
        </w:r>
        <w:r w:rsidRPr="00A25529" w:rsidDel="005B3878">
          <w:rPr>
            <w:rStyle w:val="pxvis"/>
            <w:rFonts w:ascii="Times NewRoman" w:hAnsi="Times NewRoman"/>
            <w:b w:val="0"/>
            <w:sz w:val="24"/>
          </w:rPr>
          <w:delText>§§</w:delText>
        </w:r>
        <w:r w:rsidRPr="00A25529" w:rsidDel="005B3878">
          <w:rPr>
            <w:rStyle w:val="pxrc"/>
          </w:rPr>
          <w:delText>33, 34, 160</w:delText>
        </w:r>
      </w:del>
    </w:p>
    <w:p w14:paraId="519B313D" w14:textId="77777777" w:rsidR="00FB29D8" w:rsidRPr="00A25529" w:rsidRDefault="00FB29D8">
      <w:pPr>
        <w:pStyle w:val="pxs"/>
        <w:spacing w:before="180"/>
        <w:rPr>
          <w:rPrChange w:id="2735" w:author="Cara Cardinale" w:date="2025-03-04T10:36:00Z">
            <w:rPr>
              <w:sz w:val="27"/>
            </w:rPr>
          </w:rPrChange>
        </w:rPr>
      </w:pPr>
      <w:r w:rsidRPr="00A25529">
        <w:rPr>
          <w:rPrChange w:id="2736" w:author="Cara Cardinale" w:date="2025-03-04T10:36:00Z">
            <w:rPr>
              <w:sz w:val="27"/>
            </w:rPr>
          </w:rPrChange>
        </w:rPr>
        <w:t>30:96.50. Provision of shelter to stray animals</w:t>
      </w:r>
    </w:p>
    <w:p w14:paraId="49BCD052" w14:textId="77777777" w:rsidR="00FB29D8" w:rsidRPr="00A25529" w:rsidRDefault="00FB29D8">
      <w:pPr>
        <w:pStyle w:val="pxov"/>
        <w:rPr>
          <w:vanish/>
        </w:rPr>
      </w:pPr>
      <w:r w:rsidRPr="00A25529">
        <w:rPr>
          <w:vanish/>
        </w:rPr>
        <w:t>CLS</w:t>
      </w:r>
    </w:p>
    <w:p w14:paraId="6B90A77D" w14:textId="77777777" w:rsidR="00FB29D8" w:rsidRPr="00A25529" w:rsidRDefault="00FB29D8">
      <w:pPr>
        <w:pStyle w:val="pxov"/>
        <w:rPr>
          <w:vanish/>
        </w:rPr>
      </w:pPr>
      <w:r w:rsidRPr="00A25529">
        <w:rPr>
          <w:vanish/>
        </w:rPr>
        <w:t>FCV</w:t>
      </w:r>
    </w:p>
    <w:p w14:paraId="27764E1D" w14:textId="77777777" w:rsidR="00FB29D8" w:rsidRPr="00A25529" w:rsidRDefault="00FB29D8">
      <w:pPr>
        <w:pStyle w:val="pxov"/>
        <w:rPr>
          <w:vanish/>
        </w:rPr>
      </w:pPr>
      <w:r w:rsidRPr="00A25529">
        <w:rPr>
          <w:vanish/>
        </w:rPr>
        <w:t>FTR</w:t>
      </w:r>
    </w:p>
    <w:p w14:paraId="009F7100" w14:textId="77777777" w:rsidR="00FB29D8" w:rsidRPr="00A25529" w:rsidRDefault="00FB29D8">
      <w:pPr>
        <w:pStyle w:val="pxov"/>
        <w:rPr>
          <w:vanish/>
        </w:rPr>
      </w:pPr>
      <w:r w:rsidRPr="00A25529">
        <w:rPr>
          <w:vanish/>
        </w:rPr>
        <w:t>COL</w:t>
      </w:r>
    </w:p>
    <w:p w14:paraId="7FBEC4E5" w14:textId="77777777" w:rsidR="00FB29D8" w:rsidRPr="00A25529" w:rsidRDefault="00FB29D8">
      <w:pPr>
        <w:pStyle w:val="pxov"/>
        <w:rPr>
          <w:vanish/>
        </w:rPr>
      </w:pPr>
      <w:r w:rsidRPr="00A25529">
        <w:rPr>
          <w:vanish/>
        </w:rPr>
        <w:t>NFP</w:t>
      </w:r>
    </w:p>
    <w:p w14:paraId="549472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form.fid="I0cf764a03b7b11ee89ac8b38cb0993c7"</w:instrText>
      </w:r>
      <w:r w:rsidRPr="00A25529">
        <w:fldChar w:fldCharType="end"/>
      </w:r>
      <w:r w:rsidRPr="00A25529">
        <w:rPr>
          <w:color w:val="FF0000"/>
          <w:vertAlign w:val="superscript"/>
        </w:rPr>
        <w:t>►</w:t>
      </w:r>
      <w:r w:rsidRPr="00A25529">
        <w:fldChar w:fldCharType="begin"/>
      </w:r>
      <w:r w:rsidRPr="00A25529">
        <w:instrText>p.ct.id="f2fd26a0b92511efa75bc0a5c2da1858|104|30:96.50"</w:instrText>
      </w:r>
      <w:r w:rsidRPr="00A25529">
        <w:fldChar w:fldCharType="end"/>
      </w:r>
      <w:r w:rsidRPr="00A25529">
        <w:t xml:space="preserve">The purpose for which this non-profit </w:t>
      </w:r>
      <w:r w:rsidRPr="00A25529">
        <w:rPr>
          <w:rStyle w:val="pxfinstr"/>
          <w:i/>
          <w:iCs/>
        </w:rPr>
        <w:t>[type of entity]</w:t>
      </w:r>
      <w:r w:rsidRPr="00A25529">
        <w:t xml:space="preserve"> is formed is to prevent cruelty to unwanted animals by providing shelter and care for lost, stray and abandoned animals. This </w:t>
      </w:r>
      <w:r w:rsidRPr="00A25529">
        <w:rPr>
          <w:rStyle w:val="pxfinstr"/>
          <w:i/>
          <w:iCs/>
        </w:rPr>
        <w:t>[type of entity]</w:t>
      </w:r>
      <w:r w:rsidRPr="00A25529">
        <w:t xml:space="preserve"> is not organized for the private gain of any person. The specific purposes for which this corporation is formed are exclusively charitable within the meaning of </w:t>
      </w:r>
      <w:r w:rsidRPr="00A25529">
        <w:rPr>
          <w:rStyle w:val="pxst"/>
          <w:color w:val="FF0000"/>
          <w:vertAlign w:val="superscript"/>
        </w:rPr>
        <w:t>►</w:t>
      </w:r>
      <w:r w:rsidRPr="00A25529">
        <w:rPr>
          <w:rStyle w:val="pxst"/>
        </w:rPr>
        <w:fldChar w:fldCharType="begin"/>
      </w:r>
      <w:r w:rsidRPr="00A25529">
        <w:rPr>
          <w:rStyle w:val="pxst"/>
        </w:rPr>
        <w:instrText>st.ref.id="I0042KE"</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501(c)(3) of the Internal Revenue Code</w:t>
      </w:r>
      <w:r w:rsidRPr="00A25529">
        <w:t>.</w:t>
      </w:r>
    </w:p>
    <w:p w14:paraId="5DF431D3" w14:textId="77777777" w:rsidR="00FB29D8" w:rsidRPr="00A25529" w:rsidRDefault="00FB29D8">
      <w:pPr>
        <w:pStyle w:val="pxformnotes"/>
        <w:jc w:val="center"/>
        <w:rPr>
          <w:sz w:val="24"/>
          <w:szCs w:val="24"/>
        </w:rPr>
      </w:pPr>
      <w:r w:rsidRPr="00A25529">
        <w:rPr>
          <w:rStyle w:val="pxvis"/>
          <w:rFonts w:cs="Arial"/>
          <w:bCs/>
          <w:sz w:val="50"/>
          <w:rPrChange w:id="2737" w:author="Cara Cardinale" w:date="2025-03-04T10:36:00Z">
            <w:rPr>
              <w:rStyle w:val="pxvis"/>
              <w:rFonts w:cs="Arial"/>
              <w:bCs/>
            </w:rPr>
          </w:rPrChange>
        </w:rPr>
        <w:t>Notes to Form</w:t>
      </w:r>
    </w:p>
    <w:p w14:paraId="7C2855E6" w14:textId="77777777" w:rsidR="00FB29D8" w:rsidRPr="00A25529" w:rsidRDefault="00FB29D8">
      <w:pPr>
        <w:pStyle w:val="pxformnotes"/>
        <w:rPr>
          <w:sz w:val="24"/>
          <w:szCs w:val="24"/>
        </w:rPr>
      </w:pPr>
    </w:p>
    <w:p w14:paraId="32744820" w14:textId="77777777" w:rsidR="00FB29D8" w:rsidRPr="00A25529" w:rsidDel="005B3878" w:rsidRDefault="00FB29D8">
      <w:pPr>
        <w:pStyle w:val="pxformp"/>
        <w:rPr>
          <w:del w:id="2738" w:author="Cara Cardinale" w:date="2025-01-24T14:42:00Z"/>
        </w:rPr>
      </w:pPr>
      <w:del w:id="2739" w:author="Cara Cardinale" w:date="2025-01-24T14:42:00Z">
        <w:r w:rsidRPr="00A25529" w:rsidDel="005B3878">
          <w:delText xml:space="preserve">Practice Notes </w:delText>
        </w:r>
      </w:del>
    </w:p>
    <w:p w14:paraId="31FFB8EF" w14:textId="77777777" w:rsidR="00FB29D8" w:rsidRPr="00A25529" w:rsidRDefault="00FB29D8">
      <w:pPr>
        <w:pStyle w:val="pxformp"/>
        <w:rPr>
          <w:ins w:id="2740" w:author="Cara Cardinale" w:date="2025-01-24T14:42:00Z"/>
        </w:rPr>
      </w:pPr>
      <w:del w:id="2741" w:author="Cara Cardinale" w:date="2025-01-24T14:42:00Z">
        <w:r w:rsidRPr="00A25529" w:rsidDel="005B3878">
          <w:delText xml:space="preserve"> </w:delText>
        </w:r>
      </w:del>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p.ct.id="f2fd26a0b92511efa75bc0a5c2da1858|104|30:96.50"</w:instrText>
      </w:r>
      <w:r w:rsidRPr="00A25529">
        <w:fldChar w:fldCharType="end"/>
      </w:r>
      <w:r w:rsidRPr="00A25529">
        <w:t xml:space="preserve">The New York Not-for-Profit Corporations Law specially defines corporation to exclude any purpose that is for pecuniary profit or financial gain, and prohibits use of corporate assets, income, or profit to benefit members, directors or officers (except to the extent otherwise permitted by statute). </w:t>
      </w:r>
      <w:r w:rsidRPr="00A25529">
        <w:rPr>
          <w:rStyle w:val="pxst"/>
          <w:color w:val="FF0000"/>
          <w:vertAlign w:val="superscript"/>
        </w:rPr>
        <w:t>►</w:t>
      </w:r>
      <w:r w:rsidRPr="00A25529">
        <w:rPr>
          <w:rStyle w:val="pxst"/>
        </w:rPr>
        <w:fldChar w:fldCharType="begin"/>
      </w:r>
      <w:r w:rsidRPr="00A25529">
        <w:rPr>
          <w:rStyle w:val="pxst"/>
        </w:rPr>
        <w:instrText>st.ref.id="I006VPA"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102(a)(5)</w:t>
      </w:r>
      <w:r w:rsidRPr="00A25529">
        <w:t>.</w:t>
      </w:r>
    </w:p>
    <w:p w14:paraId="3A668357" w14:textId="77777777" w:rsidR="005B3878" w:rsidRPr="00A25529" w:rsidRDefault="005B3878" w:rsidP="005B3878">
      <w:pPr>
        <w:pPrChange w:id="2742" w:author="Cara Cardinale" w:date="2025-01-24T14:42:00Z">
          <w:pPr>
            <w:pStyle w:val="pxformp"/>
          </w:pPr>
        </w:pPrChange>
      </w:pPr>
    </w:p>
    <w:p w14:paraId="09C96445" w14:textId="77777777" w:rsidR="005B3878" w:rsidRPr="00A25529" w:rsidRDefault="005B3878" w:rsidP="00810A9C">
      <w:pPr>
        <w:pStyle w:val="pxformp"/>
        <w:ind w:firstLine="720"/>
        <w:rPr>
          <w:ins w:id="2743" w:author="Cara Cardinale" w:date="2025-01-24T14:42:00Z"/>
        </w:rPr>
      </w:pPr>
      <w:ins w:id="2744" w:author="Cara Cardinale" w:date="2025-01-24T14:42:00Z">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ins>
    </w:p>
    <w:p w14:paraId="0E185F5F" w14:textId="77777777" w:rsidR="005B3878" w:rsidRPr="00A25529" w:rsidRDefault="005B3878" w:rsidP="005B3878">
      <w:pPr>
        <w:pStyle w:val="pxformp"/>
        <w:rPr>
          <w:ins w:id="2745" w:author="Cara Cardinale" w:date="2025-01-24T14:42:00Z"/>
        </w:rPr>
      </w:pPr>
      <w:ins w:id="2746" w:author="Cara Cardinale" w:date="2025-01-24T14:42: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ins>
    </w:p>
    <w:p w14:paraId="580F6ABF" w14:textId="77777777" w:rsidR="00810A9C" w:rsidRPr="00A25529" w:rsidRDefault="00810A9C" w:rsidP="005B3878">
      <w:pPr>
        <w:pStyle w:val="pxformrr"/>
        <w:rPr>
          <w:ins w:id="2747" w:author="Cara Cardinale" w:date="2025-03-04T08:26:00Z"/>
          <w:rStyle w:val="pxvis"/>
          <w:rFonts w:cs="Arial"/>
          <w:bCs/>
          <w:sz w:val="24"/>
          <w:szCs w:val="24"/>
        </w:rPr>
      </w:pPr>
    </w:p>
    <w:p w14:paraId="627EF3CE" w14:textId="77777777" w:rsidR="005B3878" w:rsidRPr="00A25529" w:rsidRDefault="005B3878" w:rsidP="005B3878">
      <w:pPr>
        <w:pStyle w:val="pxformrr"/>
        <w:rPr>
          <w:ins w:id="2748" w:author="Cara Cardinale" w:date="2025-01-24T14:42:00Z"/>
          <w:sz w:val="24"/>
          <w:szCs w:val="24"/>
        </w:rPr>
      </w:pPr>
      <w:ins w:id="2749" w:author="Cara Cardinale" w:date="2025-01-24T14:42:00Z">
        <w:r w:rsidRPr="00A25529">
          <w:rPr>
            <w:rStyle w:val="pxvis"/>
            <w:rFonts w:cs="Arial"/>
            <w:bCs/>
            <w:sz w:val="24"/>
            <w:szCs w:val="24"/>
            <w:rPrChange w:id="2750" w:author="Cara Cardinale" w:date="2025-03-04T10:36:00Z">
              <w:rPr>
                <w:rStyle w:val="pxvis"/>
                <w:rFonts w:cs="Arial"/>
                <w:bCs/>
                <w:szCs w:val="24"/>
              </w:rPr>
            </w:rPrChange>
          </w:rPr>
          <w:t>Research References</w:t>
        </w:r>
      </w:ins>
    </w:p>
    <w:p w14:paraId="3B5C1E8C" w14:textId="77777777" w:rsidR="005B3878" w:rsidRPr="00A25529" w:rsidRDefault="005B3878" w:rsidP="005B3878">
      <w:pPr>
        <w:pStyle w:val="pxformrrp"/>
        <w:rPr>
          <w:ins w:id="2751" w:author="Cara Cardinale" w:date="2025-01-24T14:42:00Z"/>
        </w:rPr>
      </w:pPr>
      <w:ins w:id="2752" w:author="Cara Cardinale" w:date="2025-01-24T14:4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ins>
    </w:p>
    <w:p w14:paraId="580CAC3C" w14:textId="77777777" w:rsidR="005B3878" w:rsidRPr="00A25529" w:rsidRDefault="005B3878" w:rsidP="005B3878">
      <w:pPr>
        <w:pStyle w:val="pxformrrp"/>
        <w:rPr>
          <w:ins w:id="2753" w:author="Cara Cardinale" w:date="2025-01-24T14:42:00Z"/>
        </w:rPr>
      </w:pPr>
      <w:ins w:id="2754" w:author="Cara Cardinale" w:date="2025-01-24T14:4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ins>
    </w:p>
    <w:p w14:paraId="79386FA8" w14:textId="77777777" w:rsidR="00FB29D8" w:rsidRPr="00A25529" w:rsidDel="005B3878" w:rsidRDefault="005B3878" w:rsidP="00556E45">
      <w:pPr>
        <w:rPr>
          <w:del w:id="2755" w:author="Cara Cardinale" w:date="2025-01-24T14:42:00Z"/>
        </w:rPr>
      </w:pPr>
      <w:ins w:id="2756" w:author="Cara Cardinale" w:date="2025-01-24T14:42:00Z">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ins>
      <w:del w:id="2757" w:author="Cara Cardinale" w:date="2025-01-24T14:42:00Z">
        <w:r w:rsidR="00FB29D8" w:rsidRPr="00A25529" w:rsidDel="005B3878">
          <w:rPr>
            <w:rStyle w:val="pxvis"/>
            <w:rFonts w:cs="Arial"/>
            <w:bCs/>
            <w:sz w:val="24"/>
            <w:rPrChange w:id="2758" w:author="Cara Cardinale" w:date="2025-03-04T10:36:00Z">
              <w:rPr>
                <w:rStyle w:val="pxvis"/>
                <w:rFonts w:cs="Arial"/>
                <w:bCs/>
              </w:rPr>
            </w:rPrChange>
          </w:rPr>
          <w:delText>Research References</w:delText>
        </w:r>
      </w:del>
    </w:p>
    <w:p w14:paraId="05207586" w14:textId="77777777" w:rsidR="00FB29D8" w:rsidRPr="00A25529" w:rsidDel="005B3878" w:rsidRDefault="00FB29D8" w:rsidP="00556E45">
      <w:pPr>
        <w:rPr>
          <w:del w:id="2759" w:author="Cara Cardinale" w:date="2025-01-24T14:42:00Z"/>
        </w:rPr>
      </w:pPr>
      <w:del w:id="2760" w:author="Cara Cardinale" w:date="2025-01-24T14:42:00Z">
        <w:r w:rsidRPr="00A25529" w:rsidDel="005B3878">
          <w:delText xml:space="preserve"> </w:delText>
        </w:r>
        <w:r w:rsidRPr="00A25529" w:rsidDel="005B3878">
          <w:rPr>
            <w:rStyle w:val="pxvis"/>
            <w:rFonts w:ascii="Times NewRoman" w:hAnsi="Times NewRoman"/>
            <w:b w:val="0"/>
            <w:sz w:val="24"/>
          </w:rPr>
          <w:tab/>
        </w:r>
        <w:r w:rsidRPr="00A25529" w:rsidDel="005B3878">
          <w:rPr>
            <w:rStyle w:val="pxtk"/>
            <w:color w:val="FF0000"/>
            <w:vertAlign w:val="superscript"/>
          </w:rPr>
          <w:delText>►</w:delText>
        </w:r>
        <w:r w:rsidRPr="00A25529" w:rsidDel="005B3878">
          <w:rPr>
            <w:rStyle w:val="pxtk"/>
          </w:rPr>
          <w:fldChar w:fldCharType="begin"/>
        </w:r>
        <w:r w:rsidRPr="00A25529" w:rsidDel="005B3878">
          <w:rPr>
            <w:rStyle w:val="pxtk"/>
          </w:rPr>
          <w:delInstrText>tk.ref.id="I009OU6"</w:delInstrText>
        </w:r>
        <w:r w:rsidRPr="00A25529" w:rsidDel="005B3878">
          <w:rPr>
            <w:rStyle w:val="pxtk"/>
          </w:rPr>
          <w:fldChar w:fldCharType="end"/>
        </w:r>
        <w:r w:rsidRPr="00A25529" w:rsidDel="005B3878">
          <w:rPr>
            <w:rStyle w:val="pxtk"/>
          </w:rPr>
          <w:delText>West's Key Number Digest, Corporations and Business Organizations &amp;key;3350 et seq.</w:delText>
        </w:r>
      </w:del>
    </w:p>
    <w:p w14:paraId="494941F6" w14:textId="77777777" w:rsidR="00FB29D8" w:rsidRPr="00A25529" w:rsidDel="005B3878" w:rsidRDefault="00FB29D8" w:rsidP="00556E45">
      <w:pPr>
        <w:rPr>
          <w:del w:id="2761" w:author="Cara Cardinale" w:date="2025-01-24T14:41:00Z"/>
        </w:rPr>
      </w:pPr>
      <w:del w:id="2762" w:author="Cara Cardinale" w:date="2025-01-24T14:41:00Z">
        <w:r w:rsidRPr="00A25529" w:rsidDel="005B3878">
          <w:delText xml:space="preserve"> </w:delText>
        </w:r>
        <w:r w:rsidRPr="00A25529" w:rsidDel="005B3878">
          <w:rPr>
            <w:rStyle w:val="pxvis"/>
            <w:rFonts w:ascii="Times NewRoman" w:hAnsi="Times NewRoman"/>
            <w:b w:val="0"/>
            <w:sz w:val="24"/>
          </w:rPr>
          <w:tab/>
        </w:r>
        <w:r w:rsidRPr="00A25529" w:rsidDel="005B3878">
          <w:rPr>
            <w:rStyle w:val="pxtk"/>
            <w:color w:val="FF0000"/>
            <w:vertAlign w:val="superscript"/>
          </w:rPr>
          <w:delText>►</w:delText>
        </w:r>
        <w:r w:rsidRPr="00A25529" w:rsidDel="005B3878">
          <w:rPr>
            <w:rStyle w:val="pxtk"/>
          </w:rPr>
          <w:fldChar w:fldCharType="begin"/>
        </w:r>
        <w:r w:rsidRPr="00A25529" w:rsidDel="005B3878">
          <w:rPr>
            <w:rStyle w:val="pxtk"/>
          </w:rPr>
          <w:delInstrText>tk.ref.id="I00CHZ2"</w:delInstrText>
        </w:r>
        <w:r w:rsidRPr="00A25529" w:rsidDel="005B3878">
          <w:rPr>
            <w:rStyle w:val="pxtk"/>
          </w:rPr>
          <w:fldChar w:fldCharType="end"/>
        </w:r>
        <w:r w:rsidRPr="00A25529" w:rsidDel="005B3878">
          <w:rPr>
            <w:rStyle w:val="pxtk"/>
          </w:rPr>
          <w:delText>West's Key Number Digest, Taxation &amp;key;2225 et seq.</w:delText>
        </w:r>
      </w:del>
    </w:p>
    <w:p w14:paraId="1A74619F" w14:textId="77777777" w:rsidR="00556E45" w:rsidRPr="00A25529" w:rsidRDefault="00FB29D8" w:rsidP="00556E45">
      <w:pPr>
        <w:rPr>
          <w:ins w:id="2763" w:author="Cara Cardinale" w:date="2025-01-17T10:27:00Z"/>
        </w:rPr>
      </w:pPr>
      <w:del w:id="2764" w:author="Cara Cardinale" w:date="2025-01-24T14:42:00Z">
        <w:r w:rsidRPr="00A25529" w:rsidDel="005B3878">
          <w:delText xml:space="preserve"> </w:delText>
        </w:r>
        <w:r w:rsidRPr="00A25529" w:rsidDel="005B3878">
          <w:rPr>
            <w:rStyle w:val="pxvis"/>
            <w:rFonts w:ascii="Times NewRoman" w:hAnsi="Times NewRoman"/>
            <w:b w:val="0"/>
            <w:sz w:val="24"/>
          </w:rPr>
          <w:tab/>
        </w:r>
        <w:r w:rsidRPr="00A25529" w:rsidDel="005B3878">
          <w:rPr>
            <w:rStyle w:val="pxrc"/>
            <w:color w:val="FF0000"/>
            <w:vertAlign w:val="superscript"/>
          </w:rPr>
          <w:delText>►</w:delText>
        </w:r>
        <w:r w:rsidRPr="00A25529" w:rsidDel="005B3878">
          <w:rPr>
            <w:rStyle w:val="pxrc"/>
          </w:rPr>
          <w:fldChar w:fldCharType="begin"/>
        </w:r>
        <w:r w:rsidRPr="00A25529" w:rsidDel="005B3878">
          <w:rPr>
            <w:rStyle w:val="pxrc"/>
          </w:rPr>
          <w:delInstrText>rc.ref.id="I00FB3Y"</w:delInstrText>
        </w:r>
        <w:r w:rsidRPr="00A25529" w:rsidDel="005B3878">
          <w:rPr>
            <w:rStyle w:val="pxrc"/>
          </w:rPr>
          <w:fldChar w:fldCharType="end"/>
        </w:r>
        <w:r w:rsidRPr="00A25529" w:rsidDel="005B3878">
          <w:rPr>
            <w:rStyle w:val="pxrc"/>
          </w:rPr>
          <w:delText xml:space="preserve">Am. Jur. 2d, Corporations </w:delText>
        </w:r>
        <w:r w:rsidRPr="00A25529" w:rsidDel="005B3878">
          <w:rPr>
            <w:rStyle w:val="pxrc"/>
            <w:vanish/>
          </w:rPr>
          <w:delText>&amp;ss;</w:delText>
        </w:r>
        <w:r w:rsidRPr="00A25529" w:rsidDel="005B3878">
          <w:rPr>
            <w:rStyle w:val="pxvis"/>
            <w:rFonts w:ascii="Times NewRoman" w:hAnsi="Times NewRoman"/>
            <w:b w:val="0"/>
            <w:sz w:val="24"/>
          </w:rPr>
          <w:delText>§§</w:delText>
        </w:r>
        <w:r w:rsidRPr="00A25529" w:rsidDel="005B3878">
          <w:rPr>
            <w:rStyle w:val="pxrc"/>
          </w:rPr>
          <w:delText>33, 34, 160</w:delText>
        </w:r>
      </w:del>
    </w:p>
    <w:p w14:paraId="7DD1CFC6" w14:textId="77777777" w:rsidR="00556E45" w:rsidRPr="00A25529" w:rsidRDefault="00556E45" w:rsidP="00556E45">
      <w:pPr>
        <w:pStyle w:val="pxs"/>
        <w:spacing w:before="180"/>
        <w:rPr>
          <w:ins w:id="2765" w:author="Cara Cardinale" w:date="2025-01-17T10:27:00Z"/>
          <w:rPrChange w:id="2766" w:author="Cara Cardinale" w:date="2025-03-04T10:36:00Z">
            <w:rPr>
              <w:ins w:id="2767" w:author="Cara Cardinale" w:date="2025-01-17T10:27:00Z"/>
              <w:sz w:val="27"/>
            </w:rPr>
          </w:rPrChange>
        </w:rPr>
      </w:pPr>
      <w:ins w:id="2768" w:author="Cara Cardinale" w:date="2025-01-17T10:27:00Z">
        <w:r w:rsidRPr="00A25529">
          <w:rPr>
            <w:rPrChange w:id="2769" w:author="Cara Cardinale" w:date="2025-03-04T10:36:00Z">
              <w:rPr>
                <w:sz w:val="27"/>
              </w:rPr>
            </w:rPrChange>
          </w:rPr>
          <w:t>30:24.50. LGBT social club</w:t>
        </w:r>
      </w:ins>
    </w:p>
    <w:p w14:paraId="751CD5EA" w14:textId="77777777" w:rsidR="00556E45" w:rsidRPr="00A25529" w:rsidRDefault="00556E45" w:rsidP="00556E45">
      <w:pPr>
        <w:pStyle w:val="pxov"/>
        <w:rPr>
          <w:ins w:id="2770" w:author="Cara Cardinale" w:date="2025-01-17T10:27:00Z"/>
          <w:vanish/>
        </w:rPr>
      </w:pPr>
      <w:ins w:id="2771" w:author="Cara Cardinale" w:date="2025-01-17T10:27:00Z">
        <w:r w:rsidRPr="00A25529">
          <w:rPr>
            <w:vanish/>
          </w:rPr>
          <w:t>FCV</w:t>
        </w:r>
      </w:ins>
    </w:p>
    <w:p w14:paraId="6E475CEE" w14:textId="77777777" w:rsidR="00556E45" w:rsidRPr="00A25529" w:rsidRDefault="00556E45" w:rsidP="00556E45">
      <w:pPr>
        <w:pStyle w:val="pxov"/>
        <w:rPr>
          <w:ins w:id="2772" w:author="Cara Cardinale" w:date="2025-01-17T10:27:00Z"/>
          <w:vanish/>
        </w:rPr>
      </w:pPr>
      <w:ins w:id="2773" w:author="Cara Cardinale" w:date="2025-01-17T10:27:00Z">
        <w:r w:rsidRPr="00A25529">
          <w:rPr>
            <w:vanish/>
          </w:rPr>
          <w:t>FTR</w:t>
        </w:r>
      </w:ins>
    </w:p>
    <w:p w14:paraId="42C4F818" w14:textId="77777777" w:rsidR="00556E45" w:rsidRPr="00A25529" w:rsidRDefault="00556E45" w:rsidP="00556E45">
      <w:pPr>
        <w:pStyle w:val="pxov"/>
        <w:rPr>
          <w:ins w:id="2774" w:author="Cara Cardinale" w:date="2025-01-17T10:27:00Z"/>
          <w:vanish/>
        </w:rPr>
      </w:pPr>
      <w:ins w:id="2775" w:author="Cara Cardinale" w:date="2025-01-17T10:27:00Z">
        <w:r w:rsidRPr="00A25529">
          <w:rPr>
            <w:vanish/>
          </w:rPr>
          <w:t>COL</w:t>
        </w:r>
      </w:ins>
    </w:p>
    <w:p w14:paraId="196E7E46" w14:textId="77777777" w:rsidR="00556E45" w:rsidRPr="00A25529" w:rsidRDefault="00556E45" w:rsidP="00556E45">
      <w:pPr>
        <w:pStyle w:val="pxov"/>
        <w:rPr>
          <w:ins w:id="2776" w:author="Cara Cardinale" w:date="2025-01-17T10:27:00Z"/>
          <w:vanish/>
        </w:rPr>
      </w:pPr>
      <w:ins w:id="2777" w:author="Cara Cardinale" w:date="2025-01-17T10:27:00Z">
        <w:r w:rsidRPr="00A25529">
          <w:rPr>
            <w:vanish/>
          </w:rPr>
          <w:t>NFP</w:t>
        </w:r>
      </w:ins>
    </w:p>
    <w:p w14:paraId="3EEEF6D5" w14:textId="77777777" w:rsidR="00556E45" w:rsidRPr="00A25529" w:rsidRDefault="00556E45" w:rsidP="00556E45">
      <w:pPr>
        <w:pStyle w:val="pxov"/>
        <w:rPr>
          <w:ins w:id="2778" w:author="Cara Cardinale" w:date="2025-01-17T10:27:00Z"/>
          <w:vanish/>
        </w:rPr>
      </w:pPr>
      <w:ins w:id="2779" w:author="Cara Cardinale" w:date="2025-01-17T10:27:00Z">
        <w:r w:rsidRPr="00A25529">
          <w:rPr>
            <w:vanish/>
          </w:rPr>
          <w:t>CLS</w:t>
        </w:r>
      </w:ins>
    </w:p>
    <w:p w14:paraId="70801414" w14:textId="77777777" w:rsidR="00556E45" w:rsidRPr="00A25529" w:rsidRDefault="00556E45" w:rsidP="00556E45">
      <w:pPr>
        <w:pStyle w:val="pxov"/>
        <w:rPr>
          <w:ins w:id="2780" w:author="Cara Cardinale" w:date="2025-01-17T10:27:00Z"/>
          <w:vanish/>
        </w:rPr>
      </w:pPr>
      <w:ins w:id="2781" w:author="Cara Cardinale" w:date="2025-01-17T10:27:00Z">
        <w:r w:rsidRPr="00A25529">
          <w:rPr>
            <w:vanish/>
          </w:rPr>
          <w:t>TEM</w:t>
        </w:r>
      </w:ins>
    </w:p>
    <w:p w14:paraId="7C8F4723" w14:textId="77777777" w:rsidR="00556E45" w:rsidRPr="00A25529" w:rsidRDefault="00556E45" w:rsidP="00556E45">
      <w:pPr>
        <w:pStyle w:val="pxov"/>
        <w:rPr>
          <w:ins w:id="2782" w:author="Cara Cardinale" w:date="2025-01-17T10:27:00Z"/>
          <w:vanish/>
        </w:rPr>
      </w:pPr>
      <w:ins w:id="2783" w:author="Cara Cardinale" w:date="2025-01-17T10:27:00Z">
        <w:r w:rsidRPr="00A25529">
          <w:rPr>
            <w:vanish/>
          </w:rPr>
          <w:t>MTD</w:t>
        </w:r>
      </w:ins>
    </w:p>
    <w:p w14:paraId="1FA8FDEE" w14:textId="77777777" w:rsidR="00556E45" w:rsidRPr="00A25529" w:rsidRDefault="00556E45" w:rsidP="00556E45">
      <w:pPr>
        <w:pStyle w:val="pxformp"/>
        <w:rPr>
          <w:ins w:id="2784" w:author="Cara Cardinale" w:date="2025-01-17T10:27:00Z"/>
        </w:rPr>
      </w:pPr>
      <w:ins w:id="2785"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form.fid="I9aa137003fa111e6b356a92de1b1c32a"</w:instrText>
        </w:r>
        <w:r w:rsidRPr="00A25529">
          <w:fldChar w:fldCharType="end"/>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This association is formed for the purpose of providing its members who identify as lesbian, gay, bisexual or transexual (</w:t>
        </w:r>
        <w:r w:rsidRPr="00A25529">
          <w:rPr>
            <w:vanish/>
          </w:rPr>
          <w:t>&amp;ldquo;</w:t>
        </w:r>
        <w:r w:rsidRPr="00A25529">
          <w:rPr>
            <w:rStyle w:val="pxvis"/>
            <w:rFonts w:ascii="Times NewRoman" w:hAnsi="Times NewRoman"/>
            <w:b w:val="0"/>
            <w:sz w:val="24"/>
          </w:rPr>
          <w:t>“</w:t>
        </w:r>
        <w:r w:rsidRPr="00A25529">
          <w:t>LGBT</w:t>
        </w:r>
        <w:r w:rsidRPr="00A25529">
          <w:rPr>
            <w:vanish/>
          </w:rPr>
          <w:t>&amp;rdquo;</w:t>
        </w:r>
        <w:r w:rsidRPr="00A25529">
          <w:rPr>
            <w:rStyle w:val="pxvis"/>
            <w:rFonts w:ascii="Times NewRoman" w:hAnsi="Times NewRoman"/>
            <w:b w:val="0"/>
            <w:sz w:val="24"/>
          </w:rPr>
          <w:t>”</w:t>
        </w:r>
        <w:r w:rsidRPr="00A25529">
          <w:t>) a social gathering organization. This association will be authorized as follows:</w:t>
        </w:r>
      </w:ins>
    </w:p>
    <w:p w14:paraId="312262D0" w14:textId="77777777" w:rsidR="00556E45" w:rsidRPr="00A25529" w:rsidRDefault="00556E45" w:rsidP="00556E45">
      <w:pPr>
        <w:pStyle w:val="pxformfl"/>
        <w:ind w:left="500"/>
        <w:rPr>
          <w:ins w:id="2786" w:author="Cara Cardinale" w:date="2025-01-17T10:27:00Z"/>
        </w:rPr>
      </w:pPr>
      <w:ins w:id="2787" w:author="Cara Cardinale" w:date="2025-01-17T10:27:00Z">
        <w:r w:rsidRPr="00A25529">
          <w:t xml:space="preserve"> </w:t>
        </w:r>
      </w:ins>
    </w:p>
    <w:p w14:paraId="0F3586C1" w14:textId="77777777" w:rsidR="00556E45" w:rsidRPr="00A25529" w:rsidRDefault="00556E45" w:rsidP="00556E45">
      <w:pPr>
        <w:pStyle w:val="pxformfin"/>
        <w:rPr>
          <w:ins w:id="2788" w:author="Cara Cardinale" w:date="2025-01-17T10:27:00Z"/>
        </w:rPr>
      </w:pPr>
      <w:ins w:id="2789"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ins>
    </w:p>
    <w:p w14:paraId="137F4EA4" w14:textId="77777777" w:rsidR="00556E45" w:rsidRPr="00A25529" w:rsidRDefault="00556E45" w:rsidP="00556E45">
      <w:pPr>
        <w:pStyle w:val="pxformp"/>
        <w:rPr>
          <w:ins w:id="2790" w:author="Cara Cardinale" w:date="2025-01-17T10:27:00Z"/>
        </w:rPr>
      </w:pPr>
      <w:ins w:id="2791"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operate and manage the association to provide a support and educational organization for the LGBT community;</w:t>
        </w:r>
      </w:ins>
    </w:p>
    <w:p w14:paraId="15F8A9B8" w14:textId="77777777" w:rsidR="00556E45" w:rsidRPr="00A25529" w:rsidRDefault="00556E45" w:rsidP="00556E45">
      <w:pPr>
        <w:pStyle w:val="pxformfin"/>
        <w:rPr>
          <w:ins w:id="2792" w:author="Cara Cardinale" w:date="2025-01-17T10:27:00Z"/>
        </w:rPr>
      </w:pPr>
      <w:ins w:id="2793"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ins>
    </w:p>
    <w:p w14:paraId="7F93BDE6" w14:textId="77777777" w:rsidR="00556E45" w:rsidRPr="00A25529" w:rsidRDefault="00556E45" w:rsidP="00556E45">
      <w:pPr>
        <w:pStyle w:val="pxformp"/>
        <w:rPr>
          <w:ins w:id="2794" w:author="Cara Cardinale" w:date="2025-01-17T10:27:00Z"/>
        </w:rPr>
      </w:pPr>
      <w:ins w:id="2795"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organize social gathering for the association;</w:t>
        </w:r>
      </w:ins>
    </w:p>
    <w:p w14:paraId="61E91A63" w14:textId="77777777" w:rsidR="00556E45" w:rsidRPr="00A25529" w:rsidRDefault="00556E45" w:rsidP="00556E45">
      <w:pPr>
        <w:pStyle w:val="pxformfin"/>
        <w:rPr>
          <w:ins w:id="2796" w:author="Cara Cardinale" w:date="2025-01-17T10:27:00Z"/>
        </w:rPr>
      </w:pPr>
      <w:ins w:id="2797"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ins>
    </w:p>
    <w:p w14:paraId="46A62F4A" w14:textId="77777777" w:rsidR="00556E45" w:rsidRPr="00A25529" w:rsidRDefault="00556E45" w:rsidP="00556E45">
      <w:pPr>
        <w:pStyle w:val="pxformp"/>
        <w:rPr>
          <w:ins w:id="2798" w:author="Cara Cardinale" w:date="2025-01-17T10:27:00Z"/>
        </w:rPr>
      </w:pPr>
      <w:ins w:id="2799"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organize public forums and gatherings to educate on LGBT issues;</w:t>
        </w:r>
      </w:ins>
    </w:p>
    <w:p w14:paraId="7071163A" w14:textId="77777777" w:rsidR="00556E45" w:rsidRPr="00A25529" w:rsidRDefault="00556E45" w:rsidP="00556E45">
      <w:pPr>
        <w:pStyle w:val="pxformfin"/>
        <w:rPr>
          <w:ins w:id="2800" w:author="Cara Cardinale" w:date="2025-01-17T10:27:00Z"/>
        </w:rPr>
      </w:pPr>
      <w:ins w:id="2801"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ins>
    </w:p>
    <w:p w14:paraId="3D6EA1F0" w14:textId="77777777" w:rsidR="00556E45" w:rsidRPr="00A25529" w:rsidRDefault="00556E45" w:rsidP="00556E45">
      <w:pPr>
        <w:pStyle w:val="pxformp"/>
        <w:rPr>
          <w:ins w:id="2802" w:author="Cara Cardinale" w:date="2025-01-17T10:27:00Z"/>
        </w:rPr>
      </w:pPr>
      <w:ins w:id="2803"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provide opportunities for networking for business and other purposes among LGBT members;</w:t>
        </w:r>
      </w:ins>
    </w:p>
    <w:p w14:paraId="58473932" w14:textId="77777777" w:rsidR="00556E45" w:rsidRPr="00A25529" w:rsidRDefault="00556E45" w:rsidP="00556E45">
      <w:pPr>
        <w:pStyle w:val="pxformfin"/>
        <w:rPr>
          <w:ins w:id="2804" w:author="Cara Cardinale" w:date="2025-01-17T10:27:00Z"/>
        </w:rPr>
      </w:pPr>
      <w:ins w:id="2805"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ins>
    </w:p>
    <w:p w14:paraId="3F6A182B" w14:textId="77777777" w:rsidR="00556E45" w:rsidRPr="00A25529" w:rsidRDefault="00556E45" w:rsidP="00556E45">
      <w:pPr>
        <w:pStyle w:val="pxformp"/>
        <w:rPr>
          <w:ins w:id="2806" w:author="Cara Cardinale" w:date="2025-01-17T10:27:00Z"/>
        </w:rPr>
      </w:pPr>
      <w:ins w:id="2807"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plan weekend or other trips for the association members;</w:t>
        </w:r>
      </w:ins>
    </w:p>
    <w:p w14:paraId="642DFDC4" w14:textId="77777777" w:rsidR="00556E45" w:rsidRPr="00A25529" w:rsidRDefault="00556E45" w:rsidP="00556E45">
      <w:pPr>
        <w:pStyle w:val="pxformfin"/>
        <w:rPr>
          <w:ins w:id="2808" w:author="Cara Cardinale" w:date="2025-01-17T10:27:00Z"/>
        </w:rPr>
      </w:pPr>
      <w:ins w:id="2809"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ins>
    </w:p>
    <w:p w14:paraId="536D215E" w14:textId="77777777" w:rsidR="00556E45" w:rsidRPr="00A25529" w:rsidRDefault="00556E45" w:rsidP="00556E45">
      <w:pPr>
        <w:pStyle w:val="pxformp"/>
        <w:rPr>
          <w:ins w:id="2810" w:author="Cara Cardinale" w:date="2025-01-17T10:27:00Z"/>
        </w:rPr>
      </w:pPr>
      <w:ins w:id="2811"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raise funds and provide other support for the LGBT community; and</w:t>
        </w:r>
      </w:ins>
    </w:p>
    <w:p w14:paraId="1CA5F2D6" w14:textId="77777777" w:rsidR="00556E45" w:rsidRPr="00A25529" w:rsidRDefault="00556E45" w:rsidP="00556E45">
      <w:pPr>
        <w:pStyle w:val="pxformfin"/>
        <w:rPr>
          <w:ins w:id="2812" w:author="Cara Cardinale" w:date="2025-01-17T10:27:00Z"/>
        </w:rPr>
      </w:pPr>
      <w:ins w:id="2813" w:author="Cara Cardinale" w:date="2025-01-17T10:27:00Z">
        <w:r w:rsidRPr="00A25529">
          <w:rPr>
            <w:color w:val="FF0000"/>
            <w:vertAlign w:val="superscript"/>
          </w:rPr>
          <w:t>►</w:t>
        </w:r>
        <w:r w:rsidRPr="00A25529">
          <w:fldChar w:fldCharType="begin"/>
        </w:r>
        <w:r w:rsidRPr="00A25529">
          <w:instrText>fi.lvl="1"</w:instrText>
        </w:r>
        <w:r w:rsidRPr="00A25529">
          <w:fldChar w:fldCharType="end"/>
        </w:r>
        <w:r w:rsidRPr="00A25529">
          <w:t xml:space="preserve">G. </w:t>
        </w:r>
      </w:ins>
    </w:p>
    <w:p w14:paraId="2561AD7F" w14:textId="77777777" w:rsidR="00556E45" w:rsidRPr="00A25529" w:rsidRDefault="00556E45" w:rsidP="00556E45">
      <w:pPr>
        <w:pStyle w:val="pxformp"/>
        <w:rPr>
          <w:ins w:id="2814" w:author="Cara Cardinale" w:date="2025-01-17T10:27:00Z"/>
        </w:rPr>
      </w:pPr>
      <w:ins w:id="2815" w:author="Cara Cardinale" w:date="2025-01-17T10:2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take any other action or provide any other support as the members deem proper and necessary.</w:t>
        </w:r>
      </w:ins>
    </w:p>
    <w:p w14:paraId="2F49ABFE" w14:textId="77777777" w:rsidR="00556E45" w:rsidRPr="00A25529" w:rsidRDefault="00556E45" w:rsidP="00556E45">
      <w:pPr>
        <w:pStyle w:val="pxformnotes"/>
        <w:jc w:val="center"/>
        <w:rPr>
          <w:ins w:id="2816" w:author="Cara Cardinale" w:date="2025-01-17T10:27:00Z"/>
          <w:sz w:val="24"/>
          <w:szCs w:val="24"/>
        </w:rPr>
      </w:pPr>
      <w:ins w:id="2817" w:author="Cara Cardinale" w:date="2025-01-17T10:27:00Z">
        <w:r w:rsidRPr="00A25529">
          <w:rPr>
            <w:rStyle w:val="pxvis"/>
            <w:rFonts w:cs="Arial"/>
            <w:bCs/>
            <w:sz w:val="50"/>
            <w:rPrChange w:id="2818" w:author="Cara Cardinale" w:date="2025-03-04T10:36:00Z">
              <w:rPr>
                <w:rStyle w:val="pxvis"/>
                <w:rFonts w:cs="Arial"/>
                <w:bCs/>
              </w:rPr>
            </w:rPrChange>
          </w:rPr>
          <w:t>Notes to Form</w:t>
        </w:r>
      </w:ins>
    </w:p>
    <w:p w14:paraId="3857F45C" w14:textId="77777777" w:rsidR="005B3878" w:rsidRPr="00A25529" w:rsidRDefault="005B3878" w:rsidP="005B3878">
      <w:pPr>
        <w:pStyle w:val="pxformp"/>
        <w:ind w:firstLine="720"/>
        <w:rPr>
          <w:ins w:id="2819" w:author="Cara Cardinale" w:date="2025-01-24T14:43:00Z"/>
        </w:rPr>
      </w:pPr>
      <w:ins w:id="2820" w:author="Cara Cardinale" w:date="2025-01-24T14:43:00Z">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ins>
    </w:p>
    <w:p w14:paraId="21463308" w14:textId="77777777" w:rsidR="005B3878" w:rsidRPr="00A25529" w:rsidRDefault="005B3878" w:rsidP="005B3878">
      <w:pPr>
        <w:pStyle w:val="pxformp"/>
        <w:rPr>
          <w:ins w:id="2821" w:author="Cara Cardinale" w:date="2025-01-24T14:43:00Z"/>
        </w:rPr>
      </w:pPr>
      <w:ins w:id="2822" w:author="Cara Cardinale" w:date="2025-01-24T14:43: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ins>
    </w:p>
    <w:p w14:paraId="1D2089EF" w14:textId="77777777" w:rsidR="00810A9C" w:rsidRPr="00A25529" w:rsidRDefault="00810A9C" w:rsidP="005B3878">
      <w:pPr>
        <w:pStyle w:val="pxformrr"/>
        <w:rPr>
          <w:ins w:id="2823" w:author="Cara Cardinale" w:date="2025-03-04T08:26:00Z"/>
          <w:rStyle w:val="pxvis"/>
          <w:rFonts w:cs="Arial"/>
          <w:bCs/>
          <w:sz w:val="24"/>
          <w:szCs w:val="24"/>
        </w:rPr>
      </w:pPr>
    </w:p>
    <w:p w14:paraId="04584901" w14:textId="77777777" w:rsidR="005B3878" w:rsidRPr="00A25529" w:rsidRDefault="005B3878" w:rsidP="005B3878">
      <w:pPr>
        <w:pStyle w:val="pxformrr"/>
        <w:rPr>
          <w:ins w:id="2824" w:author="Cara Cardinale" w:date="2025-01-24T14:43:00Z"/>
          <w:sz w:val="24"/>
          <w:szCs w:val="24"/>
        </w:rPr>
      </w:pPr>
      <w:ins w:id="2825" w:author="Cara Cardinale" w:date="2025-01-24T14:43:00Z">
        <w:r w:rsidRPr="00A25529">
          <w:rPr>
            <w:rStyle w:val="pxvis"/>
            <w:rFonts w:cs="Arial"/>
            <w:bCs/>
            <w:sz w:val="24"/>
            <w:szCs w:val="24"/>
            <w:rPrChange w:id="2826" w:author="Cara Cardinale" w:date="2025-03-04T10:36:00Z">
              <w:rPr>
                <w:rStyle w:val="pxvis"/>
                <w:rFonts w:cs="Arial"/>
                <w:bCs/>
                <w:szCs w:val="24"/>
              </w:rPr>
            </w:rPrChange>
          </w:rPr>
          <w:t>Research References</w:t>
        </w:r>
      </w:ins>
    </w:p>
    <w:p w14:paraId="49F56129" w14:textId="77777777" w:rsidR="005B3878" w:rsidRPr="00A25529" w:rsidRDefault="005B3878" w:rsidP="005B3878">
      <w:pPr>
        <w:pStyle w:val="pxformrrp"/>
        <w:rPr>
          <w:ins w:id="2827" w:author="Cara Cardinale" w:date="2025-01-24T14:43:00Z"/>
        </w:rPr>
      </w:pPr>
      <w:ins w:id="2828" w:author="Cara Cardinale" w:date="2025-01-24T14:43: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ins>
    </w:p>
    <w:p w14:paraId="659D4BC4" w14:textId="77777777" w:rsidR="005B3878" w:rsidRPr="00A25529" w:rsidRDefault="005B3878" w:rsidP="005B3878">
      <w:pPr>
        <w:pStyle w:val="pxformrrp"/>
        <w:rPr>
          <w:ins w:id="2829" w:author="Cara Cardinale" w:date="2025-01-24T14:43:00Z"/>
        </w:rPr>
      </w:pPr>
      <w:ins w:id="2830" w:author="Cara Cardinale" w:date="2025-01-24T14:43: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ins>
    </w:p>
    <w:p w14:paraId="5E70914B" w14:textId="77777777" w:rsidR="00556E45" w:rsidRPr="00A25529" w:rsidRDefault="005B3878" w:rsidP="005B3878">
      <w:pPr>
        <w:pStyle w:val="pxformrrp"/>
        <w:rPr>
          <w:ins w:id="2831" w:author="Cara Cardinale" w:date="2025-01-17T10:27:00Z"/>
        </w:rPr>
      </w:pPr>
      <w:ins w:id="2832" w:author="Cara Cardinale" w:date="2025-01-24T14:43:00Z">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ins>
      <w:ins w:id="2833" w:author="Cara Cardinale" w:date="2025-01-17T10:27:00Z">
        <w:r w:rsidR="00556E45" w:rsidRPr="00A25529">
          <w:t xml:space="preserve"> </w:t>
        </w:r>
      </w:ins>
    </w:p>
    <w:p w14:paraId="1F82C416" w14:textId="77777777" w:rsidR="00556E45" w:rsidRPr="00A25529" w:rsidRDefault="00556E45" w:rsidP="00556E45">
      <w:pPr>
        <w:pPrChange w:id="2834" w:author="Cara Cardinale" w:date="2025-01-17T10:27:00Z">
          <w:pPr>
            <w:pStyle w:val="pxformrrp"/>
          </w:pPr>
        </w:pPrChange>
      </w:pPr>
    </w:p>
    <w:p w14:paraId="76A951A9" w14:textId="77777777" w:rsidR="00FB29D8" w:rsidRPr="00A25529" w:rsidRDefault="00FB29D8">
      <w:pPr>
        <w:pStyle w:val="pxd"/>
        <w:spacing w:before="180"/>
      </w:pPr>
      <w:r w:rsidRPr="00A25529">
        <w:t>b. Bylaws</w:t>
      </w:r>
    </w:p>
    <w:p w14:paraId="58AEC025" w14:textId="77777777" w:rsidR="00FB29D8" w:rsidRPr="00A25529" w:rsidRDefault="00FB29D8">
      <w:pPr>
        <w:pStyle w:val="pxd"/>
        <w:spacing w:before="180"/>
      </w:pPr>
      <w:r w:rsidRPr="00A25529">
        <w:t>(1) In General</w:t>
      </w:r>
    </w:p>
    <w:p w14:paraId="430E401B" w14:textId="77777777" w:rsidR="00FB29D8" w:rsidRPr="00A25529" w:rsidRDefault="00FB29D8">
      <w:pPr>
        <w:pStyle w:val="pxs"/>
        <w:spacing w:before="180"/>
        <w:rPr>
          <w:rPrChange w:id="2835" w:author="Cara Cardinale" w:date="2025-03-04T10:36:00Z">
            <w:rPr>
              <w:sz w:val="27"/>
            </w:rPr>
          </w:rPrChange>
        </w:rPr>
      </w:pPr>
      <w:r w:rsidRPr="00A25529">
        <w:rPr>
          <w:rPrChange w:id="2836" w:author="Cara Cardinale" w:date="2025-03-04T10:36:00Z">
            <w:rPr>
              <w:sz w:val="27"/>
            </w:rPr>
          </w:rPrChange>
        </w:rPr>
        <w:t>30:97. Bylaws</w:t>
      </w:r>
      <w:r w:rsidRPr="00A25529">
        <w:rPr>
          <w:rStyle w:val="pxsep"/>
        </w:rPr>
        <w:t xml:space="preserve">-- </w:t>
      </w:r>
      <w:r w:rsidRPr="00A25529">
        <w:rPr>
          <w:rPrChange w:id="2837" w:author="Cara Cardinale" w:date="2025-03-04T10:36:00Z">
            <w:rPr>
              <w:sz w:val="27"/>
            </w:rPr>
          </w:rPrChange>
        </w:rPr>
        <w:t>Social club</w:t>
      </w:r>
    </w:p>
    <w:p w14:paraId="14BE1E88" w14:textId="77777777" w:rsidR="00FB29D8" w:rsidRPr="00A25529" w:rsidRDefault="00FB29D8">
      <w:pPr>
        <w:pStyle w:val="pxov"/>
        <w:rPr>
          <w:vanish/>
        </w:rPr>
      </w:pPr>
      <w:r w:rsidRPr="00A25529">
        <w:rPr>
          <w:vanish/>
        </w:rPr>
        <w:t>FMS</w:t>
      </w:r>
    </w:p>
    <w:p w14:paraId="5CA60F43" w14:textId="77777777" w:rsidR="00FB29D8" w:rsidRPr="00A25529" w:rsidRDefault="00FB29D8">
      <w:pPr>
        <w:pStyle w:val="pxov"/>
        <w:rPr>
          <w:vanish/>
        </w:rPr>
      </w:pPr>
      <w:r w:rsidRPr="00A25529">
        <w:rPr>
          <w:vanish/>
        </w:rPr>
        <w:t>NFP</w:t>
      </w:r>
    </w:p>
    <w:p w14:paraId="69A45E98" w14:textId="77777777" w:rsidR="00FB29D8" w:rsidRPr="00A25529" w:rsidRDefault="00FB29D8">
      <w:pPr>
        <w:pStyle w:val="pxov"/>
        <w:rPr>
          <w:vanish/>
        </w:rPr>
      </w:pPr>
      <w:r w:rsidRPr="00A25529">
        <w:rPr>
          <w:vanish/>
        </w:rPr>
        <w:t>COL</w:t>
      </w:r>
    </w:p>
    <w:p w14:paraId="61CDE494" w14:textId="77777777" w:rsidR="00FB29D8" w:rsidRPr="00A25529" w:rsidRDefault="00FB29D8">
      <w:pPr>
        <w:pStyle w:val="pxov"/>
        <w:rPr>
          <w:vanish/>
        </w:rPr>
      </w:pPr>
      <w:r w:rsidRPr="00A25529">
        <w:rPr>
          <w:vanish/>
        </w:rPr>
        <w:t>FCV</w:t>
      </w:r>
    </w:p>
    <w:p w14:paraId="32C6E92B" w14:textId="77777777" w:rsidR="00FB29D8" w:rsidRPr="00A25529" w:rsidRDefault="00FB29D8">
      <w:pPr>
        <w:pStyle w:val="pxov"/>
        <w:rPr>
          <w:vanish/>
        </w:rPr>
      </w:pPr>
      <w:r w:rsidRPr="00A25529">
        <w:rPr>
          <w:vanish/>
        </w:rPr>
        <w:t>FTR</w:t>
      </w:r>
    </w:p>
    <w:p w14:paraId="13EBE393" w14:textId="77777777" w:rsidR="00FB29D8" w:rsidRPr="00A25529" w:rsidRDefault="00FB29D8">
      <w:pPr>
        <w:pStyle w:val="pxov"/>
        <w:rPr>
          <w:vanish/>
        </w:rPr>
      </w:pPr>
      <w:r w:rsidRPr="00A25529">
        <w:rPr>
          <w:vanish/>
        </w:rPr>
        <w:t>EBL</w:t>
      </w:r>
    </w:p>
    <w:p w14:paraId="5B8646C8" w14:textId="77777777" w:rsidR="00FB29D8" w:rsidRPr="00A25529" w:rsidRDefault="00FB29D8">
      <w:pPr>
        <w:pStyle w:val="pxov"/>
        <w:rPr>
          <w:vanish/>
        </w:rPr>
      </w:pPr>
      <w:r w:rsidRPr="00A25529">
        <w:rPr>
          <w:vanish/>
        </w:rPr>
        <w:t>TEM</w:t>
      </w:r>
    </w:p>
    <w:p w14:paraId="49565254" w14:textId="77777777" w:rsidR="00FB29D8" w:rsidRPr="00A25529" w:rsidRDefault="00FB29D8">
      <w:pPr>
        <w:pStyle w:val="pxov"/>
        <w:rPr>
          <w:vanish/>
        </w:rPr>
      </w:pPr>
      <w:r w:rsidRPr="00A25529">
        <w:rPr>
          <w:vanish/>
        </w:rPr>
        <w:t>MTD</w:t>
      </w:r>
    </w:p>
    <w:p w14:paraId="0FA13B08"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form.fid="Id550a3101b6411e684899cfd92da4eb0"</w:instrText>
      </w:r>
      <w:r w:rsidRPr="00A25529">
        <w:fldChar w:fldCharType="end"/>
      </w:r>
    </w:p>
    <w:p w14:paraId="3762659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BYLAWS OF </w:t>
      </w:r>
      <w:r w:rsidRPr="00A25529">
        <w:rPr>
          <w:rStyle w:val="pxfinstr"/>
          <w:i/>
          <w:iCs/>
        </w:rPr>
        <w:t>[NAME OF CLUB]</w:t>
      </w:r>
      <w:r w:rsidRPr="00A25529">
        <w:t xml:space="preserve"> A NEW YORK NOT-FOR-PROFIT CORPORATION</w:t>
      </w:r>
    </w:p>
    <w:p w14:paraId="54DF4657"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49A4935"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club]</w:t>
      </w:r>
      <w:r w:rsidRPr="00A25529">
        <w:rPr>
          <w:sz w:val="24"/>
          <w:szCs w:val="24"/>
        </w:rPr>
        <w:t xml:space="preserve">, </w:t>
      </w:r>
      <w:r w:rsidRPr="00A25529">
        <w:rPr>
          <w:rStyle w:val="pxfinstr"/>
          <w:i/>
          <w:iCs/>
          <w:szCs w:val="24"/>
        </w:rPr>
        <w:t>[name of city]</w:t>
      </w:r>
      <w:r w:rsidRPr="00A25529">
        <w:rPr>
          <w:sz w:val="24"/>
          <w:szCs w:val="24"/>
        </w:rPr>
        <w:t xml:space="preserve">, </w:t>
      </w:r>
      <w:r w:rsidRPr="00A25529">
        <w:rPr>
          <w:rStyle w:val="pxfinstr"/>
          <w:i/>
          <w:iCs/>
          <w:szCs w:val="24"/>
        </w:rPr>
        <w:t>[name of county]</w:t>
      </w:r>
    </w:p>
    <w:p w14:paraId="7DF7224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State of New York</w:t>
      </w:r>
    </w:p>
    <w:p w14:paraId="0CEC296A" w14:textId="77777777" w:rsidR="00FB29D8" w:rsidRPr="00A25529" w:rsidRDefault="00FB29D8">
      <w:pPr>
        <w:pStyle w:val="pxformfl"/>
        <w:ind w:left="500"/>
      </w:pPr>
      <w:r w:rsidRPr="00A25529">
        <w:t xml:space="preserve"> </w:t>
      </w:r>
    </w:p>
    <w:p w14:paraId="5AFD6C9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OFFICES</w:t>
      </w:r>
    </w:p>
    <w:p w14:paraId="473C000D" w14:textId="77777777" w:rsidR="00FB29D8" w:rsidRPr="00A25529" w:rsidRDefault="00FB29D8">
      <w:pPr>
        <w:pStyle w:val="pxformfl"/>
        <w:ind w:left="500"/>
      </w:pPr>
      <w:r w:rsidRPr="00A25529">
        <w:t xml:space="preserve"> </w:t>
      </w:r>
    </w:p>
    <w:p w14:paraId="63DABDB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 Principal Office. </w:t>
      </w:r>
    </w:p>
    <w:p w14:paraId="59AD5B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principal office of the club in the State of New York shall be located at </w:t>
      </w:r>
      <w:r w:rsidRPr="00A25529">
        <w:rPr>
          <w:rStyle w:val="pxfinstr"/>
          <w:i/>
          <w:iCs/>
        </w:rPr>
        <w:t>[office address of club]</w:t>
      </w:r>
      <w:r w:rsidRPr="00A25529">
        <w:t xml:space="preserve">, in </w:t>
      </w:r>
      <w:r w:rsidRPr="00A25529">
        <w:rPr>
          <w:rStyle w:val="pxfinstr"/>
          <w:i/>
          <w:iCs/>
        </w:rPr>
        <w:t>[name of city]</w:t>
      </w:r>
      <w:r w:rsidRPr="00A25529">
        <w:t xml:space="preserve">, </w:t>
      </w:r>
      <w:r w:rsidRPr="00A25529">
        <w:rPr>
          <w:rStyle w:val="pxfinstr"/>
          <w:i/>
          <w:iCs/>
        </w:rPr>
        <w:t>[name of county]</w:t>
      </w:r>
      <w:r w:rsidRPr="00A25529">
        <w:t>.</w:t>
      </w:r>
    </w:p>
    <w:p w14:paraId="6A9F939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 Other Offices. </w:t>
      </w:r>
    </w:p>
    <w:p w14:paraId="06EDB2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club may have such other offices, either within or outside </w:t>
      </w:r>
      <w:r w:rsidRPr="00A25529">
        <w:rPr>
          <w:rStyle w:val="pxfinstr"/>
          <w:i/>
          <w:iCs/>
        </w:rPr>
        <w:t>[name of county]</w:t>
      </w:r>
      <w:r w:rsidRPr="00A25529">
        <w:t>, State of New York, as the board of trustees may determine or as the affairs of the club may require from time to time.</w:t>
      </w:r>
    </w:p>
    <w:p w14:paraId="67DCAD3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MEMBERS</w:t>
      </w:r>
    </w:p>
    <w:p w14:paraId="17ED56D8" w14:textId="77777777" w:rsidR="00FB29D8" w:rsidRPr="00A25529" w:rsidRDefault="00FB29D8">
      <w:pPr>
        <w:pStyle w:val="pxformfl"/>
        <w:ind w:left="500"/>
      </w:pPr>
      <w:r w:rsidRPr="00A25529">
        <w:t xml:space="preserve"> </w:t>
      </w:r>
    </w:p>
    <w:p w14:paraId="072963B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2.1. Classes of Membership. </w:t>
      </w:r>
    </w:p>
    <w:p w14:paraId="59E3A6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club shall have </w:t>
      </w:r>
      <w:r w:rsidRPr="00A25529">
        <w:rPr>
          <w:rStyle w:val="pxfinstr"/>
          <w:i/>
          <w:iCs/>
        </w:rPr>
        <w:t>[number of classes]</w:t>
      </w:r>
      <w:r w:rsidRPr="00A25529">
        <w:t xml:space="preserve"> </w:t>
      </w:r>
      <w:r w:rsidRPr="00A25529">
        <w:rPr>
          <w:rStyle w:val="pxfinstr"/>
          <w:i/>
          <w:iCs/>
        </w:rPr>
        <w:t>[class/classes]</w:t>
      </w:r>
      <w:r w:rsidRPr="00A25529">
        <w:t xml:space="preserve"> of members. The designation of such </w:t>
      </w:r>
      <w:r w:rsidRPr="00A25529">
        <w:rPr>
          <w:rStyle w:val="pxfinstr"/>
          <w:i/>
          <w:iCs/>
        </w:rPr>
        <w:t>[class/classes]</w:t>
      </w:r>
      <w:r w:rsidRPr="00A25529">
        <w:t xml:space="preserve"> and the qualifications and rights of the members of such </w:t>
      </w:r>
      <w:r w:rsidRPr="00A25529">
        <w:rPr>
          <w:rStyle w:val="pxfinstr"/>
          <w:i/>
          <w:iCs/>
        </w:rPr>
        <w:t>[class/classes]</w:t>
      </w:r>
      <w:r w:rsidRPr="00A25529">
        <w:t xml:space="preserve"> shall be as follows: </w:t>
      </w:r>
      <w:r w:rsidRPr="00A25529">
        <w:rPr>
          <w:rStyle w:val="pxfinstr"/>
          <w:i/>
          <w:iCs/>
        </w:rPr>
        <w:t>[list of designation]</w:t>
      </w:r>
      <w:r w:rsidRPr="00A25529">
        <w:t xml:space="preserve">, </w:t>
      </w:r>
      <w:r w:rsidRPr="00A25529">
        <w:rPr>
          <w:rStyle w:val="pxfinstr"/>
          <w:i/>
          <w:iCs/>
        </w:rPr>
        <w:t>[list of qualifications]</w:t>
      </w:r>
      <w:r w:rsidRPr="00A25529">
        <w:t xml:space="preserve"> and </w:t>
      </w:r>
      <w:r w:rsidRPr="00A25529">
        <w:rPr>
          <w:rStyle w:val="pxfinstr"/>
          <w:i/>
          <w:iCs/>
        </w:rPr>
        <w:t>[list of rights of members]</w:t>
      </w:r>
      <w:r w:rsidRPr="00A25529">
        <w:t>.</w:t>
      </w:r>
    </w:p>
    <w:p w14:paraId="0D752F0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2.2. Admission. </w:t>
      </w:r>
    </w:p>
    <w:p w14:paraId="639990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 applicant will be admitted to membership in the club only on making application for such membership and on being elected by the board of directors. Applications for membership will be in such form as shall be prescribed by the board of directors. An affirmative vote of </w:t>
      </w:r>
      <w:r w:rsidRPr="00A25529">
        <w:rPr>
          <w:rStyle w:val="pxfinstr"/>
          <w:i/>
          <w:iCs/>
        </w:rPr>
        <w:t>[number of members]</w:t>
      </w:r>
      <w:r w:rsidRPr="00A25529">
        <w:t xml:space="preserve"> members of the board of directors will be required for election.</w:t>
      </w:r>
    </w:p>
    <w:p w14:paraId="15570AB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2.3. Voting Rights. </w:t>
      </w:r>
    </w:p>
    <w:p w14:paraId="4741AF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Each member will be entitled to one vote on each matter submitted to a vote of the members.</w:t>
      </w:r>
    </w:p>
    <w:p w14:paraId="3DF09FA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 Suspension or Expulsion of Members. </w:t>
      </w:r>
    </w:p>
    <w:p w14:paraId="5329BD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a complaint against any member shall be signed by </w:t>
      </w:r>
      <w:r w:rsidRPr="00A25529">
        <w:rPr>
          <w:rStyle w:val="pxfinstr"/>
          <w:i/>
          <w:iCs/>
        </w:rPr>
        <w:t>[number of members]</w:t>
      </w:r>
      <w:r w:rsidRPr="00A25529">
        <w:t xml:space="preserve"> other members and filed with the secretary, the secretary shall bring the matter to the notice of the board of directors within </w:t>
      </w:r>
      <w:r w:rsidRPr="00A25529">
        <w:rPr>
          <w:rStyle w:val="pxfinstr"/>
          <w:i/>
          <w:iCs/>
        </w:rPr>
        <w:t>[number of days]</w:t>
      </w:r>
      <w:r w:rsidRPr="00A25529">
        <w:t xml:space="preserve"> days of the date of the complaint. The board of directors shall then request an explanation from the accused member, and if the accused member fails to explain or, after a fair hearing, is unable to justify his or her conduct, the board of directors is empowered to inflict a fine or to pass a resolution suspending or expelling the accused member from the club </w:t>
      </w:r>
      <w:r w:rsidRPr="00A25529">
        <w:rPr>
          <w:rStyle w:val="pxfinstr"/>
          <w:i/>
          <w:iCs/>
        </w:rPr>
        <w:t>[OPTIONAL: such resolution not to take effect until affirmed by a majority vote of the board of directors specially summoned to consider the resolution]</w:t>
      </w:r>
      <w:r w:rsidRPr="00A25529">
        <w:t>.</w:t>
      </w:r>
    </w:p>
    <w:p w14:paraId="0369364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2.4(a). Grounds for Suspension. </w:t>
      </w:r>
    </w:p>
    <w:p w14:paraId="7652EB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majority of the board of directors shall have power to suspend or expel members for willful infractions of the house rules or of any bylaw of the club, for acts or conduct that they may deem disorderly or injurious or hostile to the interests of the objects of the club, or for acts or conduct calculated to disturb the order, peace, or harmony of the club or to impair the good name of the club.</w:t>
      </w:r>
    </w:p>
    <w:p w14:paraId="661B94B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 Appeal by Member. </w:t>
      </w:r>
    </w:p>
    <w:p w14:paraId="4B2513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offender may appeal from the sentence of suspension or expulsion, as provided in these bylaws.</w:t>
      </w:r>
    </w:p>
    <w:p w14:paraId="685CEE3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2.4(b)(1). Preliminary Notice and Hearing. </w:t>
      </w:r>
    </w:p>
    <w:p w14:paraId="502B00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Prior to the expulsion or suspension of a member, the member shall be entitled to a notice and hearing before the board of directors or before a committee of the board of directors, whichever the accused member may elect.</w:t>
      </w:r>
    </w:p>
    <w:p w14:paraId="1CB9772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2.4(b)(2). Notice of Appeal. </w:t>
      </w:r>
    </w:p>
    <w:p w14:paraId="121BFF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member expelled or suspended from the club by determination of the board of directors may appeal such action within </w:t>
      </w:r>
      <w:r w:rsidRPr="00A25529">
        <w:rPr>
          <w:rStyle w:val="pxfinstr"/>
          <w:i/>
          <w:iCs/>
        </w:rPr>
        <w:t>[number of days]</w:t>
      </w:r>
      <w:r w:rsidRPr="00A25529">
        <w:t xml:space="preserve"> days after notice of the determination is posted on the bulletin board, by filing with the secretary a written notice of his or her appeal and the reasons supporting such appeal.</w:t>
      </w:r>
    </w:p>
    <w:p w14:paraId="571991E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2.4(b)(3). Time for Hearing Appeal. </w:t>
      </w:r>
    </w:p>
    <w:p w14:paraId="0AFE3C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All appeals shall be heard at a meeting of the membership, to be called for that purpose by the board of directors, within </w:t>
      </w:r>
      <w:r w:rsidRPr="00A25529">
        <w:rPr>
          <w:rStyle w:val="pxfinstr"/>
          <w:i/>
          <w:iCs/>
        </w:rPr>
        <w:t>[number of days]</w:t>
      </w:r>
      <w:r w:rsidRPr="00A25529">
        <w:t xml:space="preserve"> days after notice of the appeal has been filed with the secretary.</w:t>
      </w:r>
    </w:p>
    <w:p w14:paraId="5663090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2.4(b)(4). Procedure. </w:t>
      </w:r>
    </w:p>
    <w:p w14:paraId="305F5E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President or Vice President shall preside at such meetings, and the cause of suspension or expulsion shall be reported in writing by the board of directors, with a statement of facts on which their determination was founded, a copy of which will be furnished to the appellant at least </w:t>
      </w:r>
      <w:r w:rsidRPr="00A25529">
        <w:rPr>
          <w:rStyle w:val="pxfinstr"/>
          <w:i/>
          <w:iCs/>
        </w:rPr>
        <w:t>[number of days]</w:t>
      </w:r>
      <w:r w:rsidRPr="00A25529">
        <w:t xml:space="preserve"> days before the meeting, at which time a copy of the determination shall also be filed with the secretary. At the appeal meeting, the appellant shall present his or her defense in writing, to which one member of the board of directors may reply orally. The appellant or any one member in the appellant's behalf may then answer orally, and a director may speak in support of the charge; thereafter, no further discussion will be allowed.</w:t>
      </w:r>
    </w:p>
    <w:p w14:paraId="55AB4ED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2.4(b)(5). Disposition of Appeal. </w:t>
      </w:r>
    </w:p>
    <w:p w14:paraId="27FB63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presiding officer shall then put the question to the membership, as follows: </w:t>
      </w:r>
      <w:r w:rsidRPr="00A25529">
        <w:rPr>
          <w:vanish/>
        </w:rPr>
        <w:t>&amp;ldquo;</w:t>
      </w:r>
      <w:r w:rsidRPr="00A25529">
        <w:rPr>
          <w:rStyle w:val="pxvis"/>
          <w:rFonts w:ascii="Times NewRoman" w:hAnsi="Times NewRoman"/>
          <w:b w:val="0"/>
          <w:sz w:val="24"/>
        </w:rPr>
        <w:t>“</w:t>
      </w:r>
      <w:r w:rsidRPr="00A25529">
        <w:t>Shall the determination of the board of directors in this case be affirmed?</w:t>
      </w:r>
      <w:r w:rsidRPr="00A25529">
        <w:rPr>
          <w:vanish/>
        </w:rPr>
        <w:t>&amp;rdquo;</w:t>
      </w:r>
      <w:r w:rsidRPr="00A25529">
        <w:rPr>
          <w:rStyle w:val="pxvis"/>
          <w:rFonts w:ascii="Times NewRoman" w:hAnsi="Times NewRoman"/>
          <w:b w:val="0"/>
          <w:sz w:val="24"/>
        </w:rPr>
        <w:t>”</w:t>
      </w:r>
      <w:r w:rsidRPr="00A25529">
        <w:t xml:space="preserve"> If a majority of those present vote in the affirmative, the determination will stand as the final judgment of the club. If less than a majority of those present vote in the affirmative, then the determination of the board of directors will be reversed and the appellant will be immediately restored to full membership rights and privileges, and the board of directors shall be precluded from again suspending or expelling the member for the same offense based on the same facts and occurring at the same time and place as alleged in the original complaint.</w:t>
      </w:r>
    </w:p>
    <w:p w14:paraId="721942A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2.5. Resignation. </w:t>
      </w:r>
    </w:p>
    <w:p w14:paraId="4E1E60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member may resign by filing a written resignation with the secretary, but such resignation shall not relieve the member so resigning of the obligation to pay any dues, assessments, or other charges theretofore accrued and unpaid.</w:t>
      </w:r>
    </w:p>
    <w:p w14:paraId="7E6411C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2.6. Reinstatement. </w:t>
      </w:r>
    </w:p>
    <w:p w14:paraId="600ABD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On written request signed by a former member and filed with the secretary, the board of directors may, by the affirmative vote of two-thirds of the members of the board, reinstate such former member to membership on such terms as the board of directors may deem appropriate.</w:t>
      </w:r>
    </w:p>
    <w:p w14:paraId="1702CF8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2.7. Transfer of Membership. </w:t>
      </w:r>
    </w:p>
    <w:p w14:paraId="61E005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Membership in this club </w:t>
      </w:r>
      <w:r w:rsidRPr="00A25529">
        <w:rPr>
          <w:rStyle w:val="pxfinstr"/>
          <w:i/>
          <w:iCs/>
        </w:rPr>
        <w:t>[is/is not]</w:t>
      </w:r>
      <w:r w:rsidRPr="00A25529">
        <w:t xml:space="preserve"> </w:t>
      </w:r>
      <w:r w:rsidRPr="00A25529">
        <w:rPr>
          <w:rStyle w:val="pxfinstr"/>
          <w:i/>
          <w:iCs/>
        </w:rPr>
        <w:t>[transferable/assignable]</w:t>
      </w:r>
      <w:r w:rsidRPr="00A25529">
        <w:t xml:space="preserve">. </w:t>
      </w:r>
      <w:r w:rsidRPr="00A25529">
        <w:rPr>
          <w:rStyle w:val="pxfinstr"/>
          <w:i/>
          <w:iCs/>
        </w:rPr>
        <w:t>[OPTIONAL: However, no such transfer is valid unless the proposed transfer is submitted to the board of directors in writing and is approved by a majority vote of the entire board. No such transfer shall become effective until the secretary of the club is notified of the transfer in writing. The secretary must then record the transfer in the membership book. In no event, however, shall membership certificates issued by the club be transferable. Upon transfer of membership, the transferring member shall surrender his or her membership certificate, and a new certificate shall be issued to the transferee.]</w:t>
      </w:r>
    </w:p>
    <w:p w14:paraId="6A428D3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2.8. Termination of Membership. </w:t>
      </w:r>
    </w:p>
    <w:p w14:paraId="1630C61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Membership will terminate on the death or resignation of a member, the transfer of his or her membership in accordance with these bylaws, or on the member's expulsion by the board of directors. Upon such termination, any right, title, or interest of the member in or to the property and assets of the club will cease.</w:t>
      </w:r>
    </w:p>
    <w:p w14:paraId="682BEF9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MEETINGS OF MEMBERS</w:t>
      </w:r>
    </w:p>
    <w:p w14:paraId="789262A4" w14:textId="77777777" w:rsidR="00FB29D8" w:rsidRPr="00A25529" w:rsidRDefault="00FB29D8">
      <w:pPr>
        <w:pStyle w:val="pxformfl"/>
        <w:ind w:left="500"/>
      </w:pPr>
      <w:r w:rsidRPr="00A25529">
        <w:t xml:space="preserve"> </w:t>
      </w:r>
    </w:p>
    <w:p w14:paraId="22DF2D0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3.1. Annual Meeting. </w:t>
      </w:r>
    </w:p>
    <w:p w14:paraId="66CF64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 annual meeting of the members shall be held on the </w:t>
      </w:r>
      <w:r w:rsidRPr="00A25529">
        <w:rPr>
          <w:rStyle w:val="pxfinstr"/>
          <w:i/>
          <w:iCs/>
        </w:rPr>
        <w:t>[ordinal number of day]</w:t>
      </w:r>
      <w:r w:rsidRPr="00A25529">
        <w:t xml:space="preserve"> day in the month of </w:t>
      </w:r>
      <w:r w:rsidRPr="00A25529">
        <w:rPr>
          <w:rStyle w:val="pxfinstr"/>
          <w:i/>
          <w:iCs/>
        </w:rPr>
        <w:t>[name of month]</w:t>
      </w:r>
      <w:r w:rsidRPr="00A25529">
        <w:t xml:space="preserve"> in each year, at the hour of </w:t>
      </w:r>
      <w:r w:rsidRPr="00A25529">
        <w:rPr>
          <w:rStyle w:val="pxfinstr"/>
          <w:i/>
          <w:iCs/>
        </w:rPr>
        <w:t>[time of annual meeting]</w:t>
      </w:r>
      <w:r w:rsidRPr="00A25529">
        <w:t>, for the purpose of electing directors and for the transaction of such other business as may come before the meeting. If the day fixed for the annual meeting shall be a legal holiday in the State of New York, such meeting shall be held on the next succeeding business day. If the election of directors shall not be held on the day designated in these bylaws for any annual meeting or at any adjournment thereof, the board of directors shall cause the election to be held at a special meeting of the members as soon thereafter as is convenient.</w:t>
      </w:r>
    </w:p>
    <w:p w14:paraId="3D56E3D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3.2. Special Meetings. </w:t>
      </w:r>
    </w:p>
    <w:p w14:paraId="4970A8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Special meetings of the members may be called by the President, a majority of the board of directors, or not less than </w:t>
      </w:r>
      <w:r w:rsidRPr="00A25529">
        <w:rPr>
          <w:rStyle w:val="pxfinstr"/>
          <w:i/>
          <w:iCs/>
        </w:rPr>
        <w:t>[fraction of votes]</w:t>
      </w:r>
      <w:r w:rsidRPr="00A25529">
        <w:t xml:space="preserve"> of the members having voting rights.</w:t>
      </w:r>
    </w:p>
    <w:p w14:paraId="01F80D7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3.3. Place of Meeting. </w:t>
      </w:r>
    </w:p>
    <w:p w14:paraId="242A71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designate any place, either within or outside the State of New York, as the place of meeting for any annual meeting or for any special meeting called by the board of directors. If no designation is made or if a special meeting be otherwise called, the place of meeting shall be the registered office of the club in the State of New York. However, if all of the members shall meet at any time and place, either within or outside the State of New York, and consent to the holding of a meeting, such meeting shall be valid without call or notice, and at such meeting any corporate action may be taken.</w:t>
      </w:r>
    </w:p>
    <w:p w14:paraId="0B4FC22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3.4. Notice of Meetings. </w:t>
      </w:r>
    </w:p>
    <w:p w14:paraId="0DD7BC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Written or printed notice stating the place, day, and hour of any meeting of members shall be delivered, either personally or by mail, to each member entitled to vote at such meeting,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before the date of such meeting, or in the case of a removal of one or more directors, a merger, consolidation, dissolution, or sale, lease, or exchange of assets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before the date of such meeting, by or at the direction of the President, the secretary, or the officers or persons calling the meeting. In case of a special meeting or when required by statute or by these bylaws, the purpose or purposes for which the meeting is called shall be stated in the notice. If mailed, the notice of a meeting shall be deemed to be delivered when deposited in the United States mail addressed to the member at his or her address as it appears on the records of the club, with postage prepaid.</w:t>
      </w:r>
    </w:p>
    <w:p w14:paraId="28707A7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3.5. Informal Action by Members. </w:t>
      </w:r>
    </w:p>
    <w:p w14:paraId="7E1654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action required by law to be taken at a meeting of the members or any action that may be taken at a meeting of members may be taken without a meeting if a consent in writing, setting forth the action to be taken, shall be signed by all of the members entitled to vote with respect to the subject matter thereof.</w:t>
      </w:r>
    </w:p>
    <w:p w14:paraId="39C06A8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3.6. Quorum. </w:t>
      </w:r>
    </w:p>
    <w:p w14:paraId="25C3BB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members holding </w:t>
      </w:r>
      <w:r w:rsidRPr="00A25529">
        <w:rPr>
          <w:rStyle w:val="pxfinstr"/>
          <w:i/>
          <w:iCs/>
        </w:rPr>
        <w:t>[percentage of votes]</w:t>
      </w:r>
      <w:r w:rsidRPr="00A25529">
        <w:rPr>
          <w:vanish/>
        </w:rPr>
        <w:t>&amp;percnt;</w:t>
      </w:r>
      <w:r w:rsidRPr="00A25529">
        <w:rPr>
          <w:rStyle w:val="pxvis"/>
          <w:rFonts w:ascii="Times NewRoman" w:hAnsi="Times NewRoman"/>
          <w:b w:val="0"/>
          <w:sz w:val="24"/>
        </w:rPr>
        <w:t>%</w:t>
      </w:r>
      <w:r w:rsidRPr="00A25529">
        <w:t xml:space="preserve"> of the votes that may be cast at any meeting shall constitute a quorum at such meeting. If a quorum is not present at any meeting of members, a majority of the members present may adjourn the meeting from time to time without further notice.</w:t>
      </w:r>
    </w:p>
    <w:p w14:paraId="60FAEEA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3.7. Proxies. </w:t>
      </w:r>
    </w:p>
    <w:p w14:paraId="15A2B8F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At any meeting of members, a member entitled to vote may vote by proxy executed in writing by the member or by his or her authorized attorney in fact. No proxy shall be valid after </w:t>
      </w:r>
      <w:r w:rsidRPr="00A25529">
        <w:rPr>
          <w:rStyle w:val="pxfinstr"/>
          <w:i/>
          <w:iCs/>
        </w:rPr>
        <w:t>[specification of time period]</w:t>
      </w:r>
      <w:r w:rsidRPr="00A25529">
        <w:t xml:space="preserve"> from the date of its execution, unless otherwise provided in the proxy.</w:t>
      </w:r>
    </w:p>
    <w:p w14:paraId="1E9EA0F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3.8. Voting by Mail. </w:t>
      </w:r>
    </w:p>
    <w:p w14:paraId="4691F7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Where directors are to be elected by members, such election may be conducted by mail in such manner as the board of directors shall determine.</w:t>
      </w:r>
    </w:p>
    <w:p w14:paraId="68C8269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3.9. Cumulative Voting. </w:t>
      </w:r>
    </w:p>
    <w:p w14:paraId="617CAF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At any election for directors of the club, each and every member entitled to vote may cumulate his or her vote by giving one candidate as many votes as the number of such directors multiplied by his or her vote shall equal or by distributing such votes on the same principle among any number of such candidates. Any member who intends to cumulate his or her votes shall give written notice of such intention to the secretary of the club on or before the day preceding the election at which such member intends to cumulate his or her votes.</w:t>
      </w:r>
    </w:p>
    <w:p w14:paraId="076CEE6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BOARD OF DIRECTORS</w:t>
      </w:r>
    </w:p>
    <w:p w14:paraId="790365E5" w14:textId="77777777" w:rsidR="00FB29D8" w:rsidRPr="00A25529" w:rsidRDefault="00FB29D8">
      <w:pPr>
        <w:pStyle w:val="pxformfl"/>
        <w:ind w:left="500"/>
      </w:pPr>
      <w:r w:rsidRPr="00A25529">
        <w:t xml:space="preserve"> </w:t>
      </w:r>
    </w:p>
    <w:p w14:paraId="1268F90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4.1. General Powers. </w:t>
      </w:r>
    </w:p>
    <w:p w14:paraId="60265E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affairs of the club shall be managed by its board of directors.</w:t>
      </w:r>
    </w:p>
    <w:p w14:paraId="3B0B0A9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4.2. Number, Tenure, and Qualifications. </w:t>
      </w:r>
    </w:p>
    <w:p w14:paraId="31A1DA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number of directors shall be </w:t>
      </w:r>
      <w:r w:rsidRPr="00A25529">
        <w:rPr>
          <w:rStyle w:val="pxfinstr"/>
          <w:i/>
          <w:iCs/>
        </w:rPr>
        <w:t>[number of directors]</w:t>
      </w:r>
      <w:r w:rsidRPr="00A25529">
        <w:t xml:space="preserve">. Directors shall be elected at each annual meeting of members, and each director shall hold office until the next annual meeting of members and until his or her successor shall have been elected and qualified. Directors </w:t>
      </w:r>
      <w:r w:rsidRPr="00A25529">
        <w:rPr>
          <w:rStyle w:val="pxfinstr"/>
          <w:i/>
          <w:iCs/>
        </w:rPr>
        <w:t>[must/need not]</w:t>
      </w:r>
      <w:r w:rsidRPr="00A25529">
        <w:t xml:space="preserve"> be members of the club.</w:t>
      </w:r>
    </w:p>
    <w:p w14:paraId="29355D7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4.3. Regular Meetings. </w:t>
      </w:r>
    </w:p>
    <w:p w14:paraId="7F4E5B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rPr>
          <w:rStyle w:val="pxfinstr"/>
          <w:i/>
          <w:iCs/>
        </w:rPr>
        <w:t>[The board of directors shall hold regular meetings at least once a month on such date and at such hour as may, from time to time, be agreed upon/A regular annual meeting of the board of directors shall be held without other notice than this bylaw, immediately after, and at the same place, as the annual meeting of members]</w:t>
      </w:r>
      <w:r w:rsidRPr="00A25529">
        <w:t>. The board of directors may provide by resolution the time and place, either within or outside the State of New York, for the holding of additional regular meetings of the board without other notice than such resolution.</w:t>
      </w:r>
    </w:p>
    <w:p w14:paraId="7C2A069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4.4. Special Meetings. </w:t>
      </w:r>
    </w:p>
    <w:p w14:paraId="734C9B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Special meetings of the board of directors may be called by or at the request of the President or any </w:t>
      </w:r>
      <w:r w:rsidRPr="00A25529">
        <w:rPr>
          <w:rStyle w:val="pxfinstr"/>
          <w:i/>
          <w:iCs/>
        </w:rPr>
        <w:t>[number of directors]</w:t>
      </w:r>
      <w:r w:rsidRPr="00A25529">
        <w:t xml:space="preserve"> directors. The person or persons authorized to call special meetings of the board may fix any place, either within or outside the state, as the place for holding any special meeting of the board called by them.</w:t>
      </w:r>
    </w:p>
    <w:p w14:paraId="5D0062E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4.5. Telephone Conference Meetings. </w:t>
      </w:r>
    </w:p>
    <w:p w14:paraId="72DE1F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or all directors may participate in a meeting of the board or a committee of the board by means of conference telephone or any means of communication by which all persons participating in the meeting are able to hear each other.</w:t>
      </w:r>
    </w:p>
    <w:p w14:paraId="4E7A329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4.6. Notice. </w:t>
      </w:r>
    </w:p>
    <w:p w14:paraId="40F481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Notice of any special meeting of the board of directors shall be given at least </w:t>
      </w:r>
      <w:r w:rsidRPr="00A25529">
        <w:rPr>
          <w:rStyle w:val="pxfinstr"/>
          <w:i/>
          <w:iCs/>
        </w:rPr>
        <w:t>[specification of time period]</w:t>
      </w:r>
      <w:r w:rsidRPr="00A25529">
        <w:t xml:space="preserve"> prior to such meeting by written notice delivered personally or sent by mail or telegram to each director at his or her address as shown by the records of the club. If mailed, such notice shall be deemed to be delivered when deposited in the United States mail in a sealed envelope so addressed, with postage prepaid. If notice be given by telegram, such notice shall be deemed to be delivered when the telegram is delivered to the telegraph company. Any director may waive notice of any meeting. The attendance of a director at any meeting will constitute a waiver of notice of such meeting, except where a director attends a meeting for the express purpose of objecting to the transaction of any business because the meeting is not lawfully called or convened. The business to be transacted at the meeting need not be specified in the notice or waiver of notice of such meeting, unless specifically required by law or by these bylaws.</w:t>
      </w:r>
    </w:p>
    <w:p w14:paraId="7F10959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4.7. Quorum. </w:t>
      </w:r>
    </w:p>
    <w:p w14:paraId="3A4804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majority of the board of directors shall constitute a quorum for the transaction of business at any meeting of the board, but, if less than a majority of the directors are present at the meeting, a majority of the directors present may adjourn the meeting from time to time without further notice.</w:t>
      </w:r>
    </w:p>
    <w:p w14:paraId="77EAD81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4.8. Manner of Acting. </w:t>
      </w:r>
    </w:p>
    <w:p w14:paraId="077100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act of a majority of the directors present at a meeting at which a quorum is present shall be the act of the board of directors, unless the act of a greater number is required by law or by these bylaws.</w:t>
      </w:r>
    </w:p>
    <w:p w14:paraId="1521FC4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4.10. Vacancies. </w:t>
      </w:r>
    </w:p>
    <w:p w14:paraId="53D6D4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vacancy occurring in the board of directors shall be filled by the affirmative vote of a majority of the remaining directors though less than a quorum of the board of directors. A director elected to fill a vacancy shall hold office until the next annual meeting at which the election of directors is in the regular order of business and until his or her successor is elected or appointed and qualified.</w:t>
      </w:r>
    </w:p>
    <w:p w14:paraId="73A512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Any directorship to be filled by reason of an increase in the number of directors shall be filled by election at an annual meeting or at a special meeting of members called for that purpose. If no members have the right to vote, the directorship shall be filled by </w:t>
      </w:r>
      <w:r w:rsidRPr="00A25529">
        <w:rPr>
          <w:rStyle w:val="pxfinstr"/>
          <w:i/>
          <w:iCs/>
        </w:rPr>
        <w:t>[description of procedure of filling up vacancy]</w:t>
      </w:r>
      <w:r w:rsidRPr="00A25529">
        <w:t>.</w:t>
      </w:r>
    </w:p>
    <w:p w14:paraId="1ED6781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4.11. Compensation. </w:t>
      </w:r>
    </w:p>
    <w:p w14:paraId="24C9A7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rPr>
          <w:rStyle w:val="pxfinstr"/>
          <w:i/>
          <w:iCs/>
        </w:rPr>
        <w:t>[The board of directors, by the affirmative vote of a majority of the directors then in office, shall have the authority to establish reasonable compensation of all directors for services to the club as directors, officers, or otherwise/Directors as such shall not receive any stated salaries for their services as directors, but, by resolution of the board of directors, a fixed sum and expenses of attendance, if any, may be allowed for attendance at such regular and special meetings of the board; but nothing in these bylaws shall be construed to preclude any director from serving the club in any other capacity and receiving compensation for such service/Directors as such shall not receive any stated salaries for their services, but]</w:t>
      </w:r>
      <w:r w:rsidRPr="00A25529">
        <w:t xml:space="preserve"> by resolution of the board of directors, any director may be indemnified for expenses and costs, including attorney's fees, actually and necessarily incurred in connection with any claim asserted against that director, by action in court or otherwise, by reason of his or her being or having been such director, except in relation to matters as to which he or she shall have been guilty of negligence or misconduct in respect of the matter in which indemnity is sought.</w:t>
      </w:r>
    </w:p>
    <w:p w14:paraId="67260CD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OFFICERS</w:t>
      </w:r>
    </w:p>
    <w:p w14:paraId="39C7C2EA" w14:textId="77777777" w:rsidR="00FB29D8" w:rsidRPr="00A25529" w:rsidRDefault="00FB29D8">
      <w:pPr>
        <w:pStyle w:val="pxformfl"/>
        <w:ind w:left="500"/>
      </w:pPr>
      <w:r w:rsidRPr="00A25529">
        <w:t xml:space="preserve"> </w:t>
      </w:r>
    </w:p>
    <w:p w14:paraId="3F8D5BE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5.1. Officers. </w:t>
      </w:r>
    </w:p>
    <w:p w14:paraId="2D0C99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officers of the club shall be a President, one or more Vice Presidents (the number to be determined by the board of directors), a secretary, a treasurer, and such other officers as may be elected in accordance with the provisions of this article. The board of directors may elect or appoint such other officers, including one or more assistant secretaries and one or more assistant treasurers, as it shall deem desirable, such officers to have the authority and to perform the duties prescribed, from time to time, by the board of directors. Any two or more offices may be held by the same person, provided that no officer shall execute, acknowledge, or verify any instrument in more than one capacity if the instrument is required by law or by these bylaws to be executed, acknowledged, or verified by two or more officers.</w:t>
      </w:r>
    </w:p>
    <w:p w14:paraId="5778B74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5.2. Election and Term of Office. </w:t>
      </w:r>
    </w:p>
    <w:p w14:paraId="4D1B73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officers of the club shall be elected annually by the board of directors at the regular annual meeting of the board of directors. If the election of officers shall not be held at such meeting, such election shall be held as soon thereafter as is convenient. New offices may be created and filled at any meeting of the board of directors. Each officer shall hold office until his or her successor shall have been elected and qualified.</w:t>
      </w:r>
    </w:p>
    <w:p w14:paraId="3132D5F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5.3. Removal. </w:t>
      </w:r>
    </w:p>
    <w:p w14:paraId="064694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officer elected or appointed by the board of directors may be removed by the board of directors whenever in its judgment the best interests of the club would be served thereby, but such removal shall be without prejudice to the contract rights, if any, of the officer so removed.</w:t>
      </w:r>
    </w:p>
    <w:p w14:paraId="5CA9DF0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5.4. Vacancies. </w:t>
      </w:r>
    </w:p>
    <w:p w14:paraId="7BDF08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vacancy in any office because of death, resignation, removal, disqualification, or otherwise may be filled by the board of directors for the unexpired portion of the term.</w:t>
      </w:r>
    </w:p>
    <w:p w14:paraId="365076F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5.5. President. </w:t>
      </w:r>
    </w:p>
    <w:p w14:paraId="47F05E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President shall be the principal executive officer of the club and shall, in general, supervise and control all of the business and affairs of the club. The President shall preside at all meetings of the members and of the board of directors. The President may sign, with the secretary or any other proper officer of the club authorized by the board of directors, any deeds, mortgages, bonds, contracts, or other instruments that the board of directors have authorized to be executed, except in cases where the signing and execution thereof shall be expressly delegated by the board of directors or by these bylaws or by statute to some other officer or agent of the club. In general, the President shall perform all duties incident to the office of President and such other duties as may be prescribed by the board of directors from time to time.</w:t>
      </w:r>
    </w:p>
    <w:p w14:paraId="6B55431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5.6. Vice President. </w:t>
      </w:r>
    </w:p>
    <w:p w14:paraId="40FC64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In the absence of the President or in event of an inability or refusal to act, the </w:t>
      </w:r>
      <w:r w:rsidRPr="00A25529">
        <w:rPr>
          <w:rStyle w:val="pxfinstr"/>
          <w:i/>
          <w:iCs/>
        </w:rPr>
        <w:t>[Vice President/Vice Presidents in the order of their election]</w:t>
      </w:r>
      <w:r w:rsidRPr="00A25529">
        <w:t xml:space="preserve"> shall perform the duties of the President and, when so acting, shall have all the powers of and be subject to all the restrictions on the President. Any Vice President shall perform such other duties as, from time to time, may be assigned by the President or by the board of directors.</w:t>
      </w:r>
    </w:p>
    <w:p w14:paraId="2DB9F87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5.7. Treasurer. </w:t>
      </w:r>
    </w:p>
    <w:p w14:paraId="527E22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If required by the board of directors, the treasurer shall give a bond for the faithful discharge of his or her duties in such sum and with such surety or sureties as the board of directors shall determine. The treasurer shall have charge and custody of and be responsible for all funds and securities of the club; receive and give receipts for money due and payable to the club from any source whatsoever, and deposit all such monies in the name of the club in such banks, trust companies, or other depositories as shall be selected by the board of directors and, in general, perform all the duties incident to the office of treasurer and such other duties as, from time to time, may be assigned by the President or by the board of directors.</w:t>
      </w:r>
    </w:p>
    <w:p w14:paraId="4BF511D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5.8. Secretary. </w:t>
      </w:r>
    </w:p>
    <w:p w14:paraId="13B988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secretary shall keep the minutes of the meetings of the members and of the board of directors in one or more books provided for that purpose; see that all notices are given in accordance with the provisions of these bylaws or as required by law; be custodian of the corporate records and of the corporate seal of the club and see that the corporate seal of the club is affixed to all documents, the execution of which on behalf of the club under its seal is authorized in accordance with the provisions of these bylaws; keep a register of the post office address of each member which shall be furnished to the secretary by such member; and in general perform all duties incident to the office of secretary and such other duties as, from time to time, may be assigned by the President or by the board of directors.</w:t>
      </w:r>
    </w:p>
    <w:p w14:paraId="4FC775B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5.9. Assistant Treasurers and Assistant Secretaries. </w:t>
      </w:r>
    </w:p>
    <w:p w14:paraId="31FBEA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If required by the board of directors, the assistant treasurers shall give bonds for the faithful discharge of their duties in such sums and with such sureties as the board of directors shall determine. The assistant treasurers and assistant secretaries, in general, shall perform such duties as shall be assigned to them by the treasurer or the secretary or by the President or the board of directors.</w:t>
      </w:r>
    </w:p>
    <w:p w14:paraId="285E89C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COMMITTEES</w:t>
      </w:r>
    </w:p>
    <w:p w14:paraId="4DD994FA" w14:textId="77777777" w:rsidR="00FB29D8" w:rsidRPr="00A25529" w:rsidRDefault="00FB29D8">
      <w:pPr>
        <w:pStyle w:val="pxformfl"/>
        <w:ind w:left="500"/>
      </w:pPr>
      <w:r w:rsidRPr="00A25529">
        <w:t xml:space="preserve"> </w:t>
      </w:r>
    </w:p>
    <w:p w14:paraId="2F351F4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6.1. Executive Committee. </w:t>
      </w:r>
    </w:p>
    <w:p w14:paraId="23FE96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Internal management and conduct of the business of the club shall, by resolution adopted by a majority of the board of directors in office, be vested in an executive committee composed of </w:t>
      </w:r>
      <w:r w:rsidRPr="00A25529">
        <w:rPr>
          <w:rStyle w:val="pxfinstr"/>
          <w:i/>
          <w:iCs/>
        </w:rPr>
        <w:t>[number of persons]</w:t>
      </w:r>
      <w:r w:rsidRPr="00A25529">
        <w:t xml:space="preserve"> persons. Members of the committee shall be appointed by resolution of the board of directors. </w:t>
      </w:r>
      <w:r w:rsidRPr="00A25529">
        <w:rPr>
          <w:rStyle w:val="pxfinstr"/>
          <w:i/>
          <w:iCs/>
        </w:rPr>
        <w:t>[All/At least [number of members]]</w:t>
      </w:r>
      <w:r w:rsidRPr="00A25529">
        <w:t xml:space="preserve"> members of the committee shall be directors of the club. The executive committee is authorized to hire and discharge employees, to make all contracts and authorize all transactions in the ordinary course of business of the club, and to do all things necessary or incident thereto. This designation and the delegation thereto of authority shall not operate to relieve the board of directors or any individual director of any responsibility imposed by law.</w:t>
      </w:r>
    </w:p>
    <w:p w14:paraId="78E847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executive committee may act by unanimous written agreement of its members or by a majority vote of its members at any regularly called meeting of which all members have had reasonable notice. The committee shall, at each regular meeting of the board of directors and from time to time when requested by the board, make a full report of all business transacted by the committee.</w:t>
      </w:r>
    </w:p>
    <w:p w14:paraId="01FA27B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6.2. Other Committees of Directors. </w:t>
      </w:r>
    </w:p>
    <w:p w14:paraId="74D1A2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by resolution adopted by a majority of the directors in office, may designate other committees, each of which shall consist of two or more directors, which committees, to the extent provided in the resolution, shall have and shall exercise the authority of the board of directors. The designation of such committees and the delegation of authority to them shall not operate to relieve the board of directors or any individual director of any responsibility imposed by law.</w:t>
      </w:r>
    </w:p>
    <w:p w14:paraId="29490D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committee designated may perform the functions of any officer and the functions of any two or more officers may be performed by a single committee, including the functions of both President and secretary.</w:t>
      </w:r>
    </w:p>
    <w:p w14:paraId="72A7DD8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6.3. Other Committees. </w:t>
      </w:r>
    </w:p>
    <w:p w14:paraId="2CEAE9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Other committees not having and exercising the authority of the board of directors in the management of the club may be designated by a resolution adopted by a majority of the directors present at a meeting at which a quorum is present. </w:t>
      </w:r>
      <w:r w:rsidRPr="00A25529">
        <w:rPr>
          <w:rStyle w:val="pxfinstr"/>
          <w:i/>
          <w:iCs/>
        </w:rPr>
        <w:t>[OPTIONAL: Except as otherwise provided in such resolution, members of each such committee shall be members of the club, and the President of the club shall appoint the members thereof.]</w:t>
      </w:r>
      <w:r w:rsidRPr="00A25529">
        <w:t xml:space="preserve"> Any member thereof may be removed by the person or persons authorized to appoint such member whenever in that person's or those persons' judgment the best interests of the club will be served by such removal.</w:t>
      </w:r>
    </w:p>
    <w:p w14:paraId="4B1CE71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6.4. Term of Office. </w:t>
      </w:r>
    </w:p>
    <w:p w14:paraId="2ED932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Each member of a committee shall continue as such until the next annual meeting of the board of directors and until a successor is appointed, unless the committee shall be sooner terminated, or unless the member shall be removed from the committee, or unless the member shall cease to qualify as a member of the committee.</w:t>
      </w:r>
    </w:p>
    <w:p w14:paraId="5D852BF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6.5. Chair. </w:t>
      </w:r>
    </w:p>
    <w:p w14:paraId="58F53E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One member of each committee shall be appointed to chair the committee by the person or persons authorized to appoint the committee members.</w:t>
      </w:r>
    </w:p>
    <w:p w14:paraId="53794F5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6.6. Vacancies. </w:t>
      </w:r>
    </w:p>
    <w:p w14:paraId="6FE6B3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Vacancies in the membership of any committee may be filled by appointments made in the same manner as provided in the case of the original appointments.</w:t>
      </w:r>
    </w:p>
    <w:p w14:paraId="0094183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6.7. Quorum. </w:t>
      </w:r>
    </w:p>
    <w:p w14:paraId="4C7233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Unless otherwise provided in the resolution of the board of directors designating a committee, a majority of the whole committee shall constitute a quorum and the act of a majority of the members present at a meeting at which a quorum is present shall be the act of the committee.</w:t>
      </w:r>
    </w:p>
    <w:p w14:paraId="5439107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6.8. Rules. </w:t>
      </w:r>
    </w:p>
    <w:p w14:paraId="2C3898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Each committee may adopt rules for its own government not inconsistent with these bylaws or with rules adopted by the board of directors.</w:t>
      </w:r>
    </w:p>
    <w:p w14:paraId="123A156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CONTRACTS, CHECKS, DEPOSITS, AND FUNDS</w:t>
      </w:r>
    </w:p>
    <w:p w14:paraId="595406A7" w14:textId="77777777" w:rsidR="00FB29D8" w:rsidRPr="00A25529" w:rsidRDefault="00FB29D8">
      <w:pPr>
        <w:pStyle w:val="pxformfl"/>
        <w:ind w:left="500"/>
      </w:pPr>
      <w:r w:rsidRPr="00A25529">
        <w:t xml:space="preserve"> </w:t>
      </w:r>
    </w:p>
    <w:p w14:paraId="079026A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7.1. Contracts. </w:t>
      </w:r>
    </w:p>
    <w:p w14:paraId="4026F9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authorize any officer or officers, agent or agents of the club, in addition to the officers so authorized by these bylaws, to enter into any contract or to execute and deliver any instrument in the name of and on behalf of the club, and such authority may be general or confined to specific instances.</w:t>
      </w:r>
    </w:p>
    <w:p w14:paraId="32351BB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7.2. Checks, Drafts, or Orders for Payment. </w:t>
      </w:r>
    </w:p>
    <w:p w14:paraId="3A75F5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All checks, drafts, or orders for the payment of money, notes, or other evidences of indebtedness issued in the name of the club shall be signed by such officer or officers, agent, or agents of the club and in such manner as shall from time to time be determined by resolution of the board of directors. In the absence of such determination by the board of directors, such instruments shall be signed by the treasurer or an assistant treasurer and countersigned by the President or a Vice President of the club.</w:t>
      </w:r>
    </w:p>
    <w:p w14:paraId="5A5559A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7.3. Deposits. </w:t>
      </w:r>
    </w:p>
    <w:p w14:paraId="175D03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All funds of the club shall be deposited from time to time to the credit of the club in such banks, trust companies, or other depositaries as the board of directors may select.</w:t>
      </w:r>
    </w:p>
    <w:p w14:paraId="6651C4A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7.4. Gifts. </w:t>
      </w:r>
    </w:p>
    <w:p w14:paraId="69F2FD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accept on behalf of the club any contribution, gift, bequest, or devise for the general purposes or for any special purpose of the club.</w:t>
      </w:r>
    </w:p>
    <w:p w14:paraId="29EC9F1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CERTIFICATES OF MEMBERSHIP</w:t>
      </w:r>
    </w:p>
    <w:p w14:paraId="759FCB3B" w14:textId="77777777" w:rsidR="00FB29D8" w:rsidRPr="00A25529" w:rsidRDefault="00FB29D8">
      <w:pPr>
        <w:pStyle w:val="pxformfl"/>
        <w:ind w:left="500"/>
      </w:pPr>
      <w:r w:rsidRPr="00A25529">
        <w:t xml:space="preserve"> </w:t>
      </w:r>
    </w:p>
    <w:p w14:paraId="0E44982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8.1. Certificate of Membership. </w:t>
      </w:r>
    </w:p>
    <w:p w14:paraId="788D3A5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provide for the issuance of certificates evidencing membership in the club, which shall be in such form as may be determined by the board. The certificates shall be signed by the President or a Vice President and by the secretary or an assistant secretary and shall be sealed with the seal of the club. All certificates evidencing membership of any class shall be consecutively numbered. The name and address of each member and the date of issuance of the certificate shall be entered on the records of the club. If any certificate shall become lost, mutilated, or destroyed, a new certificate may be issued on such terms and conditions as the board of directors may determine.</w:t>
      </w:r>
    </w:p>
    <w:p w14:paraId="5D054F8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8.2. Issuance of Certificates. </w:t>
      </w:r>
    </w:p>
    <w:p w14:paraId="2FC932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If the board of directors shall have provided for the issuance of certificates of membership under the provisions of Section 8.1 when a member has been elected to membership and has paid any initiation fee and dues that may then be required, the secretary shall issue a certificate of membership in the new member's name and deliver it to the new member.</w:t>
      </w:r>
    </w:p>
    <w:p w14:paraId="54B1C21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8.3. Nontransferability of Certificates. </w:t>
      </w:r>
    </w:p>
    <w:p w14:paraId="427003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In no event shall membership certificates issued by the club be transferable. Upon transfer of membership as provided in ARTICLE II of these bylaws, the transferring member shall surrender his or her membership certificate, and a new certificate shall be issued to the transferee.</w:t>
      </w:r>
    </w:p>
    <w:p w14:paraId="5E37149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DUES</w:t>
      </w:r>
    </w:p>
    <w:p w14:paraId="021CC723" w14:textId="77777777" w:rsidR="00FB29D8" w:rsidRPr="00A25529" w:rsidRDefault="00FB29D8">
      <w:pPr>
        <w:pStyle w:val="pxformfl"/>
        <w:ind w:left="500"/>
      </w:pPr>
      <w:r w:rsidRPr="00A25529">
        <w:t xml:space="preserve"> </w:t>
      </w:r>
    </w:p>
    <w:p w14:paraId="25102FA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9.1. Initiation Fee and Annual Dues. </w:t>
      </w:r>
    </w:p>
    <w:p w14:paraId="790009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may determine from time to time the amount of initiation fee, if any, and annual dues payable to the club by members </w:t>
      </w:r>
      <w:r w:rsidRPr="00A25529">
        <w:rPr>
          <w:rStyle w:val="pxfinstr"/>
          <w:i/>
          <w:iCs/>
        </w:rPr>
        <w:t>[OPTIONAL: of each class]</w:t>
      </w:r>
      <w:r w:rsidRPr="00A25529">
        <w:t>.</w:t>
      </w:r>
    </w:p>
    <w:p w14:paraId="1187FE2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9.2. Payment of Dues. </w:t>
      </w:r>
    </w:p>
    <w:p w14:paraId="292D79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Dues shall be payable in advance of the first day of </w:t>
      </w:r>
      <w:r w:rsidRPr="00A25529">
        <w:rPr>
          <w:rStyle w:val="pxfinstr"/>
          <w:i/>
          <w:iCs/>
        </w:rPr>
        <w:t>[name of month]</w:t>
      </w:r>
      <w:r w:rsidRPr="00A25529">
        <w:t xml:space="preserve"> in each fiscal year. Dues of a new member shall be prorated from the first day of the month in which such new member is elected to membership for the remainder of the fiscal year of the club.</w:t>
      </w:r>
    </w:p>
    <w:p w14:paraId="5090913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9.3. Default and Termination of Membership. </w:t>
      </w:r>
    </w:p>
    <w:p w14:paraId="551FE1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When any member </w:t>
      </w:r>
      <w:r w:rsidRPr="00A25529">
        <w:rPr>
          <w:rStyle w:val="pxfinstr"/>
          <w:i/>
          <w:iCs/>
        </w:rPr>
        <w:t>[OPTIONAL: of any class]</w:t>
      </w:r>
      <w:r w:rsidRPr="00A25529">
        <w:t xml:space="preserve"> shall be in default in the payment of dues for a period of </w:t>
      </w:r>
      <w:r w:rsidRPr="00A25529">
        <w:rPr>
          <w:rStyle w:val="pxfinstr"/>
          <w:i/>
          <w:iCs/>
        </w:rPr>
        <w:t>[number of months]</w:t>
      </w:r>
      <w:r w:rsidRPr="00A25529">
        <w:t xml:space="preserve"> months from the beginning of the fiscal year or period in which such dues become payable, his or her membership may be terminated by the board of directors in the manner provided in Article II of these bylaws.</w:t>
      </w:r>
    </w:p>
    <w:p w14:paraId="43188C8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USE OF FACILITIES</w:t>
      </w:r>
    </w:p>
    <w:p w14:paraId="1FD521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specifically authorized by resolution of the board of directors limited as to date, time, and event or function, no person except a member of the club, the family of such member, and guests of the member, when in the company of the member, shall use the facilities owned or leased by the club. As used in these bylaws, the term </w:t>
      </w:r>
      <w:r w:rsidRPr="00A25529">
        <w:rPr>
          <w:vanish/>
        </w:rPr>
        <w:t>&amp;ldquo;</w:t>
      </w:r>
      <w:r w:rsidRPr="00A25529">
        <w:rPr>
          <w:rStyle w:val="pxvis"/>
          <w:rFonts w:ascii="Times NewRoman" w:hAnsi="Times NewRoman"/>
          <w:b w:val="0"/>
          <w:sz w:val="24"/>
        </w:rPr>
        <w:t>“</w:t>
      </w:r>
      <w:r w:rsidRPr="00A25529">
        <w:t>family</w:t>
      </w:r>
      <w:r w:rsidRPr="00A25529">
        <w:rPr>
          <w:vanish/>
        </w:rPr>
        <w:t>&amp;rdquo;</w:t>
      </w:r>
      <w:r w:rsidRPr="00A25529">
        <w:rPr>
          <w:rStyle w:val="pxvis"/>
          <w:rFonts w:ascii="Times NewRoman" w:hAnsi="Times NewRoman"/>
          <w:b w:val="0"/>
          <w:sz w:val="24"/>
        </w:rPr>
        <w:t>”</w:t>
      </w:r>
      <w:r w:rsidRPr="00A25529">
        <w:t xml:space="preserve"> shall include only persons within the third degree of relationship either to the member or to the member's spouse.</w:t>
      </w:r>
    </w:p>
    <w:p w14:paraId="4E85D12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MISCELLANEOUS</w:t>
      </w:r>
    </w:p>
    <w:p w14:paraId="7EB5DB19" w14:textId="77777777" w:rsidR="00FB29D8" w:rsidRPr="00A25529" w:rsidRDefault="00FB29D8">
      <w:pPr>
        <w:pStyle w:val="pxformfl"/>
        <w:ind w:left="500"/>
      </w:pPr>
      <w:r w:rsidRPr="00A25529">
        <w:t xml:space="preserve"> </w:t>
      </w:r>
    </w:p>
    <w:p w14:paraId="21A339A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11.1. Books and Records. </w:t>
      </w:r>
    </w:p>
    <w:p w14:paraId="0DE89B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club shall keep correct and complete books and records of account and shall also keep minutes of the proceedings of its members, board of directors, and committees having any of the authority of the board of directors and shall keep at the registered or principal office a record giving the names and addresses of the members entitled to vote. All books and records of the club may be inspected by any member or his or her agent or attorney for any proper purpose at any reasonable time.</w:t>
      </w:r>
    </w:p>
    <w:p w14:paraId="2FAC294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11.2. Fiscal Year. </w:t>
      </w:r>
    </w:p>
    <w:p w14:paraId="7AB7A3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fiscal year of the club shall begin on the first day of </w:t>
      </w:r>
      <w:r w:rsidRPr="00A25529">
        <w:rPr>
          <w:rStyle w:val="pxfinstr"/>
          <w:i/>
          <w:iCs/>
        </w:rPr>
        <w:t>[name of month]</w:t>
      </w:r>
      <w:r w:rsidRPr="00A25529">
        <w:t xml:space="preserve"> and end on the last day of </w:t>
      </w:r>
      <w:r w:rsidRPr="00A25529">
        <w:rPr>
          <w:rStyle w:val="pxfinstr"/>
          <w:i/>
          <w:iCs/>
        </w:rPr>
        <w:t>[name of month]</w:t>
      </w:r>
      <w:r w:rsidRPr="00A25529">
        <w:t xml:space="preserve"> in each year.</w:t>
      </w:r>
    </w:p>
    <w:p w14:paraId="71FF3CD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11.3. Corporate Seal. </w:t>
      </w:r>
    </w:p>
    <w:p w14:paraId="67CD2B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shall provide a corporate seal, which shall be in the form of </w:t>
      </w:r>
      <w:r w:rsidRPr="00A25529">
        <w:rPr>
          <w:rStyle w:val="pxfinstr"/>
          <w:i/>
          <w:iCs/>
        </w:rPr>
        <w:t>[specification of form]</w:t>
      </w:r>
      <w:r w:rsidRPr="00A25529">
        <w:t>.</w:t>
      </w:r>
    </w:p>
    <w:p w14:paraId="450392F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11.4. Waiver of Notice. </w:t>
      </w:r>
    </w:p>
    <w:p w14:paraId="352A3E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Whenever any notice is required to be given under the provisions of the N.Y. Not-for-Profit Corporation Law or under the provisions of the certificate of incorporation or the bylaws of the club, a waiver of such notice in writing signed by the person or persons entitled to such notice or transmitted electronically by electronic mail and setting forth information from which it can reasonably be determined that the transmission was authorized by the person or persons, whether before or after the time stated in the notice, shall be deemed equivalent to the giving of such notice.</w:t>
      </w:r>
    </w:p>
    <w:p w14:paraId="30A927D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AMENDMENTS</w:t>
      </w:r>
    </w:p>
    <w:p w14:paraId="64698FC9" w14:textId="77777777" w:rsidR="00FB29D8" w:rsidRPr="00A25529" w:rsidRDefault="00FB29D8">
      <w:pPr>
        <w:pStyle w:val="pxformfl"/>
        <w:ind w:left="500"/>
      </w:pPr>
      <w:r w:rsidRPr="00A25529">
        <w:t xml:space="preserve"> </w:t>
      </w:r>
    </w:p>
    <w:p w14:paraId="40BDEC7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12.1. Power of Members to Amend Bylaws. </w:t>
      </w:r>
    </w:p>
    <w:p w14:paraId="512527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bylaws of this club may be amended, repealed, or added to or new bylaws may be adopted </w:t>
      </w:r>
      <w:r w:rsidRPr="00A25529">
        <w:rPr>
          <w:rStyle w:val="pxfinstr"/>
          <w:i/>
          <w:iCs/>
        </w:rPr>
        <w:t>[by the vote or written assent of [a majority/[percentage of members entitled to vote]</w:t>
      </w:r>
      <w:r w:rsidRPr="00A25529">
        <w:rPr>
          <w:rStyle w:val="pxfinstr"/>
          <w:i/>
          <w:iCs/>
          <w:vanish/>
        </w:rPr>
        <w:t>&amp;percnt;</w:t>
      </w:r>
      <w:r w:rsidRPr="00A25529">
        <w:rPr>
          <w:rStyle w:val="pxvis"/>
          <w:rFonts w:ascii="Times NewRoman" w:hAnsi="Times NewRoman"/>
          <w:b w:val="0"/>
          <w:i/>
          <w:iCs/>
          <w:sz w:val="24"/>
        </w:rPr>
        <w:t>%</w:t>
      </w:r>
      <w:r w:rsidRPr="00A25529">
        <w:rPr>
          <w:rStyle w:val="pxfinstr"/>
          <w:i/>
          <w:iCs/>
        </w:rPr>
        <w:t>] of the members entitled to vote/by the vote of [a majority/[percentage of quorum]</w:t>
      </w:r>
      <w:r w:rsidRPr="00A25529">
        <w:rPr>
          <w:rStyle w:val="pxfinstr"/>
          <w:i/>
          <w:iCs/>
          <w:vanish/>
        </w:rPr>
        <w:t>&amp;percnt;</w:t>
      </w:r>
      <w:r w:rsidRPr="00A25529">
        <w:rPr>
          <w:rStyle w:val="pxvis"/>
          <w:rFonts w:ascii="Times NewRoman" w:hAnsi="Times NewRoman"/>
          <w:b w:val="0"/>
          <w:i/>
          <w:iCs/>
          <w:sz w:val="24"/>
        </w:rPr>
        <w:t>%</w:t>
      </w:r>
      <w:r w:rsidRPr="00A25529">
        <w:rPr>
          <w:rStyle w:val="pxfinstr"/>
          <w:i/>
          <w:iCs/>
        </w:rPr>
        <w:t>] of a quorum at a meeting called for the purpose according to the certificate of incorporation or bylaws]</w:t>
      </w:r>
      <w:r w:rsidRPr="00A25529">
        <w:t>.</w:t>
      </w:r>
    </w:p>
    <w:p w14:paraId="196B77B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12.2. Power of Directors to Amend Bylaws. </w:t>
      </w:r>
    </w:p>
    <w:p w14:paraId="4ADD38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Subject to any limitations set forth in the certificate of incorporation, these bylaws, and the N.Y. Not-for-Profit Corporation Law concerning corporate action that must be authorized or approved by the members of the club, the bylaws of this club may also be amended, repealed, or added to, or new bylaws may be adopted, by a resolution of the board of directors.</w:t>
      </w:r>
    </w:p>
    <w:p w14:paraId="23CE1C43" w14:textId="77777777" w:rsidR="00FB29D8" w:rsidRPr="00A25529" w:rsidRDefault="00FB29D8">
      <w:pPr>
        <w:pStyle w:val="pxformnotes"/>
        <w:jc w:val="center"/>
        <w:rPr>
          <w:sz w:val="24"/>
          <w:szCs w:val="24"/>
        </w:rPr>
      </w:pPr>
      <w:r w:rsidRPr="00A25529">
        <w:rPr>
          <w:rStyle w:val="pxvis"/>
          <w:rFonts w:cs="Arial"/>
          <w:bCs/>
          <w:sz w:val="50"/>
          <w:rPrChange w:id="2838" w:author="Cara Cardinale" w:date="2025-03-04T10:36:00Z">
            <w:rPr>
              <w:rStyle w:val="pxvis"/>
              <w:rFonts w:cs="Arial"/>
              <w:bCs/>
            </w:rPr>
          </w:rPrChange>
        </w:rPr>
        <w:t>Notes to Form</w:t>
      </w:r>
    </w:p>
    <w:p w14:paraId="351EF6EE" w14:textId="77777777" w:rsidR="00FB29D8" w:rsidRPr="00A25529" w:rsidRDefault="00FB29D8">
      <w:pPr>
        <w:pStyle w:val="pxformnotes"/>
        <w:rPr>
          <w:sz w:val="24"/>
          <w:szCs w:val="24"/>
        </w:rPr>
      </w:pPr>
    </w:p>
    <w:p w14:paraId="7FF3D1F6" w14:textId="77777777" w:rsidR="00FB29D8" w:rsidRPr="00A25529" w:rsidRDefault="00FB29D8">
      <w:pPr>
        <w:pStyle w:val="pxformnote"/>
        <w:spacing w:before="180"/>
      </w:pPr>
      <w:r w:rsidRPr="00A25529">
        <w:t xml:space="preserve">Tax Notes </w:t>
      </w:r>
    </w:p>
    <w:p w14:paraId="47CAD1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tax law defines social clubs as those in which the members are associated together in fellowship toward some common objective (</w:t>
      </w:r>
      <w:r w:rsidRPr="00A25529">
        <w:rPr>
          <w:rStyle w:val="pxst"/>
          <w:color w:val="FF0000"/>
          <w:vertAlign w:val="superscript"/>
        </w:rPr>
        <w:t>►</w:t>
      </w:r>
      <w:r w:rsidRPr="00A25529">
        <w:rPr>
          <w:rStyle w:val="pxst"/>
        </w:rPr>
        <w:fldChar w:fldCharType="begin"/>
      </w:r>
      <w:r w:rsidRPr="00A25529">
        <w:rPr>
          <w:rStyle w:val="pxst"/>
        </w:rPr>
        <w:instrText>st.ref.id="I05VNJW"</w:instrText>
      </w:r>
      <w:r w:rsidRPr="00A25529">
        <w:rPr>
          <w:rStyle w:val="pxst"/>
        </w:rPr>
        <w:fldChar w:fldCharType="end"/>
      </w:r>
      <w:r w:rsidRPr="00A25529">
        <w:rPr>
          <w:rStyle w:val="pxst"/>
        </w:rPr>
        <w:t>Rev. Rul. 67-428, 1967-2 C.B. 204</w:t>
      </w:r>
      <w:r w:rsidRPr="00A25529">
        <w:t xml:space="preserve">) and, to be tax exempt, must be operated primarily for pleasure or recreational purposes. </w:t>
      </w:r>
      <w:r w:rsidRPr="00A25529">
        <w:rPr>
          <w:rStyle w:val="pxst"/>
          <w:color w:val="FF0000"/>
          <w:vertAlign w:val="superscript"/>
        </w:rPr>
        <w:t>►</w:t>
      </w:r>
      <w:r w:rsidRPr="00A25529">
        <w:rPr>
          <w:rStyle w:val="pxst"/>
        </w:rPr>
        <w:fldChar w:fldCharType="begin"/>
      </w:r>
      <w:r w:rsidRPr="00A25529">
        <w:rPr>
          <w:rStyle w:val="pxst"/>
        </w:rPr>
        <w:instrText>st.ref.id="I05RFUK"</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501(c)(7)</w:t>
      </w:r>
      <w:r w:rsidRPr="00A25529">
        <w:t>. Substantially all its activities must be for the purposes for which it was organized. Clubs engaging in an unrelated business run the risk of losing exempt status. No more than 35</w:t>
      </w:r>
      <w:r w:rsidRPr="00A25529">
        <w:rPr>
          <w:vanish/>
        </w:rPr>
        <w:t>&amp;percnt;</w:t>
      </w:r>
      <w:r w:rsidRPr="00A25529">
        <w:rPr>
          <w:rStyle w:val="pxvis"/>
          <w:rFonts w:ascii="Times NewRoman" w:hAnsi="Times NewRoman"/>
          <w:b w:val="0"/>
          <w:sz w:val="24"/>
        </w:rPr>
        <w:t>%</w:t>
      </w:r>
      <w:r w:rsidRPr="00A25529">
        <w:t xml:space="preserve"> of a club's gross income can come from investment sources or from nonmembership sources. Furthermore, no more than 15</w:t>
      </w:r>
      <w:r w:rsidRPr="00A25529">
        <w:rPr>
          <w:vanish/>
        </w:rPr>
        <w:t>&amp;percnt;</w:t>
      </w:r>
      <w:r w:rsidRPr="00A25529">
        <w:rPr>
          <w:rStyle w:val="pxvis"/>
          <w:rFonts w:ascii="Times NewRoman" w:hAnsi="Times NewRoman"/>
          <w:b w:val="0"/>
          <w:sz w:val="24"/>
        </w:rPr>
        <w:t>%</w:t>
      </w:r>
      <w:r w:rsidRPr="00A25529">
        <w:t xml:space="preserve"> of a club's gross income can come from use of a club's facilities by the public. None of the earnings of a club can inure to the benefit of a private shareholder.</w:t>
      </w:r>
    </w:p>
    <w:p w14:paraId="4AE0E8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 exempt club is subject to one special requirement: Neither the charter nor bylaws nor any written policy of the club can provide for discrimination against any person on the basis of race, color or religion. Two exceptions exist: (1) a club can discriminate on religious grounds if it limits its membership to a particular religion in order to further the principles of that religion. </w:t>
      </w:r>
      <w:r w:rsidRPr="00A25529">
        <w:rPr>
          <w:rStyle w:val="pxst"/>
          <w:color w:val="FF0000"/>
          <w:vertAlign w:val="superscript"/>
        </w:rPr>
        <w:t>►</w:t>
      </w:r>
      <w:r w:rsidRPr="00A25529">
        <w:rPr>
          <w:rStyle w:val="pxst"/>
        </w:rPr>
        <w:fldChar w:fldCharType="begin"/>
      </w:r>
      <w:r w:rsidRPr="00A25529">
        <w:rPr>
          <w:rStyle w:val="pxst"/>
        </w:rPr>
        <w:instrText>st.ref.id="I05N858"</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 or (2) an auxiliary of a fraternal benefit society that limits its membership to those of a particular religion may also discriminate on religious grounds.</w:t>
      </w:r>
    </w:p>
    <w:p w14:paraId="313782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qualified social club is exempt from tax only on income from its exempt activities, that is, from amounts paid by its members. Investment income is taxed, as is all other unrelated business income. </w:t>
      </w:r>
      <w:r w:rsidRPr="00A25529">
        <w:rPr>
          <w:rStyle w:val="pxst"/>
          <w:color w:val="FF0000"/>
          <w:vertAlign w:val="superscript"/>
        </w:rPr>
        <w:t>►</w:t>
      </w:r>
      <w:r w:rsidRPr="00A25529">
        <w:rPr>
          <w:rStyle w:val="pxst"/>
        </w:rPr>
        <w:fldChar w:fldCharType="begin"/>
      </w:r>
      <w:r w:rsidRPr="00A25529">
        <w:rPr>
          <w:rStyle w:val="pxst"/>
        </w:rPr>
        <w:instrText>st.ref.id="I0056ML"</w:instrText>
      </w:r>
      <w:r w:rsidRPr="00A25529">
        <w:rPr>
          <w:rStyle w:val="pxst"/>
        </w:rPr>
        <w:fldChar w:fldCharType="end"/>
      </w:r>
      <w:r w:rsidRPr="00A25529">
        <w:rPr>
          <w:rStyle w:val="pxst"/>
        </w:rPr>
        <w:t xml:space="preserve">26 U.S.C.A. </w:t>
      </w:r>
      <w:r w:rsidRPr="00A25529">
        <w:rPr>
          <w:rStyle w:val="pxst"/>
          <w:vanish/>
        </w:rPr>
        <w:t>&amp;ss;</w:t>
      </w:r>
      <w:r w:rsidRPr="00A25529">
        <w:rPr>
          <w:rStyle w:val="pxvis"/>
          <w:rFonts w:ascii="Times NewRoman" w:hAnsi="Times NewRoman"/>
          <w:b w:val="0"/>
          <w:sz w:val="24"/>
        </w:rPr>
        <w:t>§§</w:t>
      </w:r>
      <w:r w:rsidRPr="00A25529">
        <w:rPr>
          <w:rStyle w:val="pxst"/>
        </w:rPr>
        <w:t>501(b), 512</w:t>
      </w:r>
      <w:r w:rsidRPr="00A25529">
        <w:t>.</w:t>
      </w:r>
    </w:p>
    <w:p w14:paraId="39A5A4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st.ref.id="I00ASWD"</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st.ref.id="I00DM19"</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st.ref.id="I00GF65"</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st.ref.id="I00J8B1"</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229608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70D810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Contributions to a club do not qualify as deductible donations for income tax purposes.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st.ref.id="I00M1FX"</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2BEE3F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situation under the estate tax is less categorical. Only contributions for public, religious, charitable, scientific, literary, educational, and certain other purposes are deductible. </w:t>
      </w:r>
      <w:r w:rsidRPr="00A25529">
        <w:rPr>
          <w:rStyle w:val="pxst"/>
          <w:color w:val="FF0000"/>
          <w:vertAlign w:val="superscript"/>
        </w:rPr>
        <w:t>►</w:t>
      </w:r>
      <w:r w:rsidRPr="00A25529">
        <w:rPr>
          <w:rStyle w:val="pxst"/>
        </w:rPr>
        <w:fldChar w:fldCharType="begin"/>
      </w:r>
      <w:r w:rsidRPr="00A25529">
        <w:rPr>
          <w:rStyle w:val="pxst"/>
        </w:rPr>
        <w:instrText>st.ref.id="I0056MN"</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2055(a)</w:t>
      </w:r>
      <w:r w:rsidRPr="00A25529">
        <w:t xml:space="preserve">. While this would seem to exclude contributions to most clubs, a bequest to trustees of a club to give financial assistance to the sick and unfortunate residents of a town was held deductible, as was a contribution to an art club devoted principally to educational activities. In the latter case, the club also provided incidental social activities, but this did not prevent the contribution from being deductible. </w:t>
      </w:r>
      <w:r w:rsidRPr="00A25529">
        <w:rPr>
          <w:rStyle w:val="pxrc"/>
          <w:color w:val="FF0000"/>
          <w:vertAlign w:val="superscript"/>
        </w:rPr>
        <w:t>►</w:t>
      </w:r>
      <w:r w:rsidRPr="00A25529">
        <w:rPr>
          <w:rStyle w:val="pxrc"/>
        </w:rPr>
        <w:fldChar w:fldCharType="begin"/>
      </w:r>
      <w:r w:rsidRPr="00A25529">
        <w:rPr>
          <w:rStyle w:val="pxrc"/>
        </w:rPr>
        <w:instrText>rc.ref.id="I007ZRJ"</w:instrText>
      </w:r>
      <w:r w:rsidRPr="00A25529">
        <w:rPr>
          <w:rStyle w:val="pxrc"/>
        </w:rPr>
        <w:fldChar w:fldCharType="end"/>
      </w:r>
      <w:r w:rsidRPr="00A25529">
        <w:rPr>
          <w:rStyle w:val="pxrc"/>
        </w:rPr>
        <w:t>Am. Jur. 2d, Federal Taxation &amp;p;144,308</w:t>
      </w:r>
      <w:r w:rsidRPr="00A25529">
        <w:t>.</w:t>
      </w:r>
    </w:p>
    <w:p w14:paraId="6E065F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As to contents of bylaws, see </w:t>
      </w:r>
      <w:r w:rsidRPr="00A25529">
        <w:rPr>
          <w:rStyle w:val="pxx"/>
          <w:color w:val="FF0000"/>
          <w:vertAlign w:val="superscript"/>
        </w:rPr>
        <w:t>►</w:t>
      </w:r>
      <w:r w:rsidRPr="00A25529">
        <w:rPr>
          <w:rStyle w:val="pxx"/>
        </w:rPr>
        <w:fldChar w:fldCharType="begin"/>
      </w:r>
      <w:r w:rsidRPr="00A25529">
        <w:rPr>
          <w:rStyle w:val="pxx"/>
        </w:rPr>
        <w:instrText>x.ref.id="I00ASWF"</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30:44</w:t>
      </w:r>
      <w:r w:rsidRPr="00A25529">
        <w:t xml:space="preserve">. As to adoption of bylaws, see </w:t>
      </w:r>
      <w:r w:rsidRPr="00A25529">
        <w:rPr>
          <w:rStyle w:val="pxx"/>
          <w:color w:val="FF0000"/>
          <w:vertAlign w:val="superscript"/>
        </w:rPr>
        <w:t>►</w:t>
      </w:r>
      <w:r w:rsidRPr="00A25529">
        <w:rPr>
          <w:rStyle w:val="pxx"/>
        </w:rPr>
        <w:fldChar w:fldCharType="begin"/>
      </w:r>
      <w:r w:rsidRPr="00A25529">
        <w:rPr>
          <w:rStyle w:val="pxx"/>
        </w:rPr>
        <w:instrText>x.ref.id="I00DM1B"</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30:45</w:t>
      </w:r>
      <w:r w:rsidRPr="00A25529">
        <w:t xml:space="preserve">. For pertinent checklist concerning matters that may be covered in bylaws, see </w:t>
      </w:r>
      <w:r w:rsidRPr="00A25529">
        <w:rPr>
          <w:rStyle w:val="pxx"/>
          <w:color w:val="FF0000"/>
          <w:vertAlign w:val="superscript"/>
        </w:rPr>
        <w:t>►</w:t>
      </w:r>
      <w:r w:rsidRPr="00A25529">
        <w:rPr>
          <w:rStyle w:val="pxx"/>
        </w:rPr>
        <w:fldChar w:fldCharType="begin"/>
      </w:r>
      <w:r w:rsidRPr="00A25529">
        <w:rPr>
          <w:rStyle w:val="pxx"/>
        </w:rPr>
        <w:instrText>x.ref.id="I00GF67"</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30:56</w:t>
      </w:r>
      <w:r w:rsidRPr="00A25529">
        <w:t>.</w:t>
      </w:r>
    </w:p>
    <w:p w14:paraId="057A2C61" w14:textId="77777777" w:rsidR="00FB29D8" w:rsidRPr="00A25529" w:rsidRDefault="00FB29D8">
      <w:pPr>
        <w:pStyle w:val="pxformnote"/>
        <w:spacing w:before="180"/>
      </w:pPr>
      <w:del w:id="2839" w:author="Cara Cardinale" w:date="2025-01-14T20:47:00Z">
        <w:r w:rsidRPr="00A25529" w:rsidDel="00CF1278">
          <w:delText>Drafter's Note</w:delText>
        </w:r>
      </w:del>
      <w:r w:rsidRPr="00A25529">
        <w:t xml:space="preserve"> </w:t>
      </w:r>
    </w:p>
    <w:p w14:paraId="3B053C0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club seeking exemption and which does not come under the exemption should include in both its bylaws and its charter (or articles of incorporation) a provision specifically prohibiting discrimination. Although the Tax Code does not require this, the inclusion of the provision will serve to show the intent of the members in this regard and will make obtaining and maintaining the exemption easier.</w:t>
      </w:r>
    </w:p>
    <w:p w14:paraId="52DC1076" w14:textId="77777777" w:rsidR="00FB29D8" w:rsidRPr="00A25529" w:rsidRDefault="00FB29D8">
      <w:pPr>
        <w:pStyle w:val="pxformrr"/>
        <w:rPr>
          <w:sz w:val="24"/>
          <w:szCs w:val="24"/>
        </w:rPr>
      </w:pPr>
      <w:r w:rsidRPr="00A25529">
        <w:rPr>
          <w:rStyle w:val="pxvis"/>
          <w:rFonts w:cs="Arial"/>
          <w:bCs/>
          <w:sz w:val="50"/>
          <w:rPrChange w:id="2840" w:author="Cara Cardinale" w:date="2025-03-04T10:36:00Z">
            <w:rPr>
              <w:rStyle w:val="pxvis"/>
              <w:rFonts w:cs="Arial"/>
              <w:bCs/>
            </w:rPr>
          </w:rPrChange>
        </w:rPr>
        <w:t>Research References</w:t>
      </w:r>
    </w:p>
    <w:p w14:paraId="5F7062B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tk.ref.id="I00J8B3"</w:instrText>
      </w:r>
      <w:r w:rsidRPr="00A25529">
        <w:rPr>
          <w:rStyle w:val="pxtk"/>
        </w:rPr>
        <w:fldChar w:fldCharType="end"/>
      </w:r>
      <w:r w:rsidRPr="00A25529">
        <w:rPr>
          <w:rStyle w:val="pxtk"/>
        </w:rPr>
        <w:t>West's Key Number Digest, Corporations and Business Organizations &amp;key;3384</w:t>
      </w:r>
    </w:p>
    <w:p w14:paraId="75891818" w14:textId="77777777" w:rsidR="00FB29D8" w:rsidRPr="00A25529" w:rsidRDefault="00FB29D8">
      <w:pPr>
        <w:pStyle w:val="pxformrefn"/>
      </w:pPr>
      <w:r w:rsidRPr="00A25529">
        <w:t xml:space="preserve">ARTICLE II. </w:t>
      </w:r>
    </w:p>
    <w:p w14:paraId="276E4156" w14:textId="77777777" w:rsidR="00FB29D8" w:rsidRPr="00A25529" w:rsidRDefault="00FB29D8">
      <w:pPr>
        <w:pStyle w:val="pxformrefnote"/>
        <w:spacing w:before="180"/>
      </w:pPr>
      <w:del w:id="2841" w:author="Cara Cardinale" w:date="2025-01-14T20:47:00Z">
        <w:r w:rsidRPr="00A25529" w:rsidDel="00CF1278">
          <w:delText>Drafter's Note</w:delText>
        </w:r>
      </w:del>
      <w:r w:rsidRPr="00A25529">
        <w:t xml:space="preserve"> </w:t>
      </w:r>
    </w:p>
    <w:p w14:paraId="4BCD5A6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not-for-profit corporation may have one or more classes of members or, in the case of a charitable corporation, may have no members. </w:t>
      </w:r>
      <w:r w:rsidRPr="00A25529">
        <w:rPr>
          <w:rStyle w:val="pxst"/>
          <w:color w:val="FF0000"/>
          <w:vertAlign w:val="superscript"/>
        </w:rPr>
        <w:t>►</w:t>
      </w:r>
      <w:r w:rsidRPr="00A25529">
        <w:rPr>
          <w:rStyle w:val="pxst"/>
        </w:rPr>
        <w:fldChar w:fldCharType="begin"/>
      </w:r>
      <w:r w:rsidRPr="00A25529">
        <w:rPr>
          <w:rStyle w:val="pxst"/>
        </w:rPr>
        <w:instrText>st.ref.id="I00M1FZ"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st.ref.id="I0056MQ"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ins w:id="2842" w:author="Cara Cardinale" w:date="2025-03-04T08:26:00Z">
        <w:r w:rsidR="00810A9C" w:rsidRPr="00A25529">
          <w:t>.</w:t>
        </w:r>
      </w:ins>
      <w:del w:id="2843" w:author="Cara Cardinale" w:date="2025-03-04T08:26:00Z">
        <w:r w:rsidRPr="00A25529" w:rsidDel="00810A9C">
          <w:delText>;</w:delText>
        </w:r>
      </w:del>
      <w:r w:rsidRPr="00A25529">
        <w:t xml:space="preserve"> </w:t>
      </w:r>
      <w:del w:id="2844" w:author="Cara Cardinale" w:date="2025-01-24T15:38:00Z">
        <w:r w:rsidRPr="00A25529" w:rsidDel="002B470D">
          <w:delText xml:space="preserve">See also </w:delText>
        </w:r>
        <w:r w:rsidRPr="00A25529" w:rsidDel="002B470D">
          <w:rPr>
            <w:rStyle w:val="pxcc"/>
            <w:color w:val="FF0000"/>
            <w:vertAlign w:val="superscript"/>
          </w:rPr>
          <w:delText>►</w:delText>
        </w:r>
        <w:r w:rsidRPr="00A25529" w:rsidDel="002B470D">
          <w:rPr>
            <w:rStyle w:val="pxcc"/>
          </w:rPr>
          <w:fldChar w:fldCharType="begin"/>
        </w:r>
        <w:r w:rsidRPr="00A25529" w:rsidDel="002B470D">
          <w:rPr>
            <w:rStyle w:val="pxcc"/>
          </w:rPr>
          <w:delInstrText>cc.ref.id="I007ZRM"</w:delInstrText>
        </w:r>
        <w:r w:rsidRPr="00A25529" w:rsidDel="002B470D">
          <w:rPr>
            <w:rStyle w:val="pxcc"/>
          </w:rPr>
          <w:fldChar w:fldCharType="end"/>
        </w:r>
        <w:r w:rsidRPr="00A25529" w:rsidDel="002B470D">
          <w:rPr>
            <w:rStyle w:val="pxcc"/>
          </w:rPr>
          <w:delText>Alpha Phi Alpha Senior Citizens' Center, Inc. v. Zeta Zeta Lambda Co., 53 Misc. 3d 1066, 38 N.Y.S.3d 400 (Sup 2016), aff'd, 180 A.D.3d 630, 119 N.Y.S.3d 181 (2d Dep't 2020)</w:delText>
        </w:r>
        <w:r w:rsidRPr="00A25529" w:rsidDel="002B470D">
          <w:delText xml:space="preserve"> stating that African-American fraternity's alumni chapter, which was sponsor of not-for-profit senior citizens center, was not member of not-for-profit corporation it founded to acquire building and act as center's landlord, and thus there was no basis in Not-for-Profit Corporation Law for center's claim for removal of corporation's directors in suit alleging that directors mishandled finances and jeopardized corporation's purpose of funding center.</w:delText>
        </w:r>
      </w:del>
    </w:p>
    <w:p w14:paraId="201128C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st.ref.id="I00ASWI"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4D566FED" w14:textId="77777777" w:rsidR="00FB29D8" w:rsidRPr="00A25529" w:rsidRDefault="00FB29D8">
      <w:pPr>
        <w:pStyle w:val="pxformrefrr"/>
        <w:rPr>
          <w:sz w:val="24"/>
          <w:szCs w:val="24"/>
        </w:rPr>
      </w:pPr>
      <w:r w:rsidRPr="00A25529">
        <w:rPr>
          <w:rStyle w:val="pxvis"/>
          <w:rFonts w:cs="Arial"/>
          <w:bCs/>
          <w:sz w:val="50"/>
          <w:rPrChange w:id="2845" w:author="Cara Cardinale" w:date="2025-03-04T10:36:00Z">
            <w:rPr>
              <w:rStyle w:val="pxvis"/>
              <w:rFonts w:cs="Arial"/>
              <w:bCs/>
            </w:rPr>
          </w:rPrChange>
        </w:rPr>
        <w:t>Research References</w:t>
      </w:r>
    </w:p>
    <w:p w14:paraId="0810A6D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rc.ref.id="I00DM1E"</w:instrText>
      </w:r>
      <w:r w:rsidRPr="00A25529">
        <w:rPr>
          <w:rStyle w:val="pxrc"/>
        </w:rPr>
        <w:fldChar w:fldCharType="end"/>
      </w:r>
      <w:r w:rsidRPr="00A25529">
        <w:rPr>
          <w:rStyle w:val="pxrc"/>
        </w:rPr>
        <w:t xml:space="preserve">N.Y. Jur. 2d, Business Relationships </w:t>
      </w:r>
      <w:r w:rsidRPr="00A25529">
        <w:rPr>
          <w:rStyle w:val="pxrc"/>
          <w:vanish/>
        </w:rPr>
        <w:t>&amp;s;</w:t>
      </w:r>
      <w:del w:id="2846"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2847" w:author="Cara Cardinale" w:date="2025-01-21T18:33:00Z">
        <w:r w:rsidR="00A9075C" w:rsidRPr="00A25529">
          <w:rPr>
            <w:rStyle w:val="pxvis"/>
            <w:rFonts w:ascii="Times NewRoman" w:hAnsi="Times NewRoman"/>
            <w:b w:val="0"/>
            <w:sz w:val="24"/>
          </w:rPr>
          <w:t>§823</w:t>
        </w:r>
      </w:ins>
    </w:p>
    <w:p w14:paraId="01DCAA53" w14:textId="77777777" w:rsidR="00FB29D8" w:rsidRPr="00A25529" w:rsidRDefault="00FB29D8">
      <w:pPr>
        <w:pStyle w:val="pxformrefn"/>
      </w:pPr>
      <w:r w:rsidRPr="00A25529">
        <w:t xml:space="preserve">ARTICLE II, </w:t>
      </w:r>
    </w:p>
    <w:p w14:paraId="097ED213" w14:textId="77777777" w:rsidR="00FB29D8" w:rsidRPr="00A25529" w:rsidRDefault="00FB29D8">
      <w:pPr>
        <w:pStyle w:val="pxformrefn"/>
      </w:pPr>
      <w:r w:rsidRPr="00A25529">
        <w:t xml:space="preserve">Section 2.3. </w:t>
      </w:r>
    </w:p>
    <w:p w14:paraId="614DE4EA" w14:textId="77777777" w:rsidR="00FB29D8" w:rsidRPr="00A25529" w:rsidRDefault="00FB29D8">
      <w:pPr>
        <w:pStyle w:val="pxformrefnote"/>
        <w:spacing w:before="180"/>
      </w:pPr>
      <w:del w:id="2848" w:author="Cara Cardinale" w:date="2025-01-14T20:47:00Z">
        <w:r w:rsidRPr="00A25529" w:rsidDel="00CF1278">
          <w:delText>Drafter's Note</w:delText>
        </w:r>
      </w:del>
      <w:r w:rsidRPr="00A25529">
        <w:t xml:space="preserve"> </w:t>
      </w:r>
    </w:p>
    <w:p w14:paraId="0453D6D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the bylaws may provide, either absolutely or contingently, that the members of any class shall not be entitled to vote or may limit or define the matters on and the circumstances in which a member or a class of members shall be entitled to vote, and, except as otherwise provided in the N.Y. Not-for-Profit Corporation Law, such provisions of the certificate of incorporation or the bylaws shall prevail, according to their tenor, in all elections and in all proceedings over the provisions of Chapter 6 of the Law which authorize any action by the members, but no such denial, limitation or definition of voting rights shall be effective unless, at the time, one or more classes of members, singly or in the aggregate, are entitled to full voting rights. </w:t>
      </w:r>
      <w:r w:rsidRPr="00A25529">
        <w:rPr>
          <w:rStyle w:val="pxst"/>
          <w:color w:val="FF0000"/>
          <w:vertAlign w:val="superscript"/>
        </w:rPr>
        <w:t>►</w:t>
      </w:r>
      <w:r w:rsidRPr="00A25529">
        <w:rPr>
          <w:rStyle w:val="pxst"/>
        </w:rPr>
        <w:fldChar w:fldCharType="begin"/>
      </w:r>
      <w:r w:rsidRPr="00A25529">
        <w:rPr>
          <w:rStyle w:val="pxst"/>
        </w:rPr>
        <w:instrText>st.ref.id="I00GF6A"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cc.ref.id="I00J8B6"</w:instrText>
      </w:r>
      <w:r w:rsidRPr="00A25529">
        <w:rPr>
          <w:rStyle w:val="pxcc"/>
        </w:rPr>
        <w:fldChar w:fldCharType="end"/>
      </w:r>
      <w:r w:rsidRPr="00A25529">
        <w:rPr>
          <w:rStyle w:val="pxcc"/>
        </w:rPr>
        <w:t>Gluck v. Chevre Liady Nusach Hoary, 97 A.D.3d 787, 949 N.Y.S.2d 149 (2d Dep't 2012)</w:t>
      </w:r>
      <w:r w:rsidRPr="00A25529">
        <w:t xml:space="preserve"> stating that given that not-for-profit corporation had only one member, Orthodox Jewish congregation, that member could not be deprived of the right to vote except via its removal or resignation as a member of corporation.</w:t>
      </w:r>
    </w:p>
    <w:p w14:paraId="1F64D71C" w14:textId="77777777" w:rsidR="00FB29D8" w:rsidRPr="00A25529" w:rsidRDefault="00FB29D8">
      <w:pPr>
        <w:pStyle w:val="pxformrefrr"/>
        <w:rPr>
          <w:sz w:val="24"/>
          <w:szCs w:val="24"/>
        </w:rPr>
      </w:pPr>
      <w:r w:rsidRPr="00A25529">
        <w:rPr>
          <w:rStyle w:val="pxvis"/>
          <w:rFonts w:cs="Arial"/>
          <w:bCs/>
          <w:sz w:val="50"/>
          <w:rPrChange w:id="2849" w:author="Cara Cardinale" w:date="2025-03-04T10:36:00Z">
            <w:rPr>
              <w:rStyle w:val="pxvis"/>
              <w:rFonts w:cs="Arial"/>
              <w:bCs/>
            </w:rPr>
          </w:rPrChange>
        </w:rPr>
        <w:t>Research References</w:t>
      </w:r>
    </w:p>
    <w:p w14:paraId="7A9D161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rc.ref.id="I0056MS"</w:instrText>
      </w:r>
      <w:r w:rsidRPr="00A25529">
        <w:rPr>
          <w:rStyle w:val="pxrc"/>
        </w:rPr>
        <w:fldChar w:fldCharType="end"/>
      </w:r>
      <w:r w:rsidRPr="00A25529">
        <w:rPr>
          <w:rStyle w:val="pxrc"/>
        </w:rPr>
        <w:t xml:space="preserve">N.Y. Jur. 2d, Business Relationships </w:t>
      </w:r>
      <w:r w:rsidRPr="00A25529">
        <w:rPr>
          <w:rStyle w:val="pxrc"/>
          <w:vanish/>
        </w:rPr>
        <w:t>&amp;s;</w:t>
      </w:r>
      <w:del w:id="2850" w:author="Cara Cardinale" w:date="2025-01-23T12:32:00Z">
        <w:r w:rsidRPr="00A25529" w:rsidDel="00420D13">
          <w:rPr>
            <w:rStyle w:val="pxvis"/>
            <w:rFonts w:ascii="Times NewRoman" w:hAnsi="Times NewRoman"/>
            <w:b w:val="0"/>
            <w:sz w:val="24"/>
          </w:rPr>
          <w:delText>§</w:delText>
        </w:r>
        <w:r w:rsidRPr="00A25529" w:rsidDel="00420D13">
          <w:rPr>
            <w:rStyle w:val="pxrc"/>
          </w:rPr>
          <w:delText>918</w:delText>
        </w:r>
      </w:del>
      <w:ins w:id="2851" w:author="Cara Cardinale" w:date="2025-01-23T12:32:00Z">
        <w:r w:rsidR="00420D13" w:rsidRPr="00A25529">
          <w:rPr>
            <w:rStyle w:val="pxvis"/>
            <w:rFonts w:ascii="Times NewRoman" w:hAnsi="Times NewRoman"/>
            <w:b w:val="0"/>
            <w:sz w:val="24"/>
          </w:rPr>
          <w:t>§916</w:t>
        </w:r>
      </w:ins>
    </w:p>
    <w:p w14:paraId="7764CCFC" w14:textId="77777777" w:rsidR="00FB29D8" w:rsidRPr="00A25529" w:rsidRDefault="00FB29D8">
      <w:pPr>
        <w:pStyle w:val="pxformrefn"/>
      </w:pPr>
      <w:r w:rsidRPr="00A25529">
        <w:t xml:space="preserve">ARTICLE II, </w:t>
      </w:r>
    </w:p>
    <w:p w14:paraId="7118E9F0" w14:textId="77777777" w:rsidR="00FB29D8" w:rsidRPr="00A25529" w:rsidRDefault="00FB29D8">
      <w:pPr>
        <w:pStyle w:val="pxformrefn"/>
      </w:pPr>
      <w:r w:rsidRPr="00A25529">
        <w:t xml:space="preserve">Section 2.4. </w:t>
      </w:r>
    </w:p>
    <w:p w14:paraId="63D388E8" w14:textId="77777777" w:rsidR="00FB29D8" w:rsidRPr="00A25529" w:rsidRDefault="00FB29D8">
      <w:pPr>
        <w:pStyle w:val="pxformrefnote"/>
        <w:spacing w:before="180"/>
      </w:pPr>
      <w:del w:id="2852" w:author="Cara Cardinale" w:date="2025-01-14T20:47:00Z">
        <w:r w:rsidRPr="00A25529" w:rsidDel="00CF1278">
          <w:delText>Drafter's Note</w:delText>
        </w:r>
      </w:del>
      <w:r w:rsidRPr="00A25529">
        <w:t xml:space="preserve"> </w:t>
      </w:r>
    </w:p>
    <w:p w14:paraId="45381BB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cc.ref.id="I007ZRO"</w:instrText>
      </w:r>
      <w:r w:rsidRPr="00A25529">
        <w:rPr>
          <w:rStyle w:val="pxcc"/>
        </w:rPr>
        <w:fldChar w:fldCharType="end"/>
      </w:r>
      <w:r w:rsidRPr="00A25529">
        <w:rPr>
          <w:rStyle w:val="pxcc"/>
        </w:rPr>
        <w:t>Kendrick v. Watermill Beach Club, Inc., 8 Misc. 2d 798, 165 N.Y.S.2d 1009 (Sup 1957)</w:t>
      </w:r>
      <w:r w:rsidRPr="00A25529">
        <w:t>.</w:t>
      </w:r>
    </w:p>
    <w:p w14:paraId="148B7FB1" w14:textId="77777777" w:rsidR="00FB29D8" w:rsidRPr="00A25529" w:rsidRDefault="00FB29D8">
      <w:pPr>
        <w:pStyle w:val="pxformrefrr"/>
        <w:rPr>
          <w:sz w:val="24"/>
          <w:szCs w:val="24"/>
        </w:rPr>
      </w:pPr>
      <w:r w:rsidRPr="00A25529">
        <w:rPr>
          <w:rStyle w:val="pxvis"/>
          <w:rFonts w:cs="Arial"/>
          <w:bCs/>
          <w:sz w:val="50"/>
          <w:rPrChange w:id="2853" w:author="Cara Cardinale" w:date="2025-03-04T10:36:00Z">
            <w:rPr>
              <w:rStyle w:val="pxvis"/>
              <w:rFonts w:cs="Arial"/>
              <w:bCs/>
            </w:rPr>
          </w:rPrChange>
        </w:rPr>
        <w:t>Research References</w:t>
      </w:r>
    </w:p>
    <w:p w14:paraId="46AE5EB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rc.ref.id="I00ASWK"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854" w:author="Cara Cardinale" w:date="2025-01-21T19:12:00Z">
        <w:r w:rsidRPr="00A25529" w:rsidDel="005B3222">
          <w:rPr>
            <w:rStyle w:val="pxrc"/>
          </w:rPr>
          <w:delText>833 to 836</w:delText>
        </w:r>
      </w:del>
      <w:ins w:id="2855" w:author="Cara Cardinale" w:date="2025-01-21T19:12:00Z">
        <w:r w:rsidR="005B3222" w:rsidRPr="00A25529">
          <w:rPr>
            <w:rStyle w:val="pxrc"/>
          </w:rPr>
          <w:t>831 to 834</w:t>
        </w:r>
      </w:ins>
    </w:p>
    <w:p w14:paraId="2A74CC9B" w14:textId="77777777" w:rsidR="00FB29D8" w:rsidRPr="00A25529" w:rsidRDefault="00FB29D8">
      <w:pPr>
        <w:pStyle w:val="pxformrefn"/>
      </w:pPr>
      <w:r w:rsidRPr="00A25529">
        <w:t xml:space="preserve">ARTICLE II, </w:t>
      </w:r>
    </w:p>
    <w:p w14:paraId="5DDA1147" w14:textId="77777777" w:rsidR="00FB29D8" w:rsidRPr="00A25529" w:rsidRDefault="00FB29D8">
      <w:pPr>
        <w:pStyle w:val="pxformrefn"/>
      </w:pPr>
      <w:r w:rsidRPr="00A25529">
        <w:t xml:space="preserve">Section 2.7. </w:t>
      </w:r>
    </w:p>
    <w:p w14:paraId="11D5A8C3" w14:textId="77777777" w:rsidR="00FB29D8" w:rsidRPr="00A25529" w:rsidRDefault="00FB29D8">
      <w:pPr>
        <w:pStyle w:val="pxformrefnote"/>
        <w:spacing w:before="180"/>
      </w:pPr>
      <w:del w:id="2856" w:author="Cara Cardinale" w:date="2025-01-14T20:47:00Z">
        <w:r w:rsidRPr="00A25529" w:rsidDel="00CF1278">
          <w:delText>Drafter's Note</w:delText>
        </w:r>
      </w:del>
      <w:r w:rsidRPr="00A25529">
        <w:t xml:space="preserve"> </w:t>
      </w:r>
    </w:p>
    <w:p w14:paraId="4CB7FDC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Membership certificates or cards shall not be transferable. If the certificate of incorporation or bylaws permits transfer of membership, upon each such transfer the certificate or card issued to a former member shall be surrendered, and a new certificate or card shall be issued to the new member. </w:t>
      </w:r>
      <w:r w:rsidRPr="00A25529">
        <w:rPr>
          <w:rStyle w:val="pxst"/>
          <w:color w:val="FF0000"/>
          <w:vertAlign w:val="superscript"/>
        </w:rPr>
        <w:t>►</w:t>
      </w:r>
      <w:r w:rsidRPr="00A25529">
        <w:rPr>
          <w:rStyle w:val="pxst"/>
        </w:rPr>
        <w:fldChar w:fldCharType="begin"/>
      </w:r>
      <w:r w:rsidRPr="00A25529">
        <w:rPr>
          <w:rStyle w:val="pxst"/>
        </w:rPr>
        <w:instrText>st.ref.id="I00DM1G"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w:t>
      </w:r>
    </w:p>
    <w:p w14:paraId="498EC8CD" w14:textId="77777777" w:rsidR="00FB29D8" w:rsidRPr="00A25529" w:rsidRDefault="00FB29D8">
      <w:pPr>
        <w:pStyle w:val="pxformrefn"/>
      </w:pPr>
      <w:r w:rsidRPr="00A25529">
        <w:t xml:space="preserve">ARTICLE II, </w:t>
      </w:r>
    </w:p>
    <w:p w14:paraId="05BA4BB3" w14:textId="77777777" w:rsidR="00FB29D8" w:rsidRPr="00A25529" w:rsidRDefault="00FB29D8">
      <w:pPr>
        <w:pStyle w:val="pxformrefn"/>
      </w:pPr>
      <w:r w:rsidRPr="00A25529">
        <w:t xml:space="preserve">Section 2.8. </w:t>
      </w:r>
    </w:p>
    <w:p w14:paraId="56F6C2BB" w14:textId="77777777" w:rsidR="00FB29D8" w:rsidRPr="00A25529" w:rsidRDefault="00FB29D8">
      <w:pPr>
        <w:pStyle w:val="pxformrefnote"/>
        <w:spacing w:before="180"/>
      </w:pPr>
      <w:del w:id="2857" w:author="Cara Cardinale" w:date="2025-01-14T20:47:00Z">
        <w:r w:rsidRPr="00A25529" w:rsidDel="00CF1278">
          <w:delText>Drafter's Note</w:delText>
        </w:r>
      </w:del>
      <w:r w:rsidRPr="00A25529">
        <w:t xml:space="preserve"> </w:t>
      </w:r>
    </w:p>
    <w:p w14:paraId="53995C5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bylaws, membership in a not-for-profit corporation shall by terminated by death, resignation, expulsion, expiration of a term of membership, or dissolution and liquidation under </w:t>
      </w:r>
      <w:r w:rsidRPr="00A25529">
        <w:rPr>
          <w:rStyle w:val="pxst"/>
          <w:color w:val="FF0000"/>
          <w:vertAlign w:val="superscript"/>
        </w:rPr>
        <w:t>►</w:t>
      </w:r>
      <w:r w:rsidRPr="00A25529">
        <w:rPr>
          <w:rStyle w:val="pxst"/>
        </w:rPr>
        <w:fldChar w:fldCharType="begin"/>
      </w:r>
      <w:r w:rsidRPr="00A25529">
        <w:rPr>
          <w:rStyle w:val="pxst"/>
        </w:rPr>
        <w:instrText>st.ref.id="I00GF6C"</w:instrText>
      </w:r>
      <w:r w:rsidRPr="00A25529">
        <w:rPr>
          <w:rStyle w:val="pxst"/>
        </w:rPr>
        <w:fldChar w:fldCharType="end"/>
      </w:r>
      <w:r w:rsidRPr="00A25529">
        <w:rPr>
          <w:rStyle w:val="pxst"/>
        </w:rPr>
        <w:t>Articles 10 and 11 of the N.Y. Not-for-Profit Corporation Law</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st.ref.id="I05VN82"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601(e)</w:t>
      </w:r>
      <w:r w:rsidRPr="00A25529">
        <w:t>.</w:t>
      </w:r>
    </w:p>
    <w:p w14:paraId="3D778E3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Transfer of membership may be permitted by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st.ref.id="I05RFIQ"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 If memberships are transferable, any restrictions on the transfer of memberships must be reasonable if they are to be enforced against the members. The restrictions will probably be valid if imposed by the certificate of incorporation or bylaws or by a written agreement among any number of members. Any restrictions on transfer of membership should, in any event, be noted conspicuously on the certificate or other written evidence representing the membership or in corporate materials (such as brochures, informational packets, etc.) available to outsiders on request so that a prospective transferee may have sufficient notice and actual knowledge thereof.</w:t>
      </w:r>
    </w:p>
    <w:p w14:paraId="2E97479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restriction on the transfer of memberships will probably be enforced if it: (1) obligates the member to offer to the corporation or to any other members a prior opportunity to acquire the membership; (2) obligates the corporation to purchase the membership; (3) requires the corporation to consent to any proposed transfer of the membership or to approve the proposed transferee; or (4) prohibits the transfer of the membership to designated persons or classes of persons and the designation is not manifestly unreasonable.</w:t>
      </w:r>
    </w:p>
    <w:p w14:paraId="7CA3535C" w14:textId="77777777" w:rsidR="00FB29D8" w:rsidRPr="00A25529" w:rsidRDefault="00FB29D8">
      <w:pPr>
        <w:pStyle w:val="pxformrefrr"/>
        <w:rPr>
          <w:sz w:val="24"/>
          <w:szCs w:val="24"/>
        </w:rPr>
      </w:pPr>
      <w:r w:rsidRPr="00A25529">
        <w:rPr>
          <w:rStyle w:val="pxvis"/>
          <w:rFonts w:cs="Arial"/>
          <w:bCs/>
          <w:sz w:val="50"/>
          <w:rPrChange w:id="2858" w:author="Cara Cardinale" w:date="2025-03-04T10:36:00Z">
            <w:rPr>
              <w:rStyle w:val="pxvis"/>
              <w:rFonts w:cs="Arial"/>
              <w:bCs/>
            </w:rPr>
          </w:rPrChange>
        </w:rPr>
        <w:t>Research References</w:t>
      </w:r>
    </w:p>
    <w:p w14:paraId="20C1DDE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rc.ref.id="I05N7TE"</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83</w:t>
      </w:r>
      <w:ins w:id="2859" w:author="Cara Cardinale" w:date="2025-01-25T10:36:00Z">
        <w:r w:rsidR="006B5827" w:rsidRPr="00A25529">
          <w:rPr>
            <w:rStyle w:val="pxrc"/>
          </w:rPr>
          <w:t>5</w:t>
        </w:r>
      </w:ins>
      <w:del w:id="2860" w:author="Cara Cardinale" w:date="2025-01-25T10:36:00Z">
        <w:r w:rsidRPr="00A25529" w:rsidDel="006B5827">
          <w:rPr>
            <w:rStyle w:val="pxrc"/>
          </w:rPr>
          <w:delText>7</w:delText>
        </w:r>
      </w:del>
    </w:p>
    <w:p w14:paraId="486A5C34" w14:textId="77777777" w:rsidR="00FB29D8" w:rsidRPr="00A25529" w:rsidRDefault="00FB29D8">
      <w:pPr>
        <w:pStyle w:val="pxformrefn"/>
      </w:pPr>
      <w:r w:rsidRPr="00A25529">
        <w:t xml:space="preserve">ARTICLE III. </w:t>
      </w:r>
    </w:p>
    <w:p w14:paraId="336011B4" w14:textId="77777777" w:rsidR="00FB29D8" w:rsidRPr="00A25529" w:rsidRDefault="00FB29D8">
      <w:pPr>
        <w:pStyle w:val="pxformrefnote"/>
        <w:spacing w:before="180"/>
      </w:pPr>
      <w:del w:id="2861" w:author="Cara Cardinale" w:date="2025-01-14T20:47:00Z">
        <w:r w:rsidRPr="00A25529" w:rsidDel="00CF1278">
          <w:delText>Drafter's Note</w:delText>
        </w:r>
      </w:del>
      <w:r w:rsidRPr="00A25529">
        <w:t xml:space="preserve"> </w:t>
      </w:r>
    </w:p>
    <w:p w14:paraId="079405E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Meetings of members may be held at such place, either within or outside the state, as may be fixed by or under the bylaws or, if not so fixed, at the office of the corporation in the state. </w:t>
      </w:r>
      <w:r w:rsidRPr="00A25529">
        <w:rPr>
          <w:rStyle w:val="pxst"/>
          <w:color w:val="FF0000"/>
          <w:vertAlign w:val="superscript"/>
        </w:rPr>
        <w:t>►</w:t>
      </w:r>
      <w:r w:rsidRPr="00A25529">
        <w:rPr>
          <w:rStyle w:val="pxst"/>
        </w:rPr>
        <w:fldChar w:fldCharType="begin"/>
      </w:r>
      <w:r w:rsidRPr="00A25529">
        <w:rPr>
          <w:rStyle w:val="pxst"/>
        </w:rPr>
        <w:instrText>st.ref.id="I05J042"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603(a)</w:t>
      </w:r>
      <w:r w:rsidRPr="00A25529">
        <w:t>.</w:t>
      </w:r>
    </w:p>
    <w:p w14:paraId="54B41F47" w14:textId="77777777" w:rsidR="00FB29D8" w:rsidRPr="00A25529" w:rsidRDefault="00FB29D8">
      <w:pPr>
        <w:pStyle w:val="pxformrefrr"/>
        <w:rPr>
          <w:sz w:val="24"/>
          <w:szCs w:val="24"/>
        </w:rPr>
      </w:pPr>
      <w:r w:rsidRPr="00A25529">
        <w:rPr>
          <w:rStyle w:val="pxvis"/>
          <w:rFonts w:cs="Arial"/>
          <w:bCs/>
          <w:sz w:val="50"/>
          <w:rPrChange w:id="2862" w:author="Cara Cardinale" w:date="2025-03-04T10:36:00Z">
            <w:rPr>
              <w:rStyle w:val="pxvis"/>
              <w:rFonts w:cs="Arial"/>
              <w:bCs/>
            </w:rPr>
          </w:rPrChange>
        </w:rPr>
        <w:t>Research References</w:t>
      </w:r>
    </w:p>
    <w:p w14:paraId="1D20B9E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rc.ref.id="I00GF6E"</w:instrText>
      </w:r>
      <w:r w:rsidRPr="00A25529">
        <w:rPr>
          <w:rStyle w:val="pxrc"/>
        </w:rPr>
        <w:fldChar w:fldCharType="end"/>
      </w:r>
      <w:r w:rsidRPr="00A25529">
        <w:rPr>
          <w:rStyle w:val="pxrc"/>
        </w:rPr>
        <w:t xml:space="preserve">N.Y. Jur. 2d, Business Relationships </w:t>
      </w:r>
      <w:r w:rsidRPr="00A25529">
        <w:rPr>
          <w:rStyle w:val="pxrc"/>
          <w:vanish/>
        </w:rPr>
        <w:t>&amp;s;</w:t>
      </w:r>
      <w:del w:id="2863"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2864" w:author="Cara Cardinale" w:date="2025-01-25T10:39:00Z">
        <w:r w:rsidR="006B5827" w:rsidRPr="00A25529">
          <w:rPr>
            <w:rStyle w:val="pxvis"/>
            <w:rFonts w:ascii="Times NewRoman" w:hAnsi="Times NewRoman"/>
            <w:b w:val="0"/>
            <w:sz w:val="24"/>
          </w:rPr>
          <w:t>§908</w:t>
        </w:r>
      </w:ins>
    </w:p>
    <w:p w14:paraId="0B88242B" w14:textId="77777777" w:rsidR="00FB29D8" w:rsidRPr="00A25529" w:rsidRDefault="00FB29D8">
      <w:pPr>
        <w:pStyle w:val="pxformrefn"/>
      </w:pPr>
      <w:r w:rsidRPr="00A25529">
        <w:t xml:space="preserve">ARTICLE III, </w:t>
      </w:r>
    </w:p>
    <w:p w14:paraId="00E02BEA" w14:textId="77777777" w:rsidR="00FB29D8" w:rsidRPr="00A25529" w:rsidRDefault="00FB29D8">
      <w:pPr>
        <w:pStyle w:val="pxformrefn"/>
      </w:pPr>
      <w:r w:rsidRPr="00A25529">
        <w:t xml:space="preserve">Section 3.1. </w:t>
      </w:r>
    </w:p>
    <w:p w14:paraId="33015C84" w14:textId="77777777" w:rsidR="00FB29D8" w:rsidRPr="00A25529" w:rsidRDefault="00FB29D8">
      <w:pPr>
        <w:pStyle w:val="pxformrefnote"/>
        <w:spacing w:before="180"/>
      </w:pPr>
      <w:del w:id="2865" w:author="Cara Cardinale" w:date="2025-01-14T20:47:00Z">
        <w:r w:rsidRPr="00A25529" w:rsidDel="00CF1278">
          <w:delText>Drafter's Note</w:delText>
        </w:r>
      </w:del>
      <w:r w:rsidRPr="00A25529">
        <w:t xml:space="preserve"> </w:t>
      </w:r>
    </w:p>
    <w:p w14:paraId="564709B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st.ref.id="I00J8BA"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7E4DC8E6" w14:textId="77777777" w:rsidR="00FB29D8" w:rsidRPr="00A25529" w:rsidRDefault="00FB29D8">
      <w:pPr>
        <w:pStyle w:val="pxformrefrr"/>
        <w:rPr>
          <w:sz w:val="24"/>
          <w:szCs w:val="24"/>
        </w:rPr>
      </w:pPr>
      <w:r w:rsidRPr="00A25529">
        <w:rPr>
          <w:rStyle w:val="pxvis"/>
          <w:rFonts w:cs="Arial"/>
          <w:bCs/>
          <w:sz w:val="50"/>
          <w:rPrChange w:id="2866" w:author="Cara Cardinale" w:date="2025-03-04T10:36:00Z">
            <w:rPr>
              <w:rStyle w:val="pxvis"/>
              <w:rFonts w:cs="Arial"/>
              <w:bCs/>
            </w:rPr>
          </w:rPrChange>
        </w:rPr>
        <w:t>Research References</w:t>
      </w:r>
    </w:p>
    <w:p w14:paraId="0921264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rc.ref.id="I00M1G6"</w:instrText>
      </w:r>
      <w:r w:rsidRPr="00A25529">
        <w:rPr>
          <w:rStyle w:val="pxrc"/>
        </w:rPr>
        <w:fldChar w:fldCharType="end"/>
      </w:r>
      <w:r w:rsidRPr="00A25529">
        <w:rPr>
          <w:rStyle w:val="pxrc"/>
        </w:rPr>
        <w:t xml:space="preserve">N.Y. Jur. 2d, Business Relationships </w:t>
      </w:r>
      <w:r w:rsidRPr="00A25529">
        <w:rPr>
          <w:rStyle w:val="pxrc"/>
          <w:vanish/>
        </w:rPr>
        <w:t>&amp;s;</w:t>
      </w:r>
      <w:del w:id="2867"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2868" w:author="Cara Cardinale" w:date="2025-01-25T10:39:00Z">
        <w:r w:rsidR="006B5827" w:rsidRPr="00A25529">
          <w:rPr>
            <w:rStyle w:val="pxvis"/>
            <w:rFonts w:ascii="Times NewRoman" w:hAnsi="Times NewRoman"/>
            <w:b w:val="0"/>
            <w:sz w:val="24"/>
          </w:rPr>
          <w:t>§908</w:t>
        </w:r>
      </w:ins>
    </w:p>
    <w:p w14:paraId="57C63C0C" w14:textId="77777777" w:rsidR="00FB29D8" w:rsidRPr="00A25529" w:rsidRDefault="00FB29D8">
      <w:pPr>
        <w:pStyle w:val="pxformrefn"/>
      </w:pPr>
      <w:r w:rsidRPr="00A25529">
        <w:t xml:space="preserve">ARTICLE III, </w:t>
      </w:r>
    </w:p>
    <w:p w14:paraId="6AFA726C" w14:textId="77777777" w:rsidR="00FB29D8" w:rsidRPr="00A25529" w:rsidRDefault="00FB29D8">
      <w:pPr>
        <w:pStyle w:val="pxformrefn"/>
      </w:pPr>
      <w:r w:rsidRPr="00A25529">
        <w:t xml:space="preserve">Section 3.2. </w:t>
      </w:r>
    </w:p>
    <w:p w14:paraId="25047FD0" w14:textId="77777777" w:rsidR="00FB29D8" w:rsidRPr="00A25529" w:rsidRDefault="00FB29D8">
      <w:pPr>
        <w:pStyle w:val="pxformrefnote"/>
        <w:spacing w:before="180"/>
      </w:pPr>
      <w:del w:id="2869" w:author="Cara Cardinale" w:date="2025-01-14T20:47:00Z">
        <w:r w:rsidRPr="00A25529" w:rsidDel="00CF1278">
          <w:delText>Drafter's Note</w:delText>
        </w:r>
      </w:del>
      <w:r w:rsidRPr="00A25529">
        <w:t xml:space="preserve"> </w:t>
      </w:r>
    </w:p>
    <w:p w14:paraId="38A81BA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st.ref.id="I0056O0"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243A1F14" w14:textId="77777777" w:rsidR="00FB29D8" w:rsidRPr="00A25529" w:rsidRDefault="00FB29D8">
      <w:pPr>
        <w:pStyle w:val="pxformrefrr"/>
        <w:rPr>
          <w:sz w:val="24"/>
          <w:szCs w:val="24"/>
        </w:rPr>
      </w:pPr>
      <w:r w:rsidRPr="00A25529">
        <w:rPr>
          <w:rStyle w:val="pxvis"/>
          <w:rFonts w:cs="Arial"/>
          <w:bCs/>
          <w:sz w:val="50"/>
          <w:rPrChange w:id="2870" w:author="Cara Cardinale" w:date="2025-03-04T10:36:00Z">
            <w:rPr>
              <w:rStyle w:val="pxvis"/>
              <w:rFonts w:cs="Arial"/>
              <w:bCs/>
            </w:rPr>
          </w:rPrChange>
        </w:rPr>
        <w:t>Research References</w:t>
      </w:r>
    </w:p>
    <w:p w14:paraId="64C6FF5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rc.ref.id="I007ZSW"</w:instrText>
      </w:r>
      <w:r w:rsidRPr="00A25529">
        <w:rPr>
          <w:rStyle w:val="pxrc"/>
        </w:rPr>
        <w:fldChar w:fldCharType="end"/>
      </w:r>
      <w:r w:rsidRPr="00A25529">
        <w:rPr>
          <w:rStyle w:val="pxrc"/>
        </w:rPr>
        <w:t xml:space="preserve">N.Y. Jur. 2d, Business Relationships </w:t>
      </w:r>
      <w:r w:rsidRPr="00A25529">
        <w:rPr>
          <w:rStyle w:val="pxrc"/>
          <w:vanish/>
        </w:rPr>
        <w:t>&amp;s;</w:t>
      </w:r>
      <w:del w:id="2871" w:author="Cara Cardinale" w:date="2025-01-21T18:35:00Z">
        <w:r w:rsidRPr="00A25529" w:rsidDel="00A9075C">
          <w:rPr>
            <w:rStyle w:val="pxvis"/>
            <w:rFonts w:ascii="Times NewRoman" w:hAnsi="Times NewRoman"/>
            <w:b w:val="0"/>
            <w:sz w:val="24"/>
          </w:rPr>
          <w:delText>§</w:delText>
        </w:r>
        <w:r w:rsidRPr="00A25529" w:rsidDel="00A9075C">
          <w:rPr>
            <w:rStyle w:val="pxrc"/>
          </w:rPr>
          <w:delText>899</w:delText>
        </w:r>
      </w:del>
      <w:ins w:id="2872" w:author="Cara Cardinale" w:date="2025-01-21T18:35:00Z">
        <w:r w:rsidR="00A9075C" w:rsidRPr="00A25529">
          <w:rPr>
            <w:rStyle w:val="pxvis"/>
            <w:rFonts w:ascii="Times NewRoman" w:hAnsi="Times NewRoman"/>
            <w:b w:val="0"/>
            <w:sz w:val="24"/>
          </w:rPr>
          <w:t>§897</w:t>
        </w:r>
      </w:ins>
    </w:p>
    <w:p w14:paraId="413E3B24" w14:textId="77777777" w:rsidR="00FB29D8" w:rsidRPr="00A25529" w:rsidRDefault="00FB29D8">
      <w:pPr>
        <w:pStyle w:val="pxformrefn"/>
      </w:pPr>
      <w:r w:rsidRPr="00A25529">
        <w:t xml:space="preserve">ARTICLE III, </w:t>
      </w:r>
    </w:p>
    <w:p w14:paraId="0B6FB710" w14:textId="77777777" w:rsidR="00FB29D8" w:rsidRPr="00A25529" w:rsidRDefault="00FB29D8">
      <w:pPr>
        <w:pStyle w:val="pxformrefn"/>
      </w:pPr>
      <w:r w:rsidRPr="00A25529">
        <w:t xml:space="preserve">Section 3.4. </w:t>
      </w:r>
    </w:p>
    <w:p w14:paraId="57CE9244" w14:textId="77777777" w:rsidR="00FB29D8" w:rsidRPr="00A25529" w:rsidRDefault="00FB29D8">
      <w:pPr>
        <w:pStyle w:val="pxformrefnote"/>
        <w:spacing w:before="180"/>
      </w:pPr>
      <w:del w:id="2873" w:author="Cara Cardinale" w:date="2025-01-14T20:47:00Z">
        <w:r w:rsidRPr="00A25529" w:rsidDel="00CF1278">
          <w:delText>Drafter's Note</w:delText>
        </w:r>
      </w:del>
      <w:r w:rsidRPr="00A25529">
        <w:t xml:space="preserve"> </w:t>
      </w:r>
    </w:p>
    <w:p w14:paraId="2ACE100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ins w:id="2874" w:author="Cara Cardinale" w:date="2025-03-02T17:23:00Z">
        <w:r w:rsidR="001F02C6"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he o</w:t>
        </w:r>
      </w:ins>
      <w:ins w:id="2875" w:author="Cara Cardinale" w:date="2025-03-04T08:27:00Z">
        <w:r w:rsidR="00810A9C" w:rsidRPr="00A25529">
          <w:t>r</w:t>
        </w:r>
      </w:ins>
      <w:ins w:id="2876" w:author="Cara Cardinale" w:date="2025-03-02T17:23:00Z">
        <w:r w:rsidR="001F02C6" w:rsidRPr="00A25529">
          <w:t xml:space="preserve"> she has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del w:id="2877" w:author="Cara Cardinale" w:date="2025-03-02T17:23:00Z">
        <w:r w:rsidRPr="00A25529" w:rsidDel="001F02C6">
          <w:delText>Written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st.ref.id="I00ASXS"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3E4A71E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st.ref.id="I00DM2O"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49017B92" w14:textId="77777777" w:rsidR="00FB29D8" w:rsidRPr="00A25529" w:rsidRDefault="00FB29D8">
      <w:pPr>
        <w:pStyle w:val="pxformrefrr"/>
        <w:rPr>
          <w:sz w:val="24"/>
          <w:szCs w:val="24"/>
        </w:rPr>
      </w:pPr>
      <w:r w:rsidRPr="00A25529">
        <w:rPr>
          <w:rStyle w:val="pxvis"/>
          <w:rFonts w:cs="Arial"/>
          <w:bCs/>
          <w:sz w:val="50"/>
          <w:rPrChange w:id="2878" w:author="Cara Cardinale" w:date="2025-03-04T10:36:00Z">
            <w:rPr>
              <w:rStyle w:val="pxvis"/>
              <w:rFonts w:cs="Arial"/>
              <w:bCs/>
            </w:rPr>
          </w:rPrChange>
        </w:rPr>
        <w:t>Research References</w:t>
      </w:r>
    </w:p>
    <w:p w14:paraId="58EE6E2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rc.ref.id="I00GF7K"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879" w:author="Cara Cardinale" w:date="2025-01-21T18:36:00Z">
        <w:r w:rsidRPr="00A25529" w:rsidDel="002B506A">
          <w:rPr>
            <w:rStyle w:val="pxrc"/>
          </w:rPr>
          <w:delText>903 to 909</w:delText>
        </w:r>
      </w:del>
      <w:ins w:id="2880" w:author="Cara Cardinale" w:date="2025-01-21T18:36:00Z">
        <w:r w:rsidR="002B506A" w:rsidRPr="00A25529">
          <w:rPr>
            <w:rStyle w:val="pxrc"/>
          </w:rPr>
          <w:t>901 to 907</w:t>
        </w:r>
      </w:ins>
    </w:p>
    <w:p w14:paraId="4E04870A" w14:textId="77777777" w:rsidR="00FB29D8" w:rsidRPr="00A25529" w:rsidRDefault="00FB29D8">
      <w:pPr>
        <w:pStyle w:val="pxformrefn"/>
      </w:pPr>
      <w:r w:rsidRPr="00A25529">
        <w:t xml:space="preserve">ARTICLE III, </w:t>
      </w:r>
    </w:p>
    <w:p w14:paraId="1EBD5F4E" w14:textId="77777777" w:rsidR="00FB29D8" w:rsidRPr="00A25529" w:rsidRDefault="00FB29D8">
      <w:pPr>
        <w:pStyle w:val="pxformrefn"/>
      </w:pPr>
      <w:r w:rsidRPr="00A25529">
        <w:t xml:space="preserve">Section 3.5. </w:t>
      </w:r>
    </w:p>
    <w:p w14:paraId="61FDF08D" w14:textId="77777777" w:rsidR="00FB29D8" w:rsidRPr="00A25529" w:rsidRDefault="00FB29D8">
      <w:pPr>
        <w:pStyle w:val="pxformrefnote"/>
        <w:spacing w:before="180"/>
      </w:pPr>
      <w:del w:id="2881" w:author="Cara Cardinale" w:date="2025-01-14T20:47:00Z">
        <w:r w:rsidRPr="00A25529" w:rsidDel="00CF1278">
          <w:delText>Drafter's Note</w:delText>
        </w:r>
      </w:del>
      <w:r w:rsidRPr="00A25529">
        <w:t xml:space="preserve"> </w:t>
      </w:r>
    </w:p>
    <w:p w14:paraId="66023A6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the bylaws, any action required or permitted to be taken at any meeting of the members by the N.Y. Not-for-Profit Corporation Law or the certificate of incorporation or the bylaws may be taken without a meeting if all the members entitled to vote thereon consent thereto in writing or electronically. See </w:t>
      </w:r>
      <w:r w:rsidRPr="00A25529">
        <w:rPr>
          <w:rStyle w:val="pxst"/>
          <w:color w:val="FF0000"/>
          <w:vertAlign w:val="superscript"/>
        </w:rPr>
        <w:t>►</w:t>
      </w:r>
      <w:r w:rsidRPr="00A25529">
        <w:rPr>
          <w:rStyle w:val="pxst"/>
        </w:rPr>
        <w:fldChar w:fldCharType="begin"/>
      </w:r>
      <w:r w:rsidRPr="00A25529">
        <w:rPr>
          <w:rStyle w:val="pxst"/>
        </w:rPr>
        <w:instrText>st.ref.id="I05VN5M"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614(a)</w:t>
      </w:r>
      <w:r w:rsidRPr="00A25529">
        <w:t>.</w:t>
      </w:r>
    </w:p>
    <w:p w14:paraId="7E881BF8" w14:textId="77777777" w:rsidR="00FB29D8" w:rsidRPr="00A25529" w:rsidRDefault="00FB29D8">
      <w:pPr>
        <w:pStyle w:val="pxformrefrr"/>
        <w:rPr>
          <w:sz w:val="24"/>
          <w:szCs w:val="24"/>
        </w:rPr>
      </w:pPr>
      <w:r w:rsidRPr="00A25529">
        <w:rPr>
          <w:rStyle w:val="pxvis"/>
          <w:rFonts w:cs="Arial"/>
          <w:bCs/>
          <w:sz w:val="50"/>
          <w:rPrChange w:id="2882" w:author="Cara Cardinale" w:date="2025-03-04T10:36:00Z">
            <w:rPr>
              <w:rStyle w:val="pxvis"/>
              <w:rFonts w:cs="Arial"/>
              <w:bCs/>
            </w:rPr>
          </w:rPrChange>
        </w:rPr>
        <w:t>Research References</w:t>
      </w:r>
    </w:p>
    <w:p w14:paraId="46A5F80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rc.ref.id="I05RFGA"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89</w:t>
      </w:r>
      <w:ins w:id="2883" w:author="Cara Cardinale" w:date="2025-01-21T18:54:00Z">
        <w:r w:rsidR="001D54A5" w:rsidRPr="00A25529">
          <w:rPr>
            <w:rStyle w:val="pxrc"/>
          </w:rPr>
          <w:t>4</w:t>
        </w:r>
      </w:ins>
      <w:del w:id="2884" w:author="Cara Cardinale" w:date="2025-01-21T18:54:00Z">
        <w:r w:rsidRPr="00A25529" w:rsidDel="001D54A5">
          <w:rPr>
            <w:rStyle w:val="pxrc"/>
          </w:rPr>
          <w:delText>6</w:delText>
        </w:r>
      </w:del>
    </w:p>
    <w:p w14:paraId="6828CCA1" w14:textId="77777777" w:rsidR="00FB29D8" w:rsidRPr="00A25529" w:rsidRDefault="00FB29D8">
      <w:pPr>
        <w:pStyle w:val="pxformrefn"/>
      </w:pPr>
      <w:r w:rsidRPr="00A25529">
        <w:t xml:space="preserve">ARTICLE III, </w:t>
      </w:r>
    </w:p>
    <w:p w14:paraId="003F1D26" w14:textId="77777777" w:rsidR="00FB29D8" w:rsidRPr="00A25529" w:rsidRDefault="00FB29D8">
      <w:pPr>
        <w:pStyle w:val="pxformrefn"/>
      </w:pPr>
      <w:r w:rsidRPr="00A25529">
        <w:t xml:space="preserve">Section 3.6. </w:t>
      </w:r>
    </w:p>
    <w:p w14:paraId="104DFA6C" w14:textId="77777777" w:rsidR="00FB29D8" w:rsidRPr="00A25529" w:rsidRDefault="00FB29D8">
      <w:pPr>
        <w:pStyle w:val="pxformrefnote"/>
        <w:spacing w:before="180"/>
      </w:pPr>
      <w:del w:id="2885" w:author="Cara Cardinale" w:date="2025-01-14T20:47:00Z">
        <w:r w:rsidRPr="00A25529" w:rsidDel="00CF1278">
          <w:delText>Drafter's Note</w:delText>
        </w:r>
      </w:del>
      <w:r w:rsidRPr="00A25529">
        <w:t xml:space="preserve"> </w:t>
      </w:r>
    </w:p>
    <w:p w14:paraId="1A8CBCE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Members entitled to cast a majority of the total number of votes at a meeting will constitute a quorum at the meeting, provided that, when a specified item of business is required to be voted on by a class of members, voting as a class, members entitled to cast a majority of the total votes entitled to be cast by such class will constitute a quorum for the transaction of such specified items of business. </w:t>
      </w:r>
      <w:r w:rsidRPr="00A25529">
        <w:rPr>
          <w:rStyle w:val="pxst"/>
          <w:color w:val="FF0000"/>
          <w:vertAlign w:val="superscript"/>
        </w:rPr>
        <w:t>►</w:t>
      </w:r>
      <w:r w:rsidRPr="00A25529">
        <w:rPr>
          <w:rStyle w:val="pxst"/>
        </w:rPr>
        <w:fldChar w:fldCharType="begin"/>
      </w:r>
      <w:r w:rsidRPr="00A25529">
        <w:rPr>
          <w:rStyle w:val="pxst"/>
        </w:rPr>
        <w:instrText>st.ref.id="I00ASXU"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608(a)</w:t>
      </w:r>
      <w:r w:rsidRPr="00A25529">
        <w:t xml:space="preserve">. The certificate of incorporation or the bylaws may provide for any lesser quorum not less than the members entitled to cast 100 votes or one-tenth of the total number of votes entitled to be cast, whichever is lesser, and may, under </w:t>
      </w:r>
      <w:r w:rsidRPr="00A25529">
        <w:rPr>
          <w:rStyle w:val="pxst"/>
          <w:color w:val="FF0000"/>
          <w:vertAlign w:val="superscript"/>
        </w:rPr>
        <w:t>►</w:t>
      </w:r>
      <w:r w:rsidRPr="00A25529">
        <w:rPr>
          <w:rStyle w:val="pxst"/>
        </w:rPr>
        <w:fldChar w:fldCharType="begin"/>
      </w:r>
      <w:r w:rsidRPr="00A25529">
        <w:rPr>
          <w:rStyle w:val="pxst"/>
        </w:rPr>
        <w:instrText>st.ref.id="I00DM2Q"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w:t>
      </w:r>
      <w:r w:rsidRPr="00A25529">
        <w:t xml:space="preserve">, provide for a greater quorum. </w:t>
      </w:r>
      <w:r w:rsidRPr="00A25529">
        <w:rPr>
          <w:rStyle w:val="pxst"/>
          <w:color w:val="FF0000"/>
          <w:vertAlign w:val="superscript"/>
        </w:rPr>
        <w:t>►</w:t>
      </w:r>
      <w:r w:rsidRPr="00A25529">
        <w:rPr>
          <w:rStyle w:val="pxst"/>
        </w:rPr>
        <w:fldChar w:fldCharType="begin"/>
      </w:r>
      <w:r w:rsidRPr="00A25529">
        <w:rPr>
          <w:rStyle w:val="pxst"/>
        </w:rPr>
        <w:instrText>st.ref.id="I00GF7M"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608(b)</w:t>
      </w:r>
      <w:r w:rsidRPr="00A25529">
        <w:t xml:space="preserve">. The members present may adjourn the meeting despite the absence of a quorum. </w:t>
      </w:r>
      <w:r w:rsidRPr="00A25529">
        <w:rPr>
          <w:rStyle w:val="pxst"/>
          <w:color w:val="FF0000"/>
          <w:vertAlign w:val="superscript"/>
        </w:rPr>
        <w:t>►</w:t>
      </w:r>
      <w:r w:rsidRPr="00A25529">
        <w:rPr>
          <w:rStyle w:val="pxst"/>
        </w:rPr>
        <w:fldChar w:fldCharType="begin"/>
      </w:r>
      <w:r w:rsidRPr="00A25529">
        <w:rPr>
          <w:rStyle w:val="pxst"/>
        </w:rPr>
        <w:instrText>st.ref.id="I00J8CI"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608(d)</w:t>
      </w:r>
      <w:r w:rsidRPr="00A25529">
        <w:t>.</w:t>
      </w:r>
    </w:p>
    <w:p w14:paraId="2436DC10" w14:textId="77777777" w:rsidR="00FB29D8" w:rsidRPr="00A25529" w:rsidRDefault="00FB29D8">
      <w:pPr>
        <w:pStyle w:val="pxformrefrr"/>
        <w:rPr>
          <w:sz w:val="24"/>
          <w:szCs w:val="24"/>
        </w:rPr>
      </w:pPr>
      <w:r w:rsidRPr="00A25529">
        <w:rPr>
          <w:rStyle w:val="pxvis"/>
          <w:rFonts w:cs="Arial"/>
          <w:bCs/>
          <w:sz w:val="50"/>
          <w:rPrChange w:id="2886" w:author="Cara Cardinale" w:date="2025-03-04T10:36:00Z">
            <w:rPr>
              <w:rStyle w:val="pxvis"/>
              <w:rFonts w:cs="Arial"/>
              <w:bCs/>
            </w:rPr>
          </w:rPrChange>
        </w:rPr>
        <w:t>Research References</w:t>
      </w:r>
    </w:p>
    <w:p w14:paraId="67A5130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rc.ref.id="I00M1HE"</w:instrText>
      </w:r>
      <w:r w:rsidRPr="00A25529">
        <w:rPr>
          <w:rStyle w:val="pxrc"/>
        </w:rPr>
        <w:fldChar w:fldCharType="end"/>
      </w:r>
      <w:r w:rsidRPr="00A25529">
        <w:rPr>
          <w:rStyle w:val="pxrc"/>
        </w:rPr>
        <w:t xml:space="preserve">N.Y. Jur. 2d, Business Relationships </w:t>
      </w:r>
      <w:r w:rsidRPr="00A25529">
        <w:rPr>
          <w:rStyle w:val="pxrc"/>
          <w:vanish/>
        </w:rPr>
        <w:t>&amp;s;</w:t>
      </w:r>
      <w:del w:id="2887" w:author="Cara Cardinale" w:date="2025-01-21T18:44:00Z">
        <w:r w:rsidRPr="00A25529" w:rsidDel="00865539">
          <w:rPr>
            <w:rStyle w:val="pxvis"/>
            <w:rFonts w:ascii="Times NewRoman" w:hAnsi="Times NewRoman"/>
            <w:b w:val="0"/>
            <w:sz w:val="24"/>
          </w:rPr>
          <w:delText>§</w:delText>
        </w:r>
        <w:r w:rsidRPr="00A25529" w:rsidDel="00865539">
          <w:rPr>
            <w:rStyle w:val="pxrc"/>
          </w:rPr>
          <w:delText>914</w:delText>
        </w:r>
      </w:del>
      <w:ins w:id="2888" w:author="Cara Cardinale" w:date="2025-01-21T18:44:00Z">
        <w:r w:rsidR="00865539" w:rsidRPr="00A25529">
          <w:rPr>
            <w:rStyle w:val="pxvis"/>
            <w:rFonts w:ascii="Times NewRoman" w:hAnsi="Times NewRoman"/>
            <w:b w:val="0"/>
            <w:sz w:val="24"/>
          </w:rPr>
          <w:t>§912</w:t>
        </w:r>
      </w:ins>
    </w:p>
    <w:p w14:paraId="42D8E9CF" w14:textId="77777777" w:rsidR="00FB29D8" w:rsidRPr="00A25529" w:rsidRDefault="00FB29D8">
      <w:pPr>
        <w:pStyle w:val="pxformrefn"/>
      </w:pPr>
      <w:r w:rsidRPr="00A25529">
        <w:t xml:space="preserve">ARTICLE III, </w:t>
      </w:r>
    </w:p>
    <w:p w14:paraId="168E8F5B" w14:textId="77777777" w:rsidR="00FB29D8" w:rsidRPr="00A25529" w:rsidRDefault="00FB29D8">
      <w:pPr>
        <w:pStyle w:val="pxformrefn"/>
      </w:pPr>
      <w:r w:rsidRPr="00A25529">
        <w:t xml:space="preserve">Section 3.7. </w:t>
      </w:r>
    </w:p>
    <w:p w14:paraId="761E51C6" w14:textId="77777777" w:rsidR="00FB29D8" w:rsidRPr="00A25529" w:rsidRDefault="00FB29D8">
      <w:pPr>
        <w:pStyle w:val="pxformrefnote"/>
        <w:spacing w:before="180"/>
      </w:pPr>
      <w:del w:id="2889" w:author="Cara Cardinale" w:date="2025-01-14T20:47:00Z">
        <w:r w:rsidRPr="00A25529" w:rsidDel="00CF1278">
          <w:delText>Drafter's Note</w:delText>
        </w:r>
      </w:del>
      <w:r w:rsidRPr="00A25529">
        <w:t xml:space="preserve"> </w:t>
      </w:r>
    </w:p>
    <w:p w14:paraId="0434103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member entitled to vote may vote in person or, unless the certificate of incorporation or the bylaws otherwise provide, by proxy executed in writing by the member or by that member's agent. A proxy will not be valid after 11 months from the date of its execution, unless otherwise provided in the proxy. </w:t>
      </w:r>
      <w:r w:rsidRPr="00A25529">
        <w:rPr>
          <w:rStyle w:val="pxst"/>
          <w:color w:val="FF0000"/>
          <w:vertAlign w:val="superscript"/>
        </w:rPr>
        <w:t>►</w:t>
      </w:r>
      <w:r w:rsidRPr="00A25529">
        <w:rPr>
          <w:rStyle w:val="pxst"/>
        </w:rPr>
        <w:fldChar w:fldCharType="begin"/>
      </w:r>
      <w:r w:rsidRPr="00A25529">
        <w:rPr>
          <w:rStyle w:val="pxst"/>
        </w:rPr>
        <w:instrText>st.ref.id="I0056TQ"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609(a)</w:t>
      </w:r>
      <w:r w:rsidRPr="00A25529">
        <w:t>.</w:t>
      </w:r>
    </w:p>
    <w:p w14:paraId="5C5EEE69" w14:textId="77777777" w:rsidR="00FB29D8" w:rsidRPr="00A25529" w:rsidRDefault="00FB29D8">
      <w:pPr>
        <w:pStyle w:val="pxformrefrr"/>
        <w:rPr>
          <w:sz w:val="24"/>
          <w:szCs w:val="24"/>
        </w:rPr>
      </w:pPr>
      <w:r w:rsidRPr="00A25529">
        <w:rPr>
          <w:rStyle w:val="pxvis"/>
          <w:rFonts w:cs="Arial"/>
          <w:bCs/>
          <w:sz w:val="50"/>
          <w:rPrChange w:id="2890" w:author="Cara Cardinale" w:date="2025-03-04T10:36:00Z">
            <w:rPr>
              <w:rStyle w:val="pxvis"/>
              <w:rFonts w:cs="Arial"/>
              <w:bCs/>
            </w:rPr>
          </w:rPrChange>
        </w:rPr>
        <w:t>Research References</w:t>
      </w:r>
    </w:p>
    <w:p w14:paraId="40ED299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rc.ref.id="I007ZYM"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891" w:author="Cara Cardinale" w:date="2025-01-23T13:05:00Z">
        <w:r w:rsidRPr="00A25529" w:rsidDel="00F97A90">
          <w:rPr>
            <w:rStyle w:val="pxrc"/>
          </w:rPr>
          <w:delText>945 to 948</w:delText>
        </w:r>
      </w:del>
      <w:ins w:id="2892" w:author="Cara Cardinale" w:date="2025-01-23T13:05:00Z">
        <w:r w:rsidR="00F97A90" w:rsidRPr="00A25529">
          <w:rPr>
            <w:rStyle w:val="pxrc"/>
          </w:rPr>
          <w:t>943 to 946</w:t>
        </w:r>
      </w:ins>
    </w:p>
    <w:p w14:paraId="65610122" w14:textId="77777777" w:rsidR="00FB29D8" w:rsidRPr="00A25529" w:rsidRDefault="00FB29D8">
      <w:pPr>
        <w:pStyle w:val="pxformrefn"/>
      </w:pPr>
      <w:r w:rsidRPr="00A25529">
        <w:t xml:space="preserve">ARTICLE III, </w:t>
      </w:r>
    </w:p>
    <w:p w14:paraId="5575648B" w14:textId="77777777" w:rsidR="00FB29D8" w:rsidRPr="00A25529" w:rsidRDefault="00FB29D8">
      <w:pPr>
        <w:pStyle w:val="pxformrefn"/>
      </w:pPr>
      <w:r w:rsidRPr="00A25529">
        <w:t xml:space="preserve">Section 3.8. </w:t>
      </w:r>
    </w:p>
    <w:p w14:paraId="139F179E" w14:textId="77777777" w:rsidR="00FB29D8" w:rsidRPr="00A25529" w:rsidRDefault="00FB29D8">
      <w:pPr>
        <w:pStyle w:val="pxformrefnote"/>
        <w:spacing w:before="180"/>
      </w:pPr>
      <w:del w:id="2893" w:author="Cara Cardinale" w:date="2025-01-14T20:47:00Z">
        <w:r w:rsidRPr="00A25529" w:rsidDel="00CF1278">
          <w:delText>Drafter's Note</w:delText>
        </w:r>
      </w:del>
      <w:r w:rsidRPr="00A25529">
        <w:t xml:space="preserve"> </w:t>
      </w:r>
    </w:p>
    <w:p w14:paraId="5959CA2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N.Y. Not-for-Profit Corporation Law provides that directors shall be elected or appointed in the manner provided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st.ref.id="I00AT3I"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r w:rsidRPr="00A25529">
        <w:t>. There is no prohibition in the N.Y. Not-for-Profit Corporation Law against holding an election for directors by mail.</w:t>
      </w:r>
    </w:p>
    <w:p w14:paraId="64AE5958" w14:textId="77777777" w:rsidR="00FB29D8" w:rsidRPr="00A25529" w:rsidRDefault="00FB29D8">
      <w:pPr>
        <w:pStyle w:val="pxformrefrr"/>
        <w:rPr>
          <w:sz w:val="24"/>
          <w:szCs w:val="24"/>
        </w:rPr>
      </w:pPr>
      <w:r w:rsidRPr="00A25529">
        <w:rPr>
          <w:rStyle w:val="pxvis"/>
          <w:rFonts w:cs="Arial"/>
          <w:bCs/>
          <w:sz w:val="50"/>
          <w:rPrChange w:id="2894" w:author="Cara Cardinale" w:date="2025-03-04T10:36:00Z">
            <w:rPr>
              <w:rStyle w:val="pxvis"/>
              <w:rFonts w:cs="Arial"/>
              <w:bCs/>
            </w:rPr>
          </w:rPrChange>
        </w:rPr>
        <w:t>Research References</w:t>
      </w:r>
    </w:p>
    <w:p w14:paraId="0FA670D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rc.ref.id="I00DM8E"</w:instrText>
      </w:r>
      <w:r w:rsidRPr="00A25529">
        <w:rPr>
          <w:rStyle w:val="pxrc"/>
        </w:rPr>
        <w:fldChar w:fldCharType="end"/>
      </w:r>
      <w:r w:rsidRPr="00A25529">
        <w:rPr>
          <w:rStyle w:val="pxrc"/>
        </w:rPr>
        <w:t xml:space="preserve">N.Y. Jur. 2d, Business Relationships </w:t>
      </w:r>
      <w:r w:rsidRPr="00A25529">
        <w:rPr>
          <w:rStyle w:val="pxrc"/>
          <w:vanish/>
        </w:rPr>
        <w:t>&amp;s;</w:t>
      </w:r>
      <w:del w:id="2895" w:author="Cara Cardinale" w:date="2025-01-25T15:24:00Z">
        <w:r w:rsidRPr="00A25529" w:rsidDel="00555D71">
          <w:rPr>
            <w:rStyle w:val="pxvis"/>
            <w:rFonts w:ascii="Times NewRoman" w:hAnsi="Times NewRoman"/>
            <w:b w:val="0"/>
            <w:sz w:val="24"/>
          </w:rPr>
          <w:delText>§</w:delText>
        </w:r>
        <w:r w:rsidRPr="00A25529" w:rsidDel="00555D71">
          <w:rPr>
            <w:rStyle w:val="pxrc"/>
          </w:rPr>
          <w:delText>549</w:delText>
        </w:r>
      </w:del>
      <w:ins w:id="2896" w:author="Cara Cardinale" w:date="2025-01-25T15:24:00Z">
        <w:r w:rsidR="00555D71" w:rsidRPr="00A25529">
          <w:rPr>
            <w:rStyle w:val="pxvis"/>
            <w:rFonts w:ascii="Times NewRoman" w:hAnsi="Times NewRoman"/>
            <w:b w:val="0"/>
            <w:sz w:val="24"/>
          </w:rPr>
          <w:t>§544</w:t>
        </w:r>
      </w:ins>
    </w:p>
    <w:p w14:paraId="7F44BDB3" w14:textId="77777777" w:rsidR="00FB29D8" w:rsidRPr="00A25529" w:rsidRDefault="00FB29D8">
      <w:pPr>
        <w:pStyle w:val="pxformrefn"/>
      </w:pPr>
      <w:r w:rsidRPr="00A25529">
        <w:t xml:space="preserve">ARTICLE III, </w:t>
      </w:r>
    </w:p>
    <w:p w14:paraId="0B2E800E" w14:textId="77777777" w:rsidR="00FB29D8" w:rsidRPr="00A25529" w:rsidRDefault="00FB29D8">
      <w:pPr>
        <w:pStyle w:val="pxformrefn"/>
      </w:pPr>
      <w:r w:rsidRPr="00A25529">
        <w:t xml:space="preserve">Section 3.9. </w:t>
      </w:r>
    </w:p>
    <w:p w14:paraId="11F34EAA" w14:textId="77777777" w:rsidR="00FB29D8" w:rsidRPr="00A25529" w:rsidRDefault="00FB29D8">
      <w:pPr>
        <w:pStyle w:val="pxformrefnote"/>
        <w:spacing w:before="180"/>
      </w:pPr>
      <w:del w:id="2897" w:author="Cara Cardinale" w:date="2025-01-14T20:47:00Z">
        <w:r w:rsidRPr="00A25529" w:rsidDel="00CF1278">
          <w:delText>Drafter's Note</w:delText>
        </w:r>
      </w:del>
      <w:r w:rsidRPr="00A25529">
        <w:t xml:space="preserve"> </w:t>
      </w:r>
    </w:p>
    <w:p w14:paraId="3E1D7E5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the bylaws may provide that in all elections for directors every member entitled to vote will have the right to cumulate his or her vote and to give one candidate a number of votes equal to his or her vote multiplied by the number of directors to be elected or to distribute such votes on the same principle among as many candidates as he or she thinks fit. </w:t>
      </w:r>
      <w:r w:rsidRPr="00A25529">
        <w:rPr>
          <w:rStyle w:val="pxst"/>
          <w:color w:val="FF0000"/>
          <w:vertAlign w:val="superscript"/>
        </w:rPr>
        <w:t>►</w:t>
      </w:r>
      <w:r w:rsidRPr="00A25529">
        <w:rPr>
          <w:rStyle w:val="pxst"/>
        </w:rPr>
        <w:fldChar w:fldCharType="begin"/>
      </w:r>
      <w:r w:rsidRPr="00A25529">
        <w:rPr>
          <w:rStyle w:val="pxst"/>
        </w:rPr>
        <w:instrText>st.ref.id="I00GFDA"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 The implication is that if cumulative voting is not provided for in either the certificate of incorporation or the bylaws, it will not be permitted in directors' elections.</w:t>
      </w:r>
    </w:p>
    <w:p w14:paraId="0C858EE1" w14:textId="77777777" w:rsidR="00FB29D8" w:rsidRPr="00A25529" w:rsidRDefault="00FB29D8">
      <w:pPr>
        <w:pStyle w:val="pxformrefrr"/>
        <w:rPr>
          <w:sz w:val="24"/>
          <w:szCs w:val="24"/>
        </w:rPr>
      </w:pPr>
      <w:r w:rsidRPr="00A25529">
        <w:rPr>
          <w:rStyle w:val="pxvis"/>
          <w:rFonts w:cs="Arial"/>
          <w:bCs/>
          <w:sz w:val="50"/>
          <w:rPrChange w:id="2898" w:author="Cara Cardinale" w:date="2025-03-04T10:36:00Z">
            <w:rPr>
              <w:rStyle w:val="pxvis"/>
              <w:rFonts w:cs="Arial"/>
              <w:bCs/>
            </w:rPr>
          </w:rPrChange>
        </w:rPr>
        <w:t>Research References</w:t>
      </w:r>
    </w:p>
    <w:p w14:paraId="7AC7001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rc.ref.id="I05VMU6"</w:instrText>
      </w:r>
      <w:r w:rsidRPr="00A25529">
        <w:rPr>
          <w:rStyle w:val="pxrc"/>
        </w:rPr>
        <w:fldChar w:fldCharType="end"/>
      </w:r>
      <w:r w:rsidRPr="00A25529">
        <w:rPr>
          <w:rStyle w:val="pxrc"/>
        </w:rPr>
        <w:t xml:space="preserve">N.Y. Jur. 2d, Business Relationships </w:t>
      </w:r>
      <w:r w:rsidRPr="00A25529">
        <w:rPr>
          <w:rStyle w:val="pxrc"/>
          <w:vanish/>
        </w:rPr>
        <w:t>&amp;s;</w:t>
      </w:r>
      <w:del w:id="2899" w:author="Cara Cardinale" w:date="2025-01-23T13:29:00Z">
        <w:r w:rsidRPr="00A25529" w:rsidDel="009D6732">
          <w:rPr>
            <w:rStyle w:val="pxvis"/>
            <w:rFonts w:ascii="Times NewRoman" w:hAnsi="Times NewRoman"/>
            <w:b w:val="0"/>
            <w:sz w:val="24"/>
          </w:rPr>
          <w:delText>§</w:delText>
        </w:r>
        <w:r w:rsidRPr="00A25529" w:rsidDel="009D6732">
          <w:rPr>
            <w:rStyle w:val="pxrc"/>
          </w:rPr>
          <w:delText>919</w:delText>
        </w:r>
      </w:del>
      <w:ins w:id="2900" w:author="Cara Cardinale" w:date="2025-01-23T13:29:00Z">
        <w:r w:rsidR="009D6732" w:rsidRPr="00A25529">
          <w:rPr>
            <w:rStyle w:val="pxvis"/>
            <w:rFonts w:ascii="Times NewRoman" w:hAnsi="Times NewRoman"/>
            <w:b w:val="0"/>
            <w:sz w:val="24"/>
          </w:rPr>
          <w:t>§917</w:t>
        </w:r>
      </w:ins>
    </w:p>
    <w:p w14:paraId="3F5B4E98" w14:textId="77777777" w:rsidR="00FB29D8" w:rsidRPr="00A25529" w:rsidRDefault="00FB29D8">
      <w:pPr>
        <w:pStyle w:val="pxformrefn"/>
      </w:pPr>
      <w:r w:rsidRPr="00A25529">
        <w:t xml:space="preserve">ARTICLE IV. </w:t>
      </w:r>
    </w:p>
    <w:p w14:paraId="2CE2E7C6" w14:textId="77777777" w:rsidR="00FB29D8" w:rsidRPr="00A25529" w:rsidRDefault="00FB29D8">
      <w:pPr>
        <w:pStyle w:val="pxformrefnote"/>
        <w:spacing w:before="180"/>
      </w:pPr>
      <w:del w:id="2901" w:author="Cara Cardinale" w:date="2025-01-14T20:47:00Z">
        <w:r w:rsidRPr="00A25529" w:rsidDel="00CF1278">
          <w:delText>Drafter's Note</w:delText>
        </w:r>
      </w:del>
      <w:r w:rsidRPr="00A25529">
        <w:t xml:space="preserve"> </w:t>
      </w:r>
    </w:p>
    <w:p w14:paraId="17E2668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Except as otherwise provided in the certificate of incorporation, each not-for-profit corporation must have a board of directors and the affairs of the corporation must be managed by or under the direction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st.ref.id="I05RF4U"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701(a)</w:t>
      </w:r>
      <w:r w:rsidRPr="00A25529">
        <w:t>.</w:t>
      </w:r>
    </w:p>
    <w:p w14:paraId="638338F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N.Y. Not-for-Profit Corporation Law provides that, in addition to any other liabilities imposed by law on directors of a corporation, directors who vote for, or concur in, any of certain enumerated actions will be jointly and severally liable to the corporation for the benefit of the corporation and its creditors, members, or other interested persons to the extent of any injury suffered by those persons as a result of the action. See </w:t>
      </w:r>
      <w:r w:rsidRPr="00A25529">
        <w:rPr>
          <w:rStyle w:val="pxst"/>
          <w:color w:val="FF0000"/>
          <w:vertAlign w:val="superscript"/>
        </w:rPr>
        <w:t>►</w:t>
      </w:r>
      <w:r w:rsidRPr="00A25529">
        <w:rPr>
          <w:rStyle w:val="pxst"/>
        </w:rPr>
        <w:fldChar w:fldCharType="begin"/>
      </w:r>
      <w:r w:rsidRPr="00A25529">
        <w:rPr>
          <w:rStyle w:val="pxst"/>
        </w:rPr>
        <w:instrText>st.ref.id="I05N7FI"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719</w:t>
      </w:r>
      <w:r w:rsidRPr="00A25529">
        <w:t>.</w:t>
      </w:r>
    </w:p>
    <w:p w14:paraId="3C2CDD88" w14:textId="77777777" w:rsidR="00FB29D8" w:rsidRPr="00A25529" w:rsidRDefault="00FB29D8">
      <w:pPr>
        <w:pStyle w:val="pxformrefrr"/>
        <w:rPr>
          <w:sz w:val="24"/>
          <w:szCs w:val="24"/>
        </w:rPr>
      </w:pPr>
      <w:r w:rsidRPr="00A25529">
        <w:rPr>
          <w:rStyle w:val="pxvis"/>
          <w:rFonts w:cs="Arial"/>
          <w:bCs/>
          <w:sz w:val="50"/>
          <w:rPrChange w:id="2902" w:author="Cara Cardinale" w:date="2025-03-04T10:36:00Z">
            <w:rPr>
              <w:rStyle w:val="pxvis"/>
              <w:rFonts w:cs="Arial"/>
              <w:bCs/>
            </w:rPr>
          </w:rPrChange>
        </w:rPr>
        <w:t>Research References</w:t>
      </w:r>
    </w:p>
    <w:p w14:paraId="203B6BA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rc.ref.id="I05IZQ6"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ins w:id="2903" w:author="Cara Cardinale" w:date="2025-01-19T12:38:00Z">
        <w:r w:rsidR="00890239" w:rsidRPr="00A25529">
          <w:rPr>
            <w:rStyle w:val="pxrc"/>
          </w:rPr>
          <w:t>1</w:t>
        </w:r>
      </w:ins>
      <w:del w:id="2904" w:author="Cara Cardinale" w:date="2025-01-19T12:38:00Z">
        <w:r w:rsidRPr="00A25529" w:rsidDel="00890239">
          <w:rPr>
            <w:rStyle w:val="pxrc"/>
          </w:rPr>
          <w:delText>2</w:delText>
        </w:r>
      </w:del>
      <w:r w:rsidRPr="00A25529">
        <w:rPr>
          <w:rStyle w:val="pxrc"/>
        </w:rPr>
        <w:t>, 68</w:t>
      </w:r>
      <w:ins w:id="2905" w:author="Cara Cardinale" w:date="2025-01-25T15:56:00Z">
        <w:r w:rsidR="008C654B" w:rsidRPr="00A25529">
          <w:rPr>
            <w:rStyle w:val="pxrc"/>
          </w:rPr>
          <w:t>3</w:t>
        </w:r>
      </w:ins>
      <w:del w:id="2906" w:author="Cara Cardinale" w:date="2025-01-25T15:56:00Z">
        <w:r w:rsidRPr="00A25529" w:rsidDel="008C654B">
          <w:rPr>
            <w:rStyle w:val="pxrc"/>
          </w:rPr>
          <w:delText>8</w:delText>
        </w:r>
      </w:del>
      <w:r w:rsidRPr="00A25529">
        <w:rPr>
          <w:rStyle w:val="pxrc"/>
        </w:rPr>
        <w:t xml:space="preserve"> et seq.</w:t>
      </w:r>
    </w:p>
    <w:p w14:paraId="229E60FB" w14:textId="77777777" w:rsidR="00FB29D8" w:rsidRPr="00A25529" w:rsidRDefault="00FB29D8">
      <w:pPr>
        <w:pStyle w:val="pxformrefn"/>
      </w:pPr>
      <w:r w:rsidRPr="00A25529">
        <w:t xml:space="preserve">ARTICLE IV, </w:t>
      </w:r>
    </w:p>
    <w:p w14:paraId="30FB3934" w14:textId="77777777" w:rsidR="00FB29D8" w:rsidRPr="00A25529" w:rsidRDefault="00FB29D8">
      <w:pPr>
        <w:pStyle w:val="pxformrefn"/>
      </w:pPr>
      <w:r w:rsidRPr="00A25529">
        <w:t xml:space="preserve">Section 4.2. </w:t>
      </w:r>
    </w:p>
    <w:p w14:paraId="30CE4653" w14:textId="77777777" w:rsidR="00FB29D8" w:rsidRPr="00A25529" w:rsidRDefault="00FB29D8">
      <w:pPr>
        <w:pStyle w:val="pxformrefnote"/>
        <w:spacing w:before="180"/>
      </w:pPr>
      <w:del w:id="2907" w:author="Cara Cardinale" w:date="2025-01-14T20:47:00Z">
        <w:r w:rsidRPr="00A25529" w:rsidDel="00CF1278">
          <w:delText>Drafter's Note</w:delText>
        </w:r>
      </w:del>
      <w:r w:rsidRPr="00A25529">
        <w:t xml:space="preserve"> </w:t>
      </w:r>
    </w:p>
    <w:p w14:paraId="746CAE1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bylaws may prescribe qualifications for directors. A director must, however, be at least 18 years of age, except in the case of certain specified youth groups. </w:t>
      </w:r>
      <w:r w:rsidRPr="00A25529">
        <w:rPr>
          <w:rStyle w:val="pxst"/>
          <w:color w:val="FF0000"/>
          <w:vertAlign w:val="superscript"/>
        </w:rPr>
        <w:t>►</w:t>
      </w:r>
      <w:r w:rsidRPr="00A25529">
        <w:rPr>
          <w:rStyle w:val="pxst"/>
        </w:rPr>
        <w:fldChar w:fldCharType="begin"/>
      </w:r>
      <w:r w:rsidRPr="00A25529">
        <w:rPr>
          <w:rStyle w:val="pxst"/>
        </w:rPr>
        <w:instrText>st.ref.id="I05ES0U"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701(a)</w:t>
      </w:r>
      <w:r w:rsidRPr="00A25529">
        <w:t>.</w:t>
      </w:r>
    </w:p>
    <w:p w14:paraId="085FEE0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minimum number of directors of a not-for-profit corporation is set by statute at three. Subject to such limitation, the number may be fixed by the bylaws or, in the case of a corporation having members, by action of the members or the board under the specific provisions of a bylaw adopted by the members. If not otherwise fixed, the number shall be three. </w:t>
      </w:r>
      <w:r w:rsidRPr="00A25529">
        <w:rPr>
          <w:rStyle w:val="pxst"/>
          <w:color w:val="FF0000"/>
          <w:vertAlign w:val="superscript"/>
        </w:rPr>
        <w:t>►</w:t>
      </w:r>
      <w:r w:rsidRPr="00A25529">
        <w:rPr>
          <w:rStyle w:val="pxst"/>
        </w:rPr>
        <w:fldChar w:fldCharType="begin"/>
      </w:r>
      <w:r w:rsidRPr="00A25529">
        <w:rPr>
          <w:rStyle w:val="pxst"/>
        </w:rPr>
        <w:instrText>st.ref.id="I00J8I8"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633AEFE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a bylaw adopted by the members may provide that directors elected or appointed at large shall be divided into either two, three, four, or five classes for the purpose of staggering their terms of office and that all or some of the directors elected or appointed otherwise than at large shall be divided into the same or a different number of classes, not exceeding five, for the same purpose. All classes shall be as nearly equal in number as possible and, if provision has been made for cumulative voting, no class shall include less than three directors. </w:t>
      </w:r>
      <w:r w:rsidRPr="00A25529">
        <w:rPr>
          <w:rStyle w:val="pxst"/>
          <w:color w:val="FF0000"/>
          <w:vertAlign w:val="superscript"/>
        </w:rPr>
        <w:t>►</w:t>
      </w:r>
      <w:r w:rsidRPr="00A25529">
        <w:rPr>
          <w:rStyle w:val="pxst"/>
        </w:rPr>
        <w:fldChar w:fldCharType="begin"/>
      </w:r>
      <w:r w:rsidRPr="00A25529">
        <w:rPr>
          <w:rStyle w:val="pxst"/>
        </w:rPr>
        <w:instrText>st.ref.id="I0056TV"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704(a)</w:t>
      </w:r>
      <w:r w:rsidRPr="00A25529">
        <w:t xml:space="preserve">. The terms of office of the directors initially classified shall be as follows: that of the first class shall expire at the next annual meeting of members if there be members or of the board if there be no members; the second class at the second succeeding annual meeting; the third class, if any, at the third annual meeting, and so on. </w:t>
      </w:r>
      <w:r w:rsidRPr="00A25529">
        <w:rPr>
          <w:rStyle w:val="pxst"/>
          <w:color w:val="FF0000"/>
          <w:vertAlign w:val="superscript"/>
        </w:rPr>
        <w:t>►</w:t>
      </w:r>
      <w:r w:rsidRPr="00A25529">
        <w:rPr>
          <w:rStyle w:val="pxst"/>
        </w:rPr>
        <w:fldChar w:fldCharType="begin"/>
      </w:r>
      <w:r w:rsidRPr="00A25529">
        <w:rPr>
          <w:rStyle w:val="pxst"/>
        </w:rPr>
        <w:instrText>st.ref.id="I007ZYR"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w:t>
      </w:r>
      <w:r w:rsidRPr="00A25529">
        <w:t>.</w:t>
      </w:r>
    </w:p>
    <w:p w14:paraId="6711A889" w14:textId="77777777" w:rsidR="00FB29D8" w:rsidRPr="00A25529" w:rsidRDefault="00FB29D8">
      <w:pPr>
        <w:pStyle w:val="pxformrefrr"/>
        <w:rPr>
          <w:sz w:val="24"/>
          <w:szCs w:val="24"/>
        </w:rPr>
      </w:pPr>
      <w:r w:rsidRPr="00A25529">
        <w:rPr>
          <w:rStyle w:val="pxvis"/>
          <w:rFonts w:cs="Arial"/>
          <w:bCs/>
          <w:sz w:val="50"/>
          <w:rPrChange w:id="2908" w:author="Cara Cardinale" w:date="2025-03-04T10:36:00Z">
            <w:rPr>
              <w:rStyle w:val="pxvis"/>
              <w:rFonts w:cs="Arial"/>
              <w:bCs/>
            </w:rPr>
          </w:rPrChange>
        </w:rPr>
        <w:t>Research References</w:t>
      </w:r>
    </w:p>
    <w:p w14:paraId="2B7B7E2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rc.ref.id="I00AT3N"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909" w:author="Cara Cardinale" w:date="2025-01-21T11:35:00Z">
        <w:r w:rsidRPr="00A25529" w:rsidDel="00D0029E">
          <w:rPr>
            <w:rStyle w:val="pxrc"/>
          </w:rPr>
          <w:delText>540</w:delText>
        </w:r>
      </w:del>
      <w:ins w:id="2910" w:author="Cara Cardinale" w:date="2025-01-21T11:35:00Z">
        <w:r w:rsidR="00D0029E" w:rsidRPr="00A25529">
          <w:rPr>
            <w:rStyle w:val="pxrc"/>
          </w:rPr>
          <w:t>535</w:t>
        </w:r>
      </w:ins>
      <w:r w:rsidRPr="00A25529">
        <w:rPr>
          <w:rStyle w:val="pxrc"/>
        </w:rPr>
        <w:t xml:space="preserve">, </w:t>
      </w:r>
      <w:del w:id="2911" w:author="Cara Cardinale" w:date="2025-01-21T11:40:00Z">
        <w:r w:rsidRPr="00A25529" w:rsidDel="00D0029E">
          <w:rPr>
            <w:rStyle w:val="pxrc"/>
          </w:rPr>
          <w:delText>542</w:delText>
        </w:r>
      </w:del>
      <w:ins w:id="2912" w:author="Cara Cardinale" w:date="2025-01-21T11:40:00Z">
        <w:r w:rsidR="00D0029E" w:rsidRPr="00A25529">
          <w:rPr>
            <w:rStyle w:val="pxrc"/>
          </w:rPr>
          <w:t>537</w:t>
        </w:r>
      </w:ins>
      <w:r w:rsidRPr="00A25529">
        <w:rPr>
          <w:rStyle w:val="pxrc"/>
        </w:rPr>
        <w:t xml:space="preserve">, </w:t>
      </w:r>
      <w:del w:id="2913" w:author="Cara Cardinale" w:date="2025-01-23T13:31:00Z">
        <w:r w:rsidRPr="00A25529" w:rsidDel="009D6732">
          <w:rPr>
            <w:rStyle w:val="pxrc"/>
          </w:rPr>
          <w:delText>546</w:delText>
        </w:r>
      </w:del>
      <w:ins w:id="2914" w:author="Cara Cardinale" w:date="2025-01-23T13:31:00Z">
        <w:r w:rsidR="009D6732" w:rsidRPr="00A25529">
          <w:rPr>
            <w:rStyle w:val="pxrc"/>
          </w:rPr>
          <w:t>541</w:t>
        </w:r>
      </w:ins>
    </w:p>
    <w:p w14:paraId="3BA2F3E9" w14:textId="77777777" w:rsidR="00FB29D8" w:rsidRPr="00A25529" w:rsidRDefault="00FB29D8">
      <w:pPr>
        <w:pStyle w:val="pxformrefn"/>
      </w:pPr>
      <w:r w:rsidRPr="00A25529">
        <w:t xml:space="preserve">ARTICLE IV, </w:t>
      </w:r>
    </w:p>
    <w:p w14:paraId="7573FA66" w14:textId="77777777" w:rsidR="00FB29D8" w:rsidRPr="00A25529" w:rsidRDefault="00FB29D8">
      <w:pPr>
        <w:pStyle w:val="pxformrefn"/>
      </w:pPr>
      <w:r w:rsidRPr="00A25529">
        <w:t xml:space="preserve">Section 4.3. </w:t>
      </w:r>
    </w:p>
    <w:p w14:paraId="7D5A0334" w14:textId="77777777" w:rsidR="00FB29D8" w:rsidRPr="00A25529" w:rsidRDefault="00FB29D8">
      <w:pPr>
        <w:pStyle w:val="pxformrefnote"/>
        <w:spacing w:before="180"/>
      </w:pPr>
      <w:del w:id="2915" w:author="Cara Cardinale" w:date="2025-01-14T20:47:00Z">
        <w:r w:rsidRPr="00A25529" w:rsidDel="00CF1278">
          <w:delText>Drafter's Note</w:delText>
        </w:r>
      </w:del>
      <w:r w:rsidRPr="00A25529">
        <w:t xml:space="preserve"> </w:t>
      </w:r>
    </w:p>
    <w:p w14:paraId="0139CE5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Meetings of the board of directors may be held either within or outside the state, unless otherwise provided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st.ref.id="I00DM8J"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710(a)</w:t>
      </w:r>
      <w:r w:rsidRPr="00A25529">
        <w:t>.</w:t>
      </w:r>
    </w:p>
    <w:p w14:paraId="21ACA69C" w14:textId="77777777" w:rsidR="00FB29D8" w:rsidRPr="00A25529" w:rsidRDefault="00FB29D8">
      <w:pPr>
        <w:pStyle w:val="pxformrefrr"/>
        <w:rPr>
          <w:sz w:val="24"/>
          <w:szCs w:val="24"/>
        </w:rPr>
      </w:pPr>
      <w:r w:rsidRPr="00A25529">
        <w:rPr>
          <w:rStyle w:val="pxvis"/>
          <w:rFonts w:cs="Arial"/>
          <w:bCs/>
          <w:sz w:val="50"/>
          <w:rPrChange w:id="2916" w:author="Cara Cardinale" w:date="2025-03-04T10:36:00Z">
            <w:rPr>
              <w:rStyle w:val="pxvis"/>
              <w:rFonts w:cs="Arial"/>
              <w:bCs/>
            </w:rPr>
          </w:rPrChange>
        </w:rPr>
        <w:t>Research References</w:t>
      </w:r>
    </w:p>
    <w:p w14:paraId="7780767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rc.ref.id="I00GFDF"</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917" w:author="Cara Cardinale" w:date="2025-01-23T13:33:00Z">
        <w:r w:rsidRPr="00A25529" w:rsidDel="009D6732">
          <w:rPr>
            <w:rStyle w:val="pxrc"/>
          </w:rPr>
          <w:delText>600 to 613</w:delText>
        </w:r>
      </w:del>
      <w:ins w:id="2918" w:author="Cara Cardinale" w:date="2025-01-23T13:33:00Z">
        <w:r w:rsidR="009D6732" w:rsidRPr="00A25529">
          <w:rPr>
            <w:rStyle w:val="pxrc"/>
          </w:rPr>
          <w:t>595 to 607</w:t>
        </w:r>
      </w:ins>
    </w:p>
    <w:p w14:paraId="164D25EF" w14:textId="77777777" w:rsidR="00FB29D8" w:rsidRPr="00A25529" w:rsidRDefault="00FB29D8">
      <w:pPr>
        <w:pStyle w:val="pxformrefn"/>
      </w:pPr>
      <w:r w:rsidRPr="00A25529">
        <w:t xml:space="preserve">ARTICLE IV, </w:t>
      </w:r>
    </w:p>
    <w:p w14:paraId="28B4FF58" w14:textId="77777777" w:rsidR="00FB29D8" w:rsidRPr="00A25529" w:rsidRDefault="00FB29D8">
      <w:pPr>
        <w:pStyle w:val="pxformrefn"/>
      </w:pPr>
      <w:r w:rsidRPr="00A25529">
        <w:t xml:space="preserve">Section 4.4. </w:t>
      </w:r>
    </w:p>
    <w:p w14:paraId="42B48B51" w14:textId="77777777" w:rsidR="00FB29D8" w:rsidRPr="00A25529" w:rsidRDefault="00FB29D8">
      <w:pPr>
        <w:pStyle w:val="pxformrefnote"/>
        <w:spacing w:before="180"/>
      </w:pPr>
      <w:del w:id="2919" w:author="Cara Cardinale" w:date="2025-01-14T20:47:00Z">
        <w:r w:rsidRPr="00A25529" w:rsidDel="00CF1278">
          <w:delText>Drafter's Note</w:delText>
        </w:r>
      </w:del>
      <w:r w:rsidRPr="00A25529">
        <w:t xml:space="preserve"> </w:t>
      </w:r>
    </w:p>
    <w:p w14:paraId="23516CA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st.ref.id="I0056TX"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st.ref.id="I007ZYT"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05C3294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st.ref.id="I00AT3P"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2B134902" w14:textId="77777777" w:rsidR="00FB29D8" w:rsidRPr="00A25529" w:rsidRDefault="00FB29D8">
      <w:pPr>
        <w:pStyle w:val="pxformrefrr"/>
        <w:rPr>
          <w:sz w:val="24"/>
          <w:szCs w:val="24"/>
        </w:rPr>
      </w:pPr>
      <w:r w:rsidRPr="00A25529">
        <w:rPr>
          <w:rStyle w:val="pxvis"/>
          <w:rFonts w:cs="Arial"/>
          <w:bCs/>
          <w:sz w:val="50"/>
          <w:rPrChange w:id="2920" w:author="Cara Cardinale" w:date="2025-03-04T10:36:00Z">
            <w:rPr>
              <w:rStyle w:val="pxvis"/>
              <w:rFonts w:cs="Arial"/>
              <w:bCs/>
            </w:rPr>
          </w:rPrChange>
        </w:rPr>
        <w:t>Research References</w:t>
      </w:r>
    </w:p>
    <w:p w14:paraId="1DE49EC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rc.ref.id="I00DM8L"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921" w:author="Cara Cardinale" w:date="2025-01-23T13:33:00Z">
        <w:r w:rsidRPr="00A25529" w:rsidDel="009D6732">
          <w:rPr>
            <w:rStyle w:val="pxrc"/>
          </w:rPr>
          <w:delText>600 to 613</w:delText>
        </w:r>
      </w:del>
      <w:ins w:id="2922" w:author="Cara Cardinale" w:date="2025-01-23T13:33:00Z">
        <w:r w:rsidR="009D6732" w:rsidRPr="00A25529">
          <w:rPr>
            <w:rStyle w:val="pxrc"/>
          </w:rPr>
          <w:t>595 to 607</w:t>
        </w:r>
      </w:ins>
    </w:p>
    <w:p w14:paraId="66AB2176" w14:textId="77777777" w:rsidR="00FB29D8" w:rsidRPr="00A25529" w:rsidRDefault="00FB29D8">
      <w:pPr>
        <w:pStyle w:val="pxformrefn"/>
      </w:pPr>
      <w:r w:rsidRPr="00A25529">
        <w:t xml:space="preserve">ARTICLE IV, </w:t>
      </w:r>
    </w:p>
    <w:p w14:paraId="4E2F936B" w14:textId="77777777" w:rsidR="00FB29D8" w:rsidRPr="00A25529" w:rsidRDefault="00FB29D8">
      <w:pPr>
        <w:pStyle w:val="pxformrefn"/>
      </w:pPr>
      <w:r w:rsidRPr="00A25529">
        <w:t xml:space="preserve">Section 4.5. </w:t>
      </w:r>
    </w:p>
    <w:p w14:paraId="12374AC3" w14:textId="77777777" w:rsidR="00FB29D8" w:rsidRPr="00A25529" w:rsidRDefault="00FB29D8">
      <w:pPr>
        <w:pStyle w:val="pxformrefnote"/>
        <w:spacing w:before="180"/>
      </w:pPr>
      <w:del w:id="2923" w:author="Cara Cardinale" w:date="2025-01-14T20:47:00Z">
        <w:r w:rsidRPr="00A25529" w:rsidDel="00CF1278">
          <w:delText>Drafter's Note</w:delText>
        </w:r>
      </w:del>
      <w:r w:rsidRPr="00A25529">
        <w:t xml:space="preserve"> </w:t>
      </w:r>
    </w:p>
    <w:p w14:paraId="6E3BDAF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t>
      </w:r>
      <w:r w:rsidRPr="00A25529">
        <w:rPr>
          <w:rStyle w:val="pxst"/>
          <w:color w:val="FF0000"/>
          <w:vertAlign w:val="superscript"/>
        </w:rPr>
        <w:t>►</w:t>
      </w:r>
      <w:r w:rsidRPr="00A25529">
        <w:rPr>
          <w:rStyle w:val="pxst"/>
        </w:rPr>
        <w:fldChar w:fldCharType="begin"/>
      </w:r>
      <w:r w:rsidRPr="00A25529">
        <w:rPr>
          <w:rStyle w:val="pxst"/>
        </w:rPr>
        <w:instrText>st.ref.id="I00GFDH"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708(c)</w:t>
      </w:r>
      <w:r w:rsidRPr="00A25529">
        <w:t>.</w:t>
      </w:r>
    </w:p>
    <w:p w14:paraId="094C953F" w14:textId="77777777" w:rsidR="00FB29D8" w:rsidRPr="00A25529" w:rsidRDefault="00FB29D8">
      <w:pPr>
        <w:pStyle w:val="pxformrefrr"/>
        <w:rPr>
          <w:sz w:val="24"/>
          <w:szCs w:val="24"/>
        </w:rPr>
      </w:pPr>
      <w:r w:rsidRPr="00A25529">
        <w:rPr>
          <w:rStyle w:val="pxvis"/>
          <w:rFonts w:cs="Arial"/>
          <w:bCs/>
          <w:sz w:val="50"/>
          <w:rPrChange w:id="2924" w:author="Cara Cardinale" w:date="2025-03-04T10:36:00Z">
            <w:rPr>
              <w:rStyle w:val="pxvis"/>
              <w:rFonts w:cs="Arial"/>
              <w:bCs/>
            </w:rPr>
          </w:rPrChange>
        </w:rPr>
        <w:t>Research References</w:t>
      </w:r>
    </w:p>
    <w:p w14:paraId="5A063F1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rc.ref.id="I00J8ID"</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del w:id="2925" w:author="Cara Cardinale" w:date="2025-01-25T16:07:00Z">
        <w:r w:rsidRPr="00A25529" w:rsidDel="00D5668B">
          <w:rPr>
            <w:rStyle w:val="pxrc"/>
          </w:rPr>
          <w:delText>1</w:delText>
        </w:r>
      </w:del>
      <w:ins w:id="2926" w:author="Cara Cardinale" w:date="2025-01-25T16:07:00Z">
        <w:r w:rsidR="00D5668B" w:rsidRPr="00A25529">
          <w:rPr>
            <w:rStyle w:val="pxrc"/>
          </w:rPr>
          <w:t>2</w:t>
        </w:r>
      </w:ins>
    </w:p>
    <w:p w14:paraId="3CAE5D52" w14:textId="77777777" w:rsidR="00FB29D8" w:rsidRPr="00A25529" w:rsidRDefault="00FB29D8">
      <w:pPr>
        <w:pStyle w:val="pxformrefn"/>
      </w:pPr>
      <w:r w:rsidRPr="00A25529">
        <w:t xml:space="preserve">ARTICLE IV, </w:t>
      </w:r>
    </w:p>
    <w:p w14:paraId="083EED15" w14:textId="77777777" w:rsidR="00FB29D8" w:rsidRPr="00A25529" w:rsidRDefault="00FB29D8">
      <w:pPr>
        <w:pStyle w:val="pxformrefn"/>
      </w:pPr>
      <w:r w:rsidRPr="00A25529">
        <w:t xml:space="preserve">Section 4.7. </w:t>
      </w:r>
    </w:p>
    <w:p w14:paraId="7119ED62" w14:textId="77777777" w:rsidR="00FB29D8" w:rsidRPr="00A25529" w:rsidRDefault="00FB29D8">
      <w:pPr>
        <w:pStyle w:val="pxformrefnote"/>
        <w:spacing w:before="180"/>
      </w:pPr>
      <w:del w:id="2927" w:author="Cara Cardinale" w:date="2025-01-14T20:47:00Z">
        <w:r w:rsidRPr="00A25529" w:rsidDel="00CF1278">
          <w:delText>Drafter's Note</w:delText>
        </w:r>
      </w:del>
      <w:r w:rsidRPr="00A25529">
        <w:t xml:space="preserve"> </w:t>
      </w:r>
    </w:p>
    <w:p w14:paraId="0AB4AFA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st.ref.id="I0056V3"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cc.ref.id="I007ZZZ"</w:instrText>
      </w:r>
      <w:r w:rsidRPr="00A25529">
        <w:rPr>
          <w:rStyle w:val="pxcc"/>
        </w:rPr>
        <w:fldChar w:fldCharType="end"/>
      </w:r>
      <w:r w:rsidRPr="00A25529">
        <w:rPr>
          <w:rStyle w:val="pxcc"/>
        </w:rPr>
        <w:t>Desuzia v. Board of Directors of Concourse Village, Inc., 117 A.D.3d 426, 985 N.Y.S.2d 48 (1st Dep't 2014)</w:t>
      </w:r>
      <w:r w:rsidRPr="00A25529">
        <w:t>, stating that a supermajority quorum requirement may be imposed through corporate bylaws.</w:t>
      </w:r>
    </w:p>
    <w:p w14:paraId="50C28409" w14:textId="77777777" w:rsidR="00FB29D8" w:rsidRPr="00A25529" w:rsidRDefault="00FB29D8">
      <w:pPr>
        <w:pStyle w:val="pxformrefrr"/>
        <w:rPr>
          <w:sz w:val="24"/>
          <w:szCs w:val="24"/>
        </w:rPr>
      </w:pPr>
      <w:r w:rsidRPr="00A25529">
        <w:rPr>
          <w:rStyle w:val="pxvis"/>
          <w:rFonts w:cs="Arial"/>
          <w:bCs/>
          <w:sz w:val="50"/>
          <w:rPrChange w:id="2928" w:author="Cara Cardinale" w:date="2025-03-04T10:36:00Z">
            <w:rPr>
              <w:rStyle w:val="pxvis"/>
              <w:rFonts w:cs="Arial"/>
              <w:bCs/>
            </w:rPr>
          </w:rPrChange>
        </w:rPr>
        <w:t>Research References</w:t>
      </w:r>
    </w:p>
    <w:p w14:paraId="5150313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rc.ref.id="I00AT4V"</w:instrText>
      </w:r>
      <w:r w:rsidRPr="00A25529">
        <w:rPr>
          <w:rStyle w:val="pxrc"/>
        </w:rPr>
        <w:fldChar w:fldCharType="end"/>
      </w:r>
      <w:r w:rsidRPr="00A25529">
        <w:rPr>
          <w:rStyle w:val="pxrc"/>
        </w:rPr>
        <w:t xml:space="preserve">N.Y. Jur. 2d, Business Relationships </w:t>
      </w:r>
      <w:r w:rsidRPr="00A25529">
        <w:rPr>
          <w:rStyle w:val="pxrc"/>
          <w:vanish/>
        </w:rPr>
        <w:t>&amp;s;</w:t>
      </w:r>
      <w:del w:id="2929" w:author="Cara Cardinale" w:date="2025-01-23T13:35:00Z">
        <w:r w:rsidRPr="00A25529" w:rsidDel="009D6732">
          <w:rPr>
            <w:rStyle w:val="pxvis"/>
            <w:rFonts w:ascii="Times NewRoman" w:hAnsi="Times NewRoman"/>
            <w:b w:val="0"/>
            <w:sz w:val="24"/>
          </w:rPr>
          <w:delText>§</w:delText>
        </w:r>
        <w:r w:rsidRPr="00A25529" w:rsidDel="009D6732">
          <w:rPr>
            <w:rStyle w:val="pxrc"/>
          </w:rPr>
          <w:delText>610</w:delText>
        </w:r>
      </w:del>
      <w:ins w:id="2930" w:author="Cara Cardinale" w:date="2025-01-23T13:35:00Z">
        <w:r w:rsidR="009D6732" w:rsidRPr="00A25529">
          <w:rPr>
            <w:rStyle w:val="pxvis"/>
            <w:rFonts w:ascii="Times NewRoman" w:hAnsi="Times NewRoman"/>
            <w:b w:val="0"/>
            <w:sz w:val="24"/>
          </w:rPr>
          <w:t>§605</w:t>
        </w:r>
      </w:ins>
    </w:p>
    <w:p w14:paraId="0C7D3D63" w14:textId="77777777" w:rsidR="00FB29D8" w:rsidRPr="00A25529" w:rsidRDefault="00FB29D8">
      <w:pPr>
        <w:pStyle w:val="pxformrefn"/>
      </w:pPr>
      <w:r w:rsidRPr="00A25529">
        <w:t xml:space="preserve">ARTICLE IV, </w:t>
      </w:r>
    </w:p>
    <w:p w14:paraId="3BA8C519" w14:textId="77777777" w:rsidR="00FB29D8" w:rsidRPr="00A25529" w:rsidRDefault="00FB29D8">
      <w:pPr>
        <w:pStyle w:val="pxformrefn"/>
      </w:pPr>
      <w:r w:rsidRPr="00A25529">
        <w:t xml:space="preserve">Section 4.8. </w:t>
      </w:r>
    </w:p>
    <w:p w14:paraId="549E2A85" w14:textId="77777777" w:rsidR="00FB29D8" w:rsidRPr="00A25529" w:rsidRDefault="00FB29D8">
      <w:pPr>
        <w:pStyle w:val="pxformrefnote"/>
        <w:spacing w:before="180"/>
      </w:pPr>
      <w:del w:id="2931" w:author="Cara Cardinale" w:date="2025-01-14T20:47:00Z">
        <w:r w:rsidRPr="00A25529" w:rsidDel="00CF1278">
          <w:delText>Drafter's Note</w:delText>
        </w:r>
      </w:del>
      <w:r w:rsidRPr="00A25529">
        <w:t xml:space="preserve"> </w:t>
      </w:r>
    </w:p>
    <w:p w14:paraId="52D2135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Provision is made in the N.Y. Not-for-Profit Corporation Law for informal action by directors. Unless </w:t>
      </w:r>
      <w:ins w:id="2932" w:author="Cara Cardinale" w:date="2025-03-02T16:06:00Z">
        <w:r w:rsidR="00091198" w:rsidRPr="00A25529">
          <w:t>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ins>
      <w:ins w:id="2933" w:author="Cara Cardinale" w:date="2025-03-02T16:07:00Z">
        <w:r w:rsidR="00091198" w:rsidRPr="00A25529">
          <w:t xml:space="preserve"> </w:t>
        </w:r>
      </w:ins>
      <w:del w:id="2934" w:author="Cara Cardinale" w:date="2025-03-02T16:06:00Z">
        <w:r w:rsidRPr="00A25529" w:rsidDel="00091198">
          <w:delText xml:space="preserve">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delText>
        </w:r>
      </w:del>
      <w:r w:rsidRPr="00A25529">
        <w:rPr>
          <w:rStyle w:val="pxst"/>
          <w:color w:val="FF0000"/>
          <w:vertAlign w:val="superscript"/>
        </w:rPr>
        <w:t>►</w:t>
      </w:r>
      <w:r w:rsidRPr="00A25529">
        <w:rPr>
          <w:rStyle w:val="pxst"/>
        </w:rPr>
        <w:fldChar w:fldCharType="begin"/>
      </w:r>
      <w:r w:rsidRPr="00A25529">
        <w:rPr>
          <w:rStyle w:val="pxst"/>
        </w:rPr>
        <w:instrText>st.ref.id="I00DM9R"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603E024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act of a majority of the directors present at a meeting at which a quorum is present will be the act of the board of directors, unless the act of a greater number is required by the N.Y. Not-for-Profit Corp. Law. </w:t>
      </w:r>
      <w:r w:rsidRPr="00A25529">
        <w:rPr>
          <w:rStyle w:val="pxst"/>
          <w:color w:val="FF0000"/>
          <w:vertAlign w:val="superscript"/>
        </w:rPr>
        <w:t>►</w:t>
      </w:r>
      <w:r w:rsidRPr="00A25529">
        <w:rPr>
          <w:rStyle w:val="pxst"/>
        </w:rPr>
        <w:fldChar w:fldCharType="begin"/>
      </w:r>
      <w:r w:rsidRPr="00A25529">
        <w:rPr>
          <w:rStyle w:val="pxst"/>
        </w:rPr>
        <w:instrText>st.ref.id="I00GFEN"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708(d)</w:t>
      </w:r>
      <w:r w:rsidRPr="00A25529">
        <w:t>.</w:t>
      </w:r>
    </w:p>
    <w:p w14:paraId="45EAEED5" w14:textId="77777777" w:rsidR="00FB29D8" w:rsidRPr="00A25529" w:rsidRDefault="00FB29D8">
      <w:pPr>
        <w:pStyle w:val="pxformrefrr"/>
        <w:rPr>
          <w:sz w:val="24"/>
          <w:szCs w:val="24"/>
        </w:rPr>
      </w:pPr>
      <w:r w:rsidRPr="00A25529">
        <w:rPr>
          <w:rStyle w:val="pxvis"/>
          <w:rFonts w:cs="Arial"/>
          <w:bCs/>
          <w:sz w:val="50"/>
          <w:rPrChange w:id="2935" w:author="Cara Cardinale" w:date="2025-03-04T10:36:00Z">
            <w:rPr>
              <w:rStyle w:val="pxvis"/>
              <w:rFonts w:cs="Arial"/>
              <w:bCs/>
            </w:rPr>
          </w:rPrChange>
        </w:rPr>
        <w:t>Research References</w:t>
      </w:r>
    </w:p>
    <w:p w14:paraId="60D9375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rc.ref.id="I00J8JJ"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60</w:t>
      </w:r>
      <w:ins w:id="2936" w:author="Cara Cardinale" w:date="2025-01-25T16:08:00Z">
        <w:r w:rsidR="00D5668B" w:rsidRPr="00A25529">
          <w:rPr>
            <w:rStyle w:val="pxrc"/>
          </w:rPr>
          <w:t>2</w:t>
        </w:r>
      </w:ins>
      <w:del w:id="2937" w:author="Cara Cardinale" w:date="2025-01-25T16:08:00Z">
        <w:r w:rsidRPr="00A25529" w:rsidDel="00D5668B">
          <w:rPr>
            <w:rStyle w:val="pxrc"/>
          </w:rPr>
          <w:delText>1</w:delText>
        </w:r>
      </w:del>
      <w:r w:rsidRPr="00A25529">
        <w:rPr>
          <w:rStyle w:val="pxrc"/>
        </w:rPr>
        <w:t>, 6</w:t>
      </w:r>
      <w:ins w:id="2938" w:author="Cara Cardinale" w:date="2025-01-25T16:11:00Z">
        <w:r w:rsidR="00D5668B" w:rsidRPr="00A25529">
          <w:rPr>
            <w:rStyle w:val="pxrc"/>
          </w:rPr>
          <w:t>05</w:t>
        </w:r>
      </w:ins>
      <w:del w:id="2939" w:author="Cara Cardinale" w:date="2025-01-25T16:11:00Z">
        <w:r w:rsidRPr="00A25529" w:rsidDel="00D5668B">
          <w:rPr>
            <w:rStyle w:val="pxrc"/>
          </w:rPr>
          <w:delText>10</w:delText>
        </w:r>
      </w:del>
    </w:p>
    <w:p w14:paraId="082C2BBF" w14:textId="77777777" w:rsidR="00FB29D8" w:rsidRPr="00A25529" w:rsidRDefault="00FB29D8">
      <w:pPr>
        <w:pStyle w:val="pxformrefn"/>
      </w:pPr>
      <w:r w:rsidRPr="00A25529">
        <w:t xml:space="preserve">ARTICLE IV, </w:t>
      </w:r>
    </w:p>
    <w:p w14:paraId="2196E188" w14:textId="77777777" w:rsidR="00FB29D8" w:rsidRPr="00A25529" w:rsidRDefault="00FB29D8">
      <w:pPr>
        <w:pStyle w:val="pxformrefn"/>
      </w:pPr>
      <w:r w:rsidRPr="00A25529">
        <w:t xml:space="preserve">Section 4.10. </w:t>
      </w:r>
    </w:p>
    <w:p w14:paraId="3456D927" w14:textId="77777777" w:rsidR="00FB29D8" w:rsidRPr="00A25529" w:rsidRDefault="00FB29D8">
      <w:pPr>
        <w:pStyle w:val="pxformrefnote"/>
        <w:spacing w:before="180"/>
      </w:pPr>
      <w:del w:id="2940" w:author="Cara Cardinale" w:date="2025-01-14T20:47:00Z">
        <w:r w:rsidRPr="00A25529" w:rsidDel="00CF1278">
          <w:delText>Drafter's Note</w:delText>
        </w:r>
      </w:del>
      <w:r w:rsidRPr="00A25529">
        <w:t xml:space="preserve"> </w:t>
      </w:r>
    </w:p>
    <w:p w14:paraId="02D5703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the bylaws, newly created directorships resulting from an increase in the number of directors elected or appointed at large, and vacancies among such directors for any reason may be filled by vote of a majority of the directors then in office, regardless of their number. </w:t>
      </w:r>
      <w:r w:rsidRPr="00A25529">
        <w:rPr>
          <w:rStyle w:val="pxst"/>
          <w:color w:val="FF0000"/>
          <w:vertAlign w:val="superscript"/>
        </w:rPr>
        <w:t>►</w:t>
      </w:r>
      <w:r w:rsidRPr="00A25529">
        <w:rPr>
          <w:rStyle w:val="pxst"/>
        </w:rPr>
        <w:fldChar w:fldCharType="begin"/>
      </w:r>
      <w:r w:rsidRPr="00A25529">
        <w:rPr>
          <w:rStyle w:val="pxst"/>
        </w:rPr>
        <w:instrText>st.ref.id="I0056V5"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705(a)</w:t>
      </w:r>
      <w:r w:rsidRPr="00A25529">
        <w:t>.</w:t>
      </w:r>
      <w:del w:id="2941" w:author="Cara Cardinale" w:date="2025-01-25T16:15:00Z">
        <w:r w:rsidRPr="00A25529" w:rsidDel="00D5668B">
          <w:delText xml:space="preserve"> </w:delText>
        </w:r>
      </w:del>
      <w:ins w:id="2942" w:author="Cara Cardinale" w:date="2025-01-25T16:15:00Z">
        <w:r w:rsidR="00D5668B" w:rsidRPr="00A25529">
          <w:t xml:space="preserve"> Unless otherwise provided in the certificate of incorporation or bylaws, a director elected or appointed to fill a vacancy in an unexpired term will hold office until the end of the term which the director was elected or appointed to fill, or for a term to be determined by the board which ends at an annual meeting, subject to the limitations on terms of office in </w:t>
        </w:r>
      </w:ins>
      <w:ins w:id="2943" w:author="Cara Cardinale" w:date="2025-01-25T16:18:00Z">
        <w:r w:rsidR="003A74D0" w:rsidRPr="00A25529">
          <w:rPr>
            <w:rStyle w:val="pxst"/>
          </w:rPr>
          <w:t xml:space="preserve">N-PCL </w:t>
        </w:r>
        <w:r w:rsidR="003A74D0" w:rsidRPr="00A25529">
          <w:rPr>
            <w:rStyle w:val="pxst"/>
            <w:vanish/>
          </w:rPr>
          <w:t>&amp;s;</w:t>
        </w:r>
        <w:r w:rsidR="003A74D0" w:rsidRPr="00A25529">
          <w:rPr>
            <w:rStyle w:val="pxvis"/>
            <w:rFonts w:ascii="Times NewRoman" w:hAnsi="Times NewRoman"/>
            <w:b w:val="0"/>
            <w:sz w:val="24"/>
          </w:rPr>
          <w:t>§703</w:t>
        </w:r>
      </w:ins>
      <w:ins w:id="2944" w:author="Cara Cardinale" w:date="2025-01-25T16:15:00Z">
        <w:r w:rsidR="00D5668B" w:rsidRPr="00A25529">
          <w:fldChar w:fldCharType="begin"/>
        </w:r>
        <w:r w:rsidR="00D5668B" w:rsidRPr="00A25529">
          <w:instrText>HYPERLINK "https://1.next.westlaw.com/Link/Document/FullText?findType=L&amp;pubNum=1000112&amp;cite=NYNPS703&amp;originatingDoc=NE0600E106B5F11ED9475C93D0CFDF9FB&amp;refType=SP&amp;originationContext=document&amp;transitionType=DocumentItem&amp;ppcid=6d5d87098f7849cda319ae2c184c7d0b&amp;contextData=(sc.DocLink)" \l "co_pp_a83b000018c76"</w:instrText>
        </w:r>
        <w:r w:rsidR="00D5668B" w:rsidRPr="00A25529">
          <w:fldChar w:fldCharType="separate"/>
        </w:r>
        <w:r w:rsidR="00D5668B" w:rsidRPr="00A25529">
          <w:rPr>
            <w:rStyle w:val="Hyperlink"/>
          </w:rPr>
          <w:t>(b)</w:t>
        </w:r>
        <w:r w:rsidR="00D5668B" w:rsidRPr="00A25529">
          <w:fldChar w:fldCharType="end"/>
        </w:r>
        <w:r w:rsidR="00D5668B" w:rsidRPr="00A25529">
          <w:t xml:space="preserve"> and until his or her successor is elected or appointed and qualified.</w:t>
        </w:r>
      </w:ins>
      <w:del w:id="2945" w:author="Cara Cardinale" w:date="2025-01-25T16:15:00Z">
        <w:r w:rsidRPr="00A25529" w:rsidDel="00D5668B">
          <w:delText>A director so elected or appointed to fill a vacancy will hold office until the next succeeding annual meeting and until a successor is elected and qualified.</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st.ref.id="I008001"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705(c)</w:t>
      </w:r>
      <w:r w:rsidRPr="00A25529">
        <w:t>.</w:t>
      </w:r>
    </w:p>
    <w:p w14:paraId="513F50B6" w14:textId="77777777" w:rsidR="00FB29D8" w:rsidRPr="00A25529" w:rsidRDefault="00FB29D8">
      <w:pPr>
        <w:pStyle w:val="pxformrefrr"/>
        <w:rPr>
          <w:sz w:val="24"/>
          <w:szCs w:val="24"/>
        </w:rPr>
      </w:pPr>
      <w:r w:rsidRPr="00A25529">
        <w:rPr>
          <w:rStyle w:val="pxvis"/>
          <w:rFonts w:cs="Arial"/>
          <w:bCs/>
          <w:sz w:val="50"/>
          <w:rPrChange w:id="2946" w:author="Cara Cardinale" w:date="2025-03-04T10:36:00Z">
            <w:rPr>
              <w:rStyle w:val="pxvis"/>
              <w:rFonts w:cs="Arial"/>
              <w:bCs/>
            </w:rPr>
          </w:rPrChange>
        </w:rPr>
        <w:t>Research References</w:t>
      </w:r>
    </w:p>
    <w:p w14:paraId="050848B0"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rc.ref.id="I00AT4X"</w:instrText>
      </w:r>
      <w:r w:rsidRPr="00A25529">
        <w:rPr>
          <w:rStyle w:val="pxrc"/>
        </w:rPr>
        <w:fldChar w:fldCharType="end"/>
      </w:r>
      <w:r w:rsidRPr="00A25529">
        <w:rPr>
          <w:rStyle w:val="pxrc"/>
        </w:rPr>
        <w:t>Construction and effect of corporate bylaws or articles relating to change in number of directors, 3 A.L.R.3d 623</w:t>
      </w:r>
    </w:p>
    <w:p w14:paraId="29D9480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rc.ref.id="I00DM9T"</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55</w:t>
      </w:r>
      <w:ins w:id="2947" w:author="Cara Cardinale" w:date="2025-01-21T11:49:00Z">
        <w:r w:rsidR="004D49BB" w:rsidRPr="00A25529">
          <w:rPr>
            <w:rStyle w:val="pxrc"/>
          </w:rPr>
          <w:t>0</w:t>
        </w:r>
      </w:ins>
      <w:del w:id="2948" w:author="Cara Cardinale" w:date="2025-01-21T11:49:00Z">
        <w:r w:rsidRPr="00A25529" w:rsidDel="004D49BB">
          <w:rPr>
            <w:rStyle w:val="pxrc"/>
          </w:rPr>
          <w:delText>5</w:delText>
        </w:r>
      </w:del>
    </w:p>
    <w:p w14:paraId="0FAC0D75" w14:textId="77777777" w:rsidR="00FB29D8" w:rsidRPr="00A25529" w:rsidRDefault="00FB29D8">
      <w:pPr>
        <w:pStyle w:val="pxformrefn"/>
      </w:pPr>
      <w:r w:rsidRPr="00A25529">
        <w:t xml:space="preserve">ARTICLE IV, </w:t>
      </w:r>
    </w:p>
    <w:p w14:paraId="568CF2BB" w14:textId="77777777" w:rsidR="00FB29D8" w:rsidRPr="00A25529" w:rsidRDefault="00FB29D8">
      <w:pPr>
        <w:pStyle w:val="pxformrefn"/>
      </w:pPr>
      <w:r w:rsidRPr="00A25529">
        <w:t xml:space="preserve">Section 4.11. </w:t>
      </w:r>
    </w:p>
    <w:p w14:paraId="7848D6BB" w14:textId="77777777" w:rsidR="00FB29D8" w:rsidRPr="00A25529" w:rsidRDefault="00FB29D8">
      <w:pPr>
        <w:pStyle w:val="pxformrefnote"/>
        <w:spacing w:before="180"/>
      </w:pPr>
      <w:del w:id="2949" w:author="Cara Cardinale" w:date="2025-01-14T20:47:00Z">
        <w:r w:rsidRPr="00A25529" w:rsidDel="00CF1278">
          <w:delText>Drafter's Note</w:delText>
        </w:r>
      </w:del>
      <w:r w:rsidRPr="00A25529">
        <w:t xml:space="preserve"> </w:t>
      </w:r>
    </w:p>
    <w:p w14:paraId="1D62CC3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st.ref.id="I00GFEP"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7241B67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As to indemnification of officers, directors, employees, and agents, as well as insurance, see </w:t>
      </w:r>
      <w:r w:rsidRPr="00A25529">
        <w:rPr>
          <w:rStyle w:val="pxst"/>
          <w:color w:val="FF0000"/>
          <w:vertAlign w:val="superscript"/>
        </w:rPr>
        <w:t>►</w:t>
      </w:r>
      <w:r w:rsidRPr="00A25529">
        <w:rPr>
          <w:rStyle w:val="pxst"/>
        </w:rPr>
        <w:fldChar w:fldCharType="begin"/>
      </w:r>
      <w:r w:rsidRPr="00A25529">
        <w:rPr>
          <w:rStyle w:val="pxst"/>
        </w:rPr>
        <w:instrText>st.ref.id="I05VMRC"</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721 et seq.</w:t>
      </w:r>
    </w:p>
    <w:p w14:paraId="5E02EF6A" w14:textId="77777777" w:rsidR="00FB29D8" w:rsidRPr="00A25529" w:rsidRDefault="00FB29D8">
      <w:pPr>
        <w:pStyle w:val="pxformrefrr"/>
        <w:rPr>
          <w:sz w:val="24"/>
          <w:szCs w:val="24"/>
        </w:rPr>
      </w:pPr>
      <w:r w:rsidRPr="00A25529">
        <w:rPr>
          <w:rStyle w:val="pxvis"/>
          <w:rFonts w:cs="Arial"/>
          <w:bCs/>
          <w:sz w:val="50"/>
          <w:rPrChange w:id="2950" w:author="Cara Cardinale" w:date="2025-03-04T10:36:00Z">
            <w:rPr>
              <w:rStyle w:val="pxvis"/>
              <w:rFonts w:cs="Arial"/>
              <w:bCs/>
            </w:rPr>
          </w:rPrChange>
        </w:rPr>
        <w:t>Research References</w:t>
      </w:r>
    </w:p>
    <w:p w14:paraId="31A7A83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rc.ref.id="I05RF20"</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07ED701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rc.ref.id="I00AT4Z"</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3AF1227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rc.ref.id="I00DM9V"</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ins w:id="2951" w:author="Cara Cardinale" w:date="2025-01-25T16:29:00Z">
        <w:r w:rsidR="00957CAF" w:rsidRPr="00A25529">
          <w:rPr>
            <w:rStyle w:val="pxvis"/>
            <w:rFonts w:ascii="Times NewRoman" w:hAnsi="Times NewRoman"/>
            <w:b w:val="0"/>
            <w:sz w:val="24"/>
          </w:rPr>
          <w:t xml:space="preserve">789, </w:t>
        </w:r>
      </w:ins>
      <w:r w:rsidRPr="00A25529">
        <w:rPr>
          <w:rStyle w:val="pxrc"/>
        </w:rPr>
        <w:t>79</w:t>
      </w:r>
      <w:del w:id="2952" w:author="Cara Cardinale" w:date="2025-01-25T16:29:00Z">
        <w:r w:rsidRPr="00A25529" w:rsidDel="00957CAF">
          <w:rPr>
            <w:rStyle w:val="pxrc"/>
          </w:rPr>
          <w:delText>3</w:delText>
        </w:r>
      </w:del>
      <w:ins w:id="2953" w:author="Cara Cardinale" w:date="2025-01-25T16:29:00Z">
        <w:r w:rsidR="00957CAF" w:rsidRPr="00A25529">
          <w:rPr>
            <w:rStyle w:val="pxrc"/>
          </w:rPr>
          <w:t>1</w:t>
        </w:r>
      </w:ins>
      <w:r w:rsidRPr="00A25529">
        <w:rPr>
          <w:rStyle w:val="pxrc"/>
        </w:rPr>
        <w:t xml:space="preserve">, </w:t>
      </w:r>
      <w:del w:id="2954" w:author="Cara Cardinale" w:date="2025-01-25T16:28:00Z">
        <w:r w:rsidRPr="00A25529" w:rsidDel="00957CAF">
          <w:rPr>
            <w:rStyle w:val="pxrc"/>
          </w:rPr>
          <w:delText>803 to 812</w:delText>
        </w:r>
      </w:del>
      <w:ins w:id="2955" w:author="Cara Cardinale" w:date="2025-01-25T16:28:00Z">
        <w:r w:rsidR="00957CAF" w:rsidRPr="00A25529">
          <w:rPr>
            <w:rStyle w:val="pxrc"/>
          </w:rPr>
          <w:t>801 to 810</w:t>
        </w:r>
      </w:ins>
    </w:p>
    <w:p w14:paraId="4FC393A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rc.ref.id="I00GFER"</w:instrText>
      </w:r>
      <w:r w:rsidRPr="00A25529">
        <w:rPr>
          <w:rStyle w:val="pxrc"/>
        </w:rPr>
        <w:fldChar w:fldCharType="end"/>
      </w:r>
      <w:r w:rsidRPr="00A25529">
        <w:rPr>
          <w:rStyle w:val="pxrc"/>
        </w:rPr>
        <w:t>Reasonableness of Corporate Officer's Compensation, 4 Am. Jur. Proof of Facts 2d 425</w:t>
      </w:r>
    </w:p>
    <w:p w14:paraId="1D0473DE" w14:textId="77777777" w:rsidR="00FB29D8" w:rsidRPr="00A25529" w:rsidRDefault="00FB29D8">
      <w:pPr>
        <w:pStyle w:val="pxformrefn"/>
      </w:pPr>
      <w:r w:rsidRPr="00A25529">
        <w:t xml:space="preserve">ARTICLE V. </w:t>
      </w:r>
    </w:p>
    <w:p w14:paraId="4EDDCB56" w14:textId="77777777" w:rsidR="00FB29D8" w:rsidRPr="00A25529" w:rsidRDefault="00FB29D8">
      <w:pPr>
        <w:pStyle w:val="pxformrefnote"/>
        <w:spacing w:before="180"/>
      </w:pPr>
      <w:del w:id="2956" w:author="Cara Cardinale" w:date="2025-01-14T20:47:00Z">
        <w:r w:rsidRPr="00A25529" w:rsidDel="00CF1278">
          <w:delText>Drafter's Note</w:delText>
        </w:r>
      </w:del>
      <w:r w:rsidRPr="00A25529">
        <w:t xml:space="preserve"> </w:t>
      </w:r>
    </w:p>
    <w:p w14:paraId="2DCE8B3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may elect or appoint a chair or President, or both, one or more Vice Presidents, a secretary, and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st.ref.id="I00J8JN"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67BFA92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st.ref.id="I00M1OJ"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3ECA084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ins w:id="2957" w:author="Cara Cardinale" w:date="2025-01-25T16:35:00Z">
        <w:r w:rsidR="00957CAF" w:rsidRPr="00A25529">
          <w:rPr>
            <w:rFonts w:ascii="Arial" w:hAnsi="Arial" w:cs="Arial"/>
            <w:color w:val="1F1F1F"/>
            <w:rPrChange w:id="2958" w:author="Cara Cardinale" w:date="2025-03-04T10:36:00Z">
              <w:rPr>
                <w:rFonts w:ascii="Arial" w:hAnsi="Arial" w:cs="Arial"/>
                <w:color w:val="1F1F1F"/>
                <w:sz w:val="21"/>
              </w:rPr>
            </w:rPrChange>
          </w:rPr>
          <w:t xml:space="preserve"> </w:t>
        </w:r>
        <w:r w:rsidR="00957CAF" w:rsidRPr="00A25529">
          <w:t xml:space="preserve">No employee of the corporation shall serve as chair of the board or hold any other title with similar responsibilities, unless the board approves such employee serving as chair of the board by a two-thirds vote of the entire board and contemporaneously documents in writing the basis for the board approval; provided, however, that no such employee </w:t>
        </w:r>
      </w:ins>
      <w:ins w:id="2959" w:author="Cara Cardinale" w:date="2025-01-25T16:37:00Z">
        <w:r w:rsidR="00C23ACC" w:rsidRPr="00A25529">
          <w:t>will</w:t>
        </w:r>
      </w:ins>
      <w:ins w:id="2960" w:author="Cara Cardinale" w:date="2025-01-25T16:35:00Z">
        <w:r w:rsidR="00957CAF" w:rsidRPr="00A25529">
          <w:t xml:space="preserve"> be considered an independent director for the purposes of the</w:t>
        </w:r>
      </w:ins>
      <w:ins w:id="2961" w:author="Cara Cardinale" w:date="2025-01-25T16:37:00Z">
        <w:r w:rsidR="00C23ACC" w:rsidRPr="00A25529">
          <w:t xml:space="preserve"> Not-F</w:t>
        </w:r>
      </w:ins>
      <w:ins w:id="2962" w:author="Cara Cardinale" w:date="2025-01-25T16:38:00Z">
        <w:r w:rsidR="00C23ACC" w:rsidRPr="00A25529">
          <w:t>or-Profit Corporation Law</w:t>
        </w:r>
      </w:ins>
      <w:del w:id="2963" w:author="Cara Cardinale" w:date="2025-01-25T16:35:00Z">
        <w:r w:rsidRPr="00A25529" w:rsidDel="00957CAF">
          <w:delText>No employee of the corporation shall serve as chair of the board or hold any other title with similar responsibilities</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st.ref.id="I00570V"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713(f)</w:t>
      </w:r>
      <w:r w:rsidRPr="00A25529">
        <w:t>.</w:t>
      </w:r>
    </w:p>
    <w:p w14:paraId="67AC58F8" w14:textId="77777777" w:rsidR="00FB29D8" w:rsidRPr="00A25529" w:rsidRDefault="00FB29D8">
      <w:pPr>
        <w:pStyle w:val="pxformrefrr"/>
        <w:rPr>
          <w:sz w:val="24"/>
          <w:szCs w:val="24"/>
        </w:rPr>
      </w:pPr>
      <w:r w:rsidRPr="00A25529">
        <w:rPr>
          <w:rStyle w:val="pxvis"/>
          <w:rFonts w:cs="Arial"/>
          <w:bCs/>
          <w:sz w:val="50"/>
          <w:rPrChange w:id="2964" w:author="Cara Cardinale" w:date="2025-03-04T10:36:00Z">
            <w:rPr>
              <w:rStyle w:val="pxvis"/>
              <w:rFonts w:cs="Arial"/>
              <w:bCs/>
            </w:rPr>
          </w:rPrChange>
        </w:rPr>
        <w:t>Research References</w:t>
      </w:r>
    </w:p>
    <w:p w14:paraId="59DDFF6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rc.ref.id="I00805R"</w:instrText>
      </w:r>
      <w:r w:rsidRPr="00A25529">
        <w:rPr>
          <w:rStyle w:val="pxrc"/>
        </w:rPr>
        <w:fldChar w:fldCharType="end"/>
      </w:r>
      <w:r w:rsidRPr="00A25529">
        <w:rPr>
          <w:rStyle w:val="pxrc"/>
        </w:rPr>
        <w:t xml:space="preserve">N.Y. Jur. 2d, Business Relationships </w:t>
      </w:r>
      <w:r w:rsidRPr="00A25529">
        <w:rPr>
          <w:rStyle w:val="pxrc"/>
          <w:vanish/>
        </w:rPr>
        <w:t>&amp;s;</w:t>
      </w:r>
      <w:del w:id="2965"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2966" w:author="Cara Cardinale" w:date="2025-01-23T13:38:00Z">
        <w:r w:rsidR="009D6732" w:rsidRPr="00A25529">
          <w:rPr>
            <w:rStyle w:val="pxvis"/>
            <w:rFonts w:ascii="Times NewRoman" w:hAnsi="Times NewRoman"/>
            <w:b w:val="0"/>
            <w:sz w:val="24"/>
          </w:rPr>
          <w:t>§531</w:t>
        </w:r>
      </w:ins>
    </w:p>
    <w:p w14:paraId="349B0B8C" w14:textId="77777777" w:rsidR="00FB29D8" w:rsidRPr="00A25529" w:rsidRDefault="00FB29D8">
      <w:pPr>
        <w:pStyle w:val="pxformrefn"/>
      </w:pPr>
      <w:r w:rsidRPr="00A25529">
        <w:t xml:space="preserve">ARTICLE V, </w:t>
      </w:r>
    </w:p>
    <w:p w14:paraId="3B16D57F" w14:textId="77777777" w:rsidR="00FB29D8" w:rsidRPr="00A25529" w:rsidRDefault="00FB29D8">
      <w:pPr>
        <w:pStyle w:val="pxformrefn"/>
      </w:pPr>
      <w:r w:rsidRPr="00A25529">
        <w:t xml:space="preserve">Section 5.1. </w:t>
      </w:r>
    </w:p>
    <w:p w14:paraId="76094898" w14:textId="77777777" w:rsidR="00FB29D8" w:rsidRPr="00A25529" w:rsidRDefault="00FB29D8">
      <w:pPr>
        <w:pStyle w:val="pxformrefnote"/>
        <w:spacing w:before="180"/>
      </w:pPr>
      <w:del w:id="2967" w:author="Cara Cardinale" w:date="2025-01-14T20:47:00Z">
        <w:r w:rsidRPr="00A25529" w:rsidDel="00CF1278">
          <w:delText>Drafter's Note</w:delText>
        </w:r>
      </w:del>
      <w:r w:rsidRPr="00A25529">
        <w:t xml:space="preserve"> </w:t>
      </w:r>
    </w:p>
    <w:p w14:paraId="5D32D8C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st.ref.id="I00ATAN"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02B3BB0B" w14:textId="77777777" w:rsidR="00FB29D8" w:rsidRPr="00A25529" w:rsidRDefault="00FB29D8">
      <w:pPr>
        <w:pStyle w:val="pxformrefrr"/>
        <w:rPr>
          <w:sz w:val="24"/>
          <w:szCs w:val="24"/>
        </w:rPr>
      </w:pPr>
      <w:r w:rsidRPr="00A25529">
        <w:rPr>
          <w:rStyle w:val="pxvis"/>
          <w:rFonts w:cs="Arial"/>
          <w:bCs/>
          <w:sz w:val="50"/>
          <w:rPrChange w:id="2968" w:author="Cara Cardinale" w:date="2025-03-04T10:36:00Z">
            <w:rPr>
              <w:rStyle w:val="pxvis"/>
              <w:rFonts w:cs="Arial"/>
              <w:bCs/>
            </w:rPr>
          </w:rPrChange>
        </w:rPr>
        <w:t>Research References</w:t>
      </w:r>
    </w:p>
    <w:p w14:paraId="441B3990"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rc.ref.id="I00DMFJ"</w:instrText>
      </w:r>
      <w:r w:rsidRPr="00A25529">
        <w:rPr>
          <w:rStyle w:val="pxrc"/>
        </w:rPr>
        <w:fldChar w:fldCharType="end"/>
      </w:r>
      <w:r w:rsidRPr="00A25529">
        <w:rPr>
          <w:rStyle w:val="pxrc"/>
        </w:rPr>
        <w:t xml:space="preserve">N.Y. Jur. 2d, Business Relationships </w:t>
      </w:r>
      <w:r w:rsidRPr="00A25529">
        <w:rPr>
          <w:rStyle w:val="pxrc"/>
          <w:vanish/>
        </w:rPr>
        <w:t>&amp;s;</w:t>
      </w:r>
      <w:del w:id="2969"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2970" w:author="Cara Cardinale" w:date="2025-01-23T13:38:00Z">
        <w:r w:rsidR="009D6732" w:rsidRPr="00A25529">
          <w:rPr>
            <w:rStyle w:val="pxvis"/>
            <w:rFonts w:ascii="Times NewRoman" w:hAnsi="Times NewRoman"/>
            <w:b w:val="0"/>
            <w:sz w:val="24"/>
          </w:rPr>
          <w:t>§531</w:t>
        </w:r>
      </w:ins>
    </w:p>
    <w:p w14:paraId="637C155D" w14:textId="77777777" w:rsidR="00FB29D8" w:rsidRPr="00A25529" w:rsidRDefault="00FB29D8">
      <w:pPr>
        <w:pStyle w:val="pxformrefn"/>
      </w:pPr>
      <w:r w:rsidRPr="00A25529">
        <w:t xml:space="preserve">ARTICLE V, </w:t>
      </w:r>
    </w:p>
    <w:p w14:paraId="2A4C8FA4" w14:textId="77777777" w:rsidR="00FB29D8" w:rsidRPr="00A25529" w:rsidRDefault="00FB29D8">
      <w:pPr>
        <w:pStyle w:val="pxformrefn"/>
      </w:pPr>
      <w:r w:rsidRPr="00A25529">
        <w:t xml:space="preserve">Section 5.2. </w:t>
      </w:r>
    </w:p>
    <w:p w14:paraId="562F4DE9" w14:textId="77777777" w:rsidR="00FB29D8" w:rsidRPr="00A25529" w:rsidRDefault="00FB29D8">
      <w:pPr>
        <w:pStyle w:val="pxformrefnote"/>
        <w:spacing w:before="180"/>
      </w:pPr>
      <w:del w:id="2971" w:author="Cara Cardinale" w:date="2025-01-14T20:47:00Z">
        <w:r w:rsidRPr="00A25529" w:rsidDel="00CF1278">
          <w:delText>Drafter's Note</w:delText>
        </w:r>
      </w:del>
      <w:r w:rsidRPr="00A25529">
        <w:t xml:space="preserve"> </w:t>
      </w:r>
    </w:p>
    <w:p w14:paraId="6FCCBA7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Officers and assistant officers as may be deemed necessary may be elected or appointed by the board of directors or chosen in such other manner as may be prescribed in the bylaws. See </w:t>
      </w:r>
      <w:r w:rsidRPr="00A25529">
        <w:rPr>
          <w:rStyle w:val="pxst"/>
          <w:color w:val="FF0000"/>
          <w:vertAlign w:val="superscript"/>
        </w:rPr>
        <w:t>►</w:t>
      </w:r>
      <w:r w:rsidRPr="00A25529">
        <w:rPr>
          <w:rStyle w:val="pxst"/>
        </w:rPr>
        <w:fldChar w:fldCharType="begin"/>
      </w:r>
      <w:r w:rsidRPr="00A25529">
        <w:rPr>
          <w:rStyle w:val="pxst"/>
        </w:rPr>
        <w:instrText>st.ref.id="I00GFKF"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1C1B14E5" w14:textId="77777777" w:rsidR="00FB29D8" w:rsidRPr="00A25529" w:rsidRDefault="00FB29D8">
      <w:pPr>
        <w:pStyle w:val="pxformrefrr"/>
        <w:rPr>
          <w:sz w:val="24"/>
          <w:szCs w:val="24"/>
        </w:rPr>
      </w:pPr>
      <w:r w:rsidRPr="00A25529">
        <w:rPr>
          <w:rStyle w:val="pxvis"/>
          <w:rFonts w:cs="Arial"/>
          <w:bCs/>
          <w:sz w:val="50"/>
          <w:rPrChange w:id="2972" w:author="Cara Cardinale" w:date="2025-03-04T10:36:00Z">
            <w:rPr>
              <w:rStyle w:val="pxvis"/>
              <w:rFonts w:cs="Arial"/>
              <w:bCs/>
            </w:rPr>
          </w:rPrChange>
        </w:rPr>
        <w:t>Research References</w:t>
      </w:r>
    </w:p>
    <w:p w14:paraId="55FD53C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rc.ref.id="I00J8PB"</w:instrText>
      </w:r>
      <w:r w:rsidRPr="00A25529">
        <w:rPr>
          <w:rStyle w:val="pxrc"/>
        </w:rPr>
        <w:fldChar w:fldCharType="end"/>
      </w:r>
      <w:r w:rsidRPr="00A25529">
        <w:rPr>
          <w:rStyle w:val="pxrc"/>
        </w:rPr>
        <w:t xml:space="preserve">N.Y. Jur. 2d, Business Relationships </w:t>
      </w:r>
      <w:r w:rsidRPr="00A25529">
        <w:rPr>
          <w:rStyle w:val="pxrc"/>
          <w:vanish/>
        </w:rPr>
        <w:t>&amp;s;</w:t>
      </w:r>
      <w:del w:id="2973"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2974" w:author="Cara Cardinale" w:date="2025-01-23T13:38:00Z">
        <w:r w:rsidR="009D6732" w:rsidRPr="00A25529">
          <w:rPr>
            <w:rStyle w:val="pxvis"/>
            <w:rFonts w:ascii="Times NewRoman" w:hAnsi="Times NewRoman"/>
            <w:b w:val="0"/>
            <w:sz w:val="24"/>
          </w:rPr>
          <w:t>§531</w:t>
        </w:r>
      </w:ins>
    </w:p>
    <w:p w14:paraId="728306A6" w14:textId="77777777" w:rsidR="00FB29D8" w:rsidRPr="00A25529" w:rsidRDefault="00FB29D8">
      <w:pPr>
        <w:pStyle w:val="pxformrefn"/>
      </w:pPr>
      <w:r w:rsidRPr="00A25529">
        <w:t xml:space="preserve">ARTICLE V, </w:t>
      </w:r>
    </w:p>
    <w:p w14:paraId="27A311F5" w14:textId="77777777" w:rsidR="00FB29D8" w:rsidRPr="00A25529" w:rsidRDefault="00FB29D8">
      <w:pPr>
        <w:pStyle w:val="pxformrefn"/>
      </w:pPr>
      <w:r w:rsidRPr="00A25529">
        <w:t xml:space="preserve">Section 5.3. </w:t>
      </w:r>
    </w:p>
    <w:p w14:paraId="35F49D06" w14:textId="77777777" w:rsidR="00FB29D8" w:rsidRPr="00A25529" w:rsidRDefault="00FB29D8">
      <w:pPr>
        <w:pStyle w:val="pxformrefnote"/>
        <w:spacing w:before="180"/>
      </w:pPr>
      <w:del w:id="2975" w:author="Cara Cardinale" w:date="2025-01-14T20:47:00Z">
        <w:r w:rsidRPr="00A25529" w:rsidDel="00CF1278">
          <w:delText>Drafter's Note</w:delText>
        </w:r>
      </w:del>
      <w:r w:rsidRPr="00A25529">
        <w:t xml:space="preserve"> </w:t>
      </w:r>
    </w:p>
    <w:p w14:paraId="0438D1C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Any officer elected or appointed by the board may be removed by the board with or without cause. An officer elected by the members may be removed, with or without cause, only by vote of the members, but the authority to act as an officer may be suspended by the board for cause. </w:t>
      </w:r>
      <w:r w:rsidRPr="00A25529">
        <w:rPr>
          <w:rStyle w:val="pxst"/>
          <w:color w:val="FF0000"/>
          <w:vertAlign w:val="superscript"/>
        </w:rPr>
        <w:t>►</w:t>
      </w:r>
      <w:r w:rsidRPr="00A25529">
        <w:rPr>
          <w:rStyle w:val="pxst"/>
        </w:rPr>
        <w:fldChar w:fldCharType="begin"/>
      </w:r>
      <w:r w:rsidRPr="00A25529">
        <w:rPr>
          <w:rStyle w:val="pxst"/>
        </w:rPr>
        <w:instrText>st.ref.id="I00M1U7"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xml:space="preserve">. The removal will be without prejudice to the contract rights, if any, of the person so removed. </w:t>
      </w:r>
      <w:r w:rsidRPr="00A25529">
        <w:rPr>
          <w:rStyle w:val="pxst"/>
          <w:color w:val="FF0000"/>
          <w:vertAlign w:val="superscript"/>
        </w:rPr>
        <w:t>►</w:t>
      </w:r>
      <w:r w:rsidRPr="00A25529">
        <w:rPr>
          <w:rStyle w:val="pxst"/>
        </w:rPr>
        <w:fldChar w:fldCharType="begin"/>
      </w:r>
      <w:r w:rsidRPr="00A25529">
        <w:rPr>
          <w:rStyle w:val="pxst"/>
        </w:rPr>
        <w:instrText>st.ref.id="I05VMFW"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 xml:space="preserve">. Election or appointment of an officer will not of itself create any contract rights. </w:t>
      </w:r>
      <w:r w:rsidRPr="00A25529">
        <w:rPr>
          <w:rStyle w:val="pxst"/>
          <w:color w:val="FF0000"/>
          <w:vertAlign w:val="superscript"/>
        </w:rPr>
        <w:t>►</w:t>
      </w:r>
      <w:r w:rsidRPr="00A25529">
        <w:rPr>
          <w:rStyle w:val="pxst"/>
        </w:rPr>
        <w:fldChar w:fldCharType="begin"/>
      </w:r>
      <w:r w:rsidRPr="00A25529">
        <w:rPr>
          <w:rStyle w:val="pxst"/>
        </w:rPr>
        <w:instrText>st.ref.id="I05REQK"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w:t>
      </w:r>
    </w:p>
    <w:p w14:paraId="12D4E75C" w14:textId="77777777" w:rsidR="00FB29D8" w:rsidRPr="00A25529" w:rsidRDefault="00FB29D8">
      <w:pPr>
        <w:pStyle w:val="pxformrefrr"/>
        <w:rPr>
          <w:sz w:val="24"/>
          <w:szCs w:val="24"/>
        </w:rPr>
      </w:pPr>
      <w:r w:rsidRPr="00A25529">
        <w:rPr>
          <w:rStyle w:val="pxvis"/>
          <w:rFonts w:cs="Arial"/>
          <w:bCs/>
          <w:sz w:val="50"/>
          <w:rPrChange w:id="2976" w:author="Cara Cardinale" w:date="2025-03-04T10:36:00Z">
            <w:rPr>
              <w:rStyle w:val="pxvis"/>
              <w:rFonts w:cs="Arial"/>
              <w:bCs/>
            </w:rPr>
          </w:rPrChange>
        </w:rPr>
        <w:t>Research References</w:t>
      </w:r>
    </w:p>
    <w:p w14:paraId="0CBC780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rc.ref.id="I05N718"</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2977" w:author="Cara Cardinale" w:date="2025-01-25T19:28:00Z">
        <w:r w:rsidRPr="00A25529" w:rsidDel="00364FFE">
          <w:rPr>
            <w:rStyle w:val="pxrc"/>
          </w:rPr>
          <w:delText>571 to 573</w:delText>
        </w:r>
      </w:del>
      <w:ins w:id="2978" w:author="Cara Cardinale" w:date="2025-01-25T19:28:00Z">
        <w:r w:rsidR="00364FFE" w:rsidRPr="00A25529">
          <w:rPr>
            <w:rStyle w:val="pxrc"/>
          </w:rPr>
          <w:t>566 to 568</w:t>
        </w:r>
      </w:ins>
    </w:p>
    <w:p w14:paraId="3554B86C" w14:textId="77777777" w:rsidR="00FB29D8" w:rsidRPr="00A25529" w:rsidRDefault="00FB29D8">
      <w:pPr>
        <w:pStyle w:val="pxformrefn"/>
      </w:pPr>
      <w:r w:rsidRPr="00A25529">
        <w:t xml:space="preserve">ARTICLE V, </w:t>
      </w:r>
    </w:p>
    <w:p w14:paraId="0E33DCF5" w14:textId="77777777" w:rsidR="00FB29D8" w:rsidRPr="00A25529" w:rsidRDefault="00FB29D8">
      <w:pPr>
        <w:pStyle w:val="pxformrefn"/>
      </w:pPr>
      <w:r w:rsidRPr="00A25529">
        <w:t xml:space="preserve">Sections 5.5 to 5.9. </w:t>
      </w:r>
    </w:p>
    <w:p w14:paraId="76B04EAF" w14:textId="77777777" w:rsidR="00FB29D8" w:rsidRPr="00A25529" w:rsidRDefault="00FB29D8">
      <w:pPr>
        <w:pStyle w:val="pxformrefnote"/>
        <w:spacing w:before="180"/>
      </w:pPr>
      <w:del w:id="2979" w:author="Cara Cardinale" w:date="2025-01-14T20:47:00Z">
        <w:r w:rsidRPr="00A25529" w:rsidDel="00CF1278">
          <w:delText>Drafter's Note</w:delText>
        </w:r>
      </w:del>
      <w:r w:rsidRPr="00A25529">
        <w:t xml:space="preserve"> </w:t>
      </w:r>
    </w:p>
    <w:p w14:paraId="64C78BC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Directors</w:t>
      </w:r>
      <w:ins w:id="2980" w:author="Cara Cardinale" w:date="2025-01-25T19:58:00Z">
        <w:r w:rsidR="00945597" w:rsidRPr="00A25529">
          <w:t>,</w:t>
        </w:r>
      </w:ins>
      <w:r w:rsidRPr="00A25529">
        <w:t xml:space="preserve"> </w:t>
      </w:r>
      <w:del w:id="2981" w:author="Cara Cardinale" w:date="2025-01-25T19:58:00Z">
        <w:r w:rsidRPr="00A25529" w:rsidDel="00945597">
          <w:delText xml:space="preserve">and </w:delText>
        </w:r>
      </w:del>
      <w:r w:rsidRPr="00A25529">
        <w:t>officers</w:t>
      </w:r>
      <w:ins w:id="2982" w:author="Cara Cardinale" w:date="2025-01-25T19:58:00Z">
        <w:r w:rsidR="00945597" w:rsidRPr="00A25529">
          <w:t>, and key persons</w:t>
        </w:r>
      </w:ins>
      <w:r w:rsidRPr="00A25529">
        <w:t xml:space="preserve"> must discharge the duties of their respective positions in good faith and with the care an ordinarily prudent person in a like position would exercise under similar circumstances. </w:t>
      </w:r>
      <w:r w:rsidRPr="00A25529">
        <w:rPr>
          <w:rStyle w:val="pxst"/>
          <w:color w:val="FF0000"/>
          <w:vertAlign w:val="superscript"/>
        </w:rPr>
        <w:t>►</w:t>
      </w:r>
      <w:r w:rsidRPr="00A25529">
        <w:rPr>
          <w:rStyle w:val="pxst"/>
        </w:rPr>
        <w:fldChar w:fldCharType="begin"/>
      </w:r>
      <w:r w:rsidRPr="00A25529">
        <w:rPr>
          <w:rStyle w:val="pxst"/>
        </w:rPr>
        <w:instrText>st.ref.id="I00DMFL"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w:t>
      </w:r>
      <w:r w:rsidRPr="00A25529">
        <w:t xml:space="preserve">. The factors set forth in </w:t>
      </w:r>
      <w:r w:rsidRPr="00A25529">
        <w:rPr>
          <w:rStyle w:val="pxst"/>
          <w:color w:val="FF0000"/>
          <w:vertAlign w:val="superscript"/>
        </w:rPr>
        <w:t>►</w:t>
      </w:r>
      <w:r w:rsidRPr="00A25529">
        <w:rPr>
          <w:rStyle w:val="pxst"/>
        </w:rPr>
        <w:fldChar w:fldCharType="begin"/>
      </w:r>
      <w:r w:rsidRPr="00A25529">
        <w:rPr>
          <w:rStyle w:val="pxst"/>
        </w:rPr>
        <w:instrText>st.ref.id="I00GFKH"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552(e)(1)</w:t>
      </w:r>
      <w:r w:rsidRPr="00A25529">
        <w:t xml:space="preserve"> (Standard of conduct in managing and investing an institutional fund), if relevant, must be considered by a governing board delegating investment management of institutional funds pursuant to </w:t>
      </w:r>
      <w:r w:rsidRPr="00A25529">
        <w:rPr>
          <w:rStyle w:val="pxst"/>
          <w:color w:val="FF0000"/>
          <w:vertAlign w:val="superscript"/>
        </w:rPr>
        <w:t>►</w:t>
      </w:r>
      <w:r w:rsidRPr="00A25529">
        <w:rPr>
          <w:rStyle w:val="pxst"/>
        </w:rPr>
        <w:fldChar w:fldCharType="begin"/>
      </w:r>
      <w:r w:rsidRPr="00A25529">
        <w:rPr>
          <w:rStyle w:val="pxst"/>
        </w:rPr>
        <w:instrText>st.ref.id="I00J8PD"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514</w:t>
      </w:r>
      <w:r w:rsidRPr="00A25529">
        <w:t xml:space="preserve"> (Delegation of investment management). For these purposes, the term institutional fund is defined in </w:t>
      </w:r>
      <w:r w:rsidRPr="00A25529">
        <w:rPr>
          <w:rStyle w:val="pxst"/>
          <w:color w:val="FF0000"/>
          <w:vertAlign w:val="superscript"/>
        </w:rPr>
        <w:t>►</w:t>
      </w:r>
      <w:r w:rsidRPr="00A25529">
        <w:rPr>
          <w:rStyle w:val="pxst"/>
        </w:rPr>
        <w:fldChar w:fldCharType="begin"/>
      </w:r>
      <w:r w:rsidRPr="00A25529">
        <w:rPr>
          <w:rStyle w:val="pxst"/>
        </w:rPr>
        <w:instrText>st.ref.id="I005710"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551</w:t>
      </w:r>
      <w:r w:rsidRPr="00A25529">
        <w:t xml:space="preserve"> (Definitions). </w:t>
      </w:r>
      <w:r w:rsidRPr="00A25529">
        <w:rPr>
          <w:rStyle w:val="pxst"/>
          <w:color w:val="FF0000"/>
          <w:vertAlign w:val="superscript"/>
        </w:rPr>
        <w:t>►</w:t>
      </w:r>
      <w:r w:rsidRPr="00A25529">
        <w:rPr>
          <w:rStyle w:val="pxst"/>
        </w:rPr>
        <w:fldChar w:fldCharType="begin"/>
      </w:r>
      <w:r w:rsidRPr="00A25529">
        <w:rPr>
          <w:rStyle w:val="pxst"/>
        </w:rPr>
        <w:instrText>st.ref.id="I00805W"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717(a)</w:t>
      </w:r>
      <w:r w:rsidRPr="00A25529">
        <w:t>.</w:t>
      </w:r>
    </w:p>
    <w:p w14:paraId="564B3DF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In </w:t>
      </w:r>
      <w:del w:id="2983" w:author="Cara Cardinale" w:date="2025-01-27T11:24:00Z">
        <w:r w:rsidRPr="00A25529" w:rsidDel="00113882">
          <w:delText>discharg</w:delText>
        </w:r>
      </w:del>
      <w:ins w:id="2984" w:author="Cara Cardinale" w:date="2025-01-27T11:24:00Z">
        <w:r w:rsidR="00113882" w:rsidRPr="00A25529">
          <w:t>discharg</w:t>
        </w:r>
      </w:ins>
      <w:r w:rsidRPr="00A25529">
        <w:t>ing their duties, directors</w:t>
      </w:r>
      <w:ins w:id="2985" w:author="Cara Cardinale" w:date="2025-01-25T19:59:00Z">
        <w:r w:rsidR="00945597" w:rsidRPr="00A25529">
          <w:t>,</w:t>
        </w:r>
      </w:ins>
      <w:r w:rsidRPr="00A25529">
        <w:t xml:space="preserve"> </w:t>
      </w:r>
      <w:del w:id="2986" w:author="Cara Cardinale" w:date="2025-01-25T19:59:00Z">
        <w:r w:rsidRPr="00A25529" w:rsidDel="00945597">
          <w:delText xml:space="preserve">and </w:delText>
        </w:r>
      </w:del>
      <w:r w:rsidRPr="00A25529">
        <w:t>officers</w:t>
      </w:r>
      <w:ins w:id="2987" w:author="Cara Cardinale" w:date="2025-01-25T19:59:00Z">
        <w:r w:rsidR="00945597" w:rsidRPr="00A25529">
          <w:t xml:space="preserve"> and key persons</w:t>
        </w:r>
      </w:ins>
      <w:r w:rsidRPr="00A25529">
        <w:t xml:space="preserve"> acting in good faith may rely on information, opinions, reports, or statements, including financial statements and other financial data, in each case prepared or presented by: (1) one or more officers or employees of the corporation, whom the director believes to be reliable and competent in the matters presented; (2) counsel, public accountants, or other persons as to matters which the directors</w:t>
      </w:r>
      <w:ins w:id="2988" w:author="Cara Cardinale" w:date="2025-01-25T20:03:00Z">
        <w:r w:rsidR="00945597" w:rsidRPr="00A25529">
          <w:t>,</w:t>
        </w:r>
      </w:ins>
      <w:del w:id="2989" w:author="Cara Cardinale" w:date="2025-01-25T20:03:00Z">
        <w:r w:rsidRPr="00A25529" w:rsidDel="00945597">
          <w:delText xml:space="preserve"> or</w:delText>
        </w:r>
      </w:del>
      <w:r w:rsidRPr="00A25529">
        <w:t xml:space="preserve"> officers</w:t>
      </w:r>
      <w:ins w:id="2990" w:author="Cara Cardinale" w:date="2025-01-25T20:03:00Z">
        <w:r w:rsidR="00945597" w:rsidRPr="00A25529">
          <w:t xml:space="preserve"> or key persons</w:t>
        </w:r>
      </w:ins>
      <w:r w:rsidRPr="00A25529">
        <w:t xml:space="preserve"> believe to be within such person's professional or expert competence; or (3) a committee of the board upon which they do not serve, duly designated in accordance with a provision of the certificate of incorporation or the bylaws, as to matter within its designated authority, which committee the directors</w:t>
      </w:r>
      <w:ins w:id="2991" w:author="Cara Cardinale" w:date="2025-01-25T20:01:00Z">
        <w:r w:rsidR="00945597" w:rsidRPr="00A25529">
          <w:t>,</w:t>
        </w:r>
      </w:ins>
      <w:r w:rsidRPr="00A25529">
        <w:t xml:space="preserve"> </w:t>
      </w:r>
      <w:del w:id="2992" w:author="Cara Cardinale" w:date="2025-01-25T20:01:00Z">
        <w:r w:rsidRPr="00A25529" w:rsidDel="00945597">
          <w:delText xml:space="preserve">or </w:delText>
        </w:r>
      </w:del>
      <w:r w:rsidRPr="00A25529">
        <w:t>officers</w:t>
      </w:r>
      <w:ins w:id="2993" w:author="Cara Cardinale" w:date="2025-01-25T20:02:00Z">
        <w:r w:rsidR="00945597" w:rsidRPr="00A25529">
          <w:t xml:space="preserve"> or key persons</w:t>
        </w:r>
      </w:ins>
      <w:r w:rsidRPr="00A25529">
        <w:t xml:space="preserve"> believe to merit confidence, as long as in so relying they shall be acting in good faith and with the proper degree of care. Persons shall not be considered to be acting in good faith if they have knowledge concerning the matter in question that would cause such reliance to be unwarranted. Persons who so perform their duties shall have no liability by reason of being or having been directors</w:t>
      </w:r>
      <w:ins w:id="2994" w:author="Cara Cardinale" w:date="2025-01-25T20:01:00Z">
        <w:r w:rsidR="00945597" w:rsidRPr="00A25529">
          <w:t>,</w:t>
        </w:r>
      </w:ins>
      <w:r w:rsidRPr="00A25529">
        <w:t xml:space="preserve"> </w:t>
      </w:r>
      <w:del w:id="2995" w:author="Cara Cardinale" w:date="2025-01-25T20:01:00Z">
        <w:r w:rsidRPr="00A25529" w:rsidDel="00945597">
          <w:delText xml:space="preserve">or </w:delText>
        </w:r>
      </w:del>
      <w:r w:rsidRPr="00A25529">
        <w:t>officers</w:t>
      </w:r>
      <w:ins w:id="2996" w:author="Cara Cardinale" w:date="2025-01-25T20:01:00Z">
        <w:r w:rsidR="00945597" w:rsidRPr="00A25529">
          <w:t xml:space="preserve"> or key persons</w:t>
        </w:r>
      </w:ins>
      <w:r w:rsidRPr="00A25529">
        <w:t xml:space="preserve"> of the corporation. </w:t>
      </w:r>
      <w:r w:rsidRPr="00A25529">
        <w:rPr>
          <w:rStyle w:val="pxst"/>
          <w:color w:val="FF0000"/>
          <w:vertAlign w:val="superscript"/>
        </w:rPr>
        <w:t>►</w:t>
      </w:r>
      <w:r w:rsidRPr="00A25529">
        <w:rPr>
          <w:rStyle w:val="pxst"/>
        </w:rPr>
        <w:fldChar w:fldCharType="begin"/>
      </w:r>
      <w:r w:rsidRPr="00A25529">
        <w:rPr>
          <w:rStyle w:val="pxst"/>
        </w:rPr>
        <w:instrText>st.ref.id="I00ATAS"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717(b)</w:t>
      </w:r>
      <w:r w:rsidRPr="00A25529">
        <w:t>.</w:t>
      </w:r>
    </w:p>
    <w:p w14:paraId="1F952EA9" w14:textId="77777777" w:rsidR="00FB29D8" w:rsidRPr="00A25529" w:rsidDel="00945597" w:rsidRDefault="00FB29D8">
      <w:pPr>
        <w:pStyle w:val="pxformrefrr"/>
        <w:rPr>
          <w:del w:id="2997" w:author="Cara Cardinale" w:date="2025-01-25T20:02:00Z"/>
          <w:sz w:val="24"/>
          <w:szCs w:val="24"/>
          <w:rPrChange w:id="2998" w:author="Cara Cardinale" w:date="2025-03-04T10:36:00Z">
            <w:rPr>
              <w:del w:id="2999" w:author="Cara Cardinale" w:date="2025-01-25T20:02:00Z"/>
              <w:szCs w:val="24"/>
            </w:rPr>
          </w:rPrChange>
        </w:rPr>
      </w:pPr>
      <w:del w:id="3000" w:author="Cara Cardinale" w:date="2025-01-25T20:02:00Z">
        <w:r w:rsidRPr="00BD0DFB" w:rsidDel="00945597">
          <w:delText xml:space="preserve"> </w:delText>
        </w:r>
        <w:r w:rsidRPr="00A25529" w:rsidDel="00945597">
          <w:rPr>
            <w:rStyle w:val="pxvis"/>
            <w:rFonts w:ascii="Times NewRoman" w:hAnsi="Times NewRoman"/>
            <w:b w:val="0"/>
            <w:sz w:val="24"/>
            <w:szCs w:val="24"/>
          </w:rPr>
          <w:tab/>
        </w:r>
        <w:r w:rsidRPr="00A25529" w:rsidDel="00945597">
          <w:rPr>
            <w:color w:val="FF0000"/>
            <w:sz w:val="24"/>
            <w:szCs w:val="24"/>
            <w:vertAlign w:val="superscript"/>
          </w:rPr>
          <w:delText>►</w:delText>
        </w:r>
        <w:r w:rsidRPr="00BD0DFB" w:rsidDel="00945597">
          <w:rPr>
            <w:sz w:val="24"/>
            <w:szCs w:val="24"/>
          </w:rPr>
          <w:fldChar w:fldCharType="begin"/>
        </w:r>
        <w:r w:rsidRPr="00A25529" w:rsidDel="00945597">
          <w:rPr>
            <w:sz w:val="24"/>
            <w:szCs w:val="24"/>
            <w:rPrChange w:id="3001" w:author="Cara Cardinale" w:date="2025-03-04T10:36:00Z">
              <w:rPr>
                <w:szCs w:val="24"/>
              </w:rPr>
            </w:rPrChange>
          </w:rPr>
          <w:delInstrText>p.ct.id="f2fd26a0b92511efa75bc0a5c2da1858|105|30:97"</w:delInstrText>
        </w:r>
        <w:r w:rsidRPr="00BD0DFB" w:rsidDel="00945597">
          <w:rPr>
            <w:sz w:val="24"/>
            <w:szCs w:val="24"/>
          </w:rPr>
          <w:fldChar w:fldCharType="end"/>
        </w:r>
        <w:r w:rsidRPr="00A25529" w:rsidDel="00945597">
          <w:rPr>
            <w:rStyle w:val="pxcc"/>
            <w:color w:val="FF0000"/>
            <w:szCs w:val="24"/>
            <w:vertAlign w:val="superscript"/>
          </w:rPr>
          <w:delText>►</w:delText>
        </w:r>
        <w:r w:rsidRPr="00A25529" w:rsidDel="00945597">
          <w:rPr>
            <w:rStyle w:val="pxcc"/>
            <w:szCs w:val="24"/>
          </w:rPr>
          <w:fldChar w:fldCharType="begin"/>
        </w:r>
        <w:r w:rsidRPr="00A25529" w:rsidDel="00945597">
          <w:rPr>
            <w:rStyle w:val="pxcc"/>
            <w:szCs w:val="24"/>
          </w:rPr>
          <w:delInstrText>cc.ref.id="I00DMFO"</w:delInstrText>
        </w:r>
        <w:r w:rsidRPr="00A25529" w:rsidDel="00945597">
          <w:rPr>
            <w:rStyle w:val="pxcc"/>
            <w:szCs w:val="24"/>
          </w:rPr>
          <w:fldChar w:fldCharType="end"/>
        </w:r>
        <w:r w:rsidRPr="00A25529" w:rsidDel="00945597">
          <w:rPr>
            <w:rStyle w:val="pxcc"/>
            <w:szCs w:val="24"/>
          </w:rPr>
          <w:delText>In re Diocese of Buffalo, N.Y., 621 B.R. 91 (Bankr. W.D. N.Y. 2020)</w:delText>
        </w:r>
        <w:r w:rsidRPr="00A25529" w:rsidDel="00945597">
          <w:rPr>
            <w:sz w:val="24"/>
            <w:szCs w:val="24"/>
            <w:rPrChange w:id="3002" w:author="Cara Cardinale" w:date="2025-03-04T10:36:00Z">
              <w:rPr>
                <w:szCs w:val="24"/>
              </w:rPr>
            </w:rPrChange>
          </w:rPr>
          <w:delText xml:space="preserve"> stating that the bankrupt Catholic diocese's obligation, while continuing to engage in its not-for-profit activity as Chapter 11 debtor-in-possession, to comply with directives of the Prudent Management of Institutional Funds Act and to engage in much more multi-faceted approach with regard to investment of funds of diocese, rather than acting primarily to assure and preserve capital value, as set forth in bankruptcy statute governing deposit of estate funds, was </w:delText>
        </w:r>
        <w:r w:rsidRPr="00A25529" w:rsidDel="00945597">
          <w:rPr>
            <w:vanish/>
            <w:sz w:val="24"/>
            <w:szCs w:val="24"/>
            <w:rPrChange w:id="3003" w:author="Cara Cardinale" w:date="2025-03-04T10:36:00Z">
              <w:rPr>
                <w:vanish/>
                <w:szCs w:val="24"/>
              </w:rPr>
            </w:rPrChange>
          </w:rPr>
          <w:delText>&amp;ldquo;</w:delText>
        </w:r>
        <w:r w:rsidRPr="00A25529" w:rsidDel="00945597">
          <w:rPr>
            <w:rStyle w:val="pxvis"/>
            <w:rFonts w:ascii="Times NewRoman" w:hAnsi="Times NewRoman"/>
            <w:b w:val="0"/>
            <w:sz w:val="24"/>
            <w:szCs w:val="24"/>
          </w:rPr>
          <w:delText>“</w:delText>
        </w:r>
        <w:r w:rsidRPr="00A25529" w:rsidDel="00945597">
          <w:rPr>
            <w:sz w:val="24"/>
            <w:szCs w:val="24"/>
            <w:rPrChange w:id="3004" w:author="Cara Cardinale" w:date="2025-03-04T10:36:00Z">
              <w:rPr>
                <w:szCs w:val="24"/>
              </w:rPr>
            </w:rPrChange>
          </w:rPr>
          <w:delText>cause</w:delText>
        </w:r>
        <w:r w:rsidRPr="00A25529" w:rsidDel="00945597">
          <w:rPr>
            <w:vanish/>
            <w:sz w:val="24"/>
            <w:szCs w:val="24"/>
            <w:rPrChange w:id="3005" w:author="Cara Cardinale" w:date="2025-03-04T10:36:00Z">
              <w:rPr>
                <w:vanish/>
                <w:szCs w:val="24"/>
              </w:rPr>
            </w:rPrChange>
          </w:rPr>
          <w:delText>&amp;rdquo;</w:delText>
        </w:r>
        <w:r w:rsidRPr="00A25529" w:rsidDel="00945597">
          <w:rPr>
            <w:rStyle w:val="pxvis"/>
            <w:rFonts w:ascii="Times NewRoman" w:hAnsi="Times NewRoman"/>
            <w:b w:val="0"/>
            <w:sz w:val="24"/>
            <w:szCs w:val="24"/>
          </w:rPr>
          <w:delText>”</w:delText>
        </w:r>
        <w:r w:rsidRPr="00A25529" w:rsidDel="00945597">
          <w:rPr>
            <w:sz w:val="24"/>
            <w:szCs w:val="24"/>
            <w:rPrChange w:id="3006" w:author="Cara Cardinale" w:date="2025-03-04T10:36:00Z">
              <w:rPr>
                <w:szCs w:val="24"/>
              </w:rPr>
            </w:rPrChange>
          </w:rPr>
          <w:delText xml:space="preserve"> for entry of order relieving diocese of bonding requirements imposed by bankruptcy statute.</w:delText>
        </w:r>
      </w:del>
    </w:p>
    <w:p w14:paraId="392BBB86" w14:textId="77777777" w:rsidR="00FB29D8" w:rsidRPr="00A25529" w:rsidRDefault="00FB29D8">
      <w:pPr>
        <w:pStyle w:val="pxformrefrr"/>
        <w:rPr>
          <w:sz w:val="24"/>
          <w:szCs w:val="24"/>
        </w:rPr>
      </w:pPr>
      <w:r w:rsidRPr="00A25529">
        <w:rPr>
          <w:rStyle w:val="pxvis"/>
          <w:rFonts w:cs="Arial"/>
          <w:bCs/>
          <w:sz w:val="24"/>
          <w:szCs w:val="24"/>
          <w:rPrChange w:id="3007" w:author="Cara Cardinale" w:date="2025-03-04T10:36:00Z">
            <w:rPr>
              <w:rStyle w:val="pxvis"/>
              <w:rFonts w:cs="Arial"/>
              <w:bCs/>
              <w:szCs w:val="24"/>
            </w:rPr>
          </w:rPrChange>
        </w:rPr>
        <w:t>Research References</w:t>
      </w:r>
    </w:p>
    <w:p w14:paraId="5DC5CB0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rc.ref.id="I00GFKK"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ins w:id="3008" w:author="Cara Cardinale" w:date="2025-01-19T11:47:00Z">
        <w:r w:rsidR="00C607CB" w:rsidRPr="00A25529">
          <w:rPr>
            <w:rStyle w:val="pxrc"/>
          </w:rPr>
          <w:t>3</w:t>
        </w:r>
      </w:ins>
      <w:del w:id="3009" w:author="Cara Cardinale" w:date="2025-01-19T11:47:00Z">
        <w:r w:rsidRPr="00A25529" w:rsidDel="00C607CB">
          <w:rPr>
            <w:rStyle w:val="pxrc"/>
          </w:rPr>
          <w:delText>8</w:delText>
        </w:r>
      </w:del>
      <w:r w:rsidRPr="00A25529">
        <w:rPr>
          <w:rStyle w:val="pxrc"/>
        </w:rPr>
        <w:t xml:space="preserve"> et seq.</w:t>
      </w:r>
    </w:p>
    <w:p w14:paraId="080A08EF" w14:textId="77777777" w:rsidR="00FB29D8" w:rsidRPr="00A25529" w:rsidRDefault="00FB29D8">
      <w:pPr>
        <w:pStyle w:val="pxformrefn"/>
      </w:pPr>
      <w:r w:rsidRPr="00A25529">
        <w:t xml:space="preserve">ARTICLE VI. </w:t>
      </w:r>
    </w:p>
    <w:p w14:paraId="0405804F" w14:textId="77777777" w:rsidR="00FB29D8" w:rsidRPr="00A25529" w:rsidRDefault="00FB29D8">
      <w:pPr>
        <w:pStyle w:val="pxformrefnote"/>
        <w:spacing w:before="180"/>
      </w:pPr>
      <w:del w:id="3010" w:author="Cara Cardinale" w:date="2025-01-14T20:47:00Z">
        <w:r w:rsidRPr="00A25529" w:rsidDel="00CF1278">
          <w:delText>Drafter's Note</w:delText>
        </w:r>
      </w:del>
      <w:r w:rsidRPr="00A25529">
        <w:t xml:space="preserve"> </w:t>
      </w:r>
    </w:p>
    <w:p w14:paraId="6218151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ins w:id="3011" w:author="Cara Cardinale" w:date="2025-01-23T17:58:00Z">
        <w:r w:rsidR="00352040" w:rsidRPr="00A25529">
          <w:t>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3012" w:author="Cara Cardinale" w:date="2025-01-23T17:58:00Z">
        <w:r w:rsidRPr="00A25529" w:rsidDel="00352040">
          <w:delText xml:space="preserve">If the certificate of incorporation or bylaws so provide, the board, by resolution adopted by a majority of the entire board, may appoint from among its members an executive committee and other committees, each of which must have at least three or more directors. </w:delText>
        </w:r>
      </w:del>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 Law. See </w:t>
      </w:r>
      <w:r w:rsidRPr="00A25529">
        <w:rPr>
          <w:rStyle w:val="pxst"/>
          <w:color w:val="FF0000"/>
          <w:vertAlign w:val="superscript"/>
        </w:rPr>
        <w:t>►</w:t>
      </w:r>
      <w:r w:rsidRPr="00A25529">
        <w:rPr>
          <w:rStyle w:val="pxst"/>
        </w:rPr>
        <w:fldChar w:fldCharType="begin"/>
      </w:r>
      <w:r w:rsidRPr="00A25529">
        <w:rPr>
          <w:rStyle w:val="pxst"/>
        </w:rPr>
        <w:instrText>st.ref.id="I00J8PG"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50EEDF23" w14:textId="77777777" w:rsidR="00FB29D8" w:rsidRPr="00A25529" w:rsidRDefault="00FB29D8">
      <w:pPr>
        <w:pStyle w:val="pxformrefrr"/>
        <w:rPr>
          <w:sz w:val="24"/>
          <w:szCs w:val="24"/>
        </w:rPr>
      </w:pPr>
      <w:r w:rsidRPr="00A25529">
        <w:rPr>
          <w:rStyle w:val="pxvis"/>
          <w:rFonts w:cs="Arial"/>
          <w:bCs/>
          <w:sz w:val="50"/>
          <w:rPrChange w:id="3013" w:author="Cara Cardinale" w:date="2025-03-04T10:36:00Z">
            <w:rPr>
              <w:rStyle w:val="pxvis"/>
              <w:rFonts w:cs="Arial"/>
              <w:bCs/>
            </w:rPr>
          </w:rPrChange>
        </w:rPr>
        <w:t>Research References</w:t>
      </w:r>
    </w:p>
    <w:p w14:paraId="76F3273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rc.ref.id="I05VMFM"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ins w:id="3014" w:author="Cara Cardinale" w:date="2025-01-21T11:44:00Z">
        <w:r w:rsidR="00D0029E" w:rsidRPr="00A25529">
          <w:rPr>
            <w:rStyle w:val="pxrc"/>
          </w:rPr>
          <w:t>592 to 594</w:t>
        </w:r>
      </w:ins>
      <w:del w:id="3015" w:author="Cara Cardinale" w:date="2025-01-21T11:44:00Z">
        <w:r w:rsidRPr="00A25529" w:rsidDel="00D0029E">
          <w:rPr>
            <w:rStyle w:val="pxrc"/>
          </w:rPr>
          <w:delText>596 to 599</w:delText>
        </w:r>
      </w:del>
    </w:p>
    <w:p w14:paraId="69355415" w14:textId="77777777" w:rsidR="00FB29D8" w:rsidRPr="00A25529" w:rsidRDefault="00FB29D8">
      <w:pPr>
        <w:pStyle w:val="pxformrefn"/>
      </w:pPr>
      <w:r w:rsidRPr="00A25529">
        <w:t xml:space="preserve">ARTICLE VIII. </w:t>
      </w:r>
    </w:p>
    <w:p w14:paraId="3DE78C76" w14:textId="77777777" w:rsidR="00FB29D8" w:rsidRPr="00A25529" w:rsidRDefault="00FB29D8">
      <w:pPr>
        <w:pStyle w:val="pxformrefnote"/>
        <w:spacing w:before="180"/>
      </w:pPr>
      <w:del w:id="3016" w:author="Cara Cardinale" w:date="2025-01-14T20:47:00Z">
        <w:r w:rsidRPr="00A25529" w:rsidDel="00CF1278">
          <w:delText>Drafter's Note</w:delText>
        </w:r>
      </w:del>
      <w:r w:rsidRPr="00A25529">
        <w:t xml:space="preserve"> </w:t>
      </w:r>
    </w:p>
    <w:p w14:paraId="770454B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not-for-profit corporation may issue a certificate or card evidencing membership in the corporation. The fact that the corporation is a not-for-profit corporation and that the membership certificate or card is nontransferable must be noted conspicuously on the face or back of each such certificate or card. </w:t>
      </w:r>
      <w:r w:rsidRPr="00A25529">
        <w:rPr>
          <w:rStyle w:val="pxst"/>
          <w:color w:val="FF0000"/>
          <w:vertAlign w:val="superscript"/>
        </w:rPr>
        <w:t>►</w:t>
      </w:r>
      <w:r w:rsidRPr="00A25529">
        <w:rPr>
          <w:rStyle w:val="pxst"/>
        </w:rPr>
        <w:fldChar w:fldCharType="begin"/>
      </w:r>
      <w:r w:rsidRPr="00A25529">
        <w:rPr>
          <w:rStyle w:val="pxst"/>
        </w:rPr>
        <w:instrText>st.ref.id="I05REQA"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501</w:t>
      </w:r>
      <w:r w:rsidRPr="00A25529">
        <w:t>.</w:t>
      </w:r>
    </w:p>
    <w:p w14:paraId="7C3400F8" w14:textId="77777777" w:rsidR="00FB29D8" w:rsidRPr="00A25529" w:rsidRDefault="00FB29D8">
      <w:pPr>
        <w:pStyle w:val="pxformrefrr"/>
        <w:rPr>
          <w:sz w:val="24"/>
          <w:szCs w:val="24"/>
        </w:rPr>
      </w:pPr>
      <w:r w:rsidRPr="00A25529">
        <w:rPr>
          <w:rStyle w:val="pxvis"/>
          <w:rFonts w:cs="Arial"/>
          <w:bCs/>
          <w:sz w:val="50"/>
          <w:rPrChange w:id="3017" w:author="Cara Cardinale" w:date="2025-03-04T10:36:00Z">
            <w:rPr>
              <w:rStyle w:val="pxvis"/>
              <w:rFonts w:cs="Arial"/>
              <w:bCs/>
            </w:rPr>
          </w:rPrChange>
        </w:rPr>
        <w:t>Research References</w:t>
      </w:r>
    </w:p>
    <w:p w14:paraId="7216255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rc.ref.id="I05N70Y"</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82</w:t>
      </w:r>
      <w:ins w:id="3018" w:author="Cara Cardinale" w:date="2025-01-25T20:16:00Z">
        <w:r w:rsidR="00EE0480" w:rsidRPr="00A25529">
          <w:rPr>
            <w:rStyle w:val="pxrc"/>
          </w:rPr>
          <w:t>6</w:t>
        </w:r>
      </w:ins>
      <w:del w:id="3019" w:author="Cara Cardinale" w:date="2025-01-25T20:16:00Z">
        <w:r w:rsidRPr="00A25529" w:rsidDel="00EE0480">
          <w:rPr>
            <w:rStyle w:val="pxrc"/>
          </w:rPr>
          <w:delText>8</w:delText>
        </w:r>
      </w:del>
    </w:p>
    <w:p w14:paraId="56A3BFE4" w14:textId="77777777" w:rsidR="00FB29D8" w:rsidRPr="00A25529" w:rsidRDefault="00FB29D8">
      <w:pPr>
        <w:pStyle w:val="pxformrefn"/>
      </w:pPr>
      <w:r w:rsidRPr="00A25529">
        <w:t xml:space="preserve">ARTICLE IX. </w:t>
      </w:r>
    </w:p>
    <w:p w14:paraId="630571B5" w14:textId="77777777" w:rsidR="00FB29D8" w:rsidRPr="00A25529" w:rsidRDefault="00FB29D8">
      <w:pPr>
        <w:pStyle w:val="pxformrefnote"/>
        <w:spacing w:before="180"/>
      </w:pPr>
      <w:del w:id="3020" w:author="Cara Cardinale" w:date="2025-01-14T20:47:00Z">
        <w:r w:rsidRPr="00A25529" w:rsidDel="00CF1278">
          <w:delText>Drafter's Note</w:delText>
        </w:r>
      </w:del>
      <w:r w:rsidRPr="00A25529">
        <w:t xml:space="preserve"> </w:t>
      </w:r>
    </w:p>
    <w:p w14:paraId="62E80B7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st.ref.id="I05IZBM"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7B0C9E7B" w14:textId="77777777" w:rsidR="00FB29D8" w:rsidRPr="00A25529" w:rsidRDefault="00FB29D8">
      <w:pPr>
        <w:pStyle w:val="pxformrefrr"/>
        <w:rPr>
          <w:sz w:val="24"/>
          <w:szCs w:val="24"/>
        </w:rPr>
      </w:pPr>
      <w:r w:rsidRPr="00A25529">
        <w:rPr>
          <w:rStyle w:val="pxvis"/>
          <w:rFonts w:cs="Arial"/>
          <w:bCs/>
          <w:sz w:val="50"/>
          <w:rPrChange w:id="3021" w:author="Cara Cardinale" w:date="2025-03-04T10:36:00Z">
            <w:rPr>
              <w:rStyle w:val="pxvis"/>
              <w:rFonts w:cs="Arial"/>
              <w:bCs/>
            </w:rPr>
          </w:rPrChange>
        </w:rPr>
        <w:t>Research References</w:t>
      </w:r>
    </w:p>
    <w:p w14:paraId="2E28D51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rc.ref.id="I05ERMA"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022" w:author="Cara Cardinale" w:date="2025-01-12T16:17:00Z">
        <w:r w:rsidRPr="00A25529" w:rsidDel="00D9691D">
          <w:rPr>
            <w:rStyle w:val="pxrc"/>
          </w:rPr>
          <w:delText>830, 831</w:delText>
        </w:r>
      </w:del>
      <w:ins w:id="3023" w:author="Cara Cardinale" w:date="2025-01-12T16:17:00Z">
        <w:r w:rsidR="00D9691D" w:rsidRPr="00A25529">
          <w:rPr>
            <w:rStyle w:val="pxrc"/>
          </w:rPr>
          <w:t>828, 829</w:t>
        </w:r>
      </w:ins>
    </w:p>
    <w:p w14:paraId="6F8479E5" w14:textId="77777777" w:rsidR="00FB29D8" w:rsidRPr="00A25529" w:rsidRDefault="00FB29D8">
      <w:pPr>
        <w:pStyle w:val="pxformrefn"/>
      </w:pPr>
      <w:r w:rsidRPr="00A25529">
        <w:t xml:space="preserve">ARTICLE XI. </w:t>
      </w:r>
    </w:p>
    <w:p w14:paraId="48454784" w14:textId="77777777" w:rsidR="00FB29D8" w:rsidRPr="00A25529" w:rsidRDefault="00FB29D8">
      <w:pPr>
        <w:pStyle w:val="pxformrefnote"/>
        <w:spacing w:before="180"/>
      </w:pPr>
      <w:del w:id="3024" w:author="Cara Cardinale" w:date="2025-01-14T20:47:00Z">
        <w:r w:rsidRPr="00A25529" w:rsidDel="00CF1278">
          <w:delText>Drafter's Note</w:delText>
        </w:r>
      </w:del>
      <w:r w:rsidRPr="00A25529">
        <w:t xml:space="preserve"> </w:t>
      </w:r>
    </w:p>
    <w:p w14:paraId="24D5809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Every not-for-profit corporation is required to keep, at the office of the corporation, correct and complete books and records of account and minutes of the proceedings of its members, board, and executive committee, if any, and must keep at such office or at the office of its transfer agent or registrar in this state a list or record containing the names and addresses of all members, the class or classes of membership or capital certificates and the number of capital certificates held by each, and the dates when they respectively became the holders of record thereof. A corporation may keep its books and records of account in an office of the corporation without the state, as specified in its certificate of incorporation. Any of the foregoing books, minutes, and records may be in written form or in any other form capable of being converted into written form within a reasonable time. </w:t>
      </w:r>
      <w:r w:rsidRPr="00A25529">
        <w:rPr>
          <w:rStyle w:val="pxst"/>
          <w:color w:val="FF0000"/>
          <w:vertAlign w:val="superscript"/>
        </w:rPr>
        <w:t>►</w:t>
      </w:r>
      <w:r w:rsidRPr="00A25529">
        <w:rPr>
          <w:rStyle w:val="pxst"/>
        </w:rPr>
        <w:fldChar w:fldCharType="begin"/>
      </w:r>
      <w:r w:rsidRPr="00A25529">
        <w:rPr>
          <w:rStyle w:val="pxst"/>
        </w:rPr>
        <w:instrText>st.ref.id="I00J8PI"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621(a)</w:t>
      </w:r>
      <w:r w:rsidRPr="00A25529">
        <w:t>.</w:t>
      </w:r>
    </w:p>
    <w:p w14:paraId="2DB2574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person who has been a member of record of a corporation for at least six months immediately preceding his or her demand or any person holding or thereunto authorized in writing by the holders of at least 5</w:t>
      </w:r>
      <w:r w:rsidRPr="00A25529">
        <w:rPr>
          <w:vanish/>
        </w:rPr>
        <w:t>&amp;percnt;</w:t>
      </w:r>
      <w:r w:rsidRPr="00A25529">
        <w:rPr>
          <w:rStyle w:val="pxvis"/>
          <w:rFonts w:ascii="Times NewRoman" w:hAnsi="Times NewRoman"/>
          <w:b w:val="0"/>
          <w:sz w:val="24"/>
        </w:rPr>
        <w:t>%</w:t>
      </w:r>
      <w:r w:rsidRPr="00A25529">
        <w:t xml:space="preserve"> of any class of the outstanding capital certificates, upon at least five-days written demand, shall have the right to examine in person or by agent or attorney, during usual business hours, its minutes of the proceedings of its members and list or record of members and to make extracts therefrom. </w:t>
      </w:r>
      <w:r w:rsidRPr="00A25529">
        <w:rPr>
          <w:rStyle w:val="pxst"/>
          <w:color w:val="FF0000"/>
          <w:vertAlign w:val="superscript"/>
        </w:rPr>
        <w:t>►</w:t>
      </w:r>
      <w:r w:rsidRPr="00A25529">
        <w:rPr>
          <w:rStyle w:val="pxst"/>
        </w:rPr>
        <w:fldChar w:fldCharType="begin"/>
      </w:r>
      <w:r w:rsidRPr="00A25529">
        <w:rPr>
          <w:rStyle w:val="pxst"/>
        </w:rPr>
        <w:instrText>st.ref.id="I005728"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621(b)</w:t>
      </w:r>
      <w:r w:rsidRPr="00A25529">
        <w:t>.</w:t>
      </w:r>
    </w:p>
    <w:p w14:paraId="2DCB0A66" w14:textId="77777777" w:rsidR="00FB29D8" w:rsidRPr="00A25529" w:rsidRDefault="00FB29D8">
      <w:pPr>
        <w:pStyle w:val="pxformrefrr"/>
        <w:rPr>
          <w:sz w:val="24"/>
          <w:szCs w:val="24"/>
        </w:rPr>
      </w:pPr>
      <w:r w:rsidRPr="00A25529">
        <w:rPr>
          <w:rStyle w:val="pxvis"/>
          <w:rFonts w:cs="Arial"/>
          <w:bCs/>
          <w:sz w:val="50"/>
          <w:rPrChange w:id="3025" w:author="Cara Cardinale" w:date="2025-03-04T10:36:00Z">
            <w:rPr>
              <w:rStyle w:val="pxvis"/>
              <w:rFonts w:cs="Arial"/>
              <w:bCs/>
            </w:rPr>
          </w:rPrChange>
        </w:rPr>
        <w:t>Research References</w:t>
      </w:r>
    </w:p>
    <w:p w14:paraId="615AA91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rc.ref.id="I008074"</w:instrText>
      </w:r>
      <w:r w:rsidRPr="00A25529">
        <w:rPr>
          <w:rStyle w:val="pxrc"/>
        </w:rPr>
        <w:fldChar w:fldCharType="end"/>
      </w:r>
      <w:r w:rsidRPr="00A25529">
        <w:rPr>
          <w:rStyle w:val="pxrc"/>
        </w:rPr>
        <w:t>Admissibility of computerized private business records, 7 A.L.R.4th 8</w:t>
      </w:r>
    </w:p>
    <w:p w14:paraId="6E15E6D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rc.ref.id="I00ATC0"</w:instrText>
      </w:r>
      <w:r w:rsidRPr="00A25529">
        <w:rPr>
          <w:rStyle w:val="pxrc"/>
        </w:rPr>
        <w:fldChar w:fldCharType="end"/>
      </w:r>
      <w:r w:rsidRPr="00A25529">
        <w:rPr>
          <w:rStyle w:val="pxrc"/>
        </w:rPr>
        <w:t>What corporate documents are subject to shareholder's right to inspection, 88 A.L.R.3d 663</w:t>
      </w:r>
    </w:p>
    <w:p w14:paraId="5945C03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rc.ref.id="I00DMGW"</w:instrText>
      </w:r>
      <w:r w:rsidRPr="00A25529">
        <w:rPr>
          <w:rStyle w:val="pxrc"/>
        </w:rPr>
        <w:fldChar w:fldCharType="end"/>
      </w:r>
      <w:r w:rsidRPr="00A25529">
        <w:rPr>
          <w:rStyle w:val="pxrc"/>
        </w:rPr>
        <w:t>Right of stockholder to inspect corporate books or records in pursuit of social or political interest, as distinguished from financial interest, 50 A.L.R.3d 1056</w:t>
      </w:r>
    </w:p>
    <w:p w14:paraId="63ECC0F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rc.ref.id="I00GFLS"</w:instrText>
      </w:r>
      <w:r w:rsidRPr="00A25529">
        <w:rPr>
          <w:rStyle w:val="pxrc"/>
        </w:rPr>
        <w:fldChar w:fldCharType="end"/>
      </w:r>
      <w:r w:rsidRPr="00A25529">
        <w:rPr>
          <w:rStyle w:val="pxrc"/>
        </w:rPr>
        <w:t>Who has possession, custody, or control of corporate books or records for purposes of order to produce, 47 A.L.R.3d 676</w:t>
      </w:r>
    </w:p>
    <w:p w14:paraId="0CB4D28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rc.ref.id="I00J8QO"</w:instrText>
      </w:r>
      <w:r w:rsidRPr="00A25529">
        <w:rPr>
          <w:rStyle w:val="pxrc"/>
        </w:rPr>
        <w:fldChar w:fldCharType="end"/>
      </w:r>
      <w:r w:rsidRPr="00A25529">
        <w:rPr>
          <w:rStyle w:val="pxrc"/>
        </w:rPr>
        <w:t>Persons liable under statutes imposing, upon directors, officers, or trustees of a corporation, personal liability for its debts on account of their failure to file or publish reports, required by law, as to corporate matters, 39 A.L.R.3d 428</w:t>
      </w:r>
    </w:p>
    <w:p w14:paraId="0FFC468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rc.ref.id="I00M1VK"</w:instrText>
      </w:r>
      <w:r w:rsidRPr="00A25529">
        <w:rPr>
          <w:rStyle w:val="pxrc"/>
        </w:rPr>
        <w:fldChar w:fldCharType="end"/>
      </w:r>
      <w:r w:rsidRPr="00A25529">
        <w:rPr>
          <w:rStyle w:val="pxrc"/>
        </w:rPr>
        <w:t>Stockholder's right to inspect books and records of foreign corporation, 19 A.L.R.3d 869</w:t>
      </w:r>
    </w:p>
    <w:p w14:paraId="5C2979B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rc.ref.id="I00572A"</w:instrText>
      </w:r>
      <w:r w:rsidRPr="00A25529">
        <w:rPr>
          <w:rStyle w:val="pxrc"/>
        </w:rPr>
        <w:fldChar w:fldCharType="end"/>
      </w:r>
      <w:r w:rsidRPr="00A25529">
        <w:rPr>
          <w:rStyle w:val="pxrc"/>
        </w:rPr>
        <w:t>Right of member, officer, agent, or director of private corporation or unincorporated association to assert personal privilege against self-incrimination with respect to production of corporate books or records, 52 A.L.R.3d 636 (sec. 9 superseded by Availability of sole shareholder's Fifth Amendment privilege against self-incrimination to resist production of corporation's books and records--modern status, 87 A.L.R. Fed. 177).</w:t>
      </w:r>
      <w:r w:rsidRPr="00A25529">
        <w:t xml:space="preserve"> </w:t>
      </w:r>
      <w:del w:id="3026" w:author="Cara Cardinale" w:date="2025-01-25T20:17:00Z">
        <w:r w:rsidRPr="00A25529" w:rsidDel="00EE0480">
          <w:delText xml:space="preserve">(sec. 9 superseded by </w:delText>
        </w:r>
        <w:r w:rsidRPr="00A25529" w:rsidDel="00EE0480">
          <w:rPr>
            <w:rStyle w:val="pxrc"/>
            <w:color w:val="FF0000"/>
            <w:vertAlign w:val="superscript"/>
          </w:rPr>
          <w:delText>►</w:delText>
        </w:r>
        <w:r w:rsidRPr="00A25529" w:rsidDel="00EE0480">
          <w:rPr>
            <w:rStyle w:val="pxrc"/>
          </w:rPr>
          <w:fldChar w:fldCharType="begin"/>
        </w:r>
        <w:r w:rsidRPr="00A25529" w:rsidDel="00EE0480">
          <w:rPr>
            <w:rStyle w:val="pxrc"/>
          </w:rPr>
          <w:delInstrText>rc.ref.id="I008076"</w:delInstrText>
        </w:r>
        <w:r w:rsidRPr="00A25529" w:rsidDel="00EE0480">
          <w:rPr>
            <w:rStyle w:val="pxrc"/>
          </w:rPr>
          <w:fldChar w:fldCharType="end"/>
        </w:r>
        <w:r w:rsidRPr="00A25529" w:rsidDel="00EE0480">
          <w:rPr>
            <w:rStyle w:val="pxrc"/>
          </w:rPr>
          <w:delText>Availability of sole shareholder's Fifth Amendment privilege against self-incrimination to resist production of corporation's books and records--modern status, 87 A.L.R. Fed. 177</w:delText>
        </w:r>
        <w:r w:rsidRPr="00A25529" w:rsidDel="00EE0480">
          <w:delText>)</w:delText>
        </w:r>
      </w:del>
    </w:p>
    <w:p w14:paraId="3E2F137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rc.ref.id="I00ATC2"</w:instrText>
      </w:r>
      <w:r w:rsidRPr="00A25529">
        <w:rPr>
          <w:rStyle w:val="pxrc"/>
        </w:rPr>
        <w:fldChar w:fldCharType="end"/>
      </w:r>
      <w:r w:rsidRPr="00A25529">
        <w:rPr>
          <w:rStyle w:val="pxrc"/>
        </w:rPr>
        <w:t>Availability of sole shareholder's Fifth Amendment privilege against self-incrimination to resist production of corporation's books and records--modern status, 87 A.L.R. Fed. 177</w:t>
      </w:r>
    </w:p>
    <w:p w14:paraId="2F0A4F4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rc.ref.id="I00DMGY"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027" w:author="Cara Cardinale" w:date="2025-01-25T21:27:00Z">
        <w:r w:rsidRPr="00A25529" w:rsidDel="00394E21">
          <w:rPr>
            <w:rStyle w:val="pxrc"/>
          </w:rPr>
          <w:delText>385 to 421</w:delText>
        </w:r>
      </w:del>
      <w:ins w:id="3028" w:author="Cara Cardinale" w:date="2025-01-25T21:27:00Z">
        <w:r w:rsidR="00394E21" w:rsidRPr="00A25529">
          <w:rPr>
            <w:rStyle w:val="pxrc"/>
          </w:rPr>
          <w:t>404 to 419</w:t>
        </w:r>
      </w:ins>
    </w:p>
    <w:p w14:paraId="398F9C6D" w14:textId="77777777" w:rsidR="00FB29D8" w:rsidRPr="00A25529" w:rsidRDefault="00FB29D8">
      <w:pPr>
        <w:pStyle w:val="pxformrefn"/>
      </w:pPr>
      <w:r w:rsidRPr="00A25529">
        <w:t xml:space="preserve">Section 11.4. </w:t>
      </w:r>
    </w:p>
    <w:p w14:paraId="5570C854" w14:textId="77777777" w:rsidR="00FB29D8" w:rsidRPr="00A25529" w:rsidRDefault="00FB29D8">
      <w:pPr>
        <w:pStyle w:val="pxformrefnote"/>
        <w:spacing w:before="180"/>
      </w:pPr>
      <w:del w:id="3029" w:author="Cara Cardinale" w:date="2025-01-14T20:47:00Z">
        <w:r w:rsidRPr="00A25529" w:rsidDel="00CF1278">
          <w:delText>Drafter's Note</w:delText>
        </w:r>
      </w:del>
      <w:r w:rsidRPr="00A25529">
        <w:t xml:space="preserve"> </w:t>
      </w:r>
    </w:p>
    <w:p w14:paraId="62C22A5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This provision is authorized by the N.Y. Not-for-Profit Corp. Law. See </w:t>
      </w:r>
      <w:r w:rsidRPr="00A25529">
        <w:rPr>
          <w:rStyle w:val="pxst"/>
          <w:color w:val="FF0000"/>
          <w:vertAlign w:val="superscript"/>
        </w:rPr>
        <w:t>►</w:t>
      </w:r>
      <w:r w:rsidRPr="00A25529">
        <w:rPr>
          <w:rStyle w:val="pxst"/>
        </w:rPr>
        <w:fldChar w:fldCharType="begin"/>
      </w:r>
      <w:r w:rsidRPr="00A25529">
        <w:rPr>
          <w:rStyle w:val="pxst"/>
        </w:rPr>
        <w:instrText>st.ref.id="I00GFLU"</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606, 711(c)</w:t>
      </w:r>
      <w:r w:rsidRPr="00A25529">
        <w:t>.</w:t>
      </w:r>
    </w:p>
    <w:p w14:paraId="4DDF0DB1" w14:textId="77777777" w:rsidR="00FB29D8" w:rsidRPr="00A25529" w:rsidRDefault="00FB29D8">
      <w:pPr>
        <w:pStyle w:val="pxformrefrr"/>
        <w:rPr>
          <w:sz w:val="24"/>
          <w:szCs w:val="24"/>
        </w:rPr>
      </w:pPr>
      <w:r w:rsidRPr="00A25529">
        <w:rPr>
          <w:rStyle w:val="pxvis"/>
          <w:rFonts w:cs="Arial"/>
          <w:bCs/>
          <w:sz w:val="50"/>
          <w:rPrChange w:id="3030" w:author="Cara Cardinale" w:date="2025-03-04T10:36:00Z">
            <w:rPr>
              <w:rStyle w:val="pxvis"/>
              <w:rFonts w:cs="Arial"/>
              <w:bCs/>
            </w:rPr>
          </w:rPrChange>
        </w:rPr>
        <w:t>Research References</w:t>
      </w:r>
    </w:p>
    <w:p w14:paraId="011D211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rc.ref.id="I00577Y"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60</w:t>
      </w:r>
      <w:ins w:id="3031" w:author="Cara Cardinale" w:date="2025-01-25T20:33:00Z">
        <w:r w:rsidR="001F5CE1" w:rsidRPr="00A25529">
          <w:rPr>
            <w:rStyle w:val="pxrc"/>
          </w:rPr>
          <w:t>0</w:t>
        </w:r>
      </w:ins>
      <w:del w:id="3032" w:author="Cara Cardinale" w:date="2025-01-25T20:33:00Z">
        <w:r w:rsidRPr="00A25529" w:rsidDel="001F5CE1">
          <w:rPr>
            <w:rStyle w:val="pxrc"/>
          </w:rPr>
          <w:delText>5</w:delText>
        </w:r>
      </w:del>
      <w:r w:rsidRPr="00A25529">
        <w:rPr>
          <w:rStyle w:val="pxrc"/>
        </w:rPr>
        <w:t>, 90</w:t>
      </w:r>
      <w:ins w:id="3033" w:author="Cara Cardinale" w:date="2025-01-25T20:32:00Z">
        <w:r w:rsidR="001F5CE1" w:rsidRPr="00A25529">
          <w:rPr>
            <w:rStyle w:val="pxrc"/>
          </w:rPr>
          <w:t>7</w:t>
        </w:r>
      </w:ins>
      <w:del w:id="3034" w:author="Cara Cardinale" w:date="2025-01-25T20:31:00Z">
        <w:r w:rsidRPr="00A25529" w:rsidDel="001F5CE1">
          <w:rPr>
            <w:rStyle w:val="pxrc"/>
          </w:rPr>
          <w:delText>9</w:delText>
        </w:r>
      </w:del>
    </w:p>
    <w:p w14:paraId="558AFE0A" w14:textId="77777777" w:rsidR="00FB29D8" w:rsidRPr="00A25529" w:rsidRDefault="00FB29D8">
      <w:pPr>
        <w:pStyle w:val="pxformrefn"/>
      </w:pPr>
      <w:r w:rsidRPr="00A25529">
        <w:t xml:space="preserve">ARTICLE XII. </w:t>
      </w:r>
    </w:p>
    <w:p w14:paraId="5040B68D" w14:textId="77777777" w:rsidR="00FB29D8" w:rsidRPr="00A25529" w:rsidRDefault="00FB29D8">
      <w:pPr>
        <w:pStyle w:val="pxformrefnote"/>
        <w:spacing w:before="180"/>
      </w:pPr>
      <w:del w:id="3035" w:author="Cara Cardinale" w:date="2025-01-14T20:47:00Z">
        <w:r w:rsidRPr="00A25529" w:rsidDel="00CF1278">
          <w:delText>Drafter's Note</w:delText>
        </w:r>
      </w:del>
      <w:r w:rsidRPr="00A25529">
        <w:t xml:space="preserve"> </w:t>
      </w:r>
    </w:p>
    <w:p w14:paraId="5DA81A4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st.ref.id="I0080CU"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15044A6B" w14:textId="77777777" w:rsidR="00FB29D8" w:rsidRPr="00A25529" w:rsidRDefault="00FB29D8">
      <w:pPr>
        <w:pStyle w:val="pxformrefrr"/>
        <w:rPr>
          <w:sz w:val="24"/>
          <w:szCs w:val="24"/>
        </w:rPr>
      </w:pPr>
      <w:r w:rsidRPr="00A25529">
        <w:rPr>
          <w:rStyle w:val="pxvis"/>
          <w:rFonts w:cs="Arial"/>
          <w:bCs/>
          <w:sz w:val="50"/>
          <w:rPrChange w:id="3036" w:author="Cara Cardinale" w:date="2025-03-04T10:36:00Z">
            <w:rPr>
              <w:rStyle w:val="pxvis"/>
              <w:rFonts w:cs="Arial"/>
              <w:bCs/>
            </w:rPr>
          </w:rPrChange>
        </w:rPr>
        <w:t>Research References</w:t>
      </w:r>
    </w:p>
    <w:p w14:paraId="60A7A8A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rc.ref.id="I00ATHQ"</w:instrText>
      </w:r>
      <w:r w:rsidRPr="00A25529">
        <w:rPr>
          <w:rStyle w:val="pxrc"/>
        </w:rPr>
        <w:fldChar w:fldCharType="end"/>
      </w:r>
      <w:r w:rsidRPr="00A25529">
        <w:rPr>
          <w:rStyle w:val="pxrc"/>
        </w:rPr>
        <w:t xml:space="preserve">N.Y. Jur. 2d, Business Relationships </w:t>
      </w:r>
      <w:r w:rsidRPr="00A25529">
        <w:rPr>
          <w:rStyle w:val="pxrc"/>
          <w:vanish/>
        </w:rPr>
        <w:t>&amp;s;</w:t>
      </w:r>
      <w:del w:id="3037"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3038" w:author="Cara Cardinale" w:date="2025-01-23T12:57:00Z">
        <w:r w:rsidR="00F97A90" w:rsidRPr="00A25529">
          <w:rPr>
            <w:rStyle w:val="pxvis"/>
            <w:rFonts w:ascii="Times NewRoman" w:hAnsi="Times NewRoman"/>
            <w:b w:val="0"/>
            <w:sz w:val="24"/>
          </w:rPr>
          <w:t>§127</w:t>
        </w:r>
      </w:ins>
    </w:p>
    <w:p w14:paraId="1AFF3C29" w14:textId="77777777" w:rsidR="00FB29D8" w:rsidRPr="00A25529" w:rsidRDefault="00FB29D8">
      <w:pPr>
        <w:pStyle w:val="pxs"/>
        <w:spacing w:before="180"/>
        <w:rPr>
          <w:rPrChange w:id="3039" w:author="Cara Cardinale" w:date="2025-03-04T10:36:00Z">
            <w:rPr>
              <w:sz w:val="27"/>
            </w:rPr>
          </w:rPrChange>
        </w:rPr>
      </w:pPr>
      <w:r w:rsidRPr="00A25529">
        <w:rPr>
          <w:rPrChange w:id="3040" w:author="Cara Cardinale" w:date="2025-03-04T10:36:00Z">
            <w:rPr>
              <w:sz w:val="27"/>
            </w:rPr>
          </w:rPrChange>
        </w:rPr>
        <w:t>30:98. Bylaws</w:t>
      </w:r>
      <w:r w:rsidRPr="00A25529">
        <w:rPr>
          <w:rStyle w:val="pxsep"/>
        </w:rPr>
        <w:t xml:space="preserve">-- </w:t>
      </w:r>
      <w:r w:rsidRPr="00A25529">
        <w:rPr>
          <w:rPrChange w:id="3041" w:author="Cara Cardinale" w:date="2025-03-04T10:36:00Z">
            <w:rPr>
              <w:sz w:val="27"/>
            </w:rPr>
          </w:rPrChange>
        </w:rPr>
        <w:t>Social club</w:t>
      </w:r>
      <w:r w:rsidRPr="00A25529">
        <w:rPr>
          <w:rStyle w:val="pxsep"/>
        </w:rPr>
        <w:t xml:space="preserve">-- </w:t>
      </w:r>
      <w:r w:rsidRPr="00A25529">
        <w:rPr>
          <w:rPrChange w:id="3042" w:author="Cara Cardinale" w:date="2025-03-04T10:36:00Z">
            <w:rPr>
              <w:sz w:val="27"/>
            </w:rPr>
          </w:rPrChange>
        </w:rPr>
        <w:t>With alternative provisions</w:t>
      </w:r>
    </w:p>
    <w:p w14:paraId="4CB3AAAA" w14:textId="77777777" w:rsidR="00FB29D8" w:rsidRPr="00A25529" w:rsidRDefault="00FB29D8">
      <w:pPr>
        <w:pStyle w:val="pxov"/>
        <w:rPr>
          <w:vanish/>
        </w:rPr>
      </w:pPr>
      <w:r w:rsidRPr="00A25529">
        <w:rPr>
          <w:vanish/>
        </w:rPr>
        <w:t>FMS</w:t>
      </w:r>
    </w:p>
    <w:p w14:paraId="23A71752" w14:textId="77777777" w:rsidR="00FB29D8" w:rsidRPr="00A25529" w:rsidRDefault="00FB29D8">
      <w:pPr>
        <w:pStyle w:val="pxov"/>
        <w:rPr>
          <w:vanish/>
        </w:rPr>
      </w:pPr>
      <w:r w:rsidRPr="00A25529">
        <w:rPr>
          <w:vanish/>
        </w:rPr>
        <w:t>NFP</w:t>
      </w:r>
    </w:p>
    <w:p w14:paraId="5C367D47" w14:textId="77777777" w:rsidR="00FB29D8" w:rsidRPr="00A25529" w:rsidRDefault="00FB29D8">
      <w:pPr>
        <w:pStyle w:val="pxov"/>
        <w:rPr>
          <w:vanish/>
        </w:rPr>
      </w:pPr>
      <w:r w:rsidRPr="00A25529">
        <w:rPr>
          <w:vanish/>
        </w:rPr>
        <w:t>COL</w:t>
      </w:r>
    </w:p>
    <w:p w14:paraId="3170FA7D" w14:textId="77777777" w:rsidR="00FB29D8" w:rsidRPr="00A25529" w:rsidRDefault="00FB29D8">
      <w:pPr>
        <w:pStyle w:val="pxov"/>
        <w:rPr>
          <w:vanish/>
        </w:rPr>
      </w:pPr>
      <w:r w:rsidRPr="00A25529">
        <w:rPr>
          <w:vanish/>
        </w:rPr>
        <w:t>FCV</w:t>
      </w:r>
    </w:p>
    <w:p w14:paraId="56466440" w14:textId="77777777" w:rsidR="00FB29D8" w:rsidRPr="00A25529" w:rsidRDefault="00FB29D8">
      <w:pPr>
        <w:pStyle w:val="pxov"/>
        <w:rPr>
          <w:vanish/>
        </w:rPr>
      </w:pPr>
      <w:r w:rsidRPr="00A25529">
        <w:rPr>
          <w:vanish/>
        </w:rPr>
        <w:t>FTR</w:t>
      </w:r>
    </w:p>
    <w:p w14:paraId="6580D918" w14:textId="77777777" w:rsidR="00FB29D8" w:rsidRPr="00A25529" w:rsidRDefault="00FB29D8">
      <w:pPr>
        <w:pStyle w:val="pxov"/>
        <w:rPr>
          <w:vanish/>
        </w:rPr>
      </w:pPr>
      <w:r w:rsidRPr="00A25529">
        <w:rPr>
          <w:vanish/>
        </w:rPr>
        <w:t>EBL</w:t>
      </w:r>
    </w:p>
    <w:p w14:paraId="1B155280" w14:textId="77777777" w:rsidR="00FB29D8" w:rsidRPr="00A25529" w:rsidRDefault="00FB29D8">
      <w:pPr>
        <w:pStyle w:val="pxov"/>
        <w:rPr>
          <w:vanish/>
        </w:rPr>
      </w:pPr>
      <w:r w:rsidRPr="00A25529">
        <w:rPr>
          <w:vanish/>
        </w:rPr>
        <w:t>TEM</w:t>
      </w:r>
    </w:p>
    <w:p w14:paraId="1C0AB7BE" w14:textId="77777777" w:rsidR="00FB29D8" w:rsidRPr="00A25529" w:rsidRDefault="00FB29D8">
      <w:pPr>
        <w:pStyle w:val="pxov"/>
        <w:rPr>
          <w:vanish/>
        </w:rPr>
      </w:pPr>
      <w:r w:rsidRPr="00A25529">
        <w:rPr>
          <w:vanish/>
        </w:rPr>
        <w:t>MTD</w:t>
      </w:r>
    </w:p>
    <w:p w14:paraId="6237B330"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form.fid="Id551b4801b6411e684899cfd92da4eb0"</w:instrText>
      </w:r>
      <w:r w:rsidRPr="00A25529">
        <w:fldChar w:fldCharType="end"/>
      </w:r>
      <w:r w:rsidRPr="00A25529">
        <w:t xml:space="preserve">BYLAWS of </w:t>
      </w:r>
      <w:r w:rsidRPr="00A25529">
        <w:rPr>
          <w:rStyle w:val="pxfinstr"/>
          <w:i/>
          <w:iCs/>
        </w:rPr>
        <w:t>[NAME OF CORPORATION]</w:t>
      </w:r>
      <w:r w:rsidRPr="00A25529">
        <w:t xml:space="preserve"> </w:t>
      </w:r>
    </w:p>
    <w:p w14:paraId="0DE21700" w14:textId="77777777" w:rsidR="00FB29D8" w:rsidRPr="00A25529" w:rsidRDefault="00FB29D8">
      <w:pPr>
        <w:pStyle w:val="pxformfl"/>
        <w:ind w:left="500"/>
      </w:pPr>
      <w:r w:rsidRPr="00A25529">
        <w:t xml:space="preserve"> </w:t>
      </w:r>
    </w:p>
    <w:p w14:paraId="3599175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  OFFICES</w:t>
      </w:r>
    </w:p>
    <w:p w14:paraId="4D2060BB" w14:textId="77777777" w:rsidR="00FB29D8" w:rsidRPr="00A25529" w:rsidRDefault="00FB29D8">
      <w:pPr>
        <w:pStyle w:val="pxformfl"/>
        <w:ind w:left="500"/>
      </w:pPr>
      <w:r w:rsidRPr="00A25529">
        <w:t xml:space="preserve"> </w:t>
      </w:r>
    </w:p>
    <w:p w14:paraId="6E2BCBC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1.01. Location. </w:t>
      </w:r>
    </w:p>
    <w:p w14:paraId="2134CB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principal office of the Corporation within the State of New York is located at </w:t>
      </w:r>
      <w:r w:rsidRPr="00A25529">
        <w:rPr>
          <w:rStyle w:val="pxfinstr"/>
          <w:i/>
          <w:iCs/>
        </w:rPr>
        <w:t>[office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The Corporation may also maintain additional offices at other places within or outside the State of New York as the Board of Directors may, from time to time, determine.</w:t>
      </w:r>
    </w:p>
    <w:p w14:paraId="017F7BF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  MEMBERS</w:t>
      </w:r>
    </w:p>
    <w:p w14:paraId="12C48AA8" w14:textId="77777777" w:rsidR="00FB29D8" w:rsidRPr="00A25529" w:rsidRDefault="00FB29D8">
      <w:pPr>
        <w:pStyle w:val="pxformfl"/>
        <w:ind w:left="500"/>
      </w:pPr>
      <w:r w:rsidRPr="00A25529">
        <w:t xml:space="preserve"> </w:t>
      </w:r>
    </w:p>
    <w:p w14:paraId="1907F82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2.01. Who Are Members. </w:t>
      </w:r>
    </w:p>
    <w:p w14:paraId="61C864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members of the Corporation consist of any person </w:t>
      </w:r>
      <w:r w:rsidRPr="00A25529">
        <w:rPr>
          <w:rStyle w:val="pxfinstr"/>
          <w:i/>
          <w:iCs/>
        </w:rPr>
        <w:t>[list of qualifications for membership]</w:t>
      </w:r>
      <w:r w:rsidRPr="00A25529">
        <w:t xml:space="preserve"> as may be elected by a member of the Corporation from time to time by the vote of the </w:t>
      </w:r>
      <w:r w:rsidRPr="00A25529">
        <w:rPr>
          <w:rStyle w:val="pxfinstr"/>
          <w:i/>
          <w:iCs/>
        </w:rPr>
        <w:t>[then acting members/Board of Directors]</w:t>
      </w:r>
      <w:r w:rsidRPr="00A25529">
        <w:t>.</w:t>
      </w:r>
    </w:p>
    <w:p w14:paraId="5FBAA62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2.02. Transfer, Term, and Termination of Membership. </w:t>
      </w:r>
    </w:p>
    <w:p w14:paraId="16861A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Membership in the Corporation </w:t>
      </w:r>
      <w:r w:rsidRPr="00A25529">
        <w:rPr>
          <w:rStyle w:val="pxfinstr"/>
          <w:i/>
          <w:iCs/>
        </w:rPr>
        <w:t>[shall/shall not be transferable]</w:t>
      </w:r>
      <w:r w:rsidRPr="00A25529">
        <w:t xml:space="preserve">. The term of office of any member is </w:t>
      </w:r>
      <w:r w:rsidRPr="00A25529">
        <w:rPr>
          <w:rStyle w:val="pxfinstr"/>
          <w:i/>
          <w:iCs/>
        </w:rPr>
        <w:t>[[number of years] years/for life, unless otherwise specified at the time of the member's election]</w:t>
      </w:r>
      <w:r w:rsidRPr="00A25529">
        <w:t>.</w:t>
      </w:r>
    </w:p>
    <w:p w14:paraId="31B016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Notwithstanding the foregoing, any member, after having fulfilled all obligations to the Corporation, may resign by giving written notice to the Secretary of the Corporation (any such resignation to take effect as specified in the resignation, or if not so specified, upon receipt by the Secretary), and any member may be removed or suspended at any time, </w:t>
      </w:r>
      <w:r w:rsidRPr="00A25529">
        <w:rPr>
          <w:rStyle w:val="pxfinstr"/>
          <w:i/>
          <w:iCs/>
        </w:rPr>
        <w:t>[with/without]</w:t>
      </w:r>
      <w:r w:rsidRPr="00A25529">
        <w:t xml:space="preserve"> cause by majority vote of the other members.</w:t>
      </w:r>
    </w:p>
    <w:p w14:paraId="4B6E065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2.03. Annual Meeting. </w:t>
      </w:r>
    </w:p>
    <w:p w14:paraId="56F697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meeting of the members of the Corporation shall be held annually for the election of directors and the transaction of any other business that properly comes before the meeting </w:t>
      </w:r>
      <w:r w:rsidRPr="00A25529">
        <w:rPr>
          <w:rStyle w:val="pxfinstr"/>
          <w:i/>
          <w:iCs/>
        </w:rPr>
        <w:t>[on the [date of meeting]/if that day is a legal holiday where the meeting is to be held, then on the next succeeding business day/on a date to be determined annually by the members]</w:t>
      </w:r>
      <w:r w:rsidRPr="00A25529">
        <w:t>.</w:t>
      </w:r>
    </w:p>
    <w:p w14:paraId="4D2CEC1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2.04. Special Meetings. </w:t>
      </w:r>
    </w:p>
    <w:p w14:paraId="4F6979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Special meetings of the members may be called by the </w:t>
      </w:r>
      <w:r w:rsidRPr="00A25529">
        <w:rPr>
          <w:rStyle w:val="pxfinstr"/>
          <w:i/>
          <w:iCs/>
        </w:rPr>
        <w:t>[Board of Directors/President/Secretary]</w:t>
      </w:r>
      <w:r w:rsidRPr="00A25529">
        <w:t>. Special meetings may also be convened by the members entitled to cast at least 10</w:t>
      </w:r>
      <w:r w:rsidRPr="00A25529">
        <w:rPr>
          <w:vanish/>
        </w:rPr>
        <w:t>&amp;percnt;</w:t>
      </w:r>
      <w:r w:rsidRPr="00A25529">
        <w:rPr>
          <w:rStyle w:val="pxvis"/>
          <w:rFonts w:ascii="Times NewRoman" w:hAnsi="Times NewRoman"/>
          <w:b w:val="0"/>
          <w:sz w:val="24"/>
        </w:rPr>
        <w:t>%</w:t>
      </w:r>
      <w:r w:rsidRPr="00A25529">
        <w:t xml:space="preserve"> of the total number of votes entitled to be cast at the special meeting, who may, in writing, demand the call of a special meeting specifying the date and month of the meeting, which shall not be less than two nor more than three months from the date of the written demand. The Secretary of the Corporation, upon receiving the written demand, shall promptly give notice of the special meeting, or, if he or she fails to do so within five business days after receiving the written demand, any member signing that demand may give notice.</w:t>
      </w:r>
    </w:p>
    <w:p w14:paraId="1C5CAE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Notice of a special meeting shall state the purpose or purposes for which the meeting is called and indicate that it is being issued by or at the direction of the person or persons calling the meeting. Special meetings shall be held at a place, date, and hour within or without the State of New York as may be specified in the notice of the meeting, provided that, if no place is specified in the notice, then the special meeting shall be held at the office of the Corporation.</w:t>
      </w:r>
    </w:p>
    <w:p w14:paraId="2AA2AEB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2.05. Record Date for Meetings and Other Actions. </w:t>
      </w:r>
    </w:p>
    <w:p w14:paraId="3E16B1B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For the purpose of determining which members are entitled to notice of or to vote at any meeting of members or any adjournment of such a meeting, to express consent to or dissent from any proposal without a meeting, or for the purpose of determining members entitled to receive any distribution or the allotment of any rights, or for the purpose of any other action by the members, the Board of Directors may fix, in advance, a date as the record date for any such determination of members. This record date shall not be more than 50 nor less than 10 days before the date of the meeting. If no record date is fixed by the Board of Directors: (1) the record date for the determination of members entitled to vote at a meeting of members shall be at the close of business on the day next preceding the day on which notice is given, or, if no notice is given, the day on which the meeting is held; and (2) the record date for determining members for any purpose other than that specified above shall be at the close of business on the day on which the resolution of the Board of Directors relating to the purpose is adopted.</w:t>
      </w:r>
    </w:p>
    <w:p w14:paraId="07ABF1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determination of members of record entitled to notice of or to vote at any meeting of members, which has been made in accordance with this Section 2.05, shall apply to any adjournment of such a meeting, unless the Board of Directors fixes a new record date under this Section for the adjourned meeting.</w:t>
      </w:r>
    </w:p>
    <w:p w14:paraId="6A5B99C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2.06. Notice of Meetings. </w:t>
      </w:r>
    </w:p>
    <w:p w14:paraId="57284E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Whenever members are required or permitted to take any action at a meeting, written notice shall be given to the members by the Secretary that states the place, date, and hour of the meeting and, unless it is the annual meeting, that indicates that it is being issued by or at the direction of the person or persons calling the meeting. As provided in Section 2.03, notice of a special meeting shall also state the purpose or purposes for which the meeting is called. A copy of the notice of any meeting shall be given, personally, by mail, or by facsimile telecommunications or by electronic mail to each member entitled to vote at the meeting. If the notice is given personally or by first class mail or by facsimile telecommunications or by electronic mail, it shall be given not less than 10 nor more than 50 days before the date of the meeting; if mailed by any other class of mail, it shall be given not less than 30 nor more than 60 days before the date of the meeting. If mailed, the notice shall be given when deposited in the United States mail, with postage prep aid, directed to the member at his or her address as it appears on the record of members or, if he or she shall have filed, with the Secretary of the Corporation, a written request that notices to him or her be mailed to some other address, then directed to him or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w:t>
      </w:r>
    </w:p>
    <w:p w14:paraId="405576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When a meeting is adjourned to another time or place, it is not necessary to give any notice of the adjourned meeting if the time and place to which the meeting is adjourned are announced at the meeting at which the adjournment is taken, and at the adjourned meeting any business may be transacted that might have been transacted on the original date of the meeting. However, if, after the adjournment, the Board of Directors fixes a new record date for the adjourned meeting, a notice of the adjourned meeting shall be given to each member of record on the new record date entitled to notice under this Section 2.06.</w:t>
      </w:r>
    </w:p>
    <w:p w14:paraId="29A5659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2.07. Waivers of Notice. </w:t>
      </w:r>
    </w:p>
    <w:p w14:paraId="49380A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Notice of any members' meeting need not be given to any member who submits a signed waiver of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that meeting shall constitute a waiver of notice by that member.</w:t>
      </w:r>
    </w:p>
    <w:p w14:paraId="05E4BDA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2.08. List or Record of Members at Meetings. </w:t>
      </w:r>
    </w:p>
    <w:p w14:paraId="334B87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list or record of members entitled to vote as of the record date, certified by the Secretary, shall be produced at any meeting of members upon request made by any member who has given written notice to the Corporation at least 10 days prior to the meeting that the request will be made. If the right to vote at any meeting is challenged, the inspectors of election or the person presiding at the meeting shall require that the list or record of members be produced as evidence of the right of the persons challenged to vote at the meeting, and all persons who appear from that list or record to be members entitled to vote at the meeting may vote at the meeting.</w:t>
      </w:r>
    </w:p>
    <w:p w14:paraId="738FAFA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2.09. Quorum at Meetings. </w:t>
      </w:r>
    </w:p>
    <w:p w14:paraId="6A53B0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Except as otherwise provided by law, the Certificate of Incorporation or these Bylaws, members entitled to cast a majority of the total number of votes entitled to be cast at a meeting constitute a quorum at any meeting of members for the transaction of any business. Notwithstanding the foregoing, the members present at any meeting may adjourn any meeting to another time or place despite the absence of a quorum.</w:t>
      </w:r>
    </w:p>
    <w:p w14:paraId="27B3905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2.10. Presiding Officer and Secretary. </w:t>
      </w:r>
    </w:p>
    <w:p w14:paraId="2EB5B6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At any meeting of the members, if neither the Chair of the Board of Directors nor the President nor the Vice President nor a person designated by the Board to preside at the meeting is present, the members present shall appoint a presiding officer for the meeting. If neither the Secretary nor an Assistant Secretary is present, the appointee of the person presiding at the meeting shall act as secretary of the meeting.</w:t>
      </w:r>
    </w:p>
    <w:p w14:paraId="0C2CABA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2.11. Proxies. </w:t>
      </w:r>
    </w:p>
    <w:p w14:paraId="28C161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Every member entitled to vote at a meeting of members or to express consent or dissent without a meeting may authorize another person or persons to act for that member by proxy. Every proxy shall be signed by the member or by his or her attorney-in-fact. No proxy is valid after the expiration of 11 months from the date of the proxy unless otherwise provided in the proxy. Every proxy is revocable at the pleasure of the member executing it, except as otherwise provided by law. The authority of the holder of a proxy to act is not revoked by the incompetence or death of the member who executed the proxy unless, before the authority is exercised, written notice of an adjudication of the member's incompetence or death is received by the Secretary or an Assistant Secretary.</w:t>
      </w:r>
    </w:p>
    <w:p w14:paraId="1DD6DFE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2.12. Inspectors of Election. </w:t>
      </w:r>
    </w:p>
    <w:p w14:paraId="575743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in advance of any meeting of members, may appoint one or more inspectors to act at the meeting or any adjournment of the meeting. If inspectors are not so appointed, the person presiding at a meeting of members may and, on the request of any member entitled to vote at the meeting, shall appoint one or more inspectors, provided, however, that the requirement of inspectors at any meeting of members is waived unless compliance with the provisions of </w:t>
      </w:r>
      <w:r w:rsidRPr="00A25529">
        <w:rPr>
          <w:rStyle w:val="pxst"/>
          <w:color w:val="FF0000"/>
          <w:vertAlign w:val="superscript"/>
        </w:rPr>
        <w:t>►</w:t>
      </w:r>
      <w:r w:rsidRPr="00A25529">
        <w:rPr>
          <w:rStyle w:val="pxst"/>
        </w:rPr>
        <w:fldChar w:fldCharType="begin"/>
      </w:r>
      <w:r w:rsidRPr="00A25529">
        <w:rPr>
          <w:rStyle w:val="pxst"/>
        </w:rPr>
        <w:instrText>st.ref.id="I005782"</w:instrText>
      </w:r>
      <w:r w:rsidRPr="00A25529">
        <w:rPr>
          <w:rStyle w:val="pxst"/>
        </w:rPr>
        <w:fldChar w:fldCharType="end"/>
      </w:r>
      <w:r w:rsidRPr="00A25529">
        <w:rPr>
          <w:rStyle w:val="pxst"/>
        </w:rPr>
        <w:t>Section 610 of the N.Y. Not-for-Profit Corporation Law</w:t>
      </w:r>
      <w:r w:rsidRPr="00A25529">
        <w:t xml:space="preserve"> is expressly requested by a member present in person or by proxy and entitled to vote at that meeting. If any person appointed fails to appear or act, the vacancy may be filled by appointment made by the Board of Directors in advance of the meeting or at the meeting by the person presiding at the meeting. Each inspector, before entering upon the discharge of his or her duties, shall take and sign an oath to execute faithfully the duties of inspector with strict impartiality and according to the best of his or her ability.</w:t>
      </w:r>
    </w:p>
    <w:p w14:paraId="49D3EE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inspectors shall determine the number of members represented at the meeting; the existence of a quorum; and the validity and effect of proxies and shall receive votes, ballots, or consents; hear and determine all challenges and questions arising in connection with the right to vote; count and tabulate all votes, ballots, or consents; determine the result; and do any acts that are proper to conduct the election or vote with fairness to all members. On request of the person presiding at the meeting or any members entitled to vote at the meeting, the inspectors shall make a report in writing of any challenge, question or matter determined by them and execute a certificate of any fact found by them.</w:t>
      </w:r>
    </w:p>
    <w:p w14:paraId="6279FCD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2.13. Vote of Members. </w:t>
      </w:r>
    </w:p>
    <w:p w14:paraId="7CE558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Except as otherwise required by law, the Certificate of Incorporation or these Bylaws, whenever directors are to be elected by the members, they shall be elected by a plurality of the votes cast at a meeting of members by the members entitled to vote in the election. Whenever any corporate action, other than the election of directors is to be taken by vote of the members, it shall, except as otherwise required by law, the Certificate of Incorporation, or these Bylaws, be authorized by a majority of the votes cast at a meeting of members by the members entitled to vote on that matter.</w:t>
      </w:r>
    </w:p>
    <w:p w14:paraId="057217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Except as provided in the preceding paragraph, any reference in these Bylaws to corporate action at a meeting of members by </w:t>
      </w:r>
      <w:r w:rsidRPr="00A25529">
        <w:rPr>
          <w:vanish/>
        </w:rPr>
        <w:t>&amp;ldquo;</w:t>
      </w:r>
      <w:r w:rsidRPr="00A25529">
        <w:rPr>
          <w:rStyle w:val="pxvis"/>
          <w:rFonts w:ascii="Times NewRoman" w:hAnsi="Times NewRoman"/>
          <w:b w:val="0"/>
          <w:sz w:val="24"/>
        </w:rPr>
        <w:t>“</w:t>
      </w:r>
      <w:r w:rsidRPr="00A25529">
        <w:t>majority vote</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two-thirds vote</w:t>
      </w:r>
      <w:r w:rsidRPr="00A25529">
        <w:rPr>
          <w:vanish/>
        </w:rPr>
        <w:t>&amp;rdquo;</w:t>
      </w:r>
      <w:r w:rsidRPr="00A25529">
        <w:rPr>
          <w:rStyle w:val="pxvis"/>
          <w:rFonts w:ascii="Times NewRoman" w:hAnsi="Times NewRoman"/>
          <w:b w:val="0"/>
          <w:sz w:val="24"/>
        </w:rPr>
        <w:t>”</w:t>
      </w:r>
      <w:r w:rsidRPr="00A25529">
        <w:t xml:space="preserve"> requires the action to be taken by such proportion of the votes cast at the meeting, provided that the affirmative votes cast in favor of any such action are at least equal to the quorum. Blank votes or abstentions are not counted in the number of votes cast.</w:t>
      </w:r>
    </w:p>
    <w:p w14:paraId="04EDB7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Except as otherwise provided by law, every member of record of the Corporation entitled to vote on any matter at any meeting of members is entitled to one vote. Upon the demand of any member, the vote at any election of directors or upon any question before a meeting shall be by ballot; absent such a demand, the method of voting shall be discretionary with the person presiding at the meeting.</w:t>
      </w:r>
    </w:p>
    <w:p w14:paraId="2EB6241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2.14. Action by Members Without a Meeting. </w:t>
      </w:r>
    </w:p>
    <w:p w14:paraId="1C935F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Whenever under any provision of law, the Certificate of Incorporation, or these Bylaws, members are required or permitted to take any action by vote, such action may be taken without a meeting or written consent, setting forth the action so taken, signed by all of the members entitled to vote on the matter. Written consent thus given by all members entitled to vote has the same effect as a unanimous vote of members, and any certificate with respect to the authorization or taking of any such action which is delivered to the Department of State of the State of New York shall recite that the authorization was by unanimous written consent. The provisions of this Section 2.14 shall not be construed to alter or modify any provision in the Certificate of Incorporation under which the written consent of fewer than all of the members is sufficient for any corporate action if such provision does not conflict with any provision of law.</w:t>
      </w:r>
    </w:p>
    <w:p w14:paraId="5CB5F1A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III  BOARD OF DIRECTORS</w:t>
      </w:r>
    </w:p>
    <w:p w14:paraId="4B0433A9" w14:textId="77777777" w:rsidR="00FB29D8" w:rsidRPr="00A25529" w:rsidRDefault="00FB29D8">
      <w:pPr>
        <w:pStyle w:val="pxformfl"/>
        <w:ind w:left="500"/>
      </w:pPr>
      <w:r w:rsidRPr="00A25529">
        <w:t xml:space="preserve"> </w:t>
      </w:r>
    </w:p>
    <w:p w14:paraId="7B3EC9B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3.01. Power of Board and Qualification of Directors. </w:t>
      </w:r>
    </w:p>
    <w:p w14:paraId="32CE2E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Corporation shall be managed by its Board of Directors. Each director must be at least 18 years of age.</w:t>
      </w:r>
    </w:p>
    <w:p w14:paraId="2AD512A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3.02. Number of Directors. </w:t>
      </w:r>
    </w:p>
    <w:p w14:paraId="4B3A6A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number of directors constituting the entire Board shall be not less than three. Subject to this limitation, the entire Board shall consist of </w:t>
      </w:r>
      <w:r w:rsidRPr="00A25529">
        <w:rPr>
          <w:rStyle w:val="pxfinstr"/>
          <w:i/>
          <w:iCs/>
        </w:rPr>
        <w:t>[a given number/not less than [number of directors] nor more than [number of directors] directors as shall be determined from time to time by a majority of the entire Board]</w:t>
      </w:r>
      <w:r w:rsidRPr="00A25529">
        <w:t xml:space="preserve"> unless otherwise increased or decreased as provided below. The number of directors may be increased or decreased at any time and from time to time by amendment of the Bylaws, by action of the members or by majority vote of the entire Board, except that in no case may any decrease in the number of directors shorten the term of any incumbent director.</w:t>
      </w:r>
    </w:p>
    <w:p w14:paraId="1B21747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3.03. Election and Term of Directors. </w:t>
      </w:r>
    </w:p>
    <w:p w14:paraId="6D7E32E6" w14:textId="77777777" w:rsidR="00FB29D8" w:rsidRPr="00A25529" w:rsidRDefault="00FB29D8">
      <w:pPr>
        <w:pStyle w:val="pxformfl"/>
        <w:ind w:left="500"/>
      </w:pPr>
      <w:r w:rsidRPr="00A25529">
        <w:t xml:space="preserve"> </w:t>
      </w:r>
    </w:p>
    <w:p w14:paraId="1D73A5C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78AC9A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Directors shall be elected to a term of three years, except that:</w:t>
      </w:r>
    </w:p>
    <w:p w14:paraId="10A5FE2A" w14:textId="77777777" w:rsidR="00FB29D8" w:rsidRPr="00A25529" w:rsidRDefault="00FB29D8">
      <w:pPr>
        <w:pStyle w:val="pxformfl"/>
        <w:ind w:left="500"/>
      </w:pPr>
      <w:r w:rsidRPr="00A25529">
        <w:t xml:space="preserve"> </w:t>
      </w:r>
    </w:p>
    <w:p w14:paraId="4B14493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(1). </w:t>
      </w:r>
    </w:p>
    <w:p w14:paraId="644A2A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If the number of directors in any class is increased, the term of a director elected to such a newly created vacancy shall end at the same time as the term of other directors in that class;</w:t>
      </w:r>
    </w:p>
    <w:p w14:paraId="0C4221E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(2). </w:t>
      </w:r>
    </w:p>
    <w:p w14:paraId="601C3F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director elected to fill a vacancy shall be elected for the unexpired term of his or her predecessor in office and until his or her successor is elected and qualified;</w:t>
      </w:r>
    </w:p>
    <w:p w14:paraId="36BA8A5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(3). </w:t>
      </w:r>
    </w:p>
    <w:p w14:paraId="2D5955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w:t>
      </w:r>
      <w:r w:rsidRPr="00A25529">
        <w:rPr>
          <w:rStyle w:val="pxfinstr"/>
          <w:i/>
          <w:iCs/>
        </w:rPr>
        <w:t>[identification of year]</w:t>
      </w:r>
      <w:r w:rsidRPr="00A25529">
        <w:t xml:space="preserve"> and every third year after that year, the term of any </w:t>
      </w:r>
      <w:r w:rsidRPr="00A25529">
        <w:rPr>
          <w:rStyle w:val="pxfinstr"/>
          <w:i/>
          <w:iCs/>
        </w:rPr>
        <w:t>[director/trustee]</w:t>
      </w:r>
      <w:r w:rsidRPr="00A25529">
        <w:t xml:space="preserve"> in Class A shall end at the annual meeting of the Board;</w:t>
      </w:r>
    </w:p>
    <w:p w14:paraId="572F87D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(4). </w:t>
      </w:r>
    </w:p>
    <w:p w14:paraId="557C5C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w:t>
      </w:r>
      <w:r w:rsidRPr="00A25529">
        <w:rPr>
          <w:rStyle w:val="pxfinstr"/>
          <w:i/>
          <w:iCs/>
        </w:rPr>
        <w:t>[identification of year]</w:t>
      </w:r>
      <w:r w:rsidRPr="00A25529">
        <w:t xml:space="preserve"> and every third year after that year, the term of any </w:t>
      </w:r>
      <w:r w:rsidRPr="00A25529">
        <w:rPr>
          <w:rStyle w:val="pxfinstr"/>
          <w:i/>
          <w:iCs/>
        </w:rPr>
        <w:t>[director/trustee]</w:t>
      </w:r>
      <w:r w:rsidRPr="00A25529">
        <w:t xml:space="preserve"> in Class B shall end at the annual meeting of the Board; and</w:t>
      </w:r>
    </w:p>
    <w:p w14:paraId="1EEA7A8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(5). </w:t>
      </w:r>
    </w:p>
    <w:p w14:paraId="246B71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w:t>
      </w:r>
      <w:r w:rsidRPr="00A25529">
        <w:rPr>
          <w:rStyle w:val="pxfinstr"/>
          <w:i/>
          <w:iCs/>
        </w:rPr>
        <w:t>[identification of year]</w:t>
      </w:r>
      <w:r w:rsidRPr="00A25529">
        <w:t xml:space="preserve"> and every third year after that year, the term of any director in Class C shall end at the annual meeting of the Board.</w:t>
      </w:r>
    </w:p>
    <w:p w14:paraId="48DACC5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0CDD05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initial Board of Directors shall be comprised of those directors named in the Certificate of Incorporation. Thereafter, subject to the provisions of subsection A of this Section, directors shall be elected at an annual meeting of the Board of Directors by an affirmative vote of a majority of the directors, then in office, and each shall continue in office until his or her successor is elected or qualified (unless the Board of Directors, at the annual meeting, determines that there is to be no such immediate successor) or until his or her death, resignation, or removal. The tenure of incumbent members of the Board of Directors shall not be affected by an increase or decrease in the number of directors.</w:t>
      </w:r>
    </w:p>
    <w:p w14:paraId="162B196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3.04. Newly Created Directorships and Vacancies. </w:t>
      </w:r>
    </w:p>
    <w:p w14:paraId="0E79CE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Newly created directorships resulting from an increase in the number of directors elected and vacancies occurring in the Board, for any reason, may be filled </w:t>
      </w:r>
      <w:r w:rsidRPr="00A25529">
        <w:rPr>
          <w:rStyle w:val="pxfinstr"/>
          <w:i/>
          <w:iCs/>
        </w:rPr>
        <w:t>[by vote of the members/by vote of a majority of the directors then in office, although less than a quorum exists]</w:t>
      </w:r>
      <w:r w:rsidRPr="00A25529">
        <w:t>. A director elected to fill a vacancy shall hold office until the next annual meeting at which the election of directors is in the regular order of business and until his or her successor is elected and qualified. If newly created directorships are filled by the Board, there shall be no classification of the additional directors until the next annual meeting of members.</w:t>
      </w:r>
    </w:p>
    <w:p w14:paraId="71E1749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3.05. Resignation. </w:t>
      </w:r>
    </w:p>
    <w:p w14:paraId="714309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director may resign from office at any time by delivering a resignation in writing to the Corporation. The resignation takes effect at the time specified in the resignation, and unless otherwise specified, no acceptance of the resignation is necessary to make it effective.</w:t>
      </w:r>
    </w:p>
    <w:p w14:paraId="33C38C9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3.06. Removal of Directors. </w:t>
      </w:r>
    </w:p>
    <w:p w14:paraId="6FF457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Any or all of the directors may be removed </w:t>
      </w:r>
      <w:r w:rsidRPr="00A25529">
        <w:rPr>
          <w:rStyle w:val="pxfinstr"/>
          <w:i/>
          <w:iCs/>
        </w:rPr>
        <w:t>[with cause/with or without cause]</w:t>
      </w:r>
      <w:r w:rsidRPr="00A25529">
        <w:t>, by vote of the members. Any director may be removed with cause by vote of the Board of Directors, provided there is a quorum of not less than a majority present at the meeting of directors at which the removal action is taken.</w:t>
      </w:r>
    </w:p>
    <w:p w14:paraId="0BC7751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3.07. Meetings of the Board. </w:t>
      </w:r>
    </w:p>
    <w:p w14:paraId="7DE35D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Meetings of the Board of Directors, annual, regular, or special, may be held at any place within or without the State of New York as may be fixed by the Board from time to time or as is specified in the respective notice or waivers of notice of the meeting. An annual meeting of the Board for the appointment of officers shall be held on the day on which the annual meeting of the members is held, at the same place and as soon after the holding of such meeting of members as is practicable, and no notice of this meeting is necessary. The Board may fix times and places for regular meetings of the Board and no notice of these meetings need be given. Special meetings of the Board may be called at any time </w:t>
      </w:r>
      <w:r w:rsidRPr="00A25529">
        <w:rPr>
          <w:rStyle w:val="pxfinstr"/>
          <w:i/>
          <w:iCs/>
        </w:rPr>
        <w:t>[by the President/as determined by the board]</w:t>
      </w:r>
      <w:r w:rsidRPr="00A25529">
        <w:t>.</w:t>
      </w:r>
    </w:p>
    <w:p w14:paraId="168309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Notice of a meeting need not be given to any alternate director nor to a director who submits a signed waiver of notice whether before or after the meeting, or who attends the meeting without protesting, prior to the meeting or at its commencement, the lack of notice. A notice or waiver of notice need not specify the purpose of any regular or special meeting of the Board.</w:t>
      </w:r>
    </w:p>
    <w:p w14:paraId="3C1B6E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majority of the directors present, whether or not a quorum is present, may adjourn any meeting to another time and place. Notice of any adjournment of a meeting of the Board to another time or place shall be given to the directors who were not present at the time of the adjournment and, unless such time and place are announced at the meeting, to the other directors.</w:t>
      </w:r>
    </w:p>
    <w:p w14:paraId="03679EC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3.08. Quorum and Voting. </w:t>
      </w:r>
    </w:p>
    <w:p w14:paraId="394393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Unless a greater proportion is required by law, by the Certificate of Incorporation or by a Bylaw adopted by the members, a majority of the entire Board of Directors constitutes a quorum for the transaction of business or of any specified item of business, provided, however, that in the case that the number of the entire Board is 15 members or less, the quorum shall be at least one-third of the entire number of directors, and in the case of a board of more than 15 member, the quorum shall be at least five members plus one additional member for every 10 members (or fraction of that figure) in excess of 15. Except as otherwise provided by law or by these Bylaws, the vote of a majority of the directors present at a meeting at the time of the vote, if a quorum is present at that time, shall be the act of the Board.</w:t>
      </w:r>
    </w:p>
    <w:p w14:paraId="7088544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3.09. Written Consent of Directors; Meetings by Conference Telephone. </w:t>
      </w:r>
    </w:p>
    <w:p w14:paraId="39167A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action required or permitted to be taken by the Board of Directors or any committee of the Board of Directors may be taken without a meeting if all members of the Board or committee consent in writing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and set forth, or be submitted with, information from which it can reasonably be determined that the transmission was authorized by the director. Each resolution so adopted and the required written consents by members of the Board or committee shall be filed with the minutes of the proceedings of the Board or committee.</w:t>
      </w:r>
    </w:p>
    <w:p w14:paraId="2E6325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one or more members of the Board of Directors or of any committee of the Board of Directors may participate in a meeting of the Board or committee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2C9416B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3.10. Committees of the Board. </w:t>
      </w:r>
    </w:p>
    <w:p w14:paraId="48374484"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0B4C48FC" w14:textId="77777777" w:rsidR="00FB29D8" w:rsidRPr="00A25529" w:rsidRDefault="00FB29D8">
      <w:pPr>
        <w:pStyle w:val="pxformselis"/>
        <w:ind w:left="500"/>
      </w:pPr>
      <w:r w:rsidRPr="00A25529">
        <w:t xml:space="preserve"> </w:t>
      </w:r>
    </w:p>
    <w:p w14:paraId="08989489"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by resolution adopted by a majority of the entire Board, may designate from among its members an Executive Committee and other committees, each consisting of three or more directors and each of which, to the extent provided in the resolution, have all the authority of the Board, to the full extent permitted by law. The Board may designate one or more directors as alternate members of any committee, who may replace any absent member or members at any meeting of such committee.</w:t>
      </w:r>
    </w:p>
    <w:p w14:paraId="60870CF5"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may also create committees that it may deem desirable. The members of these committees shall be appointed by the Chair of the Board, if any, or by the President of the Corporation with the consent of the Board; committees shall only have the powers specifically delegated to them by the Board and in no case shall have powers which are not authorized for committees under the N.Y. Not-for-Profit Corporation Law.</w:t>
      </w:r>
    </w:p>
    <w:p w14:paraId="3808EDE5"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Each committee shall serve at the pleasure of the Board. The designation of any committee and the delegation to this committee of authority does not alone relieve any director of his or her duty to the Corporation under </w:t>
      </w:r>
      <w:r w:rsidRPr="00A25529">
        <w:rPr>
          <w:rStyle w:val="pxst"/>
          <w:color w:val="FF0000"/>
          <w:vertAlign w:val="superscript"/>
        </w:rPr>
        <w:t>►</w:t>
      </w:r>
      <w:r w:rsidRPr="00A25529">
        <w:rPr>
          <w:rStyle w:val="pxst"/>
        </w:rPr>
        <w:fldChar w:fldCharType="begin"/>
      </w:r>
      <w:r w:rsidRPr="00A25529">
        <w:rPr>
          <w:rStyle w:val="pxst"/>
        </w:rPr>
        <w:instrText>st.ref.id="I05VLZ6"</w:instrText>
      </w:r>
      <w:r w:rsidRPr="00A25529">
        <w:rPr>
          <w:rStyle w:val="pxst"/>
        </w:rPr>
        <w:fldChar w:fldCharType="end"/>
      </w:r>
      <w:r w:rsidRPr="00A25529">
        <w:rPr>
          <w:rStyle w:val="pxst"/>
        </w:rPr>
        <w:t>Section 717 of the New York Not-for-Profit Corporation Law</w:t>
      </w:r>
      <w:r w:rsidRPr="00A25529">
        <w:t>.</w:t>
      </w:r>
    </w:p>
    <w:p w14:paraId="499B2A54"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Committees, other than committees of the Board, are committees of the Corporation. These committees may be elected or appointed as officers of the Corporation, and provisions of the N.Y. Not-for-Profit Corporation Law applicable to officers generally shall apply to members of such committees.</w:t>
      </w:r>
      <w:r w:rsidRPr="00A25529">
        <w:rPr>
          <w:rStyle w:val="pxfinstr"/>
          <w:i/>
          <w:iCs/>
        </w:rPr>
        <w:t>[OR:]</w:t>
      </w:r>
    </w:p>
    <w:p w14:paraId="60B3C4EF" w14:textId="77777777" w:rsidR="00FB29D8" w:rsidRPr="00A25529" w:rsidRDefault="00FB29D8">
      <w:pPr>
        <w:pStyle w:val="pxformselis"/>
        <w:ind w:left="500"/>
      </w:pPr>
      <w:r w:rsidRPr="00A25529">
        <w:t xml:space="preserve"> </w:t>
      </w:r>
    </w:p>
    <w:p w14:paraId="6B96FEA8"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by resolution adopted by a majority of the entire Board, may designate from among its members an Executive Committee and other committees, each consisting of three or more directors, and each of which, to the extent provided in the resolution, have all the authority of the Board, except that no such committee shall have authority as to the following matters:</w:t>
      </w:r>
    </w:p>
    <w:p w14:paraId="1AB45A36" w14:textId="77777777" w:rsidR="00FB29D8" w:rsidRPr="00A25529" w:rsidRDefault="00FB29D8">
      <w:pPr>
        <w:pStyle w:val="pxformselfl"/>
        <w:ind w:left="900"/>
      </w:pPr>
      <w:r w:rsidRPr="00A25529">
        <w:t xml:space="preserve"> </w:t>
      </w:r>
    </w:p>
    <w:p w14:paraId="13F581BE"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4C7F0B5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Submission to members of any action requiring members' approval under the Not-for-Profit Corporation Law;</w:t>
      </w:r>
    </w:p>
    <w:p w14:paraId="40E421F0"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0AF6D9A5"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Filling vacancies in the Board of Directors or in any committee;</w:t>
      </w:r>
    </w:p>
    <w:p w14:paraId="3B08402C"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4692986C"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Fixing compensation of the Directors for serving on the Board or on any committee;</w:t>
      </w:r>
    </w:p>
    <w:p w14:paraId="00EE492B"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5079B99B"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Amending or repealing the Bylaws or adopting new Bylaws; and</w:t>
      </w:r>
    </w:p>
    <w:p w14:paraId="68D257FB"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(5). </w:t>
      </w:r>
    </w:p>
    <w:p w14:paraId="68863A55"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Amending or repealing any resolution of the Board which by its terms may not be so amended or repealed.</w:t>
      </w:r>
    </w:p>
    <w:p w14:paraId="0078BC4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may designate one or more Directors as alternate members of any committee, who may replace any absent member or members at any meeting of such committee.</w:t>
      </w:r>
    </w:p>
    <w:p w14:paraId="32DBAAC3"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may create any additional committees that it deems desirable, the members of any committee to be appointed by the Chair of the Board, if any, or the President of the Corporation with the consent of the Board if there is no Chair of the Board. Committees have only the powers specifically delegated to them by the Board and in no case have powers that are not authorized for committees.</w:t>
      </w:r>
    </w:p>
    <w:p w14:paraId="3032D2C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Committees other than committees of the Board shall be committees of the Corporation. These committees may be elected or appointed in the same manner as officers of the Corporation. Provisions of the N.Y. Not-for-Profit Corporation Law applicable to officers generally apply to members of such committees.</w:t>
      </w:r>
    </w:p>
    <w:p w14:paraId="28CE179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Each committee of the Board shall serve at the pleasure of the Board. The designation of any such committee and the delegation to the committee of authority does not alone relieve any Director of his or her duty under the law to the Corporation.</w:t>
      </w:r>
      <w:del w:id="3043" w:author="Cara Cardinale" w:date="2025-01-26T14:28:00Z">
        <w:r w:rsidRPr="00A25529" w:rsidDel="0062414C">
          <w:rPr>
            <w:rStyle w:val="pxfinstr"/>
            <w:i/>
            <w:iCs/>
          </w:rPr>
          <w:delText>[END OF CHOICES]</w:delText>
        </w:r>
      </w:del>
    </w:p>
    <w:p w14:paraId="056CE46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3.11. Compensation of Directors. </w:t>
      </w:r>
    </w:p>
    <w:p w14:paraId="3D81FC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finstr"/>
          <w:i/>
          <w:iCs/>
        </w:rPr>
        <w:t>[The Corporation may pay compensation to directors in reasonable amounts fixed from time to time by the Board of Directors for services rendered to the Corporation in their capacities/Directors may not receive compensation for services rendered to the Corporation]</w:t>
      </w:r>
      <w:r w:rsidRPr="00A25529">
        <w:t>.</w:t>
      </w:r>
    </w:p>
    <w:p w14:paraId="3EB301A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3.12. Annual Report of Directors. </w:t>
      </w:r>
    </w:p>
    <w:p w14:paraId="74533C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shall present at the annual meeting of members a report, verified by the President and Treasurer or by a majority of the directors, or certified by an independent public or certified public accountant or a firm of certified public accountants selected by the Board, showing in appropriate detail the following:</w:t>
      </w:r>
    </w:p>
    <w:p w14:paraId="38461795" w14:textId="77777777" w:rsidR="00FB29D8" w:rsidRPr="00A25529" w:rsidRDefault="00FB29D8">
      <w:pPr>
        <w:pStyle w:val="pxformfl"/>
        <w:ind w:left="500"/>
      </w:pPr>
      <w:r w:rsidRPr="00A25529">
        <w:t xml:space="preserve"> </w:t>
      </w:r>
    </w:p>
    <w:p w14:paraId="7403717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4323CC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assets and liabilities, including the trust funds, of the Corporation as of the end of a 12-month fiscal period terminating not more than six months prior to the annual meeting (the </w:t>
      </w:r>
      <w:r w:rsidRPr="00A25529">
        <w:rPr>
          <w:vanish/>
        </w:rPr>
        <w:t>&amp;ldquo;</w:t>
      </w:r>
      <w:r w:rsidRPr="00A25529">
        <w:rPr>
          <w:rStyle w:val="pxvis"/>
          <w:rFonts w:ascii="Times NewRoman" w:hAnsi="Times NewRoman"/>
          <w:b w:val="0"/>
          <w:sz w:val="24"/>
        </w:rPr>
        <w:t>“</w:t>
      </w:r>
      <w:r w:rsidRPr="00A25529">
        <w:t>fiscal period</w:t>
      </w:r>
      <w:r w:rsidRPr="00A25529">
        <w:rPr>
          <w:vanish/>
        </w:rPr>
        <w:t>&amp;rdquo;</w:t>
      </w:r>
      <w:r w:rsidRPr="00A25529">
        <w:rPr>
          <w:rStyle w:val="pxvis"/>
          <w:rFonts w:ascii="Times NewRoman" w:hAnsi="Times NewRoman"/>
          <w:b w:val="0"/>
          <w:sz w:val="24"/>
        </w:rPr>
        <w:t>”</w:t>
      </w:r>
      <w:r w:rsidRPr="00A25529">
        <w:t>);</w:t>
      </w:r>
    </w:p>
    <w:p w14:paraId="4F644DE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560E48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principal changes in assets and liabilities, including trust funds, during the fiscal period;</w:t>
      </w:r>
    </w:p>
    <w:p w14:paraId="7D0ABF4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2059D1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revenue or receipts of the Corporation, both unrestricted and restricted to particular purposes, during the fiscal period;</w:t>
      </w:r>
    </w:p>
    <w:p w14:paraId="30D937F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1844D7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expenses or disbursements of the Corporation, for both general and restricted purposes during the fiscal period; and</w:t>
      </w:r>
    </w:p>
    <w:p w14:paraId="241B4BE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 </w:t>
      </w:r>
    </w:p>
    <w:p w14:paraId="463AA8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number of members of the Corporation as of the date of the report, together with a statement of increase or decrease in the number of members of the corporation during the fiscal period, and a statement of the place where the names and places of residence of the current members may be found.</w:t>
      </w:r>
    </w:p>
    <w:p w14:paraId="535EB4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annual report of the directors shall be filed with the records of the Corporation and either a copy or an abstract of the report entered in the minutes of the proceedings of the annual meeting of members.</w:t>
      </w:r>
    </w:p>
    <w:p w14:paraId="7344499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3.13. Purchase, Sale, Mortgage, and Lease of Real Property. </w:t>
      </w:r>
    </w:p>
    <w:p w14:paraId="1DC7520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 purchase of real property may be made by the Corporation and the Corporation may not sell, mortgage or lease real property unless authorized by the vote of two-thirds of the entire Board of Directors, provided, however, that if there are 21 or more directors, the vote of a majority of the entire Board is sufficient.</w:t>
      </w:r>
    </w:p>
    <w:p w14:paraId="02A20D3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IV  OFFICERS, AGENTS, AND EMPLOYEES</w:t>
      </w:r>
    </w:p>
    <w:p w14:paraId="1DE0CAF3" w14:textId="77777777" w:rsidR="00FB29D8" w:rsidRPr="00A25529" w:rsidRDefault="00FB29D8">
      <w:pPr>
        <w:pStyle w:val="pxformfl"/>
        <w:ind w:left="500"/>
      </w:pPr>
      <w:r w:rsidRPr="00A25529">
        <w:t xml:space="preserve"> </w:t>
      </w:r>
    </w:p>
    <w:p w14:paraId="53D67DF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4.01. General Provisions. </w:t>
      </w:r>
    </w:p>
    <w:p w14:paraId="66AAFA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officers of the Corporation shall be </w:t>
      </w:r>
      <w:r w:rsidRPr="00A25529">
        <w:rPr>
          <w:rStyle w:val="pxfinstr"/>
          <w:i/>
          <w:iCs/>
        </w:rPr>
        <w:t>[a President, a Secretary, a Treasurer, a Chair of the Board, one or more Vice Presidents, one or more Assistant Secretaries, one or more Assistant Treasurers/[other list of officers]]</w:t>
      </w:r>
      <w:r w:rsidRPr="00A25529">
        <w:t>.</w:t>
      </w:r>
    </w:p>
    <w:p w14:paraId="4867E35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4.02. Term of Office, Vacancies, and Removal. </w:t>
      </w:r>
    </w:p>
    <w:p w14:paraId="5488F9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officers shall be elected by the </w:t>
      </w:r>
      <w:r w:rsidRPr="00A25529">
        <w:rPr>
          <w:rStyle w:val="pxfinstr"/>
          <w:i/>
          <w:iCs/>
        </w:rPr>
        <w:t>[Board of Directors at the first meeting of the Board after the annual meeting of the members in each year/members]</w:t>
      </w:r>
      <w:r w:rsidRPr="00A25529">
        <w:t>. The Board may appoint other officers, who shall have the authority and perform the duties as are prescribed by the Board. Each officer shall hold office until the annual meeting of the members after his or her appointment and until his or her successor has been appointed and qualified. Any two or more offices may be held by the same person, except the offices of President and Secretary. If an office becomes vacant for any reason, the Board may fill the vacancy. Any officer so appointed or elected shall serve only until such time as the unexpired term of his or her successor expires unless he or she is reelected by the Board. Any officer may be removed by the Board with or without cause, except that an officer elected by the members or a class of members may be removed, with or without cause, only by the vote of the members or such class of members, but his or her authority to act as an officer may be suspended by the Board for cause. Removal without cause shall be without prejudice to the removed person's contract rights, if any, but the appointment of any person as an officer, agent, or employee of the Corporation shall not of itself create contract rights.</w:t>
      </w:r>
    </w:p>
    <w:p w14:paraId="25E93FA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4.03. Powers and Duties of Officers. </w:t>
      </w:r>
    </w:p>
    <w:p w14:paraId="003BF736"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17878AAB" w14:textId="77777777" w:rsidR="00FB29D8" w:rsidRPr="00A25529" w:rsidRDefault="00FB29D8">
      <w:pPr>
        <w:pStyle w:val="pxformselis"/>
        <w:ind w:left="500"/>
      </w:pPr>
      <w:r w:rsidRPr="00A25529">
        <w:t xml:space="preserve"> </w:t>
      </w:r>
    </w:p>
    <w:p w14:paraId="45DF7081"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Subject to the control of the Board of Directors, all officers as between themselves and the Corporation shall have the authority and perform the duties in the management of the property and affairs of the Corporation as are provided in these Bylaws or by resolution of the Board and, to the extent not so provided, as generally pertain to their respective offices.</w:t>
      </w:r>
      <w:r w:rsidRPr="00A25529">
        <w:rPr>
          <w:rStyle w:val="pxfinstr"/>
          <w:i/>
          <w:iCs/>
        </w:rPr>
        <w:t>[OR:]</w:t>
      </w:r>
    </w:p>
    <w:p w14:paraId="27EBD76B" w14:textId="77777777" w:rsidR="00FB29D8" w:rsidRPr="00A25529" w:rsidRDefault="00FB29D8">
      <w:pPr>
        <w:pStyle w:val="pxformselis"/>
        <w:ind w:left="500"/>
      </w:pPr>
      <w:r w:rsidRPr="00A25529">
        <w:t xml:space="preserve"> </w:t>
      </w:r>
    </w:p>
    <w:p w14:paraId="1DB3E5A9" w14:textId="77777777" w:rsidR="00FB29D8" w:rsidRPr="00A25529" w:rsidRDefault="00FB29D8">
      <w:pPr>
        <w:pStyle w:val="pxformselfl"/>
        <w:ind w:left="900"/>
      </w:pPr>
      <w:r w:rsidRPr="00A25529">
        <w:t xml:space="preserve"> </w:t>
      </w:r>
    </w:p>
    <w:p w14:paraId="197E4A4E"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A. Chair of the Board. </w:t>
      </w:r>
    </w:p>
    <w:p w14:paraId="1CF557D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Chair of the Board (if any) shall preside at all meetings of the members and of the Board of Directors at which the Chairperson is present and shall perform any other duties that the Board may designate. In the absence or inability of the President to act, the Chair of the Board shall perform the duties and may exercise the powers of the President.</w:t>
      </w:r>
    </w:p>
    <w:p w14:paraId="0B38CF12"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B. President. </w:t>
      </w:r>
    </w:p>
    <w:p w14:paraId="1D6C9CD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President shall serve as the chief executive officer of the Corporation. In the absence of the Chair of the Board, the President shall preside at all meetings of the Board of Directors and, subject to the supervision of the Board, shall perform all duties customary to that office and shall supervise and control all of the affairs of the Corporation in accordance with policies and directives approved by the Board.</w:t>
      </w:r>
    </w:p>
    <w:p w14:paraId="6AC99987"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C. Vice President. </w:t>
      </w:r>
    </w:p>
    <w:p w14:paraId="5313BD70"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In the absence of the President or in the event of his or her inability or refusal to act, the Vice President shall perform the duties of the President and, when so acting, shall have all the powers of and be subject to all the restrictions upon the President. The Vice President shall perform other duties and have other powers as the Board of Directors may, from time to time, prescribe by standing or special resolution, or as the President may, from time to time, provide, subject to the powers and the supervision of the Board.</w:t>
      </w:r>
    </w:p>
    <w:p w14:paraId="37575305"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D. Secretary. </w:t>
      </w:r>
    </w:p>
    <w:p w14:paraId="2C18BEC9"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Secretary is responsible for the keeping of an accurate record of the proceedings of all meetings of the Board of Directors, shall give or cause to be given all notices in accordance with these Bylaws or as required by law, and, in general, shall perform all duties customary to the office of Secretary. The Secretary shall have custody of the corporate seal of the Corporation, if any, and he or she shall have authority to affix the same to any instrument requiring it, and, when so affixed, it may be attested by his or her signature. The Board may give general authority to any officer to affix the seal of the Corporation, if any, and to attest the affixing by his or her signature.</w:t>
      </w:r>
    </w:p>
    <w:p w14:paraId="4C5BE1F0"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E. Treasurer. </w:t>
      </w:r>
    </w:p>
    <w:p w14:paraId="7BF78183"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Treasurer shall have the custody of and be responsible for all funds and securities of the Corporation. He or she shall keep or cause to be kept complete and accurate accounts of receipts and disbursements of the Corporation and shall deposit all monies and other valuable property of the Corporation in the name and to the credit of the Corporation in such banks or depositories as the Board of Directors may designate. Whenever required by the Board, the Treasurer shall render a statement of accounts. He or she shall, at all reasonable times, exhibit the books and accounts to any officer or director of the Corporation and shall perform all duties incident to the office of Treasurer, subject to the supervision of the Board, and such other duties as shall from time to time be assigned by the Board. The Treasurer shall, if required by the Board, give such bond or security for the faithful performance of his or her duties as the Board may require.</w:t>
      </w:r>
      <w:del w:id="3044" w:author="Cara Cardinale" w:date="2025-01-26T14:28:00Z">
        <w:r w:rsidRPr="00A25529" w:rsidDel="0062414C">
          <w:rPr>
            <w:rStyle w:val="pxfinstr"/>
            <w:i/>
            <w:iCs/>
          </w:rPr>
          <w:delText>[END OF CHOICES]</w:delText>
        </w:r>
      </w:del>
    </w:p>
    <w:p w14:paraId="613069C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4.04. Agents and Employees. </w:t>
      </w:r>
    </w:p>
    <w:p w14:paraId="195827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may appoint agents and employees who shall have authority and perform duties as may be prescribed by the Board. The Board may remove any agent or employee at any time with or without cause. Removal without cause shall be without prejudice to the removed person's contract rights, if any, and the appointment of a person removed shall not itself create contract rights.</w:t>
      </w:r>
    </w:p>
    <w:p w14:paraId="65F807B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4.05. Compensation of Officers, Agents, and Employees. </w:t>
      </w:r>
    </w:p>
    <w:p w14:paraId="774DFE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Officers may receive compensation in reasonable amounts fixed by a majority vote of the entire Board of Directors. The Corporation shall not pay any compensation to officers for services rendered to the Corporation, except that officers may be reimbursed for expenses incurred in the performance of their duties to the Corporation in reasonable amounts as approved by a majority of the entire Board.</w:t>
      </w:r>
    </w:p>
    <w:p w14:paraId="063040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compensation of agents and employees appointed by the Board shall be fixed by the Board, but this power may be delegated to any officer, agent, or employee as to persons under that person's direction or control. The Board may require officers, agents, or employees to give security for the faithful performance of their duties.</w:t>
      </w:r>
    </w:p>
    <w:p w14:paraId="0420148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  MISCELLANEOUS</w:t>
      </w:r>
    </w:p>
    <w:p w14:paraId="5DBF71BA" w14:textId="77777777" w:rsidR="00FB29D8" w:rsidRPr="00A25529" w:rsidRDefault="00FB29D8">
      <w:pPr>
        <w:pStyle w:val="pxformfl"/>
        <w:ind w:left="500"/>
      </w:pPr>
      <w:r w:rsidRPr="00A25529">
        <w:t xml:space="preserve"> </w:t>
      </w:r>
    </w:p>
    <w:p w14:paraId="147AD6B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5.01. Fiscal Year. </w:t>
      </w:r>
    </w:p>
    <w:p w14:paraId="478D1F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fiscal year of the Corporation is the calendar year or another period as may be fixed by the Board of Directors.</w:t>
      </w:r>
    </w:p>
    <w:p w14:paraId="0C03067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5.02. Corporate Seal. </w:t>
      </w:r>
    </w:p>
    <w:p w14:paraId="6B1C6F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seal of the Corporation shall be circular in form and contain the name of the Corporation, the words </w:t>
      </w:r>
      <w:r w:rsidRPr="00A25529">
        <w:rPr>
          <w:vanish/>
        </w:rPr>
        <w:t>&amp;ldquo;</w:t>
      </w:r>
      <w:r w:rsidRPr="00A25529">
        <w:rPr>
          <w:rStyle w:val="pxvis"/>
          <w:rFonts w:ascii="Times NewRoman" w:hAnsi="Times NewRoman"/>
          <w:b w:val="0"/>
          <w:sz w:val="24"/>
        </w:rPr>
        <w:t>“</w:t>
      </w:r>
      <w:r w:rsidRPr="00A25529">
        <w:t>Corporate Seal</w:t>
      </w:r>
      <w:r w:rsidRPr="00A25529">
        <w:rPr>
          <w:vanish/>
        </w:rPr>
        <w:t>&amp;rdquo;</w:t>
      </w:r>
      <w:r w:rsidRPr="00A25529">
        <w:rPr>
          <w:rStyle w:val="pxvis"/>
          <w:rFonts w:ascii="Times NewRoman" w:hAnsi="Times NewRoman"/>
          <w:b w:val="0"/>
          <w:sz w:val="24"/>
        </w:rPr>
        <w:t>”</w:t>
      </w:r>
      <w:r w:rsidRPr="00A25529">
        <w:t xml:space="preserve"> and </w:t>
      </w:r>
      <w:r w:rsidRPr="00A25529">
        <w:rPr>
          <w:vanish/>
        </w:rPr>
        <w:t>&amp;ldquo;</w:t>
      </w:r>
      <w:r w:rsidRPr="00A25529">
        <w:rPr>
          <w:rStyle w:val="pxvis"/>
          <w:rFonts w:ascii="Times NewRoman" w:hAnsi="Times NewRoman"/>
          <w:b w:val="0"/>
          <w:sz w:val="24"/>
        </w:rPr>
        <w:t>“</w:t>
      </w:r>
      <w:r w:rsidRPr="00A25529">
        <w:t>New York,</w:t>
      </w:r>
      <w:r w:rsidRPr="00A25529">
        <w:rPr>
          <w:vanish/>
        </w:rPr>
        <w:t>&amp;rdquo;</w:t>
      </w:r>
      <w:r w:rsidRPr="00A25529">
        <w:rPr>
          <w:rStyle w:val="pxvis"/>
          <w:rFonts w:ascii="Times NewRoman" w:hAnsi="Times NewRoman"/>
          <w:b w:val="0"/>
          <w:sz w:val="24"/>
        </w:rPr>
        <w:t>”</w:t>
      </w:r>
      <w:r w:rsidRPr="00A25529">
        <w:t xml:space="preserve"> and the year the Corporation was formed in the center. The Corporation may use the seal by causing it or a facsimile to be affixed or impressed or reproduced in any manner.</w:t>
      </w:r>
    </w:p>
    <w:p w14:paraId="3CFBEFD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5.03. Checks, Notes, Contracts. </w:t>
      </w:r>
    </w:p>
    <w:p w14:paraId="282DB9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shall determine who is authorized from time to time on the Corporation's behalf to sign checks, notes, drafts, acceptances, bills of exchange, and other orders or obligations for the payment of money; to enter into contracts; or to execute and deliver other documents and instruments.</w:t>
      </w:r>
    </w:p>
    <w:p w14:paraId="7D413A0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5.04. Books and Records. </w:t>
      </w:r>
    </w:p>
    <w:p w14:paraId="4A5C86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Corporation shall keep at its principal office in the State of New York: (1) correct and complete books and records of accounts; (2) minutes of the proceedings of its members, Board, and any committee of the Corporation; and (3) a current list or record containing the names and addresses of all members, directors, and officers of the Corporation. Any of the books, records, and minutes of the Corporation may be in written form or in any other form capable of being converted into written form within a reasonable time.</w:t>
      </w:r>
    </w:p>
    <w:p w14:paraId="5A9324A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5.05. Amendments to Certificate and Bylaws. </w:t>
      </w:r>
    </w:p>
    <w:p w14:paraId="59F264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Certificate of Incorporation may be amended by the members of the Board of Directors pursuant to </w:t>
      </w:r>
      <w:r w:rsidRPr="00A25529">
        <w:rPr>
          <w:rStyle w:val="pxst"/>
          <w:color w:val="FF0000"/>
          <w:vertAlign w:val="superscript"/>
        </w:rPr>
        <w:t>►</w:t>
      </w:r>
      <w:r w:rsidRPr="00A25529">
        <w:rPr>
          <w:rStyle w:val="pxst"/>
        </w:rPr>
        <w:fldChar w:fldCharType="begin"/>
      </w:r>
      <w:r w:rsidRPr="00A25529">
        <w:rPr>
          <w:rStyle w:val="pxst"/>
        </w:rPr>
        <w:instrText>st.ref.id="I0057F3"</w:instrText>
      </w:r>
      <w:r w:rsidRPr="00A25529">
        <w:rPr>
          <w:rStyle w:val="pxst"/>
        </w:rPr>
        <w:fldChar w:fldCharType="end"/>
      </w:r>
      <w:r w:rsidRPr="00A25529">
        <w:rPr>
          <w:rStyle w:val="pxst"/>
        </w:rPr>
        <w:t>Section 802 of the Not-for-Profit Corporation Law</w:t>
      </w:r>
      <w:r w:rsidRPr="00A25529">
        <w:t>.</w:t>
      </w:r>
    </w:p>
    <w:p w14:paraId="4312CF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These Bylaws may be amended or repealed, and new Bylaws may be adopted by the members at the time entitled to vote in the election of directors or by the Board of Directors. Any Bylaw adopted by the Board may be amended or repealed by the members entitled to vote on the matter as provided in these Bylaws, and any Bylaw adopted by the members may be amended or repealed by the Board, except that the Board shall not amend or repeal a Bylaw adopted by the members which provides that such Bylaw shall not be subject to amendment or repeal by the Board. If any Bylaw regulating an impending election of directors is adopted, amended, or repealed by the Board there shall be set forth in the notice of the next meeting of members for the election of directors the Bylaw so adopted, amended, or repealed, together with a concise statement of the changes made.</w:t>
      </w:r>
    </w:p>
    <w:p w14:paraId="439D8B0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5.06. Indemnification and Insurance. </w:t>
      </w:r>
    </w:p>
    <w:p w14:paraId="0DEC32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Corporation </w:t>
      </w:r>
      <w:r w:rsidRPr="00A25529">
        <w:rPr>
          <w:rStyle w:val="pxfinstr"/>
          <w:i/>
          <w:iCs/>
        </w:rPr>
        <w:t>[may/shall]</w:t>
      </w:r>
      <w:r w:rsidRPr="00A25529">
        <w:t xml:space="preserve"> indemnify any person made, or threatened to be made, a party to an action or proceeding other than one by or in the right of the Corporation to procure a judgment in its favor, whether civil or criminal, by reason of the fact that the person or person's testator or intestate is or was a director or officer of the Corporation or serves or served any other corporation, partnership, joint venture, trust, employee benefit plan, or other enterprise in any capacity at the request of the Corporation, and the Corporation may advance such person's related expenses to the full extent permitted by law. The Corporation may purchase and maintain insurance to indemnify the Corporation and its directors and officers to the full extent indemnification is permitted by law.</w:t>
      </w:r>
    </w:p>
    <w:p w14:paraId="394A50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no case, however, may the Corporation indemnify, reimburse, or insure any person for any taxes imposed on that individual under </w:t>
      </w:r>
      <w:r w:rsidRPr="00A25529">
        <w:rPr>
          <w:rStyle w:val="pxst"/>
          <w:color w:val="FF0000"/>
          <w:vertAlign w:val="superscript"/>
        </w:rPr>
        <w:t>►</w:t>
      </w:r>
      <w:r w:rsidRPr="00A25529">
        <w:rPr>
          <w:rStyle w:val="pxst"/>
        </w:rPr>
        <w:fldChar w:fldCharType="begin"/>
      </w:r>
      <w:r w:rsidRPr="00A25529">
        <w:rPr>
          <w:rStyle w:val="pxst"/>
        </w:rPr>
        <w:instrText>st.ref.id="I0080JZ"</w:instrText>
      </w:r>
      <w:r w:rsidRPr="00A25529">
        <w:rPr>
          <w:rStyle w:val="pxst"/>
        </w:rPr>
        <w:fldChar w:fldCharType="end"/>
      </w:r>
      <w:r w:rsidRPr="00A25529">
        <w:rPr>
          <w:rStyle w:val="pxst"/>
          <w:vanish/>
        </w:rPr>
        <w:t>&amp;ss;</w:t>
      </w:r>
      <w:r w:rsidRPr="00A25529">
        <w:rPr>
          <w:rStyle w:val="pxvis"/>
          <w:rFonts w:ascii="Times NewRoman" w:hAnsi="Times NewRoman"/>
          <w:b w:val="0"/>
          <w:sz w:val="24"/>
        </w:rPr>
        <w:t>§§</w:t>
      </w:r>
      <w:r w:rsidRPr="00A25529">
        <w:rPr>
          <w:rStyle w:val="pxst"/>
        </w:rPr>
        <w:t>4940 et seq. of the Internal Revenue Code</w:t>
      </w:r>
      <w:r w:rsidRPr="00A25529">
        <w:t>, as now in effect or as may be amended (</w:t>
      </w:r>
      <w:r w:rsidRPr="00A25529">
        <w:rPr>
          <w:vanish/>
        </w:rPr>
        <w:t>&amp;ldquo;</w:t>
      </w:r>
      <w:r w:rsidRPr="00A25529">
        <w:rPr>
          <w:rStyle w:val="pxvis"/>
          <w:rFonts w:ascii="Times NewRoman" w:hAnsi="Times NewRoman"/>
          <w:b w:val="0"/>
          <w:sz w:val="24"/>
        </w:rPr>
        <w:t>“</w:t>
      </w:r>
      <w:r w:rsidRPr="00A25529">
        <w:t>the Code</w:t>
      </w:r>
      <w:r w:rsidRPr="00A25529">
        <w:rPr>
          <w:vanish/>
        </w:rPr>
        <w:t>&amp;rdquo;</w:t>
      </w:r>
      <w:r w:rsidRPr="00A25529">
        <w:rPr>
          <w:rStyle w:val="pxvis"/>
          <w:rFonts w:ascii="Times NewRoman" w:hAnsi="Times NewRoman"/>
          <w:b w:val="0"/>
          <w:sz w:val="24"/>
        </w:rPr>
        <w:t>”</w:t>
      </w:r>
      <w:r w:rsidRPr="00A25529">
        <w:t xml:space="preserve">). Furthermore, if at any time the Corporation is deemed to be a private foundation within the meaning of </w:t>
      </w:r>
      <w:r w:rsidRPr="00A25529">
        <w:rPr>
          <w:vanish/>
        </w:rPr>
        <w:t>&amp;s;</w:t>
      </w:r>
      <w:r w:rsidRPr="00A25529">
        <w:rPr>
          <w:rStyle w:val="pxvis"/>
          <w:rFonts w:ascii="Times NewRoman" w:hAnsi="Times NewRoman"/>
          <w:b w:val="0"/>
          <w:sz w:val="24"/>
        </w:rPr>
        <w:t>§</w:t>
      </w:r>
      <w:r w:rsidRPr="00A25529">
        <w:t xml:space="preserve">509 of the Code, then, during that time, no payment may be made under this ARTICLE if the payment would constitute an act of self-dealing or a taxable expenditure, as defined in </w:t>
      </w:r>
      <w:r w:rsidRPr="00A25529">
        <w:rPr>
          <w:rStyle w:val="pxst"/>
          <w:color w:val="FF0000"/>
          <w:vertAlign w:val="superscript"/>
        </w:rPr>
        <w:t>►</w:t>
      </w:r>
      <w:r w:rsidRPr="00A25529">
        <w:rPr>
          <w:rStyle w:val="pxst"/>
        </w:rPr>
        <w:fldChar w:fldCharType="begin"/>
      </w:r>
      <w:r w:rsidRPr="00A25529">
        <w:rPr>
          <w:rStyle w:val="pxst"/>
        </w:rPr>
        <w:instrText>st.ref.id="I0057F5"</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4941(d)</w:t>
      </w:r>
      <w:r w:rsidRPr="00A25529">
        <w:t xml:space="preserve"> or </w:t>
      </w:r>
      <w:r w:rsidRPr="00A25529">
        <w:rPr>
          <w:rStyle w:val="pxst"/>
          <w:color w:val="FF0000"/>
          <w:vertAlign w:val="superscript"/>
        </w:rPr>
        <w:t>►</w:t>
      </w:r>
      <w:r w:rsidRPr="00A25529">
        <w:rPr>
          <w:rStyle w:val="pxst"/>
        </w:rPr>
        <w:fldChar w:fldCharType="begin"/>
      </w:r>
      <w:r w:rsidRPr="00A25529">
        <w:rPr>
          <w:rStyle w:val="pxst"/>
        </w:rPr>
        <w:instrText>st.ref.id="I0080K1"</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4945(d)</w:t>
      </w:r>
      <w:r w:rsidRPr="00A25529">
        <w:t>, respectively, of the Internal Revenue Code.</w:t>
      </w:r>
    </w:p>
    <w:p w14:paraId="73108E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If any part of this Article is found in any action, suit, or proceeding to be invalid or ineffective, the validity and the effectiveness of the remaining parts shall not be affected.</w:t>
      </w:r>
    </w:p>
    <w:p w14:paraId="5D28B07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5.07. Loans to Directors or Officers. </w:t>
      </w:r>
    </w:p>
    <w:p w14:paraId="7D06E5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 loans, other than through the purchase of bonds, debentures, or similar obligations of the type customarily sold in public offerings or through ordinary deposit of funds in a bank, shall be made by the Corporation to its directors or officers or to any other corporation, firm, association, or other entity in which one or more of its directors or officers are directors or officers of the Corporation or hold a substantial financial interest except that the Corporation may make a loan to any corporation which is a Type B corporation under the N.Y. Not-for-Profit Corp. Law.</w:t>
      </w:r>
    </w:p>
    <w:p w14:paraId="0CAACD21" w14:textId="77777777" w:rsidR="00FB29D8" w:rsidRPr="00A25529" w:rsidRDefault="00FB29D8">
      <w:pPr>
        <w:pStyle w:val="pxformnotes"/>
        <w:jc w:val="center"/>
        <w:rPr>
          <w:sz w:val="24"/>
          <w:szCs w:val="24"/>
        </w:rPr>
      </w:pPr>
      <w:r w:rsidRPr="00A25529">
        <w:rPr>
          <w:rStyle w:val="pxvis"/>
          <w:rFonts w:cs="Arial"/>
          <w:bCs/>
          <w:sz w:val="50"/>
          <w:rPrChange w:id="3045" w:author="Cara Cardinale" w:date="2025-03-04T10:36:00Z">
            <w:rPr>
              <w:rStyle w:val="pxvis"/>
              <w:rFonts w:cs="Arial"/>
              <w:bCs/>
            </w:rPr>
          </w:rPrChange>
        </w:rPr>
        <w:t>Notes to Form</w:t>
      </w:r>
    </w:p>
    <w:p w14:paraId="0F8C34F2" w14:textId="77777777" w:rsidR="00FB29D8" w:rsidRPr="00A25529" w:rsidRDefault="00FB29D8">
      <w:pPr>
        <w:pStyle w:val="pxformnotes"/>
        <w:rPr>
          <w:sz w:val="24"/>
          <w:szCs w:val="24"/>
        </w:rPr>
      </w:pPr>
    </w:p>
    <w:p w14:paraId="10D7E61C" w14:textId="77777777" w:rsidR="00FB29D8" w:rsidRPr="00A25529" w:rsidRDefault="00FB29D8">
      <w:pPr>
        <w:pStyle w:val="pxformnote"/>
        <w:spacing w:before="180"/>
      </w:pPr>
      <w:r w:rsidRPr="00A25529">
        <w:t xml:space="preserve">Tax Notes </w:t>
      </w:r>
    </w:p>
    <w:p w14:paraId="45A36A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tax law defines social clubs as those in which the members are associated together in fellowship toward some common objective (</w:t>
      </w:r>
      <w:r w:rsidRPr="00A25529">
        <w:rPr>
          <w:rStyle w:val="pxst"/>
          <w:color w:val="FF0000"/>
          <w:vertAlign w:val="superscript"/>
        </w:rPr>
        <w:t>►</w:t>
      </w:r>
      <w:r w:rsidRPr="00A25529">
        <w:rPr>
          <w:rStyle w:val="pxst"/>
        </w:rPr>
        <w:fldChar w:fldCharType="begin"/>
      </w:r>
      <w:r w:rsidRPr="00A25529">
        <w:rPr>
          <w:rStyle w:val="pxst"/>
        </w:rPr>
        <w:instrText>st.ref.id="I00ATOX"</w:instrText>
      </w:r>
      <w:r w:rsidRPr="00A25529">
        <w:rPr>
          <w:rStyle w:val="pxst"/>
        </w:rPr>
        <w:fldChar w:fldCharType="end"/>
      </w:r>
      <w:r w:rsidRPr="00A25529">
        <w:rPr>
          <w:rStyle w:val="pxst"/>
        </w:rPr>
        <w:t>Rev. Rul. 67-428, 1967-2 C.B. 204</w:t>
      </w:r>
      <w:r w:rsidRPr="00A25529">
        <w:t xml:space="preserve">) and, to be tax-exempt, must be operated primarily for pleasure or recreational purposes. </w:t>
      </w:r>
      <w:r w:rsidRPr="00A25529">
        <w:rPr>
          <w:rStyle w:val="pxst"/>
          <w:color w:val="FF0000"/>
          <w:vertAlign w:val="superscript"/>
        </w:rPr>
        <w:t>►</w:t>
      </w:r>
      <w:r w:rsidRPr="00A25529">
        <w:rPr>
          <w:rStyle w:val="pxst"/>
        </w:rPr>
        <w:fldChar w:fldCharType="begin"/>
      </w:r>
      <w:r w:rsidRPr="00A25529">
        <w:rPr>
          <w:rStyle w:val="pxst"/>
        </w:rPr>
        <w:instrText>st.ref.id="I00DMTT"</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501(c)(7)</w:t>
      </w:r>
      <w:r w:rsidRPr="00A25529">
        <w:t>. Substantially all its activities must be for the purposes for which it was organized. Clubs engaging in an unrelated business run the risk of losing exempt status. No more than 35</w:t>
      </w:r>
      <w:r w:rsidRPr="00A25529">
        <w:rPr>
          <w:vanish/>
        </w:rPr>
        <w:t>&amp;percnt;</w:t>
      </w:r>
      <w:r w:rsidRPr="00A25529">
        <w:rPr>
          <w:rStyle w:val="pxvis"/>
          <w:rFonts w:ascii="Times NewRoman" w:hAnsi="Times NewRoman"/>
          <w:b w:val="0"/>
          <w:sz w:val="24"/>
        </w:rPr>
        <w:t>%</w:t>
      </w:r>
      <w:r w:rsidRPr="00A25529">
        <w:t xml:space="preserve"> of a club's gross income can come from investment sources or from nonmembership sources. Furthermore, no more than 15</w:t>
      </w:r>
      <w:r w:rsidRPr="00A25529">
        <w:rPr>
          <w:vanish/>
        </w:rPr>
        <w:t>&amp;percnt;</w:t>
      </w:r>
      <w:r w:rsidRPr="00A25529">
        <w:rPr>
          <w:rStyle w:val="pxvis"/>
          <w:rFonts w:ascii="Times NewRoman" w:hAnsi="Times NewRoman"/>
          <w:b w:val="0"/>
          <w:sz w:val="24"/>
        </w:rPr>
        <w:t>%</w:t>
      </w:r>
      <w:r w:rsidRPr="00A25529">
        <w:t xml:space="preserve"> of a club's gross income can come from use of a club's facilities by the public. None of the earnings of a club can inure to the benefit of a private shareholder.</w:t>
      </w:r>
    </w:p>
    <w:p w14:paraId="2939C8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 exempt club is subject to one special requirement: Neither the charter nor bylaws, nor any written policy of the club, can provide for discrimination against any person on the basis of race, color or religion. Two exceptions exist: (1) a club can discriminate on religious grounds if it limits its membership to a particular religion in order to further the principles of that religion. </w:t>
      </w:r>
      <w:r w:rsidRPr="00A25529">
        <w:rPr>
          <w:rStyle w:val="pxst"/>
          <w:color w:val="FF0000"/>
          <w:vertAlign w:val="superscript"/>
        </w:rPr>
        <w:t>►</w:t>
      </w:r>
      <w:r w:rsidRPr="00A25529">
        <w:rPr>
          <w:rStyle w:val="pxst"/>
        </w:rPr>
        <w:fldChar w:fldCharType="begin"/>
      </w:r>
      <w:r w:rsidRPr="00A25529">
        <w:rPr>
          <w:rStyle w:val="pxst"/>
        </w:rPr>
        <w:instrText>st.ref.id="I00GFYP"</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 or (2) an auxiliary of a fraternal benefit society that limits its membership to those of a particular religion may also discriminate on religious grounds.</w:t>
      </w:r>
    </w:p>
    <w:p w14:paraId="28D771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qualified social club is exempt from tax only on income from its exempt activities, that is, from amounts paid by its members. Investment income is taxed, as is all other unrelated business income. </w:t>
      </w:r>
      <w:r w:rsidRPr="00A25529">
        <w:rPr>
          <w:rStyle w:val="pxst"/>
          <w:color w:val="FF0000"/>
          <w:vertAlign w:val="superscript"/>
        </w:rPr>
        <w:t>►</w:t>
      </w:r>
      <w:r w:rsidRPr="00A25529">
        <w:rPr>
          <w:rStyle w:val="pxst"/>
        </w:rPr>
        <w:fldChar w:fldCharType="begin"/>
      </w:r>
      <w:r w:rsidRPr="00A25529">
        <w:rPr>
          <w:rStyle w:val="pxst"/>
        </w:rPr>
        <w:instrText>st.ref.id="I0057F8"</w:instrText>
      </w:r>
      <w:r w:rsidRPr="00A25529">
        <w:rPr>
          <w:rStyle w:val="pxst"/>
        </w:rPr>
        <w:fldChar w:fldCharType="end"/>
      </w:r>
      <w:r w:rsidRPr="00A25529">
        <w:rPr>
          <w:rStyle w:val="pxst"/>
        </w:rPr>
        <w:t xml:space="preserve">26 U.S.C.A. </w:t>
      </w:r>
      <w:r w:rsidRPr="00A25529">
        <w:rPr>
          <w:rStyle w:val="pxst"/>
          <w:vanish/>
        </w:rPr>
        <w:t>&amp;ss;</w:t>
      </w:r>
      <w:r w:rsidRPr="00A25529">
        <w:rPr>
          <w:rStyle w:val="pxvis"/>
          <w:rFonts w:ascii="Times NewRoman" w:hAnsi="Times NewRoman"/>
          <w:b w:val="0"/>
          <w:sz w:val="24"/>
        </w:rPr>
        <w:t>§§</w:t>
      </w:r>
      <w:r w:rsidRPr="00A25529">
        <w:rPr>
          <w:rStyle w:val="pxst"/>
        </w:rPr>
        <w:t>501(b), 512</w:t>
      </w:r>
      <w:r w:rsidRPr="00A25529">
        <w:t>.</w:t>
      </w:r>
    </w:p>
    <w:p w14:paraId="6C2BF5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st.ref.id="I00ATP0"</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st.ref.id="I00DMTW"</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st.ref.id="I00GFYS"</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st.ref.id="I00J93O"</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6D66E0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1EB40B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Contributions to a club do not qualify as deductible donations for income tax purposes.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st.ref.id="I00M28K"</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7C1D80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situation under the estate tax is less categorical. Only contributions for public, religious, charitable, scientific, literary, educational and certain other purposes are deductible. </w:t>
      </w:r>
      <w:r w:rsidRPr="00A25529">
        <w:rPr>
          <w:rStyle w:val="pxst"/>
          <w:color w:val="FF0000"/>
          <w:vertAlign w:val="superscript"/>
        </w:rPr>
        <w:t>►</w:t>
      </w:r>
      <w:r w:rsidRPr="00A25529">
        <w:rPr>
          <w:rStyle w:val="pxst"/>
        </w:rPr>
        <w:fldChar w:fldCharType="begin"/>
      </w:r>
      <w:r w:rsidRPr="00A25529">
        <w:rPr>
          <w:rStyle w:val="pxst"/>
        </w:rPr>
        <w:instrText>st.ref.id="I00OVDG"</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2055(a)</w:t>
      </w:r>
      <w:r w:rsidRPr="00A25529">
        <w:t>. While this would seem to exclude contributions to most clubs, a bequest to trustees of a club to give financial assistance to the sick and unfortunate residents of a town was held deductible, as was a contribution to an art club devoted principally to educational activities. In the latter case the club also provided incidental social activities, but this did not prevent the contribution from being deductible.</w:t>
      </w:r>
    </w:p>
    <w:p w14:paraId="12D9C5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Bylaws, see </w:t>
      </w:r>
      <w:r w:rsidRPr="00A25529">
        <w:rPr>
          <w:rStyle w:val="pxst"/>
          <w:color w:val="FF0000"/>
          <w:vertAlign w:val="superscript"/>
        </w:rPr>
        <w:t>►</w:t>
      </w:r>
      <w:r w:rsidRPr="00A25529">
        <w:rPr>
          <w:rStyle w:val="pxst"/>
        </w:rPr>
        <w:fldChar w:fldCharType="begin"/>
      </w:r>
      <w:r w:rsidRPr="00A25529">
        <w:rPr>
          <w:rStyle w:val="pxst"/>
        </w:rPr>
        <w:instrText>st.ref.id="I0057FA"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476DC6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As to contents of bylaws, see </w:t>
      </w:r>
      <w:r w:rsidRPr="00A25529">
        <w:rPr>
          <w:rStyle w:val="pxx"/>
          <w:color w:val="FF0000"/>
          <w:vertAlign w:val="superscript"/>
        </w:rPr>
        <w:t>►</w:t>
      </w:r>
      <w:r w:rsidRPr="00A25529">
        <w:rPr>
          <w:rStyle w:val="pxx"/>
        </w:rPr>
        <w:fldChar w:fldCharType="begin"/>
      </w:r>
      <w:r w:rsidRPr="00A25529">
        <w:rPr>
          <w:rStyle w:val="pxx"/>
        </w:rPr>
        <w:instrText>x.ref.id="I0080K6"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30:44</w:t>
      </w:r>
      <w:r w:rsidRPr="00A25529">
        <w:t>.</w:t>
      </w:r>
    </w:p>
    <w:p w14:paraId="596812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As to adoption of bylaws, see </w:t>
      </w:r>
      <w:r w:rsidRPr="00A25529">
        <w:rPr>
          <w:rStyle w:val="pxx"/>
          <w:color w:val="FF0000"/>
          <w:vertAlign w:val="superscript"/>
        </w:rPr>
        <w:t>►</w:t>
      </w:r>
      <w:r w:rsidRPr="00A25529">
        <w:rPr>
          <w:rStyle w:val="pxx"/>
        </w:rPr>
        <w:fldChar w:fldCharType="begin"/>
      </w:r>
      <w:r w:rsidRPr="00A25529">
        <w:rPr>
          <w:rStyle w:val="pxx"/>
        </w:rPr>
        <w:instrText>x.ref.id="I00ATP2"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30:45</w:t>
      </w:r>
      <w:r w:rsidRPr="00A25529">
        <w:t>.</w:t>
      </w:r>
    </w:p>
    <w:p w14:paraId="0892FB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For pertinent checklist concerning matters that may be covered in bylaws, see </w:t>
      </w:r>
      <w:r w:rsidRPr="00A25529">
        <w:rPr>
          <w:rStyle w:val="pxx"/>
          <w:color w:val="FF0000"/>
          <w:vertAlign w:val="superscript"/>
        </w:rPr>
        <w:t>►</w:t>
      </w:r>
      <w:r w:rsidRPr="00A25529">
        <w:rPr>
          <w:rStyle w:val="pxx"/>
        </w:rPr>
        <w:fldChar w:fldCharType="begin"/>
      </w:r>
      <w:r w:rsidRPr="00A25529">
        <w:rPr>
          <w:rStyle w:val="pxx"/>
        </w:rPr>
        <w:instrText>x.ref.id="I00DMTY"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30:56</w:t>
      </w:r>
      <w:r w:rsidRPr="00A25529">
        <w:t>.</w:t>
      </w:r>
    </w:p>
    <w:p w14:paraId="09C53EB3" w14:textId="77777777" w:rsidR="00FB29D8" w:rsidRPr="00A25529" w:rsidRDefault="00FB29D8">
      <w:pPr>
        <w:pStyle w:val="pxformrr"/>
        <w:rPr>
          <w:sz w:val="24"/>
          <w:szCs w:val="24"/>
        </w:rPr>
      </w:pPr>
      <w:r w:rsidRPr="00A25529">
        <w:rPr>
          <w:rStyle w:val="pxvis"/>
          <w:rFonts w:cs="Arial"/>
          <w:bCs/>
          <w:sz w:val="50"/>
          <w:rPrChange w:id="3046" w:author="Cara Cardinale" w:date="2025-03-04T10:36:00Z">
            <w:rPr>
              <w:rStyle w:val="pxvis"/>
              <w:rFonts w:cs="Arial"/>
              <w:bCs/>
            </w:rPr>
          </w:rPrChange>
        </w:rPr>
        <w:t>Research References</w:t>
      </w:r>
    </w:p>
    <w:p w14:paraId="6F031D4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tk.ref.id="I00GFYU"</w:instrText>
      </w:r>
      <w:r w:rsidRPr="00A25529">
        <w:rPr>
          <w:rStyle w:val="pxtk"/>
        </w:rPr>
        <w:fldChar w:fldCharType="end"/>
      </w:r>
      <w:r w:rsidRPr="00A25529">
        <w:rPr>
          <w:rStyle w:val="pxtk"/>
        </w:rPr>
        <w:t>West's Key Number Digest, Corporations and Business Organizations &amp;key;3384</w:t>
      </w:r>
    </w:p>
    <w:p w14:paraId="65876590" w14:textId="77777777" w:rsidR="00FB29D8" w:rsidRPr="00A25529" w:rsidRDefault="00FB29D8">
      <w:pPr>
        <w:pStyle w:val="pxformrefn"/>
      </w:pPr>
      <w:r w:rsidRPr="00A25529">
        <w:t xml:space="preserve">Section 1.01. </w:t>
      </w:r>
    </w:p>
    <w:p w14:paraId="165042D2" w14:textId="77777777" w:rsidR="00FB29D8" w:rsidRPr="00A25529" w:rsidRDefault="00FB29D8">
      <w:pPr>
        <w:pStyle w:val="pxformrefnote"/>
        <w:spacing w:before="180"/>
      </w:pPr>
      <w:del w:id="3047" w:author="Cara Cardinale" w:date="2025-01-14T20:47:00Z">
        <w:r w:rsidRPr="00A25529" w:rsidDel="00CF1278">
          <w:delText>Drafter's Note</w:delText>
        </w:r>
      </w:del>
      <w:r w:rsidRPr="00A25529">
        <w:t xml:space="preserve"> </w:t>
      </w:r>
    </w:p>
    <w:p w14:paraId="20202F4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st.ref.id="I00J93Q"</w:instrText>
      </w:r>
      <w:r w:rsidRPr="00A25529">
        <w:rPr>
          <w:rStyle w:val="pxst"/>
        </w:rPr>
        <w:fldChar w:fldCharType="end"/>
      </w:r>
      <w:r w:rsidRPr="00A25529">
        <w:rPr>
          <w:rStyle w:val="pxst"/>
        </w:rPr>
        <w:t xml:space="preserve">Not-for-Profit Corporation Law </w:t>
      </w:r>
      <w:r w:rsidRPr="00A25529">
        <w:rPr>
          <w:rStyle w:val="pxst"/>
          <w:vanish/>
        </w:rPr>
        <w:t>&amp;s;</w:t>
      </w:r>
      <w:r w:rsidRPr="00A25529">
        <w:rPr>
          <w:rStyle w:val="pxvis"/>
          <w:rFonts w:ascii="Times NewRoman" w:hAnsi="Times NewRoman"/>
          <w:b w:val="0"/>
          <w:sz w:val="24"/>
        </w:rPr>
        <w:t>§</w:t>
      </w:r>
      <w:r w:rsidRPr="00A25529">
        <w:rPr>
          <w:rStyle w:val="pxst"/>
        </w:rPr>
        <w:t>402(a)(3)</w:t>
      </w:r>
      <w:r w:rsidRPr="00A25529">
        <w:t xml:space="preserve"> requires that the Certificate of Incorporation set forth the county within the State of New York in which the office of the corporation is to be located. The certificate may also set forth the post office address of an office without the state at which, pursuant to </w:t>
      </w:r>
      <w:r w:rsidRPr="00A25529">
        <w:rPr>
          <w:rStyle w:val="pxst"/>
          <w:color w:val="FF0000"/>
          <w:vertAlign w:val="superscript"/>
        </w:rPr>
        <w:t>►</w:t>
      </w:r>
      <w:r w:rsidRPr="00A25529">
        <w:rPr>
          <w:rStyle w:val="pxst"/>
        </w:rPr>
        <w:fldChar w:fldCharType="begin"/>
      </w:r>
      <w:r w:rsidRPr="00A25529">
        <w:rPr>
          <w:rStyle w:val="pxst"/>
        </w:rPr>
        <w:instrText>st.ref.id="I05VLKW"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w:t>
      </w:r>
      <w:r w:rsidRPr="00A25529">
        <w:t>, the books and records of the corporation shall be kept. Accordingly, this bylaw provision is optional but may be useful in that the board of directors is authorized to determine from time to time whether other offices within or outside the State of New York are necessary or desirable.</w:t>
      </w:r>
    </w:p>
    <w:p w14:paraId="0DC2B174" w14:textId="77777777" w:rsidR="00FB29D8" w:rsidRPr="00A25529" w:rsidRDefault="00FB29D8">
      <w:pPr>
        <w:pStyle w:val="pxformrefn"/>
      </w:pPr>
      <w:r w:rsidRPr="00A25529">
        <w:t xml:space="preserve">Section 2.01. </w:t>
      </w:r>
    </w:p>
    <w:p w14:paraId="011E6FE2" w14:textId="77777777" w:rsidR="00FB29D8" w:rsidRPr="00A25529" w:rsidRDefault="00FB29D8">
      <w:pPr>
        <w:pStyle w:val="pxformrefnote"/>
        <w:spacing w:before="180"/>
      </w:pPr>
      <w:del w:id="3048" w:author="Cara Cardinale" w:date="2025-01-14T20:47:00Z">
        <w:r w:rsidRPr="00A25529" w:rsidDel="00CF1278">
          <w:delText>Drafter's Note</w:delText>
        </w:r>
      </w:del>
      <w:r w:rsidRPr="00A25529">
        <w:t xml:space="preserve"> </w:t>
      </w:r>
    </w:p>
    <w:p w14:paraId="07B6E22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not-for-profit corporation may have one or more classes of members or, in the case of a charitable corporation, may have no members. </w:t>
      </w:r>
      <w:r w:rsidRPr="00A25529">
        <w:rPr>
          <w:rStyle w:val="pxst"/>
          <w:color w:val="FF0000"/>
          <w:vertAlign w:val="superscript"/>
        </w:rPr>
        <w:t>►</w:t>
      </w:r>
      <w:r w:rsidRPr="00A25529">
        <w:rPr>
          <w:rStyle w:val="pxst"/>
        </w:rPr>
        <w:fldChar w:fldCharType="begin"/>
      </w:r>
      <w:r w:rsidRPr="00A25529">
        <w:rPr>
          <w:rStyle w:val="pxst"/>
        </w:rPr>
        <w:instrText>st.ref.id="I0080LB"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st.ref.id="I00ATQ7"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ins w:id="3049" w:author="Cara Cardinale" w:date="2025-01-25T20:35:00Z">
        <w:r w:rsidR="00EF4084" w:rsidRPr="00A25529">
          <w:t>.</w:t>
        </w:r>
      </w:ins>
      <w:del w:id="3050" w:author="Cara Cardinale" w:date="2025-01-25T20:35:00Z">
        <w:r w:rsidRPr="00A25529" w:rsidDel="00EF4084">
          <w:delText xml:space="preserve">; See also </w:delText>
        </w:r>
        <w:r w:rsidRPr="00A25529" w:rsidDel="00EF4084">
          <w:rPr>
            <w:rStyle w:val="pxcc"/>
            <w:color w:val="FF0000"/>
            <w:vertAlign w:val="superscript"/>
          </w:rPr>
          <w:delText>►</w:delText>
        </w:r>
        <w:r w:rsidRPr="00A25529" w:rsidDel="00EF4084">
          <w:rPr>
            <w:rStyle w:val="pxcc"/>
          </w:rPr>
          <w:fldChar w:fldCharType="begin"/>
        </w:r>
        <w:r w:rsidRPr="00A25529" w:rsidDel="00EF4084">
          <w:rPr>
            <w:rStyle w:val="pxcc"/>
          </w:rPr>
          <w:delInstrText>cc.ref.id="I00DMV3"</w:delInstrText>
        </w:r>
        <w:r w:rsidRPr="00A25529" w:rsidDel="00EF4084">
          <w:rPr>
            <w:rStyle w:val="pxcc"/>
          </w:rPr>
          <w:fldChar w:fldCharType="end"/>
        </w:r>
        <w:r w:rsidRPr="00A25529" w:rsidDel="00EF4084">
          <w:rPr>
            <w:rStyle w:val="pxcc"/>
          </w:rPr>
          <w:delText>Alpha Phi Alpha Senior Citizens' Center, Inc. v. Zeta Zeta Lambda Co., 53 Misc. 3d 1066, 38 N.Y.S.3d 400 (Sup 2016), aff'd, 180 A.D.3d 630, 119 N.Y.S.3d 181 (2d Dep't 2020)</w:delText>
        </w:r>
        <w:r w:rsidRPr="00A25529" w:rsidDel="00EF4084">
          <w:delText xml:space="preserve"> stating that African-American fraternity's alumni chapter, which was sponsor of not-for-profit senior citizens center, was not member of not-for-profit corporation it founded to acquire building and act as center's landlord, and thus there was no basis in Not-for-Profit Corporation Law for center's claim for removal of corporation's directors in suit alleging that directors mishandled finances and jeopardized corporation's purpose of funding center.</w:delText>
        </w:r>
      </w:del>
    </w:p>
    <w:p w14:paraId="0E0FD79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st.ref.id="I00GFZZ"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10CE1815" w14:textId="77777777" w:rsidR="00FB29D8" w:rsidRPr="00A25529" w:rsidRDefault="00FB29D8">
      <w:pPr>
        <w:pStyle w:val="pxformrefrr"/>
        <w:rPr>
          <w:sz w:val="24"/>
          <w:szCs w:val="24"/>
        </w:rPr>
      </w:pPr>
      <w:r w:rsidRPr="00A25529">
        <w:rPr>
          <w:rStyle w:val="pxvis"/>
          <w:rFonts w:cs="Arial"/>
          <w:bCs/>
          <w:sz w:val="50"/>
          <w:rPrChange w:id="3051" w:author="Cara Cardinale" w:date="2025-03-04T10:36:00Z">
            <w:rPr>
              <w:rStyle w:val="pxvis"/>
              <w:rFonts w:cs="Arial"/>
              <w:bCs/>
            </w:rPr>
          </w:rPrChange>
        </w:rPr>
        <w:t>Research References</w:t>
      </w:r>
    </w:p>
    <w:p w14:paraId="4D7E882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rc.ref.id="I00J94V"</w:instrText>
      </w:r>
      <w:r w:rsidRPr="00A25529">
        <w:rPr>
          <w:rStyle w:val="pxrc"/>
        </w:rPr>
        <w:fldChar w:fldCharType="end"/>
      </w:r>
      <w:r w:rsidRPr="00A25529">
        <w:rPr>
          <w:rStyle w:val="pxrc"/>
        </w:rPr>
        <w:t xml:space="preserve">N.Y. Jur. 2d, Business Relationships </w:t>
      </w:r>
      <w:r w:rsidRPr="00A25529">
        <w:rPr>
          <w:rStyle w:val="pxrc"/>
          <w:vanish/>
        </w:rPr>
        <w:t>&amp;s;</w:t>
      </w:r>
      <w:del w:id="3052"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3053" w:author="Cara Cardinale" w:date="2025-01-21T18:33:00Z">
        <w:r w:rsidR="00A9075C" w:rsidRPr="00A25529">
          <w:rPr>
            <w:rStyle w:val="pxvis"/>
            <w:rFonts w:ascii="Times NewRoman" w:hAnsi="Times NewRoman"/>
            <w:b w:val="0"/>
            <w:sz w:val="24"/>
          </w:rPr>
          <w:t>§823</w:t>
        </w:r>
      </w:ins>
    </w:p>
    <w:p w14:paraId="0A3A09F0" w14:textId="77777777" w:rsidR="00FB29D8" w:rsidRPr="00A25529" w:rsidRDefault="00FB29D8">
      <w:pPr>
        <w:pStyle w:val="pxformrefn"/>
      </w:pPr>
      <w:r w:rsidRPr="00A25529">
        <w:t xml:space="preserve">Section 2.02. </w:t>
      </w:r>
    </w:p>
    <w:p w14:paraId="6F9BFC2C" w14:textId="77777777" w:rsidR="00FB29D8" w:rsidRPr="00A25529" w:rsidRDefault="00FB29D8">
      <w:pPr>
        <w:pStyle w:val="pxformrefnote"/>
        <w:spacing w:before="180"/>
      </w:pPr>
      <w:del w:id="3054" w:author="Cara Cardinale" w:date="2025-01-14T20:47:00Z">
        <w:r w:rsidRPr="00A25529" w:rsidDel="00CF1278">
          <w:delText>Drafter's Note</w:delText>
        </w:r>
      </w:del>
      <w:r w:rsidRPr="00A25529">
        <w:t xml:space="preserve"> </w:t>
      </w:r>
    </w:p>
    <w:p w14:paraId="4E2628D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Membership is not generally transferable unless otherwise specified in the certificate of incorporation or bylaws. See </w:t>
      </w:r>
      <w:r w:rsidRPr="00A25529">
        <w:rPr>
          <w:rStyle w:val="pxst"/>
          <w:color w:val="FF0000"/>
          <w:vertAlign w:val="superscript"/>
        </w:rPr>
        <w:t>►</w:t>
      </w:r>
      <w:r w:rsidRPr="00A25529">
        <w:rPr>
          <w:rStyle w:val="pxst"/>
        </w:rPr>
        <w:fldChar w:fldCharType="begin"/>
      </w:r>
      <w:r w:rsidRPr="00A25529">
        <w:rPr>
          <w:rStyle w:val="pxst"/>
        </w:rPr>
        <w:instrText>st.ref.id="I00M29R"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w:t>
      </w:r>
    </w:p>
    <w:p w14:paraId="28F94F2B" w14:textId="77777777" w:rsidR="00FB29D8" w:rsidRPr="00A25529" w:rsidRDefault="00FB29D8">
      <w:pPr>
        <w:pStyle w:val="pxformrefn"/>
      </w:pPr>
      <w:r w:rsidRPr="00A25529">
        <w:t xml:space="preserve">Section 2.03. </w:t>
      </w:r>
    </w:p>
    <w:p w14:paraId="7F5EEBA6" w14:textId="77777777" w:rsidR="00FB29D8" w:rsidRPr="00A25529" w:rsidRDefault="00FB29D8">
      <w:pPr>
        <w:pStyle w:val="pxformrefnote"/>
        <w:spacing w:before="180"/>
      </w:pPr>
      <w:del w:id="3055" w:author="Cara Cardinale" w:date="2025-01-14T20:47:00Z">
        <w:r w:rsidRPr="00A25529" w:rsidDel="00CF1278">
          <w:delText>Drafter's Note</w:delText>
        </w:r>
      </w:del>
      <w:r w:rsidRPr="00A25529">
        <w:t xml:space="preserve"> </w:t>
      </w:r>
    </w:p>
    <w:p w14:paraId="778346F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annual meeting of members may be held at any time during the year. See </w:t>
      </w:r>
      <w:r w:rsidRPr="00A25529">
        <w:rPr>
          <w:rStyle w:val="pxst"/>
          <w:color w:val="FF0000"/>
          <w:vertAlign w:val="superscript"/>
        </w:rPr>
        <w:t>►</w:t>
      </w:r>
      <w:r w:rsidRPr="00A25529">
        <w:rPr>
          <w:rStyle w:val="pxst"/>
        </w:rPr>
        <w:fldChar w:fldCharType="begin"/>
      </w:r>
      <w:r w:rsidRPr="00A25529">
        <w:rPr>
          <w:rStyle w:val="pxst"/>
        </w:rPr>
        <w:instrText>st.ref.id="I0057GI"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0247A30B" w14:textId="77777777" w:rsidR="00FB29D8" w:rsidRPr="00A25529" w:rsidRDefault="00FB29D8">
      <w:pPr>
        <w:pStyle w:val="pxformrefrr"/>
        <w:rPr>
          <w:sz w:val="24"/>
          <w:szCs w:val="24"/>
        </w:rPr>
      </w:pPr>
      <w:r w:rsidRPr="00A25529">
        <w:rPr>
          <w:rStyle w:val="pxvis"/>
          <w:rFonts w:cs="Arial"/>
          <w:bCs/>
          <w:sz w:val="50"/>
          <w:rPrChange w:id="3056" w:author="Cara Cardinale" w:date="2025-03-04T10:36:00Z">
            <w:rPr>
              <w:rStyle w:val="pxvis"/>
              <w:rFonts w:cs="Arial"/>
              <w:bCs/>
            </w:rPr>
          </w:rPrChange>
        </w:rPr>
        <w:t>Research References</w:t>
      </w:r>
    </w:p>
    <w:p w14:paraId="1146A0F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rc.ref.id="I0080LE"</w:instrText>
      </w:r>
      <w:r w:rsidRPr="00A25529">
        <w:rPr>
          <w:rStyle w:val="pxrc"/>
        </w:rPr>
        <w:fldChar w:fldCharType="end"/>
      </w:r>
      <w:r w:rsidRPr="00A25529">
        <w:rPr>
          <w:rStyle w:val="pxrc"/>
        </w:rPr>
        <w:t xml:space="preserve">N.Y. Jur. 2d, Business Relationships </w:t>
      </w:r>
      <w:r w:rsidRPr="00A25529">
        <w:rPr>
          <w:rStyle w:val="pxrc"/>
          <w:vanish/>
        </w:rPr>
        <w:t>&amp;s;</w:t>
      </w:r>
      <w:del w:id="3057"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3058" w:author="Cara Cardinale" w:date="2025-01-25T10:39:00Z">
        <w:r w:rsidR="006B5827" w:rsidRPr="00A25529">
          <w:rPr>
            <w:rStyle w:val="pxvis"/>
            <w:rFonts w:ascii="Times NewRoman" w:hAnsi="Times NewRoman"/>
            <w:b w:val="0"/>
            <w:sz w:val="24"/>
          </w:rPr>
          <w:t>§908</w:t>
        </w:r>
      </w:ins>
    </w:p>
    <w:p w14:paraId="5D99A72E" w14:textId="77777777" w:rsidR="00FB29D8" w:rsidRPr="00A25529" w:rsidRDefault="00FB29D8">
      <w:pPr>
        <w:pStyle w:val="pxformrefn"/>
      </w:pPr>
      <w:r w:rsidRPr="00A25529">
        <w:t xml:space="preserve">Section 2.04. </w:t>
      </w:r>
    </w:p>
    <w:p w14:paraId="6AAF67D3" w14:textId="77777777" w:rsidR="00FB29D8" w:rsidRPr="00A25529" w:rsidRDefault="00FB29D8">
      <w:pPr>
        <w:pStyle w:val="pxformrefnote"/>
        <w:spacing w:before="180"/>
      </w:pPr>
      <w:del w:id="3059" w:author="Cara Cardinale" w:date="2025-01-14T20:47:00Z">
        <w:r w:rsidRPr="00A25529" w:rsidDel="00CF1278">
          <w:delText>Drafter's Note</w:delText>
        </w:r>
      </w:del>
      <w:r w:rsidRPr="00A25529">
        <w:t xml:space="preserve"> </w:t>
      </w:r>
    </w:p>
    <w:p w14:paraId="662EFAD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st.ref.id="I00ATQA"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 xml:space="preserve"> provides that special meetings may be called by the board of directors and by such person or persons as may be authorized by the certificate of incorporation or the bylaws. In any case, special meetings may be convened by members entitled to cast 10</w:t>
      </w:r>
      <w:r w:rsidRPr="00A25529">
        <w:rPr>
          <w:vanish/>
        </w:rPr>
        <w:t>&amp;percnt;</w:t>
      </w:r>
      <w:r w:rsidRPr="00A25529">
        <w:rPr>
          <w:rStyle w:val="pxvis"/>
          <w:rFonts w:ascii="Times NewRoman" w:hAnsi="Times NewRoman"/>
          <w:b w:val="0"/>
          <w:sz w:val="24"/>
        </w:rPr>
        <w:t>%</w:t>
      </w:r>
      <w:r w:rsidRPr="00A25529">
        <w:t xml:space="preserve"> of the total number of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st.ref.id="I00DMV6"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 xml:space="preserve"> sets forth specific provisions to be included in the notice of special meetings.</w:t>
      </w:r>
    </w:p>
    <w:p w14:paraId="335B021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del w:id="3060" w:author="Cara Cardinale" w:date="2025-01-25T20:56:00Z">
        <w:r w:rsidRPr="00A25529" w:rsidDel="00420ABA">
          <w:rPr>
            <w:color w:val="FF0000"/>
            <w:vertAlign w:val="superscript"/>
          </w:rPr>
          <w:delText>►</w:delText>
        </w:r>
        <w:r w:rsidRPr="00A25529" w:rsidDel="00420ABA">
          <w:fldChar w:fldCharType="begin"/>
        </w:r>
        <w:r w:rsidRPr="00A25529" w:rsidDel="00420ABA">
          <w:delInstrText>p.ct.id="f2fd26a0b92511efa75bc0a5c2da1858|106|30:98"</w:delInstrText>
        </w:r>
        <w:r w:rsidRPr="00A25529" w:rsidDel="00420ABA">
          <w:fldChar w:fldCharType="end"/>
        </w:r>
        <w:r w:rsidRPr="00A25529" w:rsidDel="00420ABA">
          <w:delText xml:space="preserve">Note that </w:delText>
        </w:r>
        <w:r w:rsidRPr="00A25529" w:rsidDel="00420ABA">
          <w:rPr>
            <w:rStyle w:val="pxst"/>
            <w:color w:val="FF0000"/>
            <w:vertAlign w:val="superscript"/>
          </w:rPr>
          <w:delText>►</w:delText>
        </w:r>
        <w:r w:rsidRPr="00A25529" w:rsidDel="00420ABA">
          <w:rPr>
            <w:rStyle w:val="pxst"/>
          </w:rPr>
          <w:fldChar w:fldCharType="begin"/>
        </w:r>
        <w:r w:rsidRPr="00A25529" w:rsidDel="00420ABA">
          <w:rPr>
            <w:rStyle w:val="pxst"/>
          </w:rPr>
          <w:delInstrText>st.ref.id="I00GG02"</w:delInstrText>
        </w:r>
        <w:r w:rsidRPr="00A25529" w:rsidDel="00420ABA">
          <w:rPr>
            <w:rStyle w:val="pxst"/>
          </w:rPr>
          <w:fldChar w:fldCharType="end"/>
        </w:r>
        <w:r w:rsidRPr="00A25529" w:rsidDel="00420ABA">
          <w:rPr>
            <w:rStyle w:val="pxst"/>
          </w:rPr>
          <w:delText>N-PCL 605</w:delText>
        </w:r>
        <w:r w:rsidRPr="00A25529" w:rsidDel="00420ABA">
          <w:delText xml:space="preserve"> has been amended by </w:delText>
        </w:r>
        <w:r w:rsidRPr="00A25529" w:rsidDel="00420ABA">
          <w:rPr>
            <w:rStyle w:val="pxst"/>
            <w:color w:val="FF0000"/>
            <w:vertAlign w:val="superscript"/>
          </w:rPr>
          <w:delText>►</w:delText>
        </w:r>
        <w:r w:rsidRPr="00A25529" w:rsidDel="00420ABA">
          <w:rPr>
            <w:rStyle w:val="pxst"/>
          </w:rPr>
          <w:fldChar w:fldCharType="begin"/>
        </w:r>
        <w:r w:rsidRPr="00A25529" w:rsidDel="00420ABA">
          <w:rPr>
            <w:rStyle w:val="pxst"/>
          </w:rPr>
          <w:delInstrText>st.ref.id="I05VL9G"</w:delInstrText>
        </w:r>
        <w:r w:rsidRPr="00A25529" w:rsidDel="00420ABA">
          <w:rPr>
            <w:rStyle w:val="pxst"/>
          </w:rPr>
          <w:fldChar w:fldCharType="end"/>
        </w:r>
        <w:r w:rsidRPr="00A25529" w:rsidDel="00420ABA">
          <w:rPr>
            <w:rStyle w:val="pxst"/>
          </w:rPr>
          <w:delText xml:space="preserve">L.2021, c. 98, </w:delText>
        </w:r>
        <w:r w:rsidRPr="00A25529" w:rsidDel="00420ABA">
          <w:rPr>
            <w:rStyle w:val="pxst"/>
            <w:vanish/>
          </w:rPr>
          <w:delText>&amp;s;</w:delText>
        </w:r>
        <w:r w:rsidRPr="00A25529" w:rsidDel="00420ABA">
          <w:rPr>
            <w:rStyle w:val="pxvis"/>
            <w:rFonts w:ascii="Times NewRoman" w:hAnsi="Times NewRoman"/>
            <w:b w:val="0"/>
            <w:sz w:val="24"/>
          </w:rPr>
          <w:delText>§</w:delText>
        </w:r>
        <w:r w:rsidRPr="00A25529" w:rsidDel="00420ABA">
          <w:rPr>
            <w:rStyle w:val="pxst"/>
          </w:rPr>
          <w:delText>4</w:delText>
        </w:r>
        <w:r w:rsidRPr="00A25529" w:rsidDel="00420ABA">
          <w:delText xml:space="preserve">, eff. April 6, 2021, allowing for electronic notification of board meetings, stating </w:delText>
        </w:r>
        <w:r w:rsidRPr="00A25529" w:rsidDel="00420ABA">
          <w:rPr>
            <w:vanish/>
          </w:rPr>
          <w:delText>&amp;ldquo;</w:delText>
        </w:r>
        <w:r w:rsidRPr="00A25529" w:rsidDel="00420ABA">
          <w:rPr>
            <w:rStyle w:val="pxvis"/>
            <w:rFonts w:ascii="Times NewRoman" w:hAnsi="Times NewRoman"/>
            <w:b w:val="0"/>
            <w:sz w:val="24"/>
          </w:rPr>
          <w:delText>“</w:delText>
        </w:r>
        <w:r w:rsidRPr="00A25529" w:rsidDel="00420ABA">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420ABA">
          <w:rPr>
            <w:vanish/>
          </w:rPr>
          <w:delText>&amp;rdquo;</w:delText>
        </w:r>
        <w:r w:rsidRPr="00A25529" w:rsidDel="00420ABA">
          <w:rPr>
            <w:rStyle w:val="pxvis"/>
            <w:rFonts w:ascii="Times NewRoman" w:hAnsi="Times NewRoman"/>
            <w:b w:val="0"/>
            <w:sz w:val="24"/>
          </w:rPr>
          <w:delText>”</w:delText>
        </w:r>
      </w:del>
    </w:p>
    <w:p w14:paraId="456C3EB1" w14:textId="77777777" w:rsidR="00FB29D8" w:rsidRPr="00A25529" w:rsidRDefault="00FB29D8">
      <w:pPr>
        <w:pStyle w:val="pxformrefrr"/>
        <w:rPr>
          <w:sz w:val="24"/>
          <w:szCs w:val="24"/>
        </w:rPr>
      </w:pPr>
      <w:r w:rsidRPr="00A25529">
        <w:rPr>
          <w:rStyle w:val="pxvis"/>
          <w:rFonts w:cs="Arial"/>
          <w:bCs/>
          <w:sz w:val="50"/>
          <w:rPrChange w:id="3061" w:author="Cara Cardinale" w:date="2025-03-04T10:36:00Z">
            <w:rPr>
              <w:rStyle w:val="pxvis"/>
              <w:rFonts w:cs="Arial"/>
              <w:bCs/>
            </w:rPr>
          </w:rPrChange>
        </w:rPr>
        <w:t>Research References</w:t>
      </w:r>
    </w:p>
    <w:p w14:paraId="64ADDC5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rc.ref.id="I05RDK4"</w:instrText>
      </w:r>
      <w:r w:rsidRPr="00A25529">
        <w:rPr>
          <w:rStyle w:val="pxrc"/>
        </w:rPr>
        <w:fldChar w:fldCharType="end"/>
      </w:r>
      <w:r w:rsidRPr="00A25529">
        <w:rPr>
          <w:rStyle w:val="pxrc"/>
        </w:rPr>
        <w:t xml:space="preserve">N.Y. Jur. 2d, Business Relationships </w:t>
      </w:r>
      <w:r w:rsidRPr="00A25529">
        <w:rPr>
          <w:rStyle w:val="pxrc"/>
          <w:vanish/>
        </w:rPr>
        <w:t>&amp;s;</w:t>
      </w:r>
      <w:del w:id="3062" w:author="Cara Cardinale" w:date="2025-01-21T18:35:00Z">
        <w:r w:rsidRPr="00A25529" w:rsidDel="00A9075C">
          <w:rPr>
            <w:rStyle w:val="pxvis"/>
            <w:rFonts w:ascii="Times NewRoman" w:hAnsi="Times NewRoman"/>
            <w:b w:val="0"/>
            <w:sz w:val="24"/>
          </w:rPr>
          <w:delText>§</w:delText>
        </w:r>
        <w:r w:rsidRPr="00A25529" w:rsidDel="00A9075C">
          <w:rPr>
            <w:rStyle w:val="pxrc"/>
          </w:rPr>
          <w:delText>899</w:delText>
        </w:r>
      </w:del>
      <w:ins w:id="3063" w:author="Cara Cardinale" w:date="2025-01-21T18:35:00Z">
        <w:r w:rsidR="00A9075C" w:rsidRPr="00A25529">
          <w:rPr>
            <w:rStyle w:val="pxvis"/>
            <w:rFonts w:ascii="Times NewRoman" w:hAnsi="Times NewRoman"/>
            <w:b w:val="0"/>
            <w:sz w:val="24"/>
          </w:rPr>
          <w:t>§897</w:t>
        </w:r>
      </w:ins>
    </w:p>
    <w:p w14:paraId="7CEA35B0" w14:textId="77777777" w:rsidR="00FB29D8" w:rsidRPr="00A25529" w:rsidRDefault="00FB29D8">
      <w:pPr>
        <w:pStyle w:val="pxformrefn"/>
      </w:pPr>
      <w:r w:rsidRPr="00A25529">
        <w:t xml:space="preserve">Section 2.05. </w:t>
      </w:r>
    </w:p>
    <w:p w14:paraId="401AA377" w14:textId="77777777" w:rsidR="00FB29D8" w:rsidRPr="00A25529" w:rsidRDefault="00FB29D8">
      <w:pPr>
        <w:pStyle w:val="pxformrefnote"/>
        <w:spacing w:before="180"/>
      </w:pPr>
      <w:del w:id="3064" w:author="Cara Cardinale" w:date="2025-01-14T20:47:00Z">
        <w:r w:rsidRPr="00A25529" w:rsidDel="00CF1278">
          <w:delText>Drafter's Note</w:delText>
        </w:r>
      </w:del>
      <w:r w:rsidRPr="00A25529">
        <w:t xml:space="preserve"> </w:t>
      </w:r>
    </w:p>
    <w:p w14:paraId="58FDCFE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st.ref.id="I05N5US"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r w:rsidRPr="00A25529">
        <w:t>.</w:t>
      </w:r>
    </w:p>
    <w:p w14:paraId="1C1D387E" w14:textId="77777777" w:rsidR="00FB29D8" w:rsidRPr="00A25529" w:rsidRDefault="00FB29D8">
      <w:pPr>
        <w:pStyle w:val="pxformrefrr"/>
        <w:rPr>
          <w:sz w:val="24"/>
          <w:szCs w:val="24"/>
        </w:rPr>
      </w:pPr>
      <w:r w:rsidRPr="00A25529">
        <w:rPr>
          <w:rStyle w:val="pxvis"/>
          <w:rFonts w:cs="Arial"/>
          <w:bCs/>
          <w:sz w:val="50"/>
          <w:rPrChange w:id="3065" w:author="Cara Cardinale" w:date="2025-03-04T10:36:00Z">
            <w:rPr>
              <w:rStyle w:val="pxvis"/>
              <w:rFonts w:cs="Arial"/>
              <w:bCs/>
            </w:rPr>
          </w:rPrChange>
        </w:rPr>
        <w:t>Research References</w:t>
      </w:r>
    </w:p>
    <w:p w14:paraId="280D0B5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rc.ref.id="I05IY5G"</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90</w:t>
      </w:r>
      <w:ins w:id="3066" w:author="Cara Cardinale" w:date="2025-01-25T21:01:00Z">
        <w:r w:rsidR="0082681D" w:rsidRPr="00A25529">
          <w:rPr>
            <w:rStyle w:val="pxrc"/>
          </w:rPr>
          <w:t>2</w:t>
        </w:r>
      </w:ins>
      <w:del w:id="3067" w:author="Cara Cardinale" w:date="2025-01-25T21:01:00Z">
        <w:r w:rsidRPr="00A25529" w:rsidDel="0082681D">
          <w:rPr>
            <w:rStyle w:val="pxrc"/>
          </w:rPr>
          <w:delText>4</w:delText>
        </w:r>
      </w:del>
    </w:p>
    <w:p w14:paraId="177A0DF0" w14:textId="77777777" w:rsidR="00FB29D8" w:rsidRPr="00A25529" w:rsidRDefault="00FB29D8">
      <w:pPr>
        <w:pStyle w:val="pxformrefn"/>
      </w:pPr>
      <w:r w:rsidRPr="00A25529">
        <w:t xml:space="preserve">Section 2.06. </w:t>
      </w:r>
    </w:p>
    <w:p w14:paraId="40755C2C" w14:textId="77777777" w:rsidR="00FB29D8" w:rsidRPr="00A25529" w:rsidRDefault="00FB29D8">
      <w:pPr>
        <w:pStyle w:val="pxformrefnote"/>
        <w:spacing w:before="180"/>
      </w:pPr>
      <w:del w:id="3068" w:author="Cara Cardinale" w:date="2025-01-14T20:47:00Z">
        <w:r w:rsidRPr="00A25529" w:rsidDel="00CF1278">
          <w:delText>Drafter's Note</w:delText>
        </w:r>
      </w:del>
      <w:r w:rsidRPr="00A25529">
        <w:t xml:space="preserve"> </w:t>
      </w:r>
    </w:p>
    <w:p w14:paraId="715DCF5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st.ref.id="I00GG5P"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36E8F24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the event that the corporation has more than 500 members, the notice may be served by publication in a newspaper published in the county in the state in which the principal office of the corporation is located, once a week for three successive weeks next preceding the date of the meeting, provided that the corporation shall also prominently post notice of such meeting on the homepage of any website maintained by the corporation continuously from the date of publication through the date of the meeting. </w:t>
      </w:r>
      <w:r w:rsidRPr="00A25529">
        <w:rPr>
          <w:rStyle w:val="pxst"/>
          <w:color w:val="FF0000"/>
          <w:vertAlign w:val="superscript"/>
        </w:rPr>
        <w:t>►</w:t>
      </w:r>
      <w:r w:rsidRPr="00A25529">
        <w:rPr>
          <w:rStyle w:val="pxst"/>
        </w:rPr>
        <w:fldChar w:fldCharType="begin"/>
      </w:r>
      <w:r w:rsidRPr="00A25529">
        <w:rPr>
          <w:rStyle w:val="pxst"/>
        </w:rPr>
        <w:instrText>st.ref.id="I00J9AL"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w:t>
      </w:r>
      <w:r w:rsidRPr="00A25529">
        <w:t>.</w:t>
      </w:r>
    </w:p>
    <w:p w14:paraId="21A3A9B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w:t>
      </w:r>
      <w:ins w:id="3069" w:author="Cara Cardinale" w:date="2025-03-02T17:03:00Z">
        <w:r w:rsidR="001F02C6" w:rsidRPr="00A25529">
          <w:t xml:space="preserve">ritten notice </w:t>
        </w:r>
      </w:ins>
      <w:ins w:id="3070" w:author="Cara Cardinale" w:date="2025-03-02T17:07:00Z">
        <w:r w:rsidR="001F02C6" w:rsidRPr="00A25529">
          <w:t>must</w:t>
        </w:r>
      </w:ins>
      <w:ins w:id="3071" w:author="Cara Cardinale" w:date="2025-03-02T17:03:00Z">
        <w:r w:rsidR="001F02C6" w:rsidRPr="00A25529">
          <w:t xml:space="preserve">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w:t>
        </w:r>
      </w:ins>
      <w:ins w:id="3072" w:author="Cara Cardinale" w:date="2025-03-02T17:07:00Z">
        <w:r w:rsidR="001F02C6" w:rsidRPr="00A25529">
          <w:t>must</w:t>
        </w:r>
      </w:ins>
      <w:ins w:id="3073" w:author="Cara Cardinale" w:date="2025-03-02T17:03:00Z">
        <w:r w:rsidR="001F02C6" w:rsidRPr="00A25529">
          <w:t xml:space="preserve"> also state the purpose or purposes for which the meeting is called. A copy of the notice of any meeting </w:t>
        </w:r>
      </w:ins>
      <w:ins w:id="3074" w:author="Cara Cardinale" w:date="2025-03-02T17:07:00Z">
        <w:r w:rsidR="001F02C6" w:rsidRPr="00A25529">
          <w:t>must</w:t>
        </w:r>
      </w:ins>
      <w:ins w:id="3075" w:author="Cara Cardinale" w:date="2025-03-02T17:03:00Z">
        <w:r w:rsidR="001F02C6" w:rsidRPr="00A25529">
          <w:t xml:space="preserve"> be given, personally, by mail, or by facsimile telecommunications or by electronic mail, to each member entitled to vote at such meeting. If the notice is given personally, by first class mail or by facsimile telecommunications or by electronic mail, it </w:t>
        </w:r>
      </w:ins>
      <w:ins w:id="3076" w:author="Cara Cardinale" w:date="2025-03-02T17:08:00Z">
        <w:r w:rsidR="001F02C6" w:rsidRPr="00A25529">
          <w:t>must</w:t>
        </w:r>
      </w:ins>
      <w:ins w:id="3077" w:author="Cara Cardinale" w:date="2025-03-02T17:03:00Z">
        <w:r w:rsidR="001F02C6" w:rsidRPr="00A25529">
          <w:t xml:space="preserve"> be given not less than </w:t>
        </w:r>
      </w:ins>
      <w:ins w:id="3078" w:author="Cara Cardinale" w:date="2025-03-02T17:08:00Z">
        <w:r w:rsidR="001F02C6" w:rsidRPr="00A25529">
          <w:t>10</w:t>
        </w:r>
      </w:ins>
      <w:ins w:id="3079" w:author="Cara Cardinale" w:date="2025-03-02T17:03:00Z">
        <w:r w:rsidR="001F02C6" w:rsidRPr="00A25529">
          <w:t xml:space="preserve"> nor more than </w:t>
        </w:r>
      </w:ins>
      <w:ins w:id="3080" w:author="Cara Cardinale" w:date="2025-03-02T17:08:00Z">
        <w:r w:rsidR="001F02C6" w:rsidRPr="00A25529">
          <w:t>50</w:t>
        </w:r>
      </w:ins>
      <w:ins w:id="3081" w:author="Cara Cardinale" w:date="2025-03-02T17:03:00Z">
        <w:r w:rsidR="001F02C6" w:rsidRPr="00A25529">
          <w:t xml:space="preserve"> days before the date of the meeting; if mailed by any other class of mail, it </w:t>
        </w:r>
      </w:ins>
      <w:ins w:id="3082" w:author="Cara Cardinale" w:date="2025-03-02T17:08:00Z">
        <w:r w:rsidR="001F02C6" w:rsidRPr="00A25529">
          <w:t>must</w:t>
        </w:r>
      </w:ins>
      <w:ins w:id="3083" w:author="Cara Cardinale" w:date="2025-03-02T17:03:00Z">
        <w:r w:rsidR="001F02C6" w:rsidRPr="00A25529">
          <w:t xml:space="preserve"> be given not less than </w:t>
        </w:r>
      </w:ins>
      <w:ins w:id="3084" w:author="Cara Cardinale" w:date="2025-03-02T17:08:00Z">
        <w:r w:rsidR="001F02C6" w:rsidRPr="00A25529">
          <w:t>30</w:t>
        </w:r>
      </w:ins>
      <w:ins w:id="3085" w:author="Cara Cardinale" w:date="2025-03-02T17:03:00Z">
        <w:r w:rsidR="001F02C6" w:rsidRPr="00A25529">
          <w:t xml:space="preserve"> nor more than </w:t>
        </w:r>
      </w:ins>
      <w:ins w:id="3086" w:author="Cara Cardinale" w:date="2025-03-02T17:08:00Z">
        <w:r w:rsidR="001F02C6" w:rsidRPr="00A25529">
          <w:t>60</w:t>
        </w:r>
      </w:ins>
      <w:ins w:id="3087" w:author="Cara Cardinale" w:date="2025-03-02T17:03:00Z">
        <w:r w:rsidR="001F02C6" w:rsidRPr="00A25529">
          <w:t xml:space="preserve"> days before such date. If mailed, such notice is given when deposited in the United States mail, with postage thereon prepaid, directed to the member at his</w:t>
        </w:r>
      </w:ins>
      <w:ins w:id="3088" w:author="Cara Cardinale" w:date="2025-03-02T17:08:00Z">
        <w:r w:rsidR="001F02C6" w:rsidRPr="00A25529">
          <w:t xml:space="preserve"> or her</w:t>
        </w:r>
      </w:ins>
      <w:ins w:id="3089" w:author="Cara Cardinale" w:date="2025-03-02T17:03:00Z">
        <w:r w:rsidR="001F02C6" w:rsidRPr="00A25529">
          <w:t xml:space="preserve"> address as it appears on the record of members, or, if </w:t>
        </w:r>
      </w:ins>
      <w:ins w:id="3090" w:author="Cara Cardinale" w:date="2025-03-04T10:34:00Z">
        <w:r w:rsidR="00A25529" w:rsidRPr="00A25529">
          <w:t xml:space="preserve">he or she </w:t>
        </w:r>
      </w:ins>
      <w:ins w:id="3091" w:author="Cara Cardinale" w:date="2025-03-02T17:08:00Z">
        <w:r w:rsidR="001F02C6" w:rsidRPr="00A25529">
          <w:t>has</w:t>
        </w:r>
      </w:ins>
      <w:ins w:id="3092" w:author="Cara Cardinale" w:date="2025-03-02T17:03:00Z">
        <w:r w:rsidR="001F02C6" w:rsidRPr="00A25529">
          <w:t xml:space="preserve"> filed with the secretary of the corporation a written request that notices to him</w:t>
        </w:r>
      </w:ins>
      <w:ins w:id="3093" w:author="Cara Cardinale" w:date="2025-03-02T17:09:00Z">
        <w:r w:rsidR="001F02C6" w:rsidRPr="00A25529">
          <w:t xml:space="preserve"> or her</w:t>
        </w:r>
      </w:ins>
      <w:ins w:id="3094" w:author="Cara Cardinale" w:date="2025-03-02T17:03:00Z">
        <w:r w:rsidR="001F02C6" w:rsidRPr="00A25529">
          <w:t xml:space="preserve"> be mailed to some other address, then directed to him </w:t>
        </w:r>
      </w:ins>
      <w:ins w:id="3095" w:author="Cara Cardinale" w:date="2025-03-02T17:09:00Z">
        <w:r w:rsidR="001F02C6" w:rsidRPr="00A25529">
          <w:t xml:space="preserve">of her </w:t>
        </w:r>
      </w:ins>
      <w:ins w:id="3096" w:author="Cara Cardinale" w:date="2025-03-02T17:03:00Z">
        <w:r w:rsidR="001F02C6" w:rsidRPr="00A25529">
          <w:t>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del w:id="3097" w:author="Cara Cardinale" w:date="2025-03-02T17:09:00Z">
        <w:r w:rsidRPr="00A25529" w:rsidDel="001F02C6">
          <w:delText>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st.ref.id="I00M2FH"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1EB2D17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st.ref.id="I0057M8"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4D1A58A2" w14:textId="77777777" w:rsidR="00FB29D8" w:rsidRPr="00A25529" w:rsidRDefault="00FB29D8">
      <w:pPr>
        <w:pStyle w:val="pxformrefrr"/>
        <w:rPr>
          <w:sz w:val="24"/>
          <w:szCs w:val="24"/>
        </w:rPr>
      </w:pPr>
      <w:r w:rsidRPr="00A25529">
        <w:rPr>
          <w:rStyle w:val="pxvis"/>
          <w:rFonts w:cs="Arial"/>
          <w:bCs/>
          <w:sz w:val="50"/>
          <w:rPrChange w:id="3098" w:author="Cara Cardinale" w:date="2025-03-04T10:36:00Z">
            <w:rPr>
              <w:rStyle w:val="pxvis"/>
              <w:rFonts w:cs="Arial"/>
              <w:bCs/>
            </w:rPr>
          </w:rPrChange>
        </w:rPr>
        <w:t>Research References</w:t>
      </w:r>
    </w:p>
    <w:p w14:paraId="06C7249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rc.ref.id="I0080R4"</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099" w:author="Cara Cardinale" w:date="2025-01-21T18:36:00Z">
        <w:r w:rsidRPr="00A25529" w:rsidDel="002B506A">
          <w:rPr>
            <w:rStyle w:val="pxrc"/>
          </w:rPr>
          <w:delText>903 to 909</w:delText>
        </w:r>
      </w:del>
      <w:ins w:id="3100" w:author="Cara Cardinale" w:date="2025-01-21T18:36:00Z">
        <w:r w:rsidR="002B506A" w:rsidRPr="00A25529">
          <w:rPr>
            <w:rStyle w:val="pxrc"/>
          </w:rPr>
          <w:t>901 to 907</w:t>
        </w:r>
      </w:ins>
    </w:p>
    <w:p w14:paraId="20D41B69" w14:textId="77777777" w:rsidR="00FB29D8" w:rsidRPr="00A25529" w:rsidRDefault="00FB29D8">
      <w:pPr>
        <w:pStyle w:val="pxformrefn"/>
      </w:pPr>
      <w:r w:rsidRPr="00A25529">
        <w:t xml:space="preserve">Section 2.07. </w:t>
      </w:r>
    </w:p>
    <w:p w14:paraId="042C6177" w14:textId="77777777" w:rsidR="00FB29D8" w:rsidRPr="00A25529" w:rsidRDefault="00FB29D8">
      <w:pPr>
        <w:pStyle w:val="pxformrefnote"/>
        <w:spacing w:before="180"/>
      </w:pPr>
      <w:del w:id="3101" w:author="Cara Cardinale" w:date="2025-01-14T20:47:00Z">
        <w:r w:rsidRPr="00A25529" w:rsidDel="00CF1278">
          <w:delText>Drafter's Note</w:delText>
        </w:r>
      </w:del>
      <w:r w:rsidRPr="00A25529">
        <w:t xml:space="preserve"> </w:t>
      </w:r>
    </w:p>
    <w:p w14:paraId="35A3CF4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st.ref.id="I00ATW0"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685471DF" w14:textId="77777777" w:rsidR="00FB29D8" w:rsidRPr="00A25529" w:rsidRDefault="00FB29D8">
      <w:pPr>
        <w:pStyle w:val="pxformrefrr"/>
        <w:rPr>
          <w:sz w:val="24"/>
          <w:szCs w:val="24"/>
        </w:rPr>
      </w:pPr>
      <w:r w:rsidRPr="00A25529">
        <w:rPr>
          <w:rStyle w:val="pxvis"/>
          <w:rFonts w:cs="Arial"/>
          <w:bCs/>
          <w:sz w:val="50"/>
          <w:rPrChange w:id="3102" w:author="Cara Cardinale" w:date="2025-03-04T10:36:00Z">
            <w:rPr>
              <w:rStyle w:val="pxvis"/>
              <w:rFonts w:cs="Arial"/>
              <w:bCs/>
            </w:rPr>
          </w:rPrChange>
        </w:rPr>
        <w:t>Research References</w:t>
      </w:r>
    </w:p>
    <w:p w14:paraId="0AA15AF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rc.ref.id="I00DN0W"</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03" w:author="Cara Cardinale" w:date="2025-01-21T18:36:00Z">
        <w:r w:rsidRPr="00A25529" w:rsidDel="002B506A">
          <w:rPr>
            <w:rStyle w:val="pxrc"/>
          </w:rPr>
          <w:delText>903 to 909</w:delText>
        </w:r>
      </w:del>
      <w:ins w:id="3104" w:author="Cara Cardinale" w:date="2025-01-21T18:36:00Z">
        <w:r w:rsidR="002B506A" w:rsidRPr="00A25529">
          <w:rPr>
            <w:rStyle w:val="pxrc"/>
          </w:rPr>
          <w:t>901 to 907</w:t>
        </w:r>
      </w:ins>
    </w:p>
    <w:p w14:paraId="6B2C9A16" w14:textId="77777777" w:rsidR="00FB29D8" w:rsidRPr="00A25529" w:rsidRDefault="00FB29D8">
      <w:pPr>
        <w:pStyle w:val="pxformrefn"/>
      </w:pPr>
      <w:r w:rsidRPr="00A25529">
        <w:t xml:space="preserve">Section 2.08. </w:t>
      </w:r>
    </w:p>
    <w:p w14:paraId="292039B3" w14:textId="77777777" w:rsidR="00FB29D8" w:rsidRPr="00A25529" w:rsidRDefault="00FB29D8">
      <w:pPr>
        <w:pStyle w:val="pxformrefnote"/>
        <w:spacing w:before="180"/>
      </w:pPr>
      <w:del w:id="3105" w:author="Cara Cardinale" w:date="2025-01-14T20:47:00Z">
        <w:r w:rsidRPr="00A25529" w:rsidDel="00CF1278">
          <w:delText>Drafter's Note</w:delText>
        </w:r>
      </w:del>
      <w:r w:rsidRPr="00A25529">
        <w:t xml:space="preserve"> </w:t>
      </w:r>
    </w:p>
    <w:p w14:paraId="54525DA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st.ref.id="I00GG5S"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607</w:t>
      </w:r>
      <w:r w:rsidRPr="00A25529">
        <w:t>.</w:t>
      </w:r>
    </w:p>
    <w:p w14:paraId="76E05A8F" w14:textId="77777777" w:rsidR="00FB29D8" w:rsidRPr="00A25529" w:rsidRDefault="00FB29D8">
      <w:pPr>
        <w:pStyle w:val="pxformrefrr"/>
        <w:rPr>
          <w:sz w:val="24"/>
          <w:szCs w:val="24"/>
        </w:rPr>
      </w:pPr>
      <w:r w:rsidRPr="00A25529">
        <w:rPr>
          <w:rStyle w:val="pxvis"/>
          <w:rFonts w:cs="Arial"/>
          <w:bCs/>
          <w:sz w:val="50"/>
          <w:rPrChange w:id="3106" w:author="Cara Cardinale" w:date="2025-03-04T10:36:00Z">
            <w:rPr>
              <w:rStyle w:val="pxvis"/>
              <w:rFonts w:cs="Arial"/>
              <w:bCs/>
            </w:rPr>
          </w:rPrChange>
        </w:rPr>
        <w:t>Research References</w:t>
      </w:r>
    </w:p>
    <w:p w14:paraId="17FF204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rc.ref.id="I00J9AO"</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93</w:t>
      </w:r>
      <w:ins w:id="3107" w:author="Cara Cardinale" w:date="2025-01-25T21:03:00Z">
        <w:r w:rsidR="0082681D" w:rsidRPr="00A25529">
          <w:rPr>
            <w:rStyle w:val="pxrc"/>
          </w:rPr>
          <w:t>3</w:t>
        </w:r>
      </w:ins>
      <w:del w:id="3108" w:author="Cara Cardinale" w:date="2025-01-25T21:03:00Z">
        <w:r w:rsidRPr="00A25529" w:rsidDel="0082681D">
          <w:rPr>
            <w:rStyle w:val="pxrc"/>
          </w:rPr>
          <w:delText>5</w:delText>
        </w:r>
      </w:del>
    </w:p>
    <w:p w14:paraId="318709A8" w14:textId="77777777" w:rsidR="00FB29D8" w:rsidRPr="00A25529" w:rsidRDefault="00FB29D8">
      <w:pPr>
        <w:pStyle w:val="pxformrefn"/>
      </w:pPr>
      <w:r w:rsidRPr="00A25529">
        <w:t xml:space="preserve">Section 2.09. </w:t>
      </w:r>
    </w:p>
    <w:p w14:paraId="248A4A26" w14:textId="77777777" w:rsidR="00FB29D8" w:rsidRPr="00A25529" w:rsidRDefault="00FB29D8">
      <w:pPr>
        <w:pStyle w:val="pxformrefnote"/>
        <w:spacing w:before="180"/>
      </w:pPr>
      <w:del w:id="3109" w:author="Cara Cardinale" w:date="2025-01-14T20:47:00Z">
        <w:r w:rsidRPr="00A25529" w:rsidDel="00CF1278">
          <w:delText>Drafter's Note</w:delText>
        </w:r>
      </w:del>
      <w:r w:rsidRPr="00A25529">
        <w:t xml:space="preserve"> </w:t>
      </w:r>
    </w:p>
    <w:p w14:paraId="684B5EA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Members entitled to cast a majority of the total number of votes at a meeting will constitute a quorum at the meeting, provided that when a specified item of business is required to be voted on by a class of members, voting as a class, members entitled to cast a majority of the total votes entitled to be cast by such class will constitute a quorum for the transaction of such specified items of business. </w:t>
      </w:r>
      <w:r w:rsidRPr="00A25529">
        <w:rPr>
          <w:rStyle w:val="pxst"/>
          <w:color w:val="FF0000"/>
          <w:vertAlign w:val="superscript"/>
        </w:rPr>
        <w:t>►</w:t>
      </w:r>
      <w:r w:rsidRPr="00A25529">
        <w:rPr>
          <w:rStyle w:val="pxst"/>
        </w:rPr>
        <w:fldChar w:fldCharType="begin"/>
      </w:r>
      <w:r w:rsidRPr="00A25529">
        <w:rPr>
          <w:rStyle w:val="pxst"/>
        </w:rPr>
        <w:instrText>st.ref.id="I0057MA"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608(a)</w:t>
      </w:r>
      <w:r w:rsidRPr="00A25529">
        <w:t xml:space="preserve">. The certificate of incorporation or the bylaws may provide for any lesser quorum not less than the members entitled to cast 100 votes or one-tenth of the total number of votes entitled to be cast, whichever is lesser, and may, under </w:t>
      </w:r>
      <w:r w:rsidRPr="00A25529">
        <w:rPr>
          <w:rStyle w:val="pxst"/>
          <w:color w:val="FF0000"/>
          <w:vertAlign w:val="superscript"/>
        </w:rPr>
        <w:t>►</w:t>
      </w:r>
      <w:r w:rsidRPr="00A25529">
        <w:rPr>
          <w:rStyle w:val="pxst"/>
        </w:rPr>
        <w:fldChar w:fldCharType="begin"/>
      </w:r>
      <w:r w:rsidRPr="00A25529">
        <w:rPr>
          <w:rStyle w:val="pxst"/>
        </w:rPr>
        <w:instrText>st.ref.id="I0080R6"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w:t>
      </w:r>
      <w:r w:rsidRPr="00A25529">
        <w:t xml:space="preserve">, provide for a greater quorum. </w:t>
      </w:r>
      <w:r w:rsidRPr="00A25529">
        <w:rPr>
          <w:rStyle w:val="pxst"/>
          <w:color w:val="FF0000"/>
          <w:vertAlign w:val="superscript"/>
        </w:rPr>
        <w:t>►</w:t>
      </w:r>
      <w:r w:rsidRPr="00A25529">
        <w:rPr>
          <w:rStyle w:val="pxst"/>
        </w:rPr>
        <w:fldChar w:fldCharType="begin"/>
      </w:r>
      <w:r w:rsidRPr="00A25529">
        <w:rPr>
          <w:rStyle w:val="pxst"/>
        </w:rPr>
        <w:instrText>st.ref.id="I00ATW2"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608(b)</w:t>
      </w:r>
      <w:r w:rsidRPr="00A25529">
        <w:t xml:space="preserve">. The members present may adjourn the meeting despite the absence of a quorum. </w:t>
      </w:r>
      <w:r w:rsidRPr="00A25529">
        <w:rPr>
          <w:rStyle w:val="pxst"/>
          <w:color w:val="FF0000"/>
          <w:vertAlign w:val="superscript"/>
        </w:rPr>
        <w:t>►</w:t>
      </w:r>
      <w:r w:rsidRPr="00A25529">
        <w:rPr>
          <w:rStyle w:val="pxst"/>
        </w:rPr>
        <w:fldChar w:fldCharType="begin"/>
      </w:r>
      <w:r w:rsidRPr="00A25529">
        <w:rPr>
          <w:rStyle w:val="pxst"/>
        </w:rPr>
        <w:instrText>st.ref.id="I00DN0Y"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608(d)</w:t>
      </w:r>
      <w:r w:rsidRPr="00A25529">
        <w:t>.</w:t>
      </w:r>
    </w:p>
    <w:p w14:paraId="2E7B3E7B" w14:textId="77777777" w:rsidR="00FB29D8" w:rsidRPr="00A25529" w:rsidRDefault="00FB29D8">
      <w:pPr>
        <w:pStyle w:val="pxformrefrr"/>
        <w:rPr>
          <w:sz w:val="24"/>
          <w:szCs w:val="24"/>
        </w:rPr>
      </w:pPr>
      <w:r w:rsidRPr="00A25529">
        <w:rPr>
          <w:rStyle w:val="pxvis"/>
          <w:rFonts w:cs="Arial"/>
          <w:bCs/>
          <w:sz w:val="50"/>
          <w:rPrChange w:id="3110" w:author="Cara Cardinale" w:date="2025-03-04T10:36:00Z">
            <w:rPr>
              <w:rStyle w:val="pxvis"/>
              <w:rFonts w:cs="Arial"/>
              <w:bCs/>
            </w:rPr>
          </w:rPrChange>
        </w:rPr>
        <w:t>Research References</w:t>
      </w:r>
    </w:p>
    <w:p w14:paraId="4918BA4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rc.ref.id="I00GG5U"</w:instrText>
      </w:r>
      <w:r w:rsidRPr="00A25529">
        <w:rPr>
          <w:rStyle w:val="pxrc"/>
        </w:rPr>
        <w:fldChar w:fldCharType="end"/>
      </w:r>
      <w:r w:rsidRPr="00A25529">
        <w:rPr>
          <w:rStyle w:val="pxrc"/>
        </w:rPr>
        <w:t xml:space="preserve">N.Y. Jur. 2d, Business Relationships </w:t>
      </w:r>
      <w:r w:rsidRPr="00A25529">
        <w:rPr>
          <w:rStyle w:val="pxrc"/>
          <w:vanish/>
        </w:rPr>
        <w:t>&amp;s;</w:t>
      </w:r>
      <w:del w:id="3111" w:author="Cara Cardinale" w:date="2025-01-21T18:44:00Z">
        <w:r w:rsidRPr="00A25529" w:rsidDel="00865539">
          <w:rPr>
            <w:rStyle w:val="pxvis"/>
            <w:rFonts w:ascii="Times NewRoman" w:hAnsi="Times NewRoman"/>
            <w:b w:val="0"/>
            <w:sz w:val="24"/>
          </w:rPr>
          <w:delText>§</w:delText>
        </w:r>
        <w:r w:rsidRPr="00A25529" w:rsidDel="00865539">
          <w:rPr>
            <w:rStyle w:val="pxrc"/>
          </w:rPr>
          <w:delText>914</w:delText>
        </w:r>
      </w:del>
      <w:ins w:id="3112" w:author="Cara Cardinale" w:date="2025-01-21T18:44:00Z">
        <w:r w:rsidR="00865539" w:rsidRPr="00A25529">
          <w:rPr>
            <w:rStyle w:val="pxvis"/>
            <w:rFonts w:ascii="Times NewRoman" w:hAnsi="Times NewRoman"/>
            <w:b w:val="0"/>
            <w:sz w:val="24"/>
          </w:rPr>
          <w:t>§912</w:t>
        </w:r>
      </w:ins>
    </w:p>
    <w:p w14:paraId="54AF9F45" w14:textId="77777777" w:rsidR="00FB29D8" w:rsidRPr="00A25529" w:rsidRDefault="00FB29D8">
      <w:pPr>
        <w:pStyle w:val="pxformrefn"/>
      </w:pPr>
      <w:r w:rsidRPr="00A25529">
        <w:t xml:space="preserve">Section 2.10. </w:t>
      </w:r>
    </w:p>
    <w:p w14:paraId="707DF39A" w14:textId="77777777" w:rsidR="00FB29D8" w:rsidRPr="00A25529" w:rsidRDefault="00FB29D8">
      <w:pPr>
        <w:pStyle w:val="pxformrefnote"/>
        <w:spacing w:before="180"/>
      </w:pPr>
      <w:del w:id="3113" w:author="Cara Cardinale" w:date="2025-01-14T20:47:00Z">
        <w:r w:rsidRPr="00A25529" w:rsidDel="00CF1278">
          <w:delText>Drafter's Note</w:delText>
        </w:r>
      </w:del>
      <w:r w:rsidRPr="00A25529">
        <w:t xml:space="preserve"> </w:t>
      </w:r>
    </w:p>
    <w:p w14:paraId="2AF75D7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There is no applicable section in the statute. This provision reflects standard corporate practice.</w:t>
      </w:r>
    </w:p>
    <w:p w14:paraId="6EC9AE9D" w14:textId="77777777" w:rsidR="00FB29D8" w:rsidRPr="00A25529" w:rsidRDefault="00FB29D8">
      <w:pPr>
        <w:pStyle w:val="pxformrefn"/>
      </w:pPr>
      <w:r w:rsidRPr="00A25529">
        <w:t xml:space="preserve">Section 2.11. </w:t>
      </w:r>
    </w:p>
    <w:p w14:paraId="4A3CBE10" w14:textId="77777777" w:rsidR="00FB29D8" w:rsidRPr="00A25529" w:rsidRDefault="00FB29D8">
      <w:pPr>
        <w:pStyle w:val="pxformrefnote"/>
        <w:spacing w:before="180"/>
      </w:pPr>
      <w:del w:id="3114" w:author="Cara Cardinale" w:date="2025-01-14T20:47:00Z">
        <w:r w:rsidRPr="00A25529" w:rsidDel="00CF1278">
          <w:delText>Drafter's Note</w:delText>
        </w:r>
      </w:del>
      <w:r w:rsidRPr="00A25529">
        <w:t xml:space="preserve"> </w:t>
      </w:r>
    </w:p>
    <w:p w14:paraId="17543D9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st.ref.id="I00J9AQ"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609</w:t>
      </w:r>
      <w:r w:rsidRPr="00A25529">
        <w:t xml:space="preserve"> provides that members may vote by proxy unless otherwise provided in the certificate of incorporation or bylaws.</w:t>
      </w:r>
    </w:p>
    <w:p w14:paraId="15CA774F" w14:textId="77777777" w:rsidR="00FB29D8" w:rsidRPr="00A25529" w:rsidRDefault="00FB29D8">
      <w:pPr>
        <w:pStyle w:val="pxformrefrr"/>
        <w:rPr>
          <w:sz w:val="24"/>
          <w:szCs w:val="24"/>
        </w:rPr>
      </w:pPr>
      <w:r w:rsidRPr="00A25529">
        <w:rPr>
          <w:rStyle w:val="pxvis"/>
          <w:rFonts w:cs="Arial"/>
          <w:bCs/>
          <w:sz w:val="50"/>
          <w:rPrChange w:id="3115" w:author="Cara Cardinale" w:date="2025-03-04T10:36:00Z">
            <w:rPr>
              <w:rStyle w:val="pxvis"/>
              <w:rFonts w:cs="Arial"/>
              <w:bCs/>
            </w:rPr>
          </w:rPrChange>
        </w:rPr>
        <w:t>Research References</w:t>
      </w:r>
    </w:p>
    <w:p w14:paraId="134FDBC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rc.ref.id="I00M2FM"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16" w:author="Cara Cardinale" w:date="2025-01-23T13:05:00Z">
        <w:r w:rsidRPr="00A25529" w:rsidDel="00F97A90">
          <w:rPr>
            <w:rStyle w:val="pxrc"/>
          </w:rPr>
          <w:delText>945 to 948</w:delText>
        </w:r>
      </w:del>
      <w:ins w:id="3117" w:author="Cara Cardinale" w:date="2025-01-23T13:05:00Z">
        <w:r w:rsidR="00F97A90" w:rsidRPr="00A25529">
          <w:rPr>
            <w:rStyle w:val="pxrc"/>
          </w:rPr>
          <w:t>943 to 946</w:t>
        </w:r>
      </w:ins>
    </w:p>
    <w:p w14:paraId="79B039F6" w14:textId="77777777" w:rsidR="00FB29D8" w:rsidRPr="00A25529" w:rsidRDefault="00FB29D8">
      <w:pPr>
        <w:pStyle w:val="pxformrefn"/>
      </w:pPr>
      <w:r w:rsidRPr="00A25529">
        <w:t xml:space="preserve">Section 2.12. </w:t>
      </w:r>
    </w:p>
    <w:p w14:paraId="78AC812F" w14:textId="77777777" w:rsidR="00FB29D8" w:rsidRPr="00A25529" w:rsidRDefault="00FB29D8">
      <w:pPr>
        <w:pStyle w:val="pxformrefnote"/>
        <w:spacing w:before="180"/>
      </w:pPr>
      <w:del w:id="3118" w:author="Cara Cardinale" w:date="2025-01-14T20:47:00Z">
        <w:r w:rsidRPr="00A25529" w:rsidDel="00CF1278">
          <w:delText>Drafter's Note</w:delText>
        </w:r>
      </w:del>
      <w:r w:rsidRPr="00A25529">
        <w:t xml:space="preserve"> </w:t>
      </w:r>
    </w:p>
    <w:p w14:paraId="0CE4DAC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This set of bylaws provides that inspectors are not required unless expressly requested by a member present in person or by proxy at a meeting.</w:t>
      </w:r>
    </w:p>
    <w:p w14:paraId="42AA54D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st.ref.id="I0057MD"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w:t>
      </w:r>
      <w:r w:rsidRPr="00A25529">
        <w:t>.</w:t>
      </w:r>
    </w:p>
    <w:p w14:paraId="1B84C32C" w14:textId="77777777" w:rsidR="00FB29D8" w:rsidRPr="00A25529" w:rsidRDefault="00FB29D8">
      <w:pPr>
        <w:pStyle w:val="pxformrefrr"/>
        <w:rPr>
          <w:sz w:val="24"/>
          <w:szCs w:val="24"/>
        </w:rPr>
      </w:pPr>
      <w:r w:rsidRPr="00A25529">
        <w:rPr>
          <w:rStyle w:val="pxvis"/>
          <w:rFonts w:cs="Arial"/>
          <w:bCs/>
          <w:sz w:val="50"/>
          <w:rPrChange w:id="3119" w:author="Cara Cardinale" w:date="2025-03-04T10:36:00Z">
            <w:rPr>
              <w:rStyle w:val="pxvis"/>
              <w:rFonts w:cs="Arial"/>
              <w:bCs/>
            </w:rPr>
          </w:rPrChange>
        </w:rPr>
        <w:t>Research References</w:t>
      </w:r>
    </w:p>
    <w:p w14:paraId="4F40426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rc.ref.id="I0080R9"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20" w:author="Cara Cardinale" w:date="2025-01-25T21:05:00Z">
        <w:r w:rsidRPr="00A25529" w:rsidDel="0082681D">
          <w:rPr>
            <w:rStyle w:val="pxrc"/>
          </w:rPr>
          <w:delText>928, 929</w:delText>
        </w:r>
      </w:del>
      <w:ins w:id="3121" w:author="Cara Cardinale" w:date="2025-01-25T21:05:00Z">
        <w:r w:rsidR="0082681D" w:rsidRPr="00A25529">
          <w:rPr>
            <w:rStyle w:val="pxrc"/>
          </w:rPr>
          <w:t>926, 927</w:t>
        </w:r>
      </w:ins>
    </w:p>
    <w:p w14:paraId="6F3F6372" w14:textId="77777777" w:rsidR="00FB29D8" w:rsidRPr="00A25529" w:rsidRDefault="00FB29D8">
      <w:pPr>
        <w:pStyle w:val="pxformrefn"/>
      </w:pPr>
      <w:r w:rsidRPr="00A25529">
        <w:t xml:space="preserve">Section 2.13. </w:t>
      </w:r>
    </w:p>
    <w:p w14:paraId="6DD6EEF1" w14:textId="77777777" w:rsidR="00FB29D8" w:rsidRPr="00A25529" w:rsidRDefault="00FB29D8">
      <w:pPr>
        <w:pStyle w:val="pxformrefnote"/>
        <w:spacing w:before="180"/>
      </w:pPr>
      <w:del w:id="3122" w:author="Cara Cardinale" w:date="2025-01-14T20:47:00Z">
        <w:r w:rsidRPr="00A25529" w:rsidDel="00CF1278">
          <w:delText>Drafter's Note</w:delText>
        </w:r>
      </w:del>
      <w:r w:rsidRPr="00A25529">
        <w:t xml:space="preserve"> </w:t>
      </w:r>
    </w:p>
    <w:p w14:paraId="69998E5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Other optional provisions concerning members' votes may be set forth in the certificate of incorporation or bylaws. See </w:t>
      </w:r>
      <w:r w:rsidRPr="00A25529">
        <w:rPr>
          <w:rStyle w:val="pxst"/>
          <w:color w:val="FF0000"/>
          <w:vertAlign w:val="superscript"/>
        </w:rPr>
        <w:t>►</w:t>
      </w:r>
      <w:r w:rsidRPr="00A25529">
        <w:rPr>
          <w:rStyle w:val="pxst"/>
        </w:rPr>
        <w:fldChar w:fldCharType="begin"/>
      </w:r>
      <w:r w:rsidRPr="00A25529">
        <w:rPr>
          <w:rStyle w:val="pxst"/>
        </w:rPr>
        <w:instrText>st.ref.id="I00ATW5"</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601(a), (b), 612, 615 to 617</w:t>
      </w:r>
      <w:r w:rsidRPr="00A25529">
        <w:t xml:space="preserve"> (if adopted by members).</w:t>
      </w:r>
    </w:p>
    <w:p w14:paraId="42F72E2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st.ref.id="I00M2FP"</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611, 613</w:t>
      </w:r>
      <w:r w:rsidRPr="00A25529">
        <w:t>.</w:t>
      </w:r>
    </w:p>
    <w:p w14:paraId="1FB32427" w14:textId="77777777" w:rsidR="00FB29D8" w:rsidRPr="00A25529" w:rsidRDefault="00FB29D8">
      <w:pPr>
        <w:pStyle w:val="pxformrefrr"/>
        <w:rPr>
          <w:sz w:val="24"/>
          <w:szCs w:val="24"/>
        </w:rPr>
      </w:pPr>
      <w:r w:rsidRPr="00A25529">
        <w:rPr>
          <w:rStyle w:val="pxvis"/>
          <w:rFonts w:cs="Arial"/>
          <w:bCs/>
          <w:sz w:val="50"/>
          <w:rPrChange w:id="3123" w:author="Cara Cardinale" w:date="2025-03-04T10:36:00Z">
            <w:rPr>
              <w:rStyle w:val="pxvis"/>
              <w:rFonts w:cs="Arial"/>
              <w:bCs/>
            </w:rPr>
          </w:rPrChange>
        </w:rPr>
        <w:t>Research References</w:t>
      </w:r>
    </w:p>
    <w:p w14:paraId="367EC1A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rc.ref.id="I0080SE"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24" w:author="Cara Cardinale" w:date="2025-01-25T15:24:00Z">
        <w:r w:rsidRPr="00A25529" w:rsidDel="00555D71">
          <w:rPr>
            <w:rStyle w:val="pxvis"/>
            <w:rFonts w:ascii="Times NewRoman" w:hAnsi="Times NewRoman"/>
            <w:b w:val="0"/>
            <w:sz w:val="24"/>
          </w:rPr>
          <w:delText>§</w:delText>
        </w:r>
        <w:r w:rsidRPr="00A25529" w:rsidDel="00555D71">
          <w:rPr>
            <w:rStyle w:val="pxrc"/>
          </w:rPr>
          <w:delText>549</w:delText>
        </w:r>
      </w:del>
      <w:ins w:id="3125" w:author="Cara Cardinale" w:date="2025-01-25T15:24:00Z">
        <w:r w:rsidR="00555D71" w:rsidRPr="00A25529">
          <w:rPr>
            <w:rStyle w:val="pxvis"/>
            <w:rFonts w:ascii="Times NewRoman" w:hAnsi="Times NewRoman"/>
            <w:b w:val="0"/>
            <w:sz w:val="24"/>
          </w:rPr>
          <w:t>§544</w:t>
        </w:r>
      </w:ins>
      <w:r w:rsidRPr="00A25529">
        <w:rPr>
          <w:rStyle w:val="pxrc"/>
        </w:rPr>
        <w:t>, 93</w:t>
      </w:r>
      <w:ins w:id="3126" w:author="Cara Cardinale" w:date="2025-01-25T21:12:00Z">
        <w:r w:rsidR="004F71C1" w:rsidRPr="00A25529">
          <w:rPr>
            <w:rStyle w:val="pxrc"/>
          </w:rPr>
          <w:t>1</w:t>
        </w:r>
      </w:ins>
      <w:del w:id="3127" w:author="Cara Cardinale" w:date="2025-01-25T21:12:00Z">
        <w:r w:rsidRPr="00A25529" w:rsidDel="004F71C1">
          <w:rPr>
            <w:rStyle w:val="pxrc"/>
          </w:rPr>
          <w:delText>3</w:delText>
        </w:r>
      </w:del>
    </w:p>
    <w:p w14:paraId="37D853E6" w14:textId="77777777" w:rsidR="00FB29D8" w:rsidRPr="00A25529" w:rsidRDefault="00FB29D8">
      <w:pPr>
        <w:pStyle w:val="pxformrefn"/>
      </w:pPr>
      <w:r w:rsidRPr="00A25529">
        <w:t xml:space="preserve">Section 2.14. </w:t>
      </w:r>
    </w:p>
    <w:p w14:paraId="011780CA" w14:textId="77777777" w:rsidR="00FB29D8" w:rsidRPr="00A25529" w:rsidRDefault="00FB29D8">
      <w:pPr>
        <w:pStyle w:val="pxformrefnote"/>
        <w:spacing w:before="180"/>
      </w:pPr>
      <w:del w:id="3128" w:author="Cara Cardinale" w:date="2025-01-14T20:47:00Z">
        <w:r w:rsidRPr="00A25529" w:rsidDel="00CF1278">
          <w:delText>Drafter's Note</w:delText>
        </w:r>
      </w:del>
      <w:r w:rsidRPr="00A25529">
        <w:t xml:space="preserve"> </w:t>
      </w:r>
    </w:p>
    <w:p w14:paraId="7DB47DE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If the written consent of fewer than all of the members is authorized, such provision must be included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st.ref.id="I00ATXA"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w:t>
      </w:r>
      <w:r w:rsidRPr="00A25529">
        <w:t>.</w:t>
      </w:r>
    </w:p>
    <w:p w14:paraId="104DF8EF" w14:textId="77777777" w:rsidR="00FB29D8" w:rsidRPr="00A25529" w:rsidRDefault="00FB29D8">
      <w:pPr>
        <w:pStyle w:val="pxformrefrr"/>
        <w:rPr>
          <w:sz w:val="24"/>
          <w:szCs w:val="24"/>
        </w:rPr>
      </w:pPr>
      <w:r w:rsidRPr="00A25529">
        <w:rPr>
          <w:rStyle w:val="pxvis"/>
          <w:rFonts w:cs="Arial"/>
          <w:bCs/>
          <w:sz w:val="50"/>
          <w:rPrChange w:id="3129" w:author="Cara Cardinale" w:date="2025-03-04T10:36:00Z">
            <w:rPr>
              <w:rStyle w:val="pxvis"/>
              <w:rFonts w:cs="Arial"/>
              <w:bCs/>
            </w:rPr>
          </w:rPrChange>
        </w:rPr>
        <w:t>Research References</w:t>
      </w:r>
    </w:p>
    <w:p w14:paraId="1A539FE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rc.ref.id="I00DN26"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3130" w:author="Cara Cardinale" w:date="2025-01-25T16:08:00Z">
        <w:r w:rsidR="00D5668B" w:rsidRPr="00A25529">
          <w:rPr>
            <w:rStyle w:val="pxrc"/>
          </w:rPr>
          <w:t>2</w:t>
        </w:r>
      </w:ins>
      <w:del w:id="3131" w:author="Cara Cardinale" w:date="2025-01-25T16:08:00Z">
        <w:r w:rsidRPr="00A25529" w:rsidDel="00D5668B">
          <w:rPr>
            <w:rStyle w:val="pxrc"/>
          </w:rPr>
          <w:delText>1</w:delText>
        </w:r>
      </w:del>
    </w:p>
    <w:p w14:paraId="152A0171" w14:textId="77777777" w:rsidR="00FB29D8" w:rsidRPr="00A25529" w:rsidRDefault="00FB29D8">
      <w:pPr>
        <w:pStyle w:val="pxformrefn"/>
      </w:pPr>
      <w:r w:rsidRPr="00A25529">
        <w:t xml:space="preserve">ARTICLE III. </w:t>
      </w:r>
    </w:p>
    <w:p w14:paraId="0785F916" w14:textId="77777777" w:rsidR="00FB29D8" w:rsidRPr="00A25529" w:rsidRDefault="00FB29D8">
      <w:pPr>
        <w:pStyle w:val="pxformrefnote"/>
        <w:spacing w:before="180"/>
      </w:pPr>
      <w:del w:id="3132" w:author="Cara Cardinale" w:date="2025-01-14T20:47:00Z">
        <w:r w:rsidRPr="00A25529" w:rsidDel="00CF1278">
          <w:delText>Drafter's Note</w:delText>
        </w:r>
      </w:del>
      <w:r w:rsidRPr="00A25529">
        <w:t xml:space="preserve"> </w:t>
      </w:r>
    </w:p>
    <w:p w14:paraId="39B17AD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Not-for-profit corporations frequently refer to directors as </w:t>
      </w:r>
      <w:r w:rsidRPr="00A25529">
        <w:rPr>
          <w:vanish/>
        </w:rPr>
        <w:t>&amp;ldquo;</w:t>
      </w:r>
      <w:r w:rsidRPr="00A25529">
        <w:rPr>
          <w:rStyle w:val="pxvis"/>
          <w:rFonts w:ascii="Times NewRoman" w:hAnsi="Times NewRoman"/>
          <w:b w:val="0"/>
          <w:sz w:val="24"/>
        </w:rPr>
        <w:t>“</w:t>
      </w:r>
      <w:r w:rsidRPr="00A25529">
        <w:t>trustees,</w:t>
      </w:r>
      <w:r w:rsidRPr="00A25529">
        <w:rPr>
          <w:vanish/>
        </w:rPr>
        <w:t>&amp;rdquo;</w:t>
      </w:r>
      <w:r w:rsidRPr="00A25529">
        <w:rPr>
          <w:rStyle w:val="pxvis"/>
          <w:rFonts w:ascii="Times NewRoman" w:hAnsi="Times NewRoman"/>
          <w:b w:val="0"/>
          <w:sz w:val="24"/>
        </w:rPr>
        <w:t>”</w:t>
      </w:r>
      <w:r w:rsidRPr="00A25529">
        <w:t xml:space="preserve"> and this term may be substituted for </w:t>
      </w:r>
      <w:r w:rsidRPr="00A25529">
        <w:rPr>
          <w:vanish/>
        </w:rPr>
        <w:t>&amp;ldquo;</w:t>
      </w:r>
      <w:r w:rsidRPr="00A25529">
        <w:rPr>
          <w:rStyle w:val="pxvis"/>
          <w:rFonts w:ascii="Times NewRoman" w:hAnsi="Times NewRoman"/>
          <w:b w:val="0"/>
          <w:sz w:val="24"/>
        </w:rPr>
        <w:t>“</w:t>
      </w:r>
      <w:r w:rsidRPr="00A25529">
        <w:t>directors</w:t>
      </w:r>
      <w:r w:rsidRPr="00A25529">
        <w:rPr>
          <w:vanish/>
        </w:rPr>
        <w:t>&amp;rdquo;</w:t>
      </w:r>
      <w:r w:rsidRPr="00A25529">
        <w:rPr>
          <w:rStyle w:val="pxvis"/>
          <w:rFonts w:ascii="Times NewRoman" w:hAnsi="Times NewRoman"/>
          <w:b w:val="0"/>
          <w:sz w:val="24"/>
        </w:rPr>
        <w:t>”</w:t>
      </w:r>
      <w:r w:rsidRPr="00A25529">
        <w:t xml:space="preserve"> throughout this form.</w:t>
      </w:r>
    </w:p>
    <w:p w14:paraId="68C24645" w14:textId="77777777" w:rsidR="00FB29D8" w:rsidRPr="00A25529" w:rsidRDefault="00FB29D8">
      <w:pPr>
        <w:pStyle w:val="pxformrefn"/>
      </w:pPr>
      <w:r w:rsidRPr="00A25529">
        <w:t xml:space="preserve">Section 3.01. </w:t>
      </w:r>
    </w:p>
    <w:p w14:paraId="000EBFCE" w14:textId="77777777" w:rsidR="00FB29D8" w:rsidRPr="00A25529" w:rsidRDefault="00FB29D8">
      <w:pPr>
        <w:pStyle w:val="pxformrefnote"/>
        <w:spacing w:before="180"/>
      </w:pPr>
      <w:del w:id="3133" w:author="Cara Cardinale" w:date="2025-01-14T20:47:00Z">
        <w:r w:rsidRPr="00A25529" w:rsidDel="00CF1278">
          <w:delText>Drafter's Note</w:delText>
        </w:r>
      </w:del>
      <w:r w:rsidRPr="00A25529">
        <w:t xml:space="preserve"> </w:t>
      </w:r>
    </w:p>
    <w:p w14:paraId="50E0E32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Unless otherwise provided in the certificate of incorporation, a corporation shall be managed by its board of directors. </w:t>
      </w:r>
      <w:r w:rsidRPr="00A25529">
        <w:rPr>
          <w:rStyle w:val="pxst"/>
          <w:color w:val="FF0000"/>
          <w:vertAlign w:val="superscript"/>
        </w:rPr>
        <w:t>►</w:t>
      </w:r>
      <w:r w:rsidRPr="00A25529">
        <w:rPr>
          <w:rStyle w:val="pxst"/>
        </w:rPr>
        <w:fldChar w:fldCharType="begin"/>
      </w:r>
      <w:r w:rsidRPr="00A25529">
        <w:rPr>
          <w:rStyle w:val="pxst"/>
        </w:rPr>
        <w:instrText>st.ref.id="I00GG72"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w:t>
      </w:r>
      <w:r w:rsidRPr="00A25529">
        <w:t xml:space="preserve">. Each director must be at least 18 years old. Note specific provisions concerning certain not-for-profit corporations in </w:t>
      </w:r>
      <w:r w:rsidRPr="00A25529">
        <w:rPr>
          <w:rStyle w:val="pxst"/>
          <w:color w:val="FF0000"/>
          <w:vertAlign w:val="superscript"/>
        </w:rPr>
        <w:t>►</w:t>
      </w:r>
      <w:r w:rsidRPr="00A25529">
        <w:rPr>
          <w:rStyle w:val="pxst"/>
        </w:rPr>
        <w:fldChar w:fldCharType="begin"/>
      </w:r>
      <w:r w:rsidRPr="00A25529">
        <w:rPr>
          <w:rStyle w:val="pxst"/>
        </w:rPr>
        <w:instrText>st.ref.id="I00J9BY"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w:t>
      </w:r>
      <w:r w:rsidRPr="00A25529">
        <w:t>.</w:t>
      </w:r>
    </w:p>
    <w:p w14:paraId="5E782F08" w14:textId="77777777" w:rsidR="00FB29D8" w:rsidRPr="00A25529" w:rsidRDefault="00FB29D8">
      <w:pPr>
        <w:pStyle w:val="pxformrefrr"/>
        <w:rPr>
          <w:sz w:val="24"/>
          <w:szCs w:val="24"/>
        </w:rPr>
      </w:pPr>
      <w:r w:rsidRPr="00A25529">
        <w:rPr>
          <w:rStyle w:val="pxvis"/>
          <w:rFonts w:cs="Arial"/>
          <w:bCs/>
          <w:sz w:val="50"/>
          <w:rPrChange w:id="3134" w:author="Cara Cardinale" w:date="2025-03-04T10:36:00Z">
            <w:rPr>
              <w:rStyle w:val="pxvis"/>
              <w:rFonts w:cs="Arial"/>
              <w:bCs/>
            </w:rPr>
          </w:rPrChange>
        </w:rPr>
        <w:t>Research References</w:t>
      </w:r>
    </w:p>
    <w:p w14:paraId="43B12CC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rc.ref.id="I00M2GU"</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3135" w:author="Cara Cardinale" w:date="2025-01-21T11:35:00Z">
        <w:r w:rsidRPr="00A25529" w:rsidDel="00D0029E">
          <w:rPr>
            <w:rStyle w:val="pxrc"/>
          </w:rPr>
          <w:delText>540</w:delText>
        </w:r>
      </w:del>
      <w:ins w:id="3136" w:author="Cara Cardinale" w:date="2025-01-21T11:35:00Z">
        <w:r w:rsidR="00D0029E" w:rsidRPr="00A25529">
          <w:rPr>
            <w:rStyle w:val="pxrc"/>
          </w:rPr>
          <w:t>535</w:t>
        </w:r>
      </w:ins>
    </w:p>
    <w:p w14:paraId="7F0FDD8D" w14:textId="77777777" w:rsidR="00FB29D8" w:rsidRPr="00A25529" w:rsidRDefault="00FB29D8">
      <w:pPr>
        <w:pStyle w:val="pxformrefn"/>
      </w:pPr>
      <w:r w:rsidRPr="00A25529">
        <w:t xml:space="preserve">Section 3.02. </w:t>
      </w:r>
    </w:p>
    <w:p w14:paraId="1EB375D1" w14:textId="77777777" w:rsidR="00FB29D8" w:rsidRPr="00A25529" w:rsidRDefault="00FB29D8">
      <w:pPr>
        <w:pStyle w:val="pxformrefnote"/>
        <w:spacing w:before="180"/>
      </w:pPr>
      <w:del w:id="3137" w:author="Cara Cardinale" w:date="2025-01-14T20:47:00Z">
        <w:r w:rsidRPr="00A25529" w:rsidDel="00CF1278">
          <w:delText>Drafter's Note</w:delText>
        </w:r>
      </w:del>
      <w:r w:rsidRPr="00A25529">
        <w:t xml:space="preserve"> </w:t>
      </w:r>
    </w:p>
    <w:p w14:paraId="65BB95A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Although not expressly provided by statute, apparently a variable range of the number of directors is permitted. See </w:t>
      </w:r>
      <w:r w:rsidRPr="00A25529">
        <w:rPr>
          <w:rStyle w:val="pxst"/>
          <w:color w:val="FF0000"/>
          <w:vertAlign w:val="superscript"/>
        </w:rPr>
        <w:t>►</w:t>
      </w:r>
      <w:r w:rsidRPr="00A25529">
        <w:rPr>
          <w:rStyle w:val="pxst"/>
        </w:rPr>
        <w:fldChar w:fldCharType="begin"/>
      </w:r>
      <w:r w:rsidRPr="00A25529">
        <w:rPr>
          <w:rStyle w:val="pxst"/>
        </w:rPr>
        <w:instrText>st.ref.id="I00OVLQ"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w:t>
      </w:r>
      <w:r w:rsidRPr="00A25529">
        <w:t>.</w:t>
      </w:r>
    </w:p>
    <w:p w14:paraId="686A54B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minimum number of directors of a not-for-profit corporation is set by statute at three. Subject to such limitation, the number may be fixed by the bylaws or, in the case of a corporation having members, by action of the members or the board under the specific provisions of a bylaw adopted by the members. If not otherwise fixed, the number shall be three. </w:t>
      </w:r>
      <w:r w:rsidRPr="00A25529">
        <w:rPr>
          <w:rStyle w:val="pxst"/>
          <w:color w:val="FF0000"/>
          <w:vertAlign w:val="superscript"/>
        </w:rPr>
        <w:t>►</w:t>
      </w:r>
      <w:r w:rsidRPr="00A25529">
        <w:rPr>
          <w:rStyle w:val="pxst"/>
        </w:rPr>
        <w:fldChar w:fldCharType="begin"/>
      </w:r>
      <w:r w:rsidRPr="00A25529">
        <w:rPr>
          <w:rStyle w:val="pxst"/>
        </w:rPr>
        <w:instrText>st.ref.id="I00ROQM"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52408070" w14:textId="77777777" w:rsidR="00FB29D8" w:rsidRPr="00A25529" w:rsidRDefault="00FB29D8">
      <w:pPr>
        <w:pStyle w:val="pxformrefrr"/>
        <w:rPr>
          <w:sz w:val="24"/>
          <w:szCs w:val="24"/>
        </w:rPr>
      </w:pPr>
      <w:r w:rsidRPr="00A25529">
        <w:rPr>
          <w:rStyle w:val="pxvis"/>
          <w:rFonts w:cs="Arial"/>
          <w:bCs/>
          <w:sz w:val="50"/>
          <w:rPrChange w:id="3138" w:author="Cara Cardinale" w:date="2025-03-04T10:36:00Z">
            <w:rPr>
              <w:rStyle w:val="pxvis"/>
              <w:rFonts w:cs="Arial"/>
              <w:bCs/>
            </w:rPr>
          </w:rPrChange>
        </w:rPr>
        <w:t>Research References</w:t>
      </w:r>
    </w:p>
    <w:p w14:paraId="0F8C3CF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rc.ref.id="I00UHVI"</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3139" w:author="Cara Cardinale" w:date="2025-01-21T11:40:00Z">
        <w:r w:rsidRPr="00A25529" w:rsidDel="00D0029E">
          <w:rPr>
            <w:rStyle w:val="pxrc"/>
          </w:rPr>
          <w:delText>542</w:delText>
        </w:r>
      </w:del>
      <w:ins w:id="3140" w:author="Cara Cardinale" w:date="2025-01-21T11:40:00Z">
        <w:r w:rsidR="00D0029E" w:rsidRPr="00A25529">
          <w:rPr>
            <w:rStyle w:val="pxrc"/>
          </w:rPr>
          <w:t>537</w:t>
        </w:r>
      </w:ins>
    </w:p>
    <w:p w14:paraId="120C1911" w14:textId="77777777" w:rsidR="00FB29D8" w:rsidRPr="00A25529" w:rsidRDefault="00FB29D8">
      <w:pPr>
        <w:pStyle w:val="pxformrefn"/>
      </w:pPr>
      <w:r w:rsidRPr="00A25529">
        <w:t xml:space="preserve">Section 3.03. </w:t>
      </w:r>
    </w:p>
    <w:p w14:paraId="752A5745" w14:textId="77777777" w:rsidR="00FB29D8" w:rsidRPr="00A25529" w:rsidRDefault="00FB29D8">
      <w:pPr>
        <w:pStyle w:val="pxformrefnote"/>
        <w:spacing w:before="180"/>
      </w:pPr>
      <w:del w:id="3141" w:author="Cara Cardinale" w:date="2025-01-14T20:47:00Z">
        <w:r w:rsidRPr="00A25529" w:rsidDel="00CF1278">
          <w:delText>Drafter's Note</w:delText>
        </w:r>
      </w:del>
      <w:r w:rsidRPr="00A25529">
        <w:t xml:space="preserve"> </w:t>
      </w:r>
    </w:p>
    <w:p w14:paraId="7462F7C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Directors may be elected for staggered terms. </w:t>
      </w:r>
      <w:r w:rsidRPr="00A25529">
        <w:rPr>
          <w:rStyle w:val="pxst"/>
          <w:color w:val="FF0000"/>
          <w:vertAlign w:val="superscript"/>
        </w:rPr>
        <w:t>►</w:t>
      </w:r>
      <w:r w:rsidRPr="00A25529">
        <w:rPr>
          <w:rStyle w:val="pxst"/>
        </w:rPr>
        <w:fldChar w:fldCharType="begin"/>
      </w:r>
      <w:r w:rsidRPr="00A25529">
        <w:rPr>
          <w:rStyle w:val="pxst"/>
        </w:rPr>
        <w:instrText>st.ref.id="I05VL6M"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w:t>
      </w:r>
      <w:r w:rsidRPr="00A25529">
        <w:t>.</w:t>
      </w:r>
    </w:p>
    <w:p w14:paraId="13C9C93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certificate of incorporation or a bylaw adopted by the members may provide that directors, elected or appointed at large, shall be divided into either two, three, four, or five classes for the purpose of staggering their terms of office and that all or some of the directors elected or appointed otherwise than at large shall be divided into the same or a different number of classes, not exceeding five, for the same purpose. All classes shall be as nearly equal in number as possible and, if provision has been made for cumulative voting, no class shall include less than three directors. </w:t>
      </w:r>
      <w:r w:rsidRPr="00A25529">
        <w:rPr>
          <w:rStyle w:val="pxst"/>
          <w:color w:val="FF0000"/>
          <w:vertAlign w:val="superscript"/>
        </w:rPr>
        <w:t>►</w:t>
      </w:r>
      <w:r w:rsidRPr="00A25529">
        <w:rPr>
          <w:rStyle w:val="pxst"/>
        </w:rPr>
        <w:fldChar w:fldCharType="begin"/>
      </w:r>
      <w:r w:rsidRPr="00A25529">
        <w:rPr>
          <w:rStyle w:val="pxst"/>
        </w:rPr>
        <w:instrText>st.ref.id="I05RDHA"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704(a)</w:t>
      </w:r>
      <w:r w:rsidRPr="00A25529">
        <w:t xml:space="preserve">. The terms of office of the directors initially classified shall be as follows: that of the first class shall expire at the next annual meeting of members if there be members or of the board if there be no members; the second class at the second succeeding annual meeting; the third class, if any, at the third annual meeting, and so on. </w:t>
      </w:r>
      <w:r w:rsidRPr="00A25529">
        <w:rPr>
          <w:rStyle w:val="pxst"/>
          <w:color w:val="FF0000"/>
          <w:vertAlign w:val="superscript"/>
        </w:rPr>
        <w:t>►</w:t>
      </w:r>
      <w:r w:rsidRPr="00A25529">
        <w:rPr>
          <w:rStyle w:val="pxst"/>
        </w:rPr>
        <w:fldChar w:fldCharType="begin"/>
      </w:r>
      <w:r w:rsidRPr="00A25529">
        <w:rPr>
          <w:rStyle w:val="pxst"/>
        </w:rPr>
        <w:instrText>st.ref.id="I00ATXC"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704(b)</w:t>
      </w:r>
      <w:r w:rsidRPr="00A25529">
        <w:t>.</w:t>
      </w:r>
    </w:p>
    <w:p w14:paraId="3F3A31E8" w14:textId="77777777" w:rsidR="00FB29D8" w:rsidRPr="00A25529" w:rsidRDefault="00FB29D8">
      <w:pPr>
        <w:pStyle w:val="pxformrefrr"/>
        <w:rPr>
          <w:sz w:val="24"/>
          <w:szCs w:val="24"/>
        </w:rPr>
      </w:pPr>
      <w:r w:rsidRPr="00A25529">
        <w:rPr>
          <w:rStyle w:val="pxvis"/>
          <w:rFonts w:cs="Arial"/>
          <w:bCs/>
          <w:sz w:val="50"/>
          <w:rPrChange w:id="3142" w:author="Cara Cardinale" w:date="2025-03-04T10:36:00Z">
            <w:rPr>
              <w:rStyle w:val="pxvis"/>
              <w:rFonts w:cs="Arial"/>
              <w:bCs/>
            </w:rPr>
          </w:rPrChange>
        </w:rPr>
        <w:t>Research References</w:t>
      </w:r>
    </w:p>
    <w:p w14:paraId="369957B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rc.ref.id="I00DN28"</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3143" w:author="Cara Cardinale" w:date="2025-01-23T13:31:00Z">
        <w:r w:rsidRPr="00A25529" w:rsidDel="009D6732">
          <w:rPr>
            <w:rStyle w:val="pxrc"/>
          </w:rPr>
          <w:delText>546</w:delText>
        </w:r>
      </w:del>
      <w:ins w:id="3144" w:author="Cara Cardinale" w:date="2025-01-23T13:31:00Z">
        <w:r w:rsidR="009D6732" w:rsidRPr="00A25529">
          <w:rPr>
            <w:rStyle w:val="pxrc"/>
          </w:rPr>
          <w:t>541</w:t>
        </w:r>
      </w:ins>
    </w:p>
    <w:p w14:paraId="33C6D76E" w14:textId="77777777" w:rsidR="00FB29D8" w:rsidRPr="00A25529" w:rsidRDefault="00FB29D8">
      <w:pPr>
        <w:pStyle w:val="pxformrefn"/>
      </w:pPr>
      <w:r w:rsidRPr="00A25529">
        <w:t xml:space="preserve">Section 3.04. </w:t>
      </w:r>
    </w:p>
    <w:p w14:paraId="6E436988" w14:textId="77777777" w:rsidR="00FB29D8" w:rsidRPr="00A25529" w:rsidRDefault="00FB29D8">
      <w:pPr>
        <w:pStyle w:val="pxformrefnote"/>
        <w:spacing w:before="180"/>
      </w:pPr>
      <w:del w:id="3145" w:author="Cara Cardinale" w:date="2025-01-14T20:47:00Z">
        <w:r w:rsidRPr="00A25529" w:rsidDel="00CF1278">
          <w:delText>Drafter's Note</w:delText>
        </w:r>
      </w:del>
      <w:r w:rsidRPr="00A25529">
        <w:t xml:space="preserve"> </w:t>
      </w:r>
    </w:p>
    <w:p w14:paraId="2B3466B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st.ref.id="I0057NN"</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705, 704</w:t>
      </w:r>
      <w:r w:rsidRPr="00A25529">
        <w:t>.</w:t>
      </w:r>
    </w:p>
    <w:p w14:paraId="14545784" w14:textId="77777777" w:rsidR="00FB29D8" w:rsidRPr="00A25529" w:rsidRDefault="00FB29D8">
      <w:pPr>
        <w:pStyle w:val="pxformrefn"/>
      </w:pPr>
      <w:r w:rsidRPr="00A25529">
        <w:t xml:space="preserve">Section 3.05. </w:t>
      </w:r>
    </w:p>
    <w:p w14:paraId="02AE13CF" w14:textId="77777777" w:rsidR="00FB29D8" w:rsidRPr="00A25529" w:rsidRDefault="00FB29D8">
      <w:pPr>
        <w:pStyle w:val="pxformrefnote"/>
        <w:spacing w:before="180"/>
      </w:pPr>
      <w:del w:id="3146" w:author="Cara Cardinale" w:date="2025-01-14T20:47:00Z">
        <w:r w:rsidRPr="00A25529" w:rsidDel="00CF1278">
          <w:delText>Drafter's Note</w:delText>
        </w:r>
      </w:del>
      <w:r w:rsidRPr="00A25529">
        <w:t xml:space="preserve"> </w:t>
      </w:r>
    </w:p>
    <w:p w14:paraId="6B3AB02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There is no provision. But see </w:t>
      </w:r>
      <w:r w:rsidRPr="00A25529">
        <w:rPr>
          <w:rStyle w:val="pxst"/>
          <w:color w:val="FF0000"/>
          <w:vertAlign w:val="superscript"/>
        </w:rPr>
        <w:t>►</w:t>
      </w:r>
      <w:r w:rsidRPr="00A25529">
        <w:rPr>
          <w:rStyle w:val="pxst"/>
        </w:rPr>
        <w:fldChar w:fldCharType="begin"/>
      </w:r>
      <w:r w:rsidRPr="00A25529">
        <w:rPr>
          <w:rStyle w:val="pxst"/>
        </w:rPr>
        <w:instrText>st.ref.id="I00ATXF"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602(f)</w:t>
      </w:r>
      <w:r w:rsidRPr="00A25529">
        <w:t>, which provides that the bylaws may contain any provision relating to the new powers or rights of the corporation's directors not inconsistent with New York law or the certificate of incorporation.</w:t>
      </w:r>
    </w:p>
    <w:p w14:paraId="4584E512" w14:textId="77777777" w:rsidR="00FB29D8" w:rsidRPr="00A25529" w:rsidRDefault="00FB29D8">
      <w:pPr>
        <w:pStyle w:val="pxformrefrr"/>
        <w:rPr>
          <w:sz w:val="24"/>
          <w:szCs w:val="24"/>
        </w:rPr>
      </w:pPr>
      <w:r w:rsidRPr="00A25529">
        <w:rPr>
          <w:rStyle w:val="pxvis"/>
          <w:rFonts w:cs="Arial"/>
          <w:bCs/>
          <w:sz w:val="50"/>
          <w:rPrChange w:id="3147" w:author="Cara Cardinale" w:date="2025-03-04T10:36:00Z">
            <w:rPr>
              <w:rStyle w:val="pxvis"/>
              <w:rFonts w:cs="Arial"/>
              <w:bCs/>
            </w:rPr>
          </w:rPrChange>
        </w:rPr>
        <w:t>Research References</w:t>
      </w:r>
    </w:p>
    <w:p w14:paraId="1654BBB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rc.ref.id="I00DN2B"</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55</w:t>
      </w:r>
      <w:ins w:id="3148" w:author="Cara Cardinale" w:date="2025-01-25T21:15:00Z">
        <w:r w:rsidR="004F71C1" w:rsidRPr="00A25529">
          <w:rPr>
            <w:rStyle w:val="pxrc"/>
          </w:rPr>
          <w:t>2</w:t>
        </w:r>
      </w:ins>
      <w:del w:id="3149" w:author="Cara Cardinale" w:date="2025-01-25T21:15:00Z">
        <w:r w:rsidRPr="00A25529" w:rsidDel="004F71C1">
          <w:rPr>
            <w:rStyle w:val="pxrc"/>
          </w:rPr>
          <w:delText>7</w:delText>
        </w:r>
      </w:del>
      <w:r w:rsidRPr="00A25529">
        <w:rPr>
          <w:rStyle w:val="pxrc"/>
        </w:rPr>
        <w:t xml:space="preserve"> to 55</w:t>
      </w:r>
      <w:ins w:id="3150" w:author="Cara Cardinale" w:date="2025-01-25T21:15:00Z">
        <w:r w:rsidR="004F71C1" w:rsidRPr="00A25529">
          <w:rPr>
            <w:rStyle w:val="pxrc"/>
          </w:rPr>
          <w:t>4</w:t>
        </w:r>
      </w:ins>
      <w:del w:id="3151" w:author="Cara Cardinale" w:date="2025-01-25T21:15:00Z">
        <w:r w:rsidRPr="00A25529" w:rsidDel="004F71C1">
          <w:rPr>
            <w:rStyle w:val="pxrc"/>
          </w:rPr>
          <w:delText>9</w:delText>
        </w:r>
      </w:del>
    </w:p>
    <w:p w14:paraId="4BB2C6C1" w14:textId="77777777" w:rsidR="00FB29D8" w:rsidRPr="00A25529" w:rsidRDefault="00FB29D8">
      <w:pPr>
        <w:pStyle w:val="pxformrefn"/>
      </w:pPr>
      <w:r w:rsidRPr="00A25529">
        <w:t xml:space="preserve">Section 3.06. </w:t>
      </w:r>
    </w:p>
    <w:p w14:paraId="247FC171" w14:textId="77777777" w:rsidR="00FB29D8" w:rsidRPr="00A25529" w:rsidRDefault="00FB29D8">
      <w:pPr>
        <w:pStyle w:val="pxformrefnote"/>
        <w:spacing w:before="180"/>
      </w:pPr>
      <w:del w:id="3152" w:author="Cara Cardinale" w:date="2025-01-14T20:47:00Z">
        <w:r w:rsidRPr="00A25529" w:rsidDel="00CF1278">
          <w:delText>Drafter's Note</w:delText>
        </w:r>
      </w:del>
      <w:r w:rsidRPr="00A25529">
        <w:t xml:space="preserve"> </w:t>
      </w:r>
    </w:p>
    <w:p w14:paraId="542CD20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N.Y. Not-for-Profit Corp. Law provides that any or all of the directors may be removed for cause by vote of the directors, provided there is a quorum of not less than a majority present at the meeting of directors at which such action is taken. See </w:t>
      </w:r>
      <w:r w:rsidRPr="00A25529">
        <w:rPr>
          <w:rStyle w:val="pxst"/>
          <w:color w:val="FF0000"/>
          <w:vertAlign w:val="superscript"/>
        </w:rPr>
        <w:t>►</w:t>
      </w:r>
      <w:r w:rsidRPr="00A25529">
        <w:rPr>
          <w:rStyle w:val="pxst"/>
        </w:rPr>
        <w:fldChar w:fldCharType="begin"/>
      </w:r>
      <w:r w:rsidRPr="00A25529">
        <w:rPr>
          <w:rStyle w:val="pxst"/>
        </w:rPr>
        <w:instrText>st.ref.id="I00GG77"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706(a)</w:t>
      </w:r>
      <w:r w:rsidRPr="00A25529">
        <w:t>.</w:t>
      </w:r>
    </w:p>
    <w:p w14:paraId="56826FC5" w14:textId="77777777" w:rsidR="00FB29D8" w:rsidRPr="00A25529" w:rsidRDefault="00FB29D8">
      <w:pPr>
        <w:pStyle w:val="pxformrefrr"/>
        <w:rPr>
          <w:sz w:val="24"/>
          <w:szCs w:val="24"/>
        </w:rPr>
      </w:pPr>
      <w:r w:rsidRPr="00A25529">
        <w:rPr>
          <w:rStyle w:val="pxvis"/>
          <w:rFonts w:cs="Arial"/>
          <w:bCs/>
          <w:sz w:val="50"/>
          <w:rPrChange w:id="3153" w:author="Cara Cardinale" w:date="2025-03-04T10:36:00Z">
            <w:rPr>
              <w:rStyle w:val="pxvis"/>
              <w:rFonts w:cs="Arial"/>
              <w:bCs/>
            </w:rPr>
          </w:rPrChange>
        </w:rPr>
        <w:t>Research References</w:t>
      </w:r>
    </w:p>
    <w:p w14:paraId="6506C3DD" w14:textId="77777777" w:rsidR="00FB29D8" w:rsidRPr="00A25529" w:rsidDel="004F71C1" w:rsidRDefault="00FB29D8">
      <w:pPr>
        <w:pStyle w:val="pxformrefrrp"/>
        <w:rPr>
          <w:del w:id="3154" w:author="Cara Cardinale" w:date="2025-01-25T21:17:00Z"/>
        </w:rPr>
      </w:pPr>
      <w:del w:id="3155" w:author="Cara Cardinale" w:date="2025-01-25T21:17:00Z">
        <w:r w:rsidRPr="00A25529" w:rsidDel="004F71C1">
          <w:delText xml:space="preserve"> </w:delText>
        </w:r>
        <w:r w:rsidRPr="00A25529" w:rsidDel="004F71C1">
          <w:rPr>
            <w:rStyle w:val="pxvis"/>
            <w:rFonts w:ascii="Times NewRoman" w:hAnsi="Times NewRoman"/>
            <w:b w:val="0"/>
            <w:sz w:val="24"/>
          </w:rPr>
          <w:tab/>
        </w:r>
        <w:r w:rsidRPr="00A25529" w:rsidDel="004F71C1">
          <w:rPr>
            <w:rStyle w:val="pxtk"/>
            <w:color w:val="FF0000"/>
            <w:vertAlign w:val="superscript"/>
          </w:rPr>
          <w:delText>►</w:delText>
        </w:r>
        <w:r w:rsidRPr="00A25529" w:rsidDel="004F71C1">
          <w:rPr>
            <w:rStyle w:val="pxtk"/>
          </w:rPr>
          <w:fldChar w:fldCharType="begin"/>
        </w:r>
        <w:r w:rsidRPr="00A25529" w:rsidDel="004F71C1">
          <w:rPr>
            <w:rStyle w:val="pxtk"/>
          </w:rPr>
          <w:delInstrText>tk.ref.id="I00J9C3"</w:delInstrText>
        </w:r>
        <w:r w:rsidRPr="00A25529" w:rsidDel="004F71C1">
          <w:rPr>
            <w:rStyle w:val="pxtk"/>
          </w:rPr>
          <w:fldChar w:fldCharType="end"/>
        </w:r>
        <w:r w:rsidRPr="00A25529" w:rsidDel="004F71C1">
          <w:rPr>
            <w:rStyle w:val="pxtk"/>
          </w:rPr>
          <w:delText>West's Key Number Digest, Corporations &amp;key;292</w:delText>
        </w:r>
      </w:del>
    </w:p>
    <w:p w14:paraId="4F94D35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rc.ref.id="I00M2GZ"</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56</w:t>
      </w:r>
      <w:ins w:id="3156" w:author="Cara Cardinale" w:date="2025-01-25T21:15:00Z">
        <w:r w:rsidR="004F71C1" w:rsidRPr="00A25529">
          <w:rPr>
            <w:rStyle w:val="pxrc"/>
          </w:rPr>
          <w:t>3</w:t>
        </w:r>
      </w:ins>
      <w:del w:id="3157" w:author="Cara Cardinale" w:date="2025-01-25T21:15:00Z">
        <w:r w:rsidRPr="00A25529" w:rsidDel="004F71C1">
          <w:rPr>
            <w:rStyle w:val="pxrc"/>
          </w:rPr>
          <w:delText>8</w:delText>
        </w:r>
      </w:del>
      <w:r w:rsidRPr="00A25529">
        <w:rPr>
          <w:rStyle w:val="pxrc"/>
        </w:rPr>
        <w:t xml:space="preserve"> to 5</w:t>
      </w:r>
      <w:ins w:id="3158" w:author="Cara Cardinale" w:date="2025-01-25T21:16:00Z">
        <w:r w:rsidR="004F71C1" w:rsidRPr="00A25529">
          <w:rPr>
            <w:rStyle w:val="pxrc"/>
          </w:rPr>
          <w:t>65</w:t>
        </w:r>
      </w:ins>
      <w:del w:id="3159" w:author="Cara Cardinale" w:date="2025-01-25T21:16:00Z">
        <w:r w:rsidRPr="00A25529" w:rsidDel="004F71C1">
          <w:rPr>
            <w:rStyle w:val="pxrc"/>
          </w:rPr>
          <w:delText>70</w:delText>
        </w:r>
      </w:del>
    </w:p>
    <w:p w14:paraId="1B7BC90F" w14:textId="77777777" w:rsidR="00FB29D8" w:rsidRPr="00A25529" w:rsidRDefault="00FB29D8">
      <w:pPr>
        <w:pStyle w:val="pxformrefn"/>
      </w:pPr>
      <w:r w:rsidRPr="00A25529">
        <w:t xml:space="preserve">Section 3.07. </w:t>
      </w:r>
    </w:p>
    <w:p w14:paraId="76DCF6DF" w14:textId="77777777" w:rsidR="00FB29D8" w:rsidRPr="00A25529" w:rsidRDefault="00FB29D8">
      <w:pPr>
        <w:pStyle w:val="pxformrefnote"/>
        <w:spacing w:before="180"/>
      </w:pPr>
      <w:del w:id="3160" w:author="Cara Cardinale" w:date="2025-01-14T20:47:00Z">
        <w:r w:rsidRPr="00A25529" w:rsidDel="00CF1278">
          <w:delText>Drafter's Note</w:delText>
        </w:r>
      </w:del>
      <w:r w:rsidRPr="00A25529">
        <w:t xml:space="preserve"> </w:t>
      </w:r>
    </w:p>
    <w:p w14:paraId="15F7D29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st.ref.id="I00OVLV"</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708, 710, and 711</w:t>
      </w:r>
      <w:r w:rsidRPr="00A25529">
        <w:t>.</w:t>
      </w:r>
    </w:p>
    <w:p w14:paraId="5F56647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st.ref.id="I05VKV6"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st.ref.id="I0080Y6"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1059D86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st.ref.id="I00AU32"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61CF4B05" w14:textId="77777777" w:rsidR="00FB29D8" w:rsidRPr="00A25529" w:rsidRDefault="00FB29D8">
      <w:pPr>
        <w:pStyle w:val="pxformrefrr"/>
        <w:rPr>
          <w:sz w:val="24"/>
          <w:szCs w:val="24"/>
        </w:rPr>
      </w:pPr>
      <w:r w:rsidRPr="00A25529">
        <w:rPr>
          <w:rStyle w:val="pxvis"/>
          <w:rFonts w:cs="Arial"/>
          <w:bCs/>
          <w:sz w:val="50"/>
          <w:rPrChange w:id="3161" w:author="Cara Cardinale" w:date="2025-03-04T10:36:00Z">
            <w:rPr>
              <w:rStyle w:val="pxvis"/>
              <w:rFonts w:cs="Arial"/>
              <w:bCs/>
            </w:rPr>
          </w:rPrChange>
        </w:rPr>
        <w:t>Research References</w:t>
      </w:r>
    </w:p>
    <w:p w14:paraId="687DDEB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rc.ref.id="I00DN7Y"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62" w:author="Cara Cardinale" w:date="2025-01-23T13:33:00Z">
        <w:r w:rsidRPr="00A25529" w:rsidDel="009D6732">
          <w:rPr>
            <w:rStyle w:val="pxrc"/>
          </w:rPr>
          <w:delText>600 to 613</w:delText>
        </w:r>
      </w:del>
      <w:ins w:id="3163" w:author="Cara Cardinale" w:date="2025-01-23T13:33:00Z">
        <w:r w:rsidR="009D6732" w:rsidRPr="00A25529">
          <w:rPr>
            <w:rStyle w:val="pxrc"/>
          </w:rPr>
          <w:t>595 to 607</w:t>
        </w:r>
      </w:ins>
    </w:p>
    <w:p w14:paraId="3FD64C3A" w14:textId="77777777" w:rsidR="00FB29D8" w:rsidRPr="00A25529" w:rsidRDefault="00FB29D8">
      <w:pPr>
        <w:pStyle w:val="pxformrefn"/>
      </w:pPr>
      <w:r w:rsidRPr="00A25529">
        <w:t xml:space="preserve">Section 3.08. </w:t>
      </w:r>
    </w:p>
    <w:p w14:paraId="1B3731ED" w14:textId="77777777" w:rsidR="00FB29D8" w:rsidRPr="00A25529" w:rsidRDefault="00FB29D8">
      <w:pPr>
        <w:pStyle w:val="pxformrefnote"/>
        <w:spacing w:before="180"/>
      </w:pPr>
      <w:del w:id="3164" w:author="Cara Cardinale" w:date="2025-01-14T20:47:00Z">
        <w:r w:rsidRPr="00A25529" w:rsidDel="00CF1278">
          <w:delText>Drafter's Note</w:delText>
        </w:r>
      </w:del>
      <w:r w:rsidRPr="00A25529">
        <w:t xml:space="preserve"> </w:t>
      </w:r>
    </w:p>
    <w:p w14:paraId="2F83174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st.ref.id="I00GGCU"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cc.ref.id="I0057TD"</w:instrText>
      </w:r>
      <w:r w:rsidRPr="00A25529">
        <w:rPr>
          <w:rStyle w:val="pxcc"/>
        </w:rPr>
        <w:fldChar w:fldCharType="end"/>
      </w:r>
      <w:r w:rsidRPr="00A25529">
        <w:rPr>
          <w:rStyle w:val="pxcc"/>
        </w:rPr>
        <w:t>Desuzia v. Board of Directors of Concourse Village, Inc., 117 A.D.3d 426, 985 N.Y.S.2d 48 (1st Dep't 2014)</w:t>
      </w:r>
      <w:r w:rsidRPr="00A25529">
        <w:t>, stating that a supermajority quorum requirement may be imposed through corporate bylaws.</w:t>
      </w:r>
    </w:p>
    <w:p w14:paraId="5321ECB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act of a majority of the directors present at a meeting at which a quorum is present will be the act of the board of directors unless the act of a greater number is required by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st.ref.id="I0080Y9"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708(d)</w:t>
      </w:r>
      <w:r w:rsidRPr="00A25529">
        <w:t>.</w:t>
      </w:r>
    </w:p>
    <w:p w14:paraId="578413F5" w14:textId="77777777" w:rsidR="00FB29D8" w:rsidRPr="00A25529" w:rsidRDefault="00FB29D8">
      <w:pPr>
        <w:pStyle w:val="pxformrefrr"/>
        <w:rPr>
          <w:sz w:val="24"/>
          <w:szCs w:val="24"/>
        </w:rPr>
      </w:pPr>
      <w:r w:rsidRPr="00A25529">
        <w:rPr>
          <w:rStyle w:val="pxvis"/>
          <w:rFonts w:cs="Arial"/>
          <w:bCs/>
          <w:sz w:val="50"/>
          <w:rPrChange w:id="3165" w:author="Cara Cardinale" w:date="2025-03-04T10:36:00Z">
            <w:rPr>
              <w:rStyle w:val="pxvis"/>
              <w:rFonts w:cs="Arial"/>
              <w:bCs/>
            </w:rPr>
          </w:rPrChange>
        </w:rPr>
        <w:t>Research References</w:t>
      </w:r>
    </w:p>
    <w:p w14:paraId="00FE7D2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rc.ref.id="I00AU35"</w:instrText>
      </w:r>
      <w:r w:rsidRPr="00A25529">
        <w:rPr>
          <w:rStyle w:val="pxrc"/>
        </w:rPr>
        <w:fldChar w:fldCharType="end"/>
      </w:r>
      <w:r w:rsidRPr="00A25529">
        <w:rPr>
          <w:rStyle w:val="pxrc"/>
        </w:rPr>
        <w:t xml:space="preserve">N.Y. Jur. 2d, Business Relationships </w:t>
      </w:r>
      <w:r w:rsidRPr="00A25529">
        <w:rPr>
          <w:rStyle w:val="pxrc"/>
          <w:vanish/>
        </w:rPr>
        <w:t>&amp;s;</w:t>
      </w:r>
      <w:del w:id="3166" w:author="Cara Cardinale" w:date="2025-01-23T13:35:00Z">
        <w:r w:rsidRPr="00A25529" w:rsidDel="009D6732">
          <w:rPr>
            <w:rStyle w:val="pxvis"/>
            <w:rFonts w:ascii="Times NewRoman" w:hAnsi="Times NewRoman"/>
            <w:b w:val="0"/>
            <w:sz w:val="24"/>
          </w:rPr>
          <w:delText>§</w:delText>
        </w:r>
        <w:r w:rsidRPr="00A25529" w:rsidDel="009D6732">
          <w:rPr>
            <w:rStyle w:val="pxrc"/>
          </w:rPr>
          <w:delText>610</w:delText>
        </w:r>
      </w:del>
      <w:ins w:id="3167" w:author="Cara Cardinale" w:date="2025-01-23T13:35:00Z">
        <w:r w:rsidR="009D6732" w:rsidRPr="00A25529">
          <w:rPr>
            <w:rStyle w:val="pxvis"/>
            <w:rFonts w:ascii="Times NewRoman" w:hAnsi="Times NewRoman"/>
            <w:b w:val="0"/>
            <w:sz w:val="24"/>
          </w:rPr>
          <w:t>§605</w:t>
        </w:r>
      </w:ins>
    </w:p>
    <w:p w14:paraId="3E1481F5" w14:textId="77777777" w:rsidR="00FB29D8" w:rsidRPr="00A25529" w:rsidRDefault="00FB29D8">
      <w:pPr>
        <w:pStyle w:val="pxformrefn"/>
      </w:pPr>
      <w:r w:rsidRPr="00A25529">
        <w:t xml:space="preserve">Section 3.09. </w:t>
      </w:r>
    </w:p>
    <w:p w14:paraId="33CA7BB5" w14:textId="77777777" w:rsidR="00FB29D8" w:rsidRPr="00A25529" w:rsidRDefault="00FB29D8">
      <w:pPr>
        <w:pStyle w:val="pxformrefnote"/>
        <w:spacing w:before="180"/>
      </w:pPr>
      <w:del w:id="3168" w:author="Cara Cardinale" w:date="2025-01-14T20:47:00Z">
        <w:r w:rsidRPr="00A25529" w:rsidDel="00CF1278">
          <w:delText>Drafter's Note</w:delText>
        </w:r>
      </w:del>
      <w:r w:rsidRPr="00A25529">
        <w:t xml:space="preserve"> </w:t>
      </w:r>
    </w:p>
    <w:p w14:paraId="79F89CA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Provision is made in the N.Y. Not-for-Profit Corporation Law for informal action by directors. Unless</w:t>
      </w:r>
      <w:del w:id="3169" w:author="Cara Cardinale" w:date="2025-03-02T16:07:00Z">
        <w:r w:rsidRPr="00A25529" w:rsidDel="00091198">
          <w:delText xml:space="preserve"> </w:delText>
        </w:r>
      </w:del>
      <w:ins w:id="3170" w:author="Cara Cardinale" w:date="2025-03-02T16:07:00Z">
        <w:r w:rsidR="00091198" w:rsidRPr="00A25529">
          <w:t xml:space="preserve"> 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ins>
      <w:del w:id="3171" w:author="Cara Cardinale" w:date="2025-03-02T16:07:00Z">
        <w:r w:rsidRPr="00A25529" w:rsidDel="00091198">
          <w:delText>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st.ref.id="I00DN81"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519F957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t>
      </w:r>
      <w:r w:rsidRPr="00A25529">
        <w:rPr>
          <w:rStyle w:val="pxst"/>
          <w:color w:val="FF0000"/>
          <w:vertAlign w:val="superscript"/>
        </w:rPr>
        <w:t>►</w:t>
      </w:r>
      <w:r w:rsidRPr="00A25529">
        <w:rPr>
          <w:rStyle w:val="pxst"/>
        </w:rPr>
        <w:fldChar w:fldCharType="begin"/>
      </w:r>
      <w:r w:rsidRPr="00A25529">
        <w:rPr>
          <w:rStyle w:val="pxst"/>
        </w:rPr>
        <w:instrText>st.ref.id="I00GGCX"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708(c)</w:t>
      </w:r>
      <w:r w:rsidRPr="00A25529">
        <w:t>.</w:t>
      </w:r>
    </w:p>
    <w:p w14:paraId="72355FAD" w14:textId="77777777" w:rsidR="00FB29D8" w:rsidRPr="00A25529" w:rsidRDefault="00FB29D8">
      <w:pPr>
        <w:pStyle w:val="pxformrefrr"/>
        <w:rPr>
          <w:sz w:val="24"/>
          <w:szCs w:val="24"/>
        </w:rPr>
      </w:pPr>
      <w:r w:rsidRPr="00A25529">
        <w:rPr>
          <w:rStyle w:val="pxvis"/>
          <w:rFonts w:cs="Arial"/>
          <w:bCs/>
          <w:sz w:val="50"/>
          <w:rPrChange w:id="3172" w:author="Cara Cardinale" w:date="2025-03-04T10:36:00Z">
            <w:rPr>
              <w:rStyle w:val="pxvis"/>
              <w:rFonts w:cs="Arial"/>
              <w:bCs/>
            </w:rPr>
          </w:rPrChange>
        </w:rPr>
        <w:t>Research References</w:t>
      </w:r>
    </w:p>
    <w:p w14:paraId="04A4563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rc.ref.id="I00J9HT"</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3173" w:author="Cara Cardinale" w:date="2025-01-25T16:08:00Z">
        <w:r w:rsidR="00D5668B" w:rsidRPr="00A25529">
          <w:rPr>
            <w:rStyle w:val="pxrc"/>
          </w:rPr>
          <w:t>2</w:t>
        </w:r>
      </w:ins>
      <w:del w:id="3174" w:author="Cara Cardinale" w:date="2025-01-25T16:08:00Z">
        <w:r w:rsidRPr="00A25529" w:rsidDel="00D5668B">
          <w:rPr>
            <w:rStyle w:val="pxrc"/>
          </w:rPr>
          <w:delText>1</w:delText>
        </w:r>
      </w:del>
    </w:p>
    <w:p w14:paraId="2F8BC12A" w14:textId="77777777" w:rsidR="00FB29D8" w:rsidRPr="00A25529" w:rsidRDefault="00FB29D8">
      <w:pPr>
        <w:pStyle w:val="pxformrefn"/>
      </w:pPr>
      <w:r w:rsidRPr="00A25529">
        <w:t xml:space="preserve">Section 3.10. </w:t>
      </w:r>
    </w:p>
    <w:p w14:paraId="1F7E2B8C" w14:textId="77777777" w:rsidR="00FB29D8" w:rsidRPr="00A25529" w:rsidRDefault="00FB29D8">
      <w:pPr>
        <w:pStyle w:val="pxformrefnote"/>
        <w:spacing w:before="180"/>
      </w:pPr>
      <w:del w:id="3175" w:author="Cara Cardinale" w:date="2025-01-14T20:47:00Z">
        <w:r w:rsidRPr="00A25529" w:rsidDel="00CF1278">
          <w:delText>Drafter's Note</w:delText>
        </w:r>
      </w:del>
      <w:r w:rsidRPr="00A25529">
        <w:t xml:space="preserve"> </w:t>
      </w:r>
    </w:p>
    <w:p w14:paraId="465951A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Both a short and long form for this section is provided, in the event that practitioners may wish to include the specific statutory limitations on the authority committees may exercise.</w:t>
      </w:r>
    </w:p>
    <w:p w14:paraId="6B9F666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ins w:id="3176" w:author="Cara Cardinale" w:date="2025-01-23T17:59:00Z">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3177" w:author="Cara Cardinale" w:date="2025-01-23T17:59:00Z">
        <w:r w:rsidRPr="00A25529" w:rsidDel="00352040">
          <w:delText xml:space="preserve">If the certificate of incorporation or bylaws so provide, the board, by resolution adopted by a majority of the entire board, may appoint from among its members an executive committee and other committees, each of which must have three or more directors. </w:delText>
        </w:r>
      </w:del>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st.ref.id="I00M2MP"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5D28C10E" w14:textId="77777777" w:rsidR="00FB29D8" w:rsidRPr="00A25529" w:rsidRDefault="00FB29D8">
      <w:pPr>
        <w:pStyle w:val="pxformrefrr"/>
        <w:rPr>
          <w:sz w:val="24"/>
          <w:szCs w:val="24"/>
        </w:rPr>
      </w:pPr>
      <w:r w:rsidRPr="00A25529">
        <w:rPr>
          <w:rStyle w:val="pxvis"/>
          <w:rFonts w:cs="Arial"/>
          <w:bCs/>
          <w:sz w:val="50"/>
          <w:rPrChange w:id="3178" w:author="Cara Cardinale" w:date="2025-03-04T10:36:00Z">
            <w:rPr>
              <w:rStyle w:val="pxvis"/>
              <w:rFonts w:cs="Arial"/>
              <w:bCs/>
            </w:rPr>
          </w:rPrChange>
        </w:rPr>
        <w:t>Research References</w:t>
      </w:r>
    </w:p>
    <w:p w14:paraId="7F831A1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rc.ref.id="I05VKUW"</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79" w:author="Cara Cardinale" w:date="2025-01-21T11:45:00Z">
        <w:r w:rsidRPr="00A25529" w:rsidDel="00D0029E">
          <w:rPr>
            <w:rStyle w:val="pxrc"/>
          </w:rPr>
          <w:delText>596 to 599</w:delText>
        </w:r>
      </w:del>
      <w:ins w:id="3180" w:author="Cara Cardinale" w:date="2025-01-21T11:45:00Z">
        <w:r w:rsidR="00D0029E" w:rsidRPr="00A25529">
          <w:rPr>
            <w:rStyle w:val="pxrc"/>
          </w:rPr>
          <w:t>592 to 594</w:t>
        </w:r>
      </w:ins>
    </w:p>
    <w:p w14:paraId="638DB72E" w14:textId="77777777" w:rsidR="00FB29D8" w:rsidRPr="00A25529" w:rsidRDefault="00FB29D8">
      <w:pPr>
        <w:pStyle w:val="pxformrefn"/>
      </w:pPr>
      <w:r w:rsidRPr="00A25529">
        <w:t xml:space="preserve">Section 3.11. </w:t>
      </w:r>
    </w:p>
    <w:p w14:paraId="4EB9483C" w14:textId="77777777" w:rsidR="00FB29D8" w:rsidRPr="00A25529" w:rsidRDefault="00FB29D8">
      <w:pPr>
        <w:pStyle w:val="pxformrefnote"/>
        <w:spacing w:before="180"/>
      </w:pPr>
      <w:del w:id="3181" w:author="Cara Cardinale" w:date="2025-01-14T20:47:00Z">
        <w:r w:rsidRPr="00A25529" w:rsidDel="00CF1278">
          <w:delText>Drafter's Note</w:delText>
        </w:r>
      </w:del>
      <w:r w:rsidRPr="00A25529">
        <w:t xml:space="preserve"> </w:t>
      </w:r>
    </w:p>
    <w:p w14:paraId="35150E8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st.ref.id="I05RD5K"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03DBE828" w14:textId="77777777" w:rsidR="00FB29D8" w:rsidRPr="00A25529" w:rsidRDefault="00FB29D8">
      <w:pPr>
        <w:pStyle w:val="pxformrefrr"/>
        <w:rPr>
          <w:sz w:val="24"/>
          <w:szCs w:val="24"/>
        </w:rPr>
      </w:pPr>
      <w:r w:rsidRPr="00A25529">
        <w:rPr>
          <w:rStyle w:val="pxvis"/>
          <w:rFonts w:cs="Arial"/>
          <w:bCs/>
          <w:sz w:val="50"/>
          <w:rPrChange w:id="3182" w:author="Cara Cardinale" w:date="2025-03-04T10:36:00Z">
            <w:rPr>
              <w:rStyle w:val="pxvis"/>
              <w:rFonts w:cs="Arial"/>
              <w:bCs/>
            </w:rPr>
          </w:rPrChange>
        </w:rPr>
        <w:t>Research References</w:t>
      </w:r>
    </w:p>
    <w:p w14:paraId="2665EB1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rc.ref.id="I05N5G8"</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2EF8EA2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rc.ref.id="I05IXQW"</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1E3B023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rc.ref.id="I05EQ1K"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ins w:id="3183" w:author="Cara Cardinale" w:date="2025-01-25T16:30:00Z">
        <w:r w:rsidR="00957CAF" w:rsidRPr="00A25529">
          <w:rPr>
            <w:rStyle w:val="pxvis"/>
            <w:rFonts w:ascii="Times NewRoman" w:hAnsi="Times NewRoman"/>
            <w:b w:val="0"/>
            <w:sz w:val="24"/>
          </w:rPr>
          <w:t xml:space="preserve">§789, </w:t>
        </w:r>
      </w:ins>
      <w:r w:rsidRPr="00A25529">
        <w:rPr>
          <w:rStyle w:val="pxrc"/>
        </w:rPr>
        <w:t>79</w:t>
      </w:r>
      <w:del w:id="3184" w:author="Cara Cardinale" w:date="2025-01-25T16:30:00Z">
        <w:r w:rsidRPr="00A25529" w:rsidDel="00957CAF">
          <w:rPr>
            <w:rStyle w:val="pxrc"/>
          </w:rPr>
          <w:delText>3</w:delText>
        </w:r>
      </w:del>
      <w:ins w:id="3185" w:author="Cara Cardinale" w:date="2025-01-25T16:30:00Z">
        <w:r w:rsidR="00957CAF" w:rsidRPr="00A25529">
          <w:rPr>
            <w:rStyle w:val="pxrc"/>
          </w:rPr>
          <w:t>1</w:t>
        </w:r>
      </w:ins>
    </w:p>
    <w:p w14:paraId="58D0554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rc.ref.id="I0057TI"</w:instrText>
      </w:r>
      <w:r w:rsidRPr="00A25529">
        <w:rPr>
          <w:rStyle w:val="pxrc"/>
        </w:rPr>
        <w:fldChar w:fldCharType="end"/>
      </w:r>
      <w:r w:rsidRPr="00A25529">
        <w:rPr>
          <w:rStyle w:val="pxrc"/>
        </w:rPr>
        <w:t>Reasonableness of Corporate Officer's Compensation, 4 Am. Jur. Proof of Facts 2d 425</w:t>
      </w:r>
    </w:p>
    <w:p w14:paraId="4B64CDE6" w14:textId="77777777" w:rsidR="00FB29D8" w:rsidRPr="00A25529" w:rsidRDefault="00FB29D8">
      <w:pPr>
        <w:pStyle w:val="pxformrefn"/>
      </w:pPr>
      <w:r w:rsidRPr="00A25529">
        <w:t xml:space="preserve">Section 3.12. </w:t>
      </w:r>
    </w:p>
    <w:p w14:paraId="753BDE79" w14:textId="77777777" w:rsidR="00FB29D8" w:rsidRPr="00A25529" w:rsidRDefault="00FB29D8">
      <w:pPr>
        <w:pStyle w:val="pxformrefnote"/>
        <w:spacing w:before="180"/>
      </w:pPr>
      <w:del w:id="3186" w:author="Cara Cardinale" w:date="2025-01-14T20:47:00Z">
        <w:r w:rsidRPr="00A25529" w:rsidDel="00CF1278">
          <w:delText>Drafter's Note</w:delText>
        </w:r>
      </w:del>
      <w:r w:rsidRPr="00A25529">
        <w:t xml:space="preserve"> </w:t>
      </w:r>
    </w:p>
    <w:p w14:paraId="14D2B3B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of a not-for-profit corporation is required by the statute to present at the annual meeting of the members of the corporation a report, verified by the President and treasurer or by a majority of the directors or certified by an independent public or certified public accountant or a firm of such accountants selected by the board. See </w:t>
      </w:r>
      <w:r w:rsidRPr="00A25529">
        <w:rPr>
          <w:rStyle w:val="pxst"/>
          <w:color w:val="FF0000"/>
          <w:vertAlign w:val="superscript"/>
        </w:rPr>
        <w:t>►</w:t>
      </w:r>
      <w:r w:rsidRPr="00A25529">
        <w:rPr>
          <w:rStyle w:val="pxst"/>
        </w:rPr>
        <w:fldChar w:fldCharType="begin"/>
      </w:r>
      <w:r w:rsidRPr="00A25529">
        <w:rPr>
          <w:rStyle w:val="pxst"/>
        </w:rPr>
        <w:instrText>st.ref.id="I0080YE"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519</w:t>
      </w:r>
      <w:r w:rsidRPr="00A25529">
        <w:t>.</w:t>
      </w:r>
    </w:p>
    <w:p w14:paraId="7244E20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of not-for-profit corporations that have no members must direct the President and treasurer to present an annual report pursuant to provisions of </w:t>
      </w:r>
      <w:r w:rsidRPr="00A25529">
        <w:rPr>
          <w:rStyle w:val="pxst"/>
          <w:color w:val="FF0000"/>
          <w:vertAlign w:val="superscript"/>
        </w:rPr>
        <w:t>►</w:t>
      </w:r>
      <w:r w:rsidRPr="00A25529">
        <w:rPr>
          <w:rStyle w:val="pxst"/>
        </w:rPr>
        <w:fldChar w:fldCharType="begin"/>
      </w:r>
      <w:r w:rsidRPr="00A25529">
        <w:rPr>
          <w:rStyle w:val="pxst"/>
        </w:rPr>
        <w:instrText>st.ref.id="I00AU3A"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519(c)</w:t>
      </w:r>
      <w:r w:rsidRPr="00A25529">
        <w:t>.</w:t>
      </w:r>
    </w:p>
    <w:p w14:paraId="579FCDA8" w14:textId="77777777" w:rsidR="00FB29D8" w:rsidRPr="00A25529" w:rsidRDefault="00FB29D8">
      <w:pPr>
        <w:pStyle w:val="pxformrefrr"/>
        <w:rPr>
          <w:sz w:val="24"/>
          <w:szCs w:val="24"/>
        </w:rPr>
      </w:pPr>
      <w:r w:rsidRPr="00A25529">
        <w:rPr>
          <w:rStyle w:val="pxvis"/>
          <w:rFonts w:cs="Arial"/>
          <w:bCs/>
          <w:sz w:val="50"/>
          <w:rPrChange w:id="3187" w:author="Cara Cardinale" w:date="2025-03-04T10:36:00Z">
            <w:rPr>
              <w:rStyle w:val="pxvis"/>
              <w:rFonts w:cs="Arial"/>
              <w:bCs/>
            </w:rPr>
          </w:rPrChange>
        </w:rPr>
        <w:t>Research References</w:t>
      </w:r>
    </w:p>
    <w:p w14:paraId="28A178F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rc.ref.id="I00DN86"</w:instrText>
      </w:r>
      <w:r w:rsidRPr="00A25529">
        <w:rPr>
          <w:rStyle w:val="pxrc"/>
        </w:rPr>
        <w:fldChar w:fldCharType="end"/>
      </w:r>
      <w:r w:rsidRPr="00A25529">
        <w:rPr>
          <w:rStyle w:val="pxrc"/>
          <w:vanish/>
        </w:rPr>
        <w:t>&amp;ldquo;</w:t>
      </w:r>
      <w:r w:rsidRPr="00A25529">
        <w:rPr>
          <w:rStyle w:val="pxvis"/>
          <w:rFonts w:ascii="Times NewRoman" w:hAnsi="Times NewRoman"/>
          <w:b w:val="0"/>
          <w:sz w:val="24"/>
        </w:rPr>
        <w:t>“</w:t>
      </w:r>
      <w:r w:rsidRPr="00A25529">
        <w:rPr>
          <w:rStyle w:val="pxrc"/>
        </w:rPr>
        <w:t>Responsible Corporate Officer</w:t>
      </w:r>
      <w:r w:rsidRPr="00A25529">
        <w:rPr>
          <w:rStyle w:val="pxrc"/>
          <w:vanish/>
        </w:rPr>
        <w:t>&amp;rdquo;</w:t>
      </w:r>
      <w:r w:rsidRPr="00A25529">
        <w:rPr>
          <w:rStyle w:val="pxvis"/>
          <w:rFonts w:ascii="Times NewRoman" w:hAnsi="Times NewRoman"/>
          <w:b w:val="0"/>
          <w:sz w:val="24"/>
        </w:rPr>
        <w:t>”</w:t>
      </w:r>
      <w:r w:rsidRPr="00A25529">
        <w:rPr>
          <w:rStyle w:val="pxrc"/>
        </w:rPr>
        <w:t xml:space="preserve"> Doctrine or </w:t>
      </w:r>
      <w:r w:rsidRPr="00A25529">
        <w:rPr>
          <w:rStyle w:val="pxrc"/>
          <w:vanish/>
        </w:rPr>
        <w:t>&amp;ldquo;</w:t>
      </w:r>
      <w:r w:rsidRPr="00A25529">
        <w:rPr>
          <w:rStyle w:val="pxvis"/>
          <w:rFonts w:ascii="Times NewRoman" w:hAnsi="Times NewRoman"/>
          <w:b w:val="0"/>
          <w:sz w:val="24"/>
        </w:rPr>
        <w:t>“</w:t>
      </w:r>
      <w:r w:rsidRPr="00A25529">
        <w:rPr>
          <w:rStyle w:val="pxrc"/>
        </w:rPr>
        <w:t>Responsible Relationship</w:t>
      </w:r>
      <w:r w:rsidRPr="00A25529">
        <w:rPr>
          <w:rStyle w:val="pxrc"/>
          <w:vanish/>
        </w:rPr>
        <w:t>&amp;rdquo;</w:t>
      </w:r>
      <w:r w:rsidRPr="00A25529">
        <w:rPr>
          <w:rStyle w:val="pxvis"/>
          <w:rFonts w:ascii="Times NewRoman" w:hAnsi="Times NewRoman"/>
          <w:b w:val="0"/>
          <w:sz w:val="24"/>
        </w:rPr>
        <w:t>”</w:t>
      </w:r>
      <w:r w:rsidRPr="00A25529">
        <w:rPr>
          <w:rStyle w:val="pxrc"/>
        </w:rPr>
        <w:t xml:space="preserve"> of Corporate Officer to Corporate Violation of Law, 119 A.L.R.5th 205</w:t>
      </w:r>
    </w:p>
    <w:p w14:paraId="55AAEB9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rc.ref.id="I00GGD2"</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3</w:t>
      </w:r>
      <w:ins w:id="3188" w:author="Cara Cardinale" w:date="2025-01-25T21:19:00Z">
        <w:r w:rsidR="00394E21" w:rsidRPr="00A25529">
          <w:rPr>
            <w:rStyle w:val="pxrc"/>
          </w:rPr>
          <w:t>7</w:t>
        </w:r>
      </w:ins>
      <w:r w:rsidRPr="00A25529">
        <w:rPr>
          <w:rStyle w:val="pxrc"/>
        </w:rPr>
        <w:t>8</w:t>
      </w:r>
      <w:del w:id="3189" w:author="Cara Cardinale" w:date="2025-01-25T21:19:00Z">
        <w:r w:rsidRPr="00A25529" w:rsidDel="00394E21">
          <w:rPr>
            <w:rStyle w:val="pxrc"/>
          </w:rPr>
          <w:delText>1</w:delText>
        </w:r>
      </w:del>
    </w:p>
    <w:p w14:paraId="191C8806" w14:textId="77777777" w:rsidR="00FB29D8" w:rsidRPr="00A25529" w:rsidRDefault="00FB29D8">
      <w:pPr>
        <w:pStyle w:val="pxformrefn"/>
      </w:pPr>
      <w:r w:rsidRPr="00A25529">
        <w:t xml:space="preserve">Section 3.13. </w:t>
      </w:r>
    </w:p>
    <w:p w14:paraId="769B204C" w14:textId="77777777" w:rsidR="00FB29D8" w:rsidRPr="00A25529" w:rsidRDefault="00FB29D8">
      <w:pPr>
        <w:pStyle w:val="pxformrefnote"/>
        <w:spacing w:before="180"/>
      </w:pPr>
      <w:del w:id="3190" w:author="Cara Cardinale" w:date="2025-01-14T20:47:00Z">
        <w:r w:rsidRPr="00A25529" w:rsidDel="00CF1278">
          <w:delText>Drafter's Note</w:delText>
        </w:r>
      </w:del>
      <w:r w:rsidRPr="00A25529">
        <w:t xml:space="preserve"> </w:t>
      </w:r>
    </w:p>
    <w:p w14:paraId="383306C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N.Y. Not-for-Profit Corporation Law provides that the sale, mortgage, or lease of real property of the corporation must be authorized by a vote of two-thirds of the entire board of directors, provided that if there are 21 or more directors, the vote of a majority of the entire board is sufficient. See </w:t>
      </w:r>
      <w:r w:rsidRPr="00A25529">
        <w:rPr>
          <w:rStyle w:val="pxst"/>
          <w:color w:val="FF0000"/>
          <w:vertAlign w:val="superscript"/>
        </w:rPr>
        <w:t>►</w:t>
      </w:r>
      <w:r w:rsidRPr="00A25529">
        <w:rPr>
          <w:rStyle w:val="pxst"/>
        </w:rPr>
        <w:fldChar w:fldCharType="begin"/>
      </w:r>
      <w:r w:rsidRPr="00A25529">
        <w:rPr>
          <w:rStyle w:val="pxst"/>
        </w:rPr>
        <w:instrText>st.ref.id="I00J9HY"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509</w:t>
      </w:r>
      <w:r w:rsidRPr="00A25529">
        <w:t>.</w:t>
      </w:r>
    </w:p>
    <w:p w14:paraId="18990F24" w14:textId="77777777" w:rsidR="00FB29D8" w:rsidRPr="00A25529" w:rsidRDefault="00FB29D8">
      <w:pPr>
        <w:pStyle w:val="pxformrefrr"/>
        <w:rPr>
          <w:sz w:val="24"/>
          <w:szCs w:val="24"/>
        </w:rPr>
      </w:pPr>
      <w:r w:rsidRPr="00A25529">
        <w:rPr>
          <w:rStyle w:val="pxvis"/>
          <w:rFonts w:cs="Arial"/>
          <w:bCs/>
          <w:sz w:val="50"/>
          <w:rPrChange w:id="3191" w:author="Cara Cardinale" w:date="2025-03-04T10:36:00Z">
            <w:rPr>
              <w:rStyle w:val="pxvis"/>
              <w:rFonts w:cs="Arial"/>
              <w:bCs/>
            </w:rPr>
          </w:rPrChange>
        </w:rPr>
        <w:t>Research References</w:t>
      </w:r>
    </w:p>
    <w:p w14:paraId="42E686A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rc.ref.id="I00M2MU"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192" w:author="Cara Cardinale" w:date="2025-01-25T21:21:00Z">
        <w:r w:rsidRPr="00A25529" w:rsidDel="00394E21">
          <w:rPr>
            <w:rStyle w:val="pxrc"/>
          </w:rPr>
          <w:delText xml:space="preserve">1302 </w:delText>
        </w:r>
      </w:del>
      <w:ins w:id="3193" w:author="Cara Cardinale" w:date="2025-01-25T21:21:00Z">
        <w:r w:rsidR="00394E21" w:rsidRPr="00A25529">
          <w:rPr>
            <w:rStyle w:val="pxrc"/>
          </w:rPr>
          <w:t xml:space="preserve">1267 </w:t>
        </w:r>
      </w:ins>
      <w:r w:rsidRPr="00A25529">
        <w:rPr>
          <w:rStyle w:val="pxrc"/>
        </w:rPr>
        <w:t xml:space="preserve">to </w:t>
      </w:r>
      <w:del w:id="3194" w:author="Cara Cardinale" w:date="2025-01-25T21:21:00Z">
        <w:r w:rsidRPr="00A25529" w:rsidDel="00394E21">
          <w:rPr>
            <w:rStyle w:val="pxrc"/>
          </w:rPr>
          <w:delText>1306</w:delText>
        </w:r>
      </w:del>
      <w:ins w:id="3195" w:author="Cara Cardinale" w:date="2025-01-25T21:21:00Z">
        <w:r w:rsidR="00394E21" w:rsidRPr="00A25529">
          <w:rPr>
            <w:rStyle w:val="pxrc"/>
          </w:rPr>
          <w:t>1271</w:t>
        </w:r>
      </w:ins>
    </w:p>
    <w:p w14:paraId="20C9C0AB" w14:textId="77777777" w:rsidR="00FB29D8" w:rsidRPr="00A25529" w:rsidRDefault="00FB29D8">
      <w:pPr>
        <w:pStyle w:val="pxformrefn"/>
      </w:pPr>
      <w:r w:rsidRPr="00A25529">
        <w:t xml:space="preserve">Section 4.01. </w:t>
      </w:r>
    </w:p>
    <w:p w14:paraId="76F11278" w14:textId="77777777" w:rsidR="00FB29D8" w:rsidRPr="00A25529" w:rsidRDefault="00FB29D8">
      <w:pPr>
        <w:pStyle w:val="pxformrefnote"/>
        <w:spacing w:before="180"/>
      </w:pPr>
      <w:del w:id="3196" w:author="Cara Cardinale" w:date="2025-01-14T20:47:00Z">
        <w:r w:rsidRPr="00A25529" w:rsidDel="00CF1278">
          <w:delText>Drafter's Note</w:delText>
        </w:r>
      </w:del>
      <w:r w:rsidRPr="00A25529">
        <w:t xml:space="preserve"> </w:t>
      </w:r>
    </w:p>
    <w:p w14:paraId="195E883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st.ref.id="I0057UN"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 xml:space="preserve"> provides that the certificate of incorporation or a bylaw adopted by the members may provide that all or specific officers shall be elected by the members rather than the board. Alternatively, such provision may authorize the President to appoint other officers (or some of them), subject to approval by the board. Under </w:t>
      </w:r>
      <w:r w:rsidRPr="00A25529">
        <w:rPr>
          <w:rStyle w:val="pxst"/>
          <w:color w:val="FF0000"/>
          <w:vertAlign w:val="superscript"/>
        </w:rPr>
        <w:t>►</w:t>
      </w:r>
      <w:r w:rsidRPr="00A25529">
        <w:rPr>
          <w:rStyle w:val="pxst"/>
        </w:rPr>
        <w:fldChar w:fldCharType="begin"/>
      </w:r>
      <w:r w:rsidRPr="00A25529">
        <w:rPr>
          <w:rStyle w:val="pxst"/>
        </w:rPr>
        <w:instrText>st.ref.id="I0080ZJ"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713(d)</w:t>
      </w:r>
      <w:r w:rsidRPr="00A25529">
        <w:t xml:space="preserve">, the certificate or bylaws may provide that any one or more officers shall be ex-officio members of the board, with voting rights unless otherwise specified. Consider whether inclusion of such provisions in the certificate or in a bylaw adopted by the members is relevant. See also </w:t>
      </w:r>
      <w:r w:rsidRPr="00A25529">
        <w:rPr>
          <w:rStyle w:val="pxst"/>
          <w:color w:val="FF0000"/>
          <w:vertAlign w:val="superscript"/>
        </w:rPr>
        <w:t>►</w:t>
      </w:r>
      <w:r w:rsidRPr="00A25529">
        <w:rPr>
          <w:rStyle w:val="pxst"/>
        </w:rPr>
        <w:fldChar w:fldCharType="begin"/>
      </w:r>
      <w:r w:rsidRPr="00A25529">
        <w:rPr>
          <w:rStyle w:val="pxst"/>
        </w:rPr>
        <w:instrText>st.ref.id="I00AU4F"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w:t>
      </w:r>
    </w:p>
    <w:p w14:paraId="5A9BB0B7" w14:textId="77777777" w:rsidR="00FB29D8" w:rsidRPr="00A25529" w:rsidRDefault="00FB29D8">
      <w:pPr>
        <w:pStyle w:val="pxformrefrr"/>
        <w:rPr>
          <w:sz w:val="24"/>
          <w:szCs w:val="24"/>
        </w:rPr>
      </w:pPr>
      <w:r w:rsidRPr="00A25529">
        <w:rPr>
          <w:rStyle w:val="pxvis"/>
          <w:rFonts w:cs="Arial"/>
          <w:bCs/>
          <w:sz w:val="50"/>
          <w:rPrChange w:id="3197" w:author="Cara Cardinale" w:date="2025-03-04T10:36:00Z">
            <w:rPr>
              <w:rStyle w:val="pxvis"/>
              <w:rFonts w:cs="Arial"/>
              <w:bCs/>
            </w:rPr>
          </w:rPrChange>
        </w:rPr>
        <w:t>Research References</w:t>
      </w:r>
    </w:p>
    <w:p w14:paraId="21D7526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rc.ref.id="I00DN9B"</w:instrText>
      </w:r>
      <w:r w:rsidRPr="00A25529">
        <w:rPr>
          <w:rStyle w:val="pxrc"/>
        </w:rPr>
        <w:fldChar w:fldCharType="end"/>
      </w:r>
      <w:r w:rsidRPr="00A25529">
        <w:rPr>
          <w:rStyle w:val="pxrc"/>
        </w:rPr>
        <w:t xml:space="preserve">N.Y. Jur. 2d, Business Relationships </w:t>
      </w:r>
      <w:r w:rsidRPr="00A25529">
        <w:rPr>
          <w:rStyle w:val="pxrc"/>
          <w:vanish/>
        </w:rPr>
        <w:t>&amp;s;</w:t>
      </w:r>
      <w:del w:id="3198"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3199" w:author="Cara Cardinale" w:date="2025-01-23T13:38:00Z">
        <w:r w:rsidR="009D6732" w:rsidRPr="00A25529">
          <w:rPr>
            <w:rStyle w:val="pxvis"/>
            <w:rFonts w:ascii="Times NewRoman" w:hAnsi="Times NewRoman"/>
            <w:b w:val="0"/>
            <w:sz w:val="24"/>
          </w:rPr>
          <w:t>§531</w:t>
        </w:r>
      </w:ins>
    </w:p>
    <w:p w14:paraId="5C81A8F6" w14:textId="77777777" w:rsidR="00FB29D8" w:rsidRPr="00A25529" w:rsidRDefault="00FB29D8">
      <w:pPr>
        <w:pStyle w:val="pxformrefn"/>
      </w:pPr>
      <w:r w:rsidRPr="00A25529">
        <w:t xml:space="preserve">Section 4.02. </w:t>
      </w:r>
    </w:p>
    <w:p w14:paraId="753BDA41" w14:textId="77777777" w:rsidR="00FB29D8" w:rsidRPr="00A25529" w:rsidRDefault="00FB29D8">
      <w:pPr>
        <w:pStyle w:val="pxformrefnote"/>
        <w:spacing w:before="180"/>
      </w:pPr>
      <w:del w:id="3200" w:author="Cara Cardinale" w:date="2025-01-14T20:47:00Z">
        <w:r w:rsidRPr="00A25529" w:rsidDel="00CF1278">
          <w:delText>Drafter's Note</w:delText>
        </w:r>
      </w:del>
      <w:r w:rsidRPr="00A25529">
        <w:t xml:space="preserve"> </w:t>
      </w:r>
    </w:p>
    <w:p w14:paraId="1430D73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Officers may be elected by the members if the certificate of incorporation or bylaw adopted by the members so provides. See </w:t>
      </w:r>
      <w:r w:rsidRPr="00A25529">
        <w:rPr>
          <w:rStyle w:val="pxst"/>
          <w:color w:val="FF0000"/>
          <w:vertAlign w:val="superscript"/>
        </w:rPr>
        <w:t>►</w:t>
      </w:r>
      <w:r w:rsidRPr="00A25529">
        <w:rPr>
          <w:rStyle w:val="pxst"/>
        </w:rPr>
        <w:fldChar w:fldCharType="begin"/>
      </w:r>
      <w:r w:rsidRPr="00A25529">
        <w:rPr>
          <w:rStyle w:val="pxst"/>
        </w:rPr>
        <w:instrText>st.ref.id="I00GGE7"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30BE211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Note that under </w:t>
      </w:r>
      <w:r w:rsidRPr="00A25529">
        <w:rPr>
          <w:rStyle w:val="pxst"/>
          <w:color w:val="FF0000"/>
          <w:vertAlign w:val="superscript"/>
        </w:rPr>
        <w:t>►</w:t>
      </w:r>
      <w:r w:rsidRPr="00A25529">
        <w:rPr>
          <w:rStyle w:val="pxst"/>
        </w:rPr>
        <w:fldChar w:fldCharType="begin"/>
      </w:r>
      <w:r w:rsidRPr="00A25529">
        <w:rPr>
          <w:rStyle w:val="pxst"/>
        </w:rPr>
        <w:instrText>st.ref.id="I00J9J3"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the removal power of the board should not extend to officers elected or appointed by the members or by a class of members. The board may, however, suspend these officers for cause.</w:t>
      </w:r>
    </w:p>
    <w:p w14:paraId="090858B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Any officer elected or appointed by the board may be removed by the board with or without cause. An officer elected by the members may be removed, with or without cause, only by vote of the members, but the authority to act as an officer may be suspended by the board for cause. </w:t>
      </w:r>
      <w:r w:rsidRPr="00A25529">
        <w:rPr>
          <w:rStyle w:val="pxst"/>
          <w:color w:val="FF0000"/>
          <w:vertAlign w:val="superscript"/>
        </w:rPr>
        <w:t>►</w:t>
      </w:r>
      <w:r w:rsidRPr="00A25529">
        <w:rPr>
          <w:rStyle w:val="pxst"/>
        </w:rPr>
        <w:fldChar w:fldCharType="begin"/>
      </w:r>
      <w:r w:rsidRPr="00A25529">
        <w:rPr>
          <w:rStyle w:val="pxst"/>
        </w:rPr>
        <w:instrText>st.ref.id="I00M2NZ"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xml:space="preserve">. The removal will be without prejudice to the contract rights, if any, of the person so removed. </w:t>
      </w:r>
      <w:r w:rsidRPr="00A25529">
        <w:rPr>
          <w:rStyle w:val="pxst"/>
          <w:color w:val="FF0000"/>
          <w:vertAlign w:val="superscript"/>
        </w:rPr>
        <w:t>►</w:t>
      </w:r>
      <w:r w:rsidRPr="00A25529">
        <w:rPr>
          <w:rStyle w:val="pxst"/>
        </w:rPr>
        <w:fldChar w:fldCharType="begin"/>
      </w:r>
      <w:r w:rsidRPr="00A25529">
        <w:rPr>
          <w:rStyle w:val="pxst"/>
        </w:rPr>
        <w:instrText>st.ref.id="I00OVSV"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 xml:space="preserve">. Election or appointment of an officer will not of itself create any contract rights. </w:t>
      </w:r>
      <w:r w:rsidRPr="00A25529">
        <w:rPr>
          <w:rStyle w:val="pxst"/>
          <w:color w:val="FF0000"/>
          <w:vertAlign w:val="superscript"/>
        </w:rPr>
        <w:t>►</w:t>
      </w:r>
      <w:r w:rsidRPr="00A25529">
        <w:rPr>
          <w:rStyle w:val="pxst"/>
        </w:rPr>
        <w:fldChar w:fldCharType="begin"/>
      </w:r>
      <w:r w:rsidRPr="00A25529">
        <w:rPr>
          <w:rStyle w:val="pxst"/>
        </w:rPr>
        <w:instrText>st.ref.id="I0057UQ"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w:t>
      </w:r>
    </w:p>
    <w:p w14:paraId="203FDA1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st.ref.id="I0080ZM"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w:t>
      </w:r>
      <w:r w:rsidRPr="00A25529">
        <w:t>.</w:t>
      </w:r>
    </w:p>
    <w:p w14:paraId="4C9D8E80" w14:textId="77777777" w:rsidR="00FB29D8" w:rsidRPr="00A25529" w:rsidRDefault="00FB29D8">
      <w:pPr>
        <w:pStyle w:val="pxformrefrr"/>
        <w:rPr>
          <w:sz w:val="24"/>
          <w:szCs w:val="24"/>
        </w:rPr>
      </w:pPr>
      <w:r w:rsidRPr="00A25529">
        <w:rPr>
          <w:rStyle w:val="pxvis"/>
          <w:rFonts w:cs="Arial"/>
          <w:bCs/>
          <w:sz w:val="50"/>
          <w:rPrChange w:id="3201" w:author="Cara Cardinale" w:date="2025-03-04T10:36:00Z">
            <w:rPr>
              <w:rStyle w:val="pxvis"/>
              <w:rFonts w:cs="Arial"/>
              <w:bCs/>
            </w:rPr>
          </w:rPrChange>
        </w:rPr>
        <w:t>Research References</w:t>
      </w:r>
    </w:p>
    <w:p w14:paraId="5370938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rc.ref.id="I00AU4I"</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202" w:author="Cara Cardinale" w:date="2025-01-25T19:28:00Z">
        <w:r w:rsidRPr="00A25529" w:rsidDel="00364FFE">
          <w:rPr>
            <w:rStyle w:val="pxrc"/>
          </w:rPr>
          <w:delText>571 to 573</w:delText>
        </w:r>
      </w:del>
      <w:ins w:id="3203" w:author="Cara Cardinale" w:date="2025-01-25T19:28:00Z">
        <w:r w:rsidR="00364FFE" w:rsidRPr="00A25529">
          <w:rPr>
            <w:rStyle w:val="pxrc"/>
          </w:rPr>
          <w:t>566 to 568</w:t>
        </w:r>
      </w:ins>
    </w:p>
    <w:p w14:paraId="20D953E7" w14:textId="77777777" w:rsidR="00FB29D8" w:rsidRPr="00A25529" w:rsidRDefault="00FB29D8">
      <w:pPr>
        <w:pStyle w:val="pxformrefn"/>
      </w:pPr>
      <w:r w:rsidRPr="00A25529">
        <w:t xml:space="preserve">Section 4.03. </w:t>
      </w:r>
    </w:p>
    <w:p w14:paraId="4C7489ED" w14:textId="77777777" w:rsidR="00FB29D8" w:rsidRPr="00A25529" w:rsidRDefault="00FB29D8">
      <w:pPr>
        <w:pStyle w:val="pxformrefnote"/>
        <w:spacing w:before="180"/>
      </w:pPr>
      <w:del w:id="3204" w:author="Cara Cardinale" w:date="2025-01-14T20:47:00Z">
        <w:r w:rsidRPr="00A25529" w:rsidDel="00CF1278">
          <w:delText>Drafter's Note</w:delText>
        </w:r>
      </w:del>
      <w:r w:rsidRPr="00A25529">
        <w:t xml:space="preserve"> </w:t>
      </w:r>
    </w:p>
    <w:p w14:paraId="2DDC2E1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Alternate provisions are supplied if a detailed description of the powers and duties relevant to each office is desired.</w:t>
      </w:r>
    </w:p>
    <w:p w14:paraId="72E16F96" w14:textId="77777777" w:rsidR="00FB29D8" w:rsidRPr="00A25529" w:rsidRDefault="00FB29D8">
      <w:pPr>
        <w:pStyle w:val="pxformrefrr"/>
        <w:rPr>
          <w:sz w:val="24"/>
          <w:szCs w:val="24"/>
        </w:rPr>
      </w:pPr>
      <w:r w:rsidRPr="00A25529">
        <w:rPr>
          <w:rStyle w:val="pxvis"/>
          <w:rFonts w:cs="Arial"/>
          <w:bCs/>
          <w:sz w:val="50"/>
          <w:rPrChange w:id="3205" w:author="Cara Cardinale" w:date="2025-03-04T10:36:00Z">
            <w:rPr>
              <w:rStyle w:val="pxvis"/>
              <w:rFonts w:cs="Arial"/>
              <w:bCs/>
            </w:rPr>
          </w:rPrChange>
        </w:rPr>
        <w:t>Research References</w:t>
      </w:r>
    </w:p>
    <w:p w14:paraId="4D82CD0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rc.ref.id="I00DN9E"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ins w:id="3206" w:author="Cara Cardinale" w:date="2025-01-19T11:47:00Z">
        <w:r w:rsidR="00C607CB" w:rsidRPr="00A25529">
          <w:rPr>
            <w:rStyle w:val="pxrc"/>
          </w:rPr>
          <w:t>3</w:t>
        </w:r>
      </w:ins>
      <w:del w:id="3207" w:author="Cara Cardinale" w:date="2025-01-19T11:47:00Z">
        <w:r w:rsidRPr="00A25529" w:rsidDel="00C607CB">
          <w:rPr>
            <w:rStyle w:val="pxrc"/>
          </w:rPr>
          <w:delText>8</w:delText>
        </w:r>
      </w:del>
      <w:r w:rsidRPr="00A25529">
        <w:rPr>
          <w:rStyle w:val="pxrc"/>
        </w:rPr>
        <w:t xml:space="preserve"> et seq.</w:t>
      </w:r>
    </w:p>
    <w:p w14:paraId="2E0018A7" w14:textId="77777777" w:rsidR="00FB29D8" w:rsidRPr="00A25529" w:rsidRDefault="00FB29D8">
      <w:pPr>
        <w:pStyle w:val="pxformrefn"/>
      </w:pPr>
      <w:r w:rsidRPr="00A25529">
        <w:t xml:space="preserve">Section 4.05. </w:t>
      </w:r>
    </w:p>
    <w:p w14:paraId="54BE7E5B" w14:textId="77777777" w:rsidR="00FB29D8" w:rsidRPr="00A25529" w:rsidRDefault="00FB29D8">
      <w:pPr>
        <w:pStyle w:val="pxformrefnote"/>
        <w:spacing w:before="180"/>
      </w:pPr>
      <w:del w:id="3208" w:author="Cara Cardinale" w:date="2025-01-14T20:47:00Z">
        <w:r w:rsidRPr="00A25529" w:rsidDel="00CF1278">
          <w:delText>Drafter's Note</w:delText>
        </w:r>
      </w:del>
      <w:r w:rsidRPr="00A25529">
        <w:t xml:space="preserve"> </w:t>
      </w:r>
    </w:p>
    <w:p w14:paraId="2B02520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st.ref.id="I00580D"</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202, 515, 715</w:t>
      </w:r>
      <w:r w:rsidRPr="00A25529">
        <w:t>.</w:t>
      </w:r>
    </w:p>
    <w:p w14:paraId="1311E91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st.ref.id="I00DNF1"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31286F6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As to indemnification of officers, directors, employees, and agents, as well as insurance, see </w:t>
      </w:r>
      <w:r w:rsidRPr="00A25529">
        <w:rPr>
          <w:rStyle w:val="pxst"/>
          <w:color w:val="FF0000"/>
          <w:vertAlign w:val="superscript"/>
        </w:rPr>
        <w:t>►</w:t>
      </w:r>
      <w:r w:rsidRPr="00A25529">
        <w:rPr>
          <w:rStyle w:val="pxst"/>
        </w:rPr>
        <w:fldChar w:fldCharType="begin"/>
      </w:r>
      <w:r w:rsidRPr="00A25529">
        <w:rPr>
          <w:rStyle w:val="pxst"/>
        </w:rPr>
        <w:instrText>st.ref.id="I00GGJX"</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721 et seq.</w:t>
      </w:r>
    </w:p>
    <w:p w14:paraId="7745830C" w14:textId="77777777" w:rsidR="00FB29D8" w:rsidRPr="00A25529" w:rsidRDefault="00FB29D8">
      <w:pPr>
        <w:pStyle w:val="pxformrefrr"/>
        <w:rPr>
          <w:sz w:val="24"/>
          <w:szCs w:val="24"/>
        </w:rPr>
      </w:pPr>
      <w:r w:rsidRPr="00A25529">
        <w:rPr>
          <w:rStyle w:val="pxvis"/>
          <w:rFonts w:cs="Arial"/>
          <w:bCs/>
          <w:sz w:val="50"/>
          <w:rPrChange w:id="3209" w:author="Cara Cardinale" w:date="2025-03-04T10:36:00Z">
            <w:rPr>
              <w:rStyle w:val="pxvis"/>
              <w:rFonts w:cs="Arial"/>
              <w:bCs/>
            </w:rPr>
          </w:rPrChange>
        </w:rPr>
        <w:t>Research References</w:t>
      </w:r>
    </w:p>
    <w:p w14:paraId="40C1670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rc.ref.id="I00J9OT"</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5699971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rc.ref.id="I00M2TP"</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5D46EFC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rc.ref.id="I00OVYL"</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3210" w:author="Cara Cardinale" w:date="2025-01-25T21:25:00Z">
        <w:r w:rsidRPr="00A25529" w:rsidDel="00394E21">
          <w:rPr>
            <w:rStyle w:val="pxrc"/>
          </w:rPr>
          <w:delText>791</w:delText>
        </w:r>
      </w:del>
      <w:ins w:id="3211" w:author="Cara Cardinale" w:date="2025-01-25T21:25:00Z">
        <w:r w:rsidR="00394E21" w:rsidRPr="00A25529">
          <w:rPr>
            <w:rStyle w:val="pxrc"/>
          </w:rPr>
          <w:t>789</w:t>
        </w:r>
      </w:ins>
    </w:p>
    <w:p w14:paraId="056980A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rc.ref.id="I00RP3H"</w:instrText>
      </w:r>
      <w:r w:rsidRPr="00A25529">
        <w:rPr>
          <w:rStyle w:val="pxrc"/>
        </w:rPr>
        <w:fldChar w:fldCharType="end"/>
      </w:r>
      <w:r w:rsidRPr="00A25529">
        <w:rPr>
          <w:rStyle w:val="pxrc"/>
        </w:rPr>
        <w:t>Reasonableness of Corporate Officer's Compensation, 4 Am. Jur. Proof of Facts 2d 425</w:t>
      </w:r>
    </w:p>
    <w:p w14:paraId="3B788A70" w14:textId="77777777" w:rsidR="00FB29D8" w:rsidRPr="00A25529" w:rsidRDefault="00FB29D8">
      <w:pPr>
        <w:pStyle w:val="pxformrefn"/>
      </w:pPr>
      <w:r w:rsidRPr="00A25529">
        <w:t xml:space="preserve">Section 5.02. </w:t>
      </w:r>
    </w:p>
    <w:p w14:paraId="1A63BE63" w14:textId="77777777" w:rsidR="00FB29D8" w:rsidRPr="00A25529" w:rsidRDefault="00FB29D8">
      <w:pPr>
        <w:pStyle w:val="pxformrefnote"/>
        <w:spacing w:before="180"/>
      </w:pPr>
      <w:del w:id="3212" w:author="Cara Cardinale" w:date="2025-01-14T20:47:00Z">
        <w:r w:rsidRPr="00A25529" w:rsidDel="00CF1278">
          <w:delText>Drafter's Note</w:delText>
        </w:r>
      </w:del>
      <w:r w:rsidRPr="00A25529">
        <w:t xml:space="preserve"> </w:t>
      </w:r>
    </w:p>
    <w:p w14:paraId="7F8B8B5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st.ref.id="I05VKGW"</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107, 202(a)(3)</w:t>
      </w:r>
      <w:r w:rsidRPr="00A25529">
        <w:t>.</w:t>
      </w:r>
    </w:p>
    <w:p w14:paraId="276C9AD6" w14:textId="77777777" w:rsidR="00FB29D8" w:rsidRPr="00A25529" w:rsidRDefault="00FB29D8">
      <w:pPr>
        <w:pStyle w:val="pxformrefn"/>
      </w:pPr>
      <w:r w:rsidRPr="00A25529">
        <w:t xml:space="preserve">Section 5.04. </w:t>
      </w:r>
    </w:p>
    <w:p w14:paraId="0C7CD9B0" w14:textId="77777777" w:rsidR="00FB29D8" w:rsidRPr="00A25529" w:rsidRDefault="00FB29D8">
      <w:pPr>
        <w:pStyle w:val="pxformrefnote"/>
        <w:spacing w:before="180"/>
      </w:pPr>
      <w:del w:id="3213" w:author="Cara Cardinale" w:date="2025-01-14T20:47:00Z">
        <w:r w:rsidRPr="00A25529" w:rsidDel="00CF1278">
          <w:delText>Drafter's Note</w:delText>
        </w:r>
      </w:del>
      <w:r w:rsidRPr="00A25529">
        <w:t xml:space="preserve"> </w:t>
      </w:r>
    </w:p>
    <w:p w14:paraId="2CB7F58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Every not-for-profit corporation is required to keep, at the office of the corporation, correct and complete books and records of account and minutes of the proceedings of its members, board, and executive committee, if any, and must keep at such office or at the office of its transfer agent or registrar in this state a list or record containing the names and addresses of all members, the class or classes of membership or capital certificates and the number of capital certificates held by each, and the dates when they respectively became the holders of record thereof. A corporation may keep its books and records of account in an office of the corporation without the state, as specified in its certificate of incorporation. Any of the foregoing books, minutes, and records may be in written form or in any other form capable of being converted into written form within a reasonable time. </w:t>
      </w:r>
      <w:r w:rsidRPr="00A25529">
        <w:rPr>
          <w:rStyle w:val="pxst"/>
          <w:color w:val="FF0000"/>
          <w:vertAlign w:val="superscript"/>
        </w:rPr>
        <w:t>►</w:t>
      </w:r>
      <w:r w:rsidRPr="00A25529">
        <w:rPr>
          <w:rStyle w:val="pxst"/>
        </w:rPr>
        <w:fldChar w:fldCharType="begin"/>
      </w:r>
      <w:r w:rsidRPr="00A25529">
        <w:rPr>
          <w:rStyle w:val="pxst"/>
        </w:rPr>
        <w:instrText>st.ref.id="I05N528"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621(a)</w:t>
      </w:r>
      <w:r w:rsidRPr="00A25529">
        <w:t>.</w:t>
      </w:r>
    </w:p>
    <w:p w14:paraId="2853058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person who has been a member of record of a corporation for at least six months immediately preceding his or her demand, or any person holding, or thereunto authorized in writing by the holders of, at least 5</w:t>
      </w:r>
      <w:r w:rsidRPr="00A25529">
        <w:rPr>
          <w:vanish/>
        </w:rPr>
        <w:t>&amp;percnt;</w:t>
      </w:r>
      <w:r w:rsidRPr="00A25529">
        <w:rPr>
          <w:rStyle w:val="pxvis"/>
          <w:rFonts w:ascii="Times NewRoman" w:hAnsi="Times NewRoman"/>
          <w:b w:val="0"/>
          <w:sz w:val="24"/>
        </w:rPr>
        <w:t>%</w:t>
      </w:r>
      <w:r w:rsidRPr="00A25529">
        <w:t xml:space="preserve"> of any class of the outstanding capital certificates, upon at least five-days written demand shall have the right to examine in person or by agent or attorney, during usual business hours, its minutes of the proceedings of its members and list or record of members and to make extracts therefrom. </w:t>
      </w:r>
      <w:r w:rsidRPr="00A25529">
        <w:rPr>
          <w:rStyle w:val="pxst"/>
          <w:color w:val="FF0000"/>
          <w:vertAlign w:val="superscript"/>
        </w:rPr>
        <w:t>►</w:t>
      </w:r>
      <w:r w:rsidRPr="00A25529">
        <w:rPr>
          <w:rStyle w:val="pxst"/>
        </w:rPr>
        <w:fldChar w:fldCharType="begin"/>
      </w:r>
      <w:r w:rsidRPr="00A25529">
        <w:rPr>
          <w:rStyle w:val="pxst"/>
        </w:rPr>
        <w:instrText>st.ref.id="I00DNF3"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621(b)</w:t>
      </w:r>
      <w:r w:rsidRPr="00A25529">
        <w:t>.</w:t>
      </w:r>
    </w:p>
    <w:p w14:paraId="1408ACF8" w14:textId="77777777" w:rsidR="00FB29D8" w:rsidRPr="00A25529" w:rsidRDefault="00FB29D8">
      <w:pPr>
        <w:pStyle w:val="pxformrefrr"/>
        <w:rPr>
          <w:sz w:val="24"/>
          <w:szCs w:val="24"/>
        </w:rPr>
      </w:pPr>
      <w:r w:rsidRPr="00A25529">
        <w:rPr>
          <w:rStyle w:val="pxvis"/>
          <w:rFonts w:cs="Arial"/>
          <w:bCs/>
          <w:sz w:val="50"/>
          <w:rPrChange w:id="3214" w:author="Cara Cardinale" w:date="2025-03-04T10:36:00Z">
            <w:rPr>
              <w:rStyle w:val="pxvis"/>
              <w:rFonts w:cs="Arial"/>
              <w:bCs/>
            </w:rPr>
          </w:rPrChange>
        </w:rPr>
        <w:t>Research References</w:t>
      </w:r>
    </w:p>
    <w:p w14:paraId="2BE0692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rc.ref.id="I00GGJZ"</w:instrText>
      </w:r>
      <w:r w:rsidRPr="00A25529">
        <w:rPr>
          <w:rStyle w:val="pxrc"/>
        </w:rPr>
        <w:fldChar w:fldCharType="end"/>
      </w:r>
      <w:r w:rsidRPr="00A25529">
        <w:rPr>
          <w:rStyle w:val="pxrc"/>
        </w:rPr>
        <w:t>Admissibility of computerized private business records, 7 A.L.R.4th 8</w:t>
      </w:r>
    </w:p>
    <w:p w14:paraId="5B2EECC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rc.ref.id="I00580I"</w:instrText>
      </w:r>
      <w:r w:rsidRPr="00A25529">
        <w:rPr>
          <w:rStyle w:val="pxrc"/>
        </w:rPr>
        <w:fldChar w:fldCharType="end"/>
      </w:r>
      <w:r w:rsidRPr="00A25529">
        <w:rPr>
          <w:rStyle w:val="pxrc"/>
        </w:rPr>
        <w:t>What corporate documents are subject to shareholder's right to inspection, 88 A.L.R.3d 663</w:t>
      </w:r>
    </w:p>
    <w:p w14:paraId="323FB3C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rc.ref.id="I00815E"</w:instrText>
      </w:r>
      <w:r w:rsidRPr="00A25529">
        <w:rPr>
          <w:rStyle w:val="pxrc"/>
        </w:rPr>
        <w:fldChar w:fldCharType="end"/>
      </w:r>
      <w:r w:rsidRPr="00A25529">
        <w:rPr>
          <w:rStyle w:val="pxrc"/>
        </w:rPr>
        <w:t>Right of stockholder to inspect corporate books or records in pursuit of social or political interest, as distinguished from financial interest, 50 A.L.R.3d 1056</w:t>
      </w:r>
    </w:p>
    <w:p w14:paraId="50E035A0"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rc.ref.id="I00AUAA"</w:instrText>
      </w:r>
      <w:r w:rsidRPr="00A25529">
        <w:rPr>
          <w:rStyle w:val="pxrc"/>
        </w:rPr>
        <w:fldChar w:fldCharType="end"/>
      </w:r>
      <w:r w:rsidRPr="00A25529">
        <w:rPr>
          <w:rStyle w:val="pxrc"/>
        </w:rPr>
        <w:t>Who has possession, custody, or control of corporate books or records for purposes of order to produce, 47 A.L.R.3d 676</w:t>
      </w:r>
    </w:p>
    <w:p w14:paraId="447629A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rc.ref.id="I00DNF6"</w:instrText>
      </w:r>
      <w:r w:rsidRPr="00A25529">
        <w:rPr>
          <w:rStyle w:val="pxrc"/>
        </w:rPr>
        <w:fldChar w:fldCharType="end"/>
      </w:r>
      <w:r w:rsidRPr="00A25529">
        <w:rPr>
          <w:rStyle w:val="pxrc"/>
        </w:rPr>
        <w:t>Persons liable under statutes imposing, upon directors, officers, or trustees of a corporation, personal liability for its debts on account of their failure to file or publish reports, required by law, as to corporate matters, 39 A.L.R.3d 428</w:t>
      </w:r>
    </w:p>
    <w:p w14:paraId="042875B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rc.ref.id="I00GGK2"</w:instrText>
      </w:r>
      <w:r w:rsidRPr="00A25529">
        <w:rPr>
          <w:rStyle w:val="pxrc"/>
        </w:rPr>
        <w:fldChar w:fldCharType="end"/>
      </w:r>
      <w:r w:rsidRPr="00A25529">
        <w:rPr>
          <w:rStyle w:val="pxrc"/>
        </w:rPr>
        <w:t>Stockholder's right to inspect books and records of foreign corporation, 19 A.L.R.3d 869</w:t>
      </w:r>
    </w:p>
    <w:p w14:paraId="1F3887A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rc.ref.id="I00J9OY"</w:instrText>
      </w:r>
      <w:r w:rsidRPr="00A25529">
        <w:rPr>
          <w:rStyle w:val="pxrc"/>
        </w:rPr>
        <w:fldChar w:fldCharType="end"/>
      </w:r>
      <w:r w:rsidRPr="00A25529">
        <w:rPr>
          <w:rStyle w:val="pxrc"/>
        </w:rPr>
        <w:t>Right of member, officer, agent, or director of private corporation or unincorporated association to assert personal privilege against self-incrimination with respect to production of corporate books or records, 52 A.L.R.3d 636 (sec. 9 superseded by Availability of sole shareholder's Fifth Amendment privilege against self-incrimination to resist production of corporation's books and records--modern status, 87 A.L.R. Fed. 177).</w:t>
      </w:r>
      <w:r w:rsidRPr="00A25529">
        <w:t xml:space="preserve"> </w:t>
      </w:r>
      <w:del w:id="3215" w:author="Cara Cardinale" w:date="2025-01-25T20:18:00Z">
        <w:r w:rsidRPr="00A25529" w:rsidDel="002B2911">
          <w:delText xml:space="preserve">(sec. 9 superseded by </w:delText>
        </w:r>
        <w:r w:rsidRPr="00A25529" w:rsidDel="002B2911">
          <w:rPr>
            <w:rStyle w:val="pxrc"/>
            <w:color w:val="FF0000"/>
            <w:vertAlign w:val="superscript"/>
          </w:rPr>
          <w:delText>►</w:delText>
        </w:r>
        <w:r w:rsidRPr="00A25529" w:rsidDel="002B2911">
          <w:rPr>
            <w:rStyle w:val="pxrc"/>
          </w:rPr>
          <w:fldChar w:fldCharType="begin"/>
        </w:r>
        <w:r w:rsidRPr="00A25529" w:rsidDel="002B2911">
          <w:rPr>
            <w:rStyle w:val="pxrc"/>
          </w:rPr>
          <w:delInstrText>rc.ref.id="I00M2TU"</w:delInstrText>
        </w:r>
        <w:r w:rsidRPr="00A25529" w:rsidDel="002B2911">
          <w:rPr>
            <w:rStyle w:val="pxrc"/>
          </w:rPr>
          <w:fldChar w:fldCharType="end"/>
        </w:r>
        <w:r w:rsidRPr="00A25529" w:rsidDel="002B2911">
          <w:rPr>
            <w:rStyle w:val="pxrc"/>
          </w:rPr>
          <w:delText>Availability of sole shareholder's Fifth Amendment privilege against self-incrimination to resist production of corporation's books and records--modern status, 87 A.L.R. Fed. 177</w:delText>
        </w:r>
        <w:r w:rsidRPr="00A25529" w:rsidDel="002B2911">
          <w:delText>)</w:delText>
        </w:r>
      </w:del>
    </w:p>
    <w:p w14:paraId="56B8146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rc.ref.id="I00OVYQ"</w:instrText>
      </w:r>
      <w:r w:rsidRPr="00A25529">
        <w:rPr>
          <w:rStyle w:val="pxrc"/>
        </w:rPr>
        <w:fldChar w:fldCharType="end"/>
      </w:r>
      <w:r w:rsidRPr="00A25529">
        <w:rPr>
          <w:rStyle w:val="pxrc"/>
        </w:rPr>
        <w:t>Availability of sole shareholder's Fifth Amendment privilege against self-incrimination to resist production of corporation's books and records--modern status, 87 A.L.R. Fed. 177</w:t>
      </w:r>
    </w:p>
    <w:p w14:paraId="6EF2FF3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rc.ref.id="I00RP3M"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216" w:author="Cara Cardinale" w:date="2025-01-25T21:27:00Z">
        <w:r w:rsidRPr="00A25529" w:rsidDel="00394E21">
          <w:rPr>
            <w:rStyle w:val="pxrc"/>
          </w:rPr>
          <w:delText>385 to 421</w:delText>
        </w:r>
      </w:del>
      <w:ins w:id="3217" w:author="Cara Cardinale" w:date="2025-01-25T21:27:00Z">
        <w:r w:rsidR="00394E21" w:rsidRPr="00A25529">
          <w:rPr>
            <w:rStyle w:val="pxrc"/>
          </w:rPr>
          <w:t>404 to 419</w:t>
        </w:r>
      </w:ins>
    </w:p>
    <w:p w14:paraId="7B34E3D9" w14:textId="77777777" w:rsidR="00FB29D8" w:rsidRPr="00A25529" w:rsidRDefault="00FB29D8">
      <w:pPr>
        <w:pStyle w:val="pxformrefn"/>
      </w:pPr>
      <w:r w:rsidRPr="00A25529">
        <w:t xml:space="preserve">Section 5.05. </w:t>
      </w:r>
    </w:p>
    <w:p w14:paraId="3715EF26" w14:textId="77777777" w:rsidR="00FB29D8" w:rsidRPr="00A25529" w:rsidRDefault="00FB29D8">
      <w:pPr>
        <w:pStyle w:val="pxformrefnote"/>
        <w:spacing w:before="180"/>
      </w:pPr>
      <w:del w:id="3218" w:author="Cara Cardinale" w:date="2025-01-14T20:47:00Z">
        <w:r w:rsidRPr="00A25529" w:rsidDel="00CF1278">
          <w:delText>Drafter's Note</w:delText>
        </w:r>
      </w:del>
      <w:r w:rsidRPr="00A25529">
        <w:t xml:space="preserve"> </w:t>
      </w:r>
    </w:p>
    <w:p w14:paraId="5F844D4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st.ref.id="I05VKGM"</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602, 801, 802</w:t>
      </w:r>
      <w:r w:rsidRPr="00A25529">
        <w:t>.</w:t>
      </w:r>
    </w:p>
    <w:p w14:paraId="7194CF9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st.ref.id="I00DNF8"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74EDB6CA" w14:textId="77777777" w:rsidR="00FB29D8" w:rsidRPr="00A25529" w:rsidRDefault="00FB29D8">
      <w:pPr>
        <w:pStyle w:val="pxformrefrr"/>
        <w:rPr>
          <w:sz w:val="24"/>
          <w:szCs w:val="24"/>
        </w:rPr>
      </w:pPr>
      <w:r w:rsidRPr="00A25529">
        <w:rPr>
          <w:rStyle w:val="pxvis"/>
          <w:rFonts w:cs="Arial"/>
          <w:bCs/>
          <w:sz w:val="50"/>
          <w:rPrChange w:id="3219" w:author="Cara Cardinale" w:date="2025-03-04T10:36:00Z">
            <w:rPr>
              <w:rStyle w:val="pxvis"/>
              <w:rFonts w:cs="Arial"/>
              <w:bCs/>
            </w:rPr>
          </w:rPrChange>
        </w:rPr>
        <w:t>Research References</w:t>
      </w:r>
    </w:p>
    <w:p w14:paraId="5E8A4DD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rc.ref.id="I00GGK4"</w:instrText>
      </w:r>
      <w:r w:rsidRPr="00A25529">
        <w:rPr>
          <w:rStyle w:val="pxrc"/>
        </w:rPr>
        <w:fldChar w:fldCharType="end"/>
      </w:r>
      <w:r w:rsidRPr="00A25529">
        <w:rPr>
          <w:rStyle w:val="pxrc"/>
        </w:rPr>
        <w:t xml:space="preserve">N.Y. Jur. 2d, Business Relationships </w:t>
      </w:r>
      <w:r w:rsidRPr="00A25529">
        <w:rPr>
          <w:rStyle w:val="pxrc"/>
          <w:vanish/>
        </w:rPr>
        <w:t>&amp;s;</w:t>
      </w:r>
      <w:del w:id="3220"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3221" w:author="Cara Cardinale" w:date="2025-01-23T12:57:00Z">
        <w:r w:rsidR="00F97A90" w:rsidRPr="00A25529">
          <w:rPr>
            <w:rStyle w:val="pxvis"/>
            <w:rFonts w:ascii="Times NewRoman" w:hAnsi="Times NewRoman"/>
            <w:b w:val="0"/>
            <w:sz w:val="24"/>
          </w:rPr>
          <w:t>§127</w:t>
        </w:r>
      </w:ins>
    </w:p>
    <w:p w14:paraId="7AD9A8BD" w14:textId="77777777" w:rsidR="00FB29D8" w:rsidRPr="00A25529" w:rsidRDefault="00FB29D8">
      <w:pPr>
        <w:pStyle w:val="pxformrefn"/>
      </w:pPr>
      <w:r w:rsidRPr="00A25529">
        <w:t xml:space="preserve">Section 5.06. </w:t>
      </w:r>
    </w:p>
    <w:p w14:paraId="0B2B673B" w14:textId="77777777" w:rsidR="00FB29D8" w:rsidRPr="00A25529" w:rsidRDefault="00FB29D8">
      <w:pPr>
        <w:pStyle w:val="pxformrefnote"/>
        <w:spacing w:before="180"/>
      </w:pPr>
      <w:del w:id="3222" w:author="Cara Cardinale" w:date="2025-01-14T20:47:00Z">
        <w:r w:rsidRPr="00A25529" w:rsidDel="00CF1278">
          <w:delText>Drafter's Note</w:delText>
        </w:r>
      </w:del>
      <w:r w:rsidRPr="00A25529">
        <w:t xml:space="preserve"> </w:t>
      </w:r>
    </w:p>
    <w:p w14:paraId="1B23EC9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If a disqualified person engages in self-dealing with a trust, that person is subject to a 10</w:t>
      </w:r>
      <w:r w:rsidRPr="00A25529">
        <w:rPr>
          <w:vanish/>
        </w:rPr>
        <w:t>&amp;percnt;</w:t>
      </w:r>
      <w:r w:rsidRPr="00A25529">
        <w:rPr>
          <w:rStyle w:val="pxvis"/>
          <w:rFonts w:ascii="Times NewRoman" w:hAnsi="Times NewRoman"/>
          <w:b w:val="0"/>
          <w:sz w:val="24"/>
        </w:rPr>
        <w:t>%</w:t>
      </w:r>
      <w:r w:rsidRPr="00A25529">
        <w:t xml:space="preserve"> tax that goes up to 200</w:t>
      </w:r>
      <w:r w:rsidRPr="00A25529">
        <w:rPr>
          <w:vanish/>
        </w:rPr>
        <w:t>&amp;percnt;</w:t>
      </w:r>
      <w:r w:rsidRPr="00A25529">
        <w:rPr>
          <w:rStyle w:val="pxvis"/>
          <w:rFonts w:ascii="Times NewRoman" w:hAnsi="Times NewRoman"/>
          <w:b w:val="0"/>
          <w:sz w:val="24"/>
        </w:rPr>
        <w:t>%</w:t>
      </w:r>
      <w:r w:rsidRPr="00A25529">
        <w:t xml:space="preserve"> if the self-dealing is not rectified. A disqualified person is one or more of the following: (See </w:t>
      </w:r>
      <w:r w:rsidRPr="00A25529">
        <w:rPr>
          <w:rStyle w:val="pxst"/>
          <w:color w:val="FF0000"/>
          <w:vertAlign w:val="superscript"/>
        </w:rPr>
        <w:t>►</w:t>
      </w:r>
      <w:r w:rsidRPr="00A25529">
        <w:rPr>
          <w:rStyle w:val="pxst"/>
        </w:rPr>
        <w:fldChar w:fldCharType="begin"/>
      </w:r>
      <w:r w:rsidRPr="00A25529">
        <w:rPr>
          <w:rStyle w:val="pxst"/>
        </w:rPr>
        <w:instrText>st.ref.id="I00J9P0"</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4946(a)</w:t>
      </w:r>
      <w:r w:rsidRPr="00A25529">
        <w:t>.)</w:t>
      </w:r>
    </w:p>
    <w:p w14:paraId="4C394D5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1) a substantial contributor;</w:t>
      </w:r>
    </w:p>
    <w:p w14:paraId="4D595B5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2) a foundation manager;</w:t>
      </w:r>
    </w:p>
    <w:p w14:paraId="7813380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3) a person who owns more than 20</w:t>
      </w:r>
      <w:r w:rsidRPr="00A25529">
        <w:rPr>
          <w:vanish/>
        </w:rPr>
        <w:t>&amp;percnt;</w:t>
      </w:r>
      <w:r w:rsidRPr="00A25529">
        <w:rPr>
          <w:rStyle w:val="pxvis"/>
          <w:rFonts w:ascii="Times NewRoman" w:hAnsi="Times NewRoman"/>
          <w:b w:val="0"/>
          <w:sz w:val="24"/>
        </w:rPr>
        <w:t>%</w:t>
      </w:r>
      <w:r w:rsidRPr="00A25529">
        <w:t xml:space="preserve"> of a corporation, partnership, trust, or unincorporated enterprise which is itself a substantial contributor; and/or</w:t>
      </w:r>
    </w:p>
    <w:p w14:paraId="14587F2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4) a member of the family of any individual of the first three categories.</w:t>
      </w:r>
    </w:p>
    <w:p w14:paraId="2213516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Self-dealing does not include a transaction between a private foundation and a disqualified person where the disqualified person status arises only as a result of the transaction. </w:t>
      </w:r>
      <w:r w:rsidRPr="00A25529">
        <w:rPr>
          <w:rStyle w:val="pxst"/>
          <w:color w:val="FF0000"/>
          <w:vertAlign w:val="superscript"/>
        </w:rPr>
        <w:t>►</w:t>
      </w:r>
      <w:r w:rsidRPr="00A25529">
        <w:rPr>
          <w:rStyle w:val="pxst"/>
        </w:rPr>
        <w:fldChar w:fldCharType="begin"/>
      </w:r>
      <w:r w:rsidRPr="00A25529">
        <w:rPr>
          <w:rStyle w:val="pxst"/>
        </w:rPr>
        <w:instrText>st.ref.id="I00581Q"</w:instrText>
      </w:r>
      <w:r w:rsidRPr="00A25529">
        <w:rPr>
          <w:rStyle w:val="pxst"/>
        </w:rPr>
        <w:fldChar w:fldCharType="end"/>
      </w:r>
      <w:r w:rsidRPr="00A25529">
        <w:rPr>
          <w:rStyle w:val="pxst"/>
        </w:rPr>
        <w:t xml:space="preserve">26 C.F.R. </w:t>
      </w:r>
      <w:r w:rsidRPr="00A25529">
        <w:rPr>
          <w:rStyle w:val="pxst"/>
          <w:vanish/>
        </w:rPr>
        <w:t>&amp;s;</w:t>
      </w:r>
      <w:r w:rsidRPr="00A25529">
        <w:rPr>
          <w:rStyle w:val="pxvis"/>
          <w:rFonts w:ascii="Times NewRoman" w:hAnsi="Times NewRoman"/>
          <w:b w:val="0"/>
          <w:sz w:val="24"/>
        </w:rPr>
        <w:t>§</w:t>
      </w:r>
      <w:r w:rsidRPr="00A25529">
        <w:rPr>
          <w:rStyle w:val="pxst"/>
        </w:rPr>
        <w:t>53.4941(d)-1(a)</w:t>
      </w:r>
      <w:r w:rsidRPr="00A25529">
        <w:t>.</w:t>
      </w:r>
    </w:p>
    <w:p w14:paraId="5A2628B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Self-dealing includes any of the following acts, engaged in directly or indirectly by a </w:t>
      </w:r>
      <w:r w:rsidRPr="00A25529">
        <w:rPr>
          <w:vanish/>
        </w:rPr>
        <w:t>&amp;ldquo;</w:t>
      </w:r>
      <w:r w:rsidRPr="00A25529">
        <w:rPr>
          <w:rStyle w:val="pxvis"/>
          <w:rFonts w:ascii="Times NewRoman" w:hAnsi="Times NewRoman"/>
          <w:b w:val="0"/>
          <w:sz w:val="24"/>
        </w:rPr>
        <w:t>“</w:t>
      </w:r>
      <w:r w:rsidRPr="00A25529">
        <w:t>disqualified person</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st.ref.id="I00816M"</w:instrText>
      </w:r>
      <w:r w:rsidRPr="00A25529">
        <w:rPr>
          <w:rStyle w:val="pxst"/>
        </w:rPr>
        <w:fldChar w:fldCharType="end"/>
      </w:r>
      <w:r w:rsidRPr="00A25529">
        <w:rPr>
          <w:rStyle w:val="pxst"/>
        </w:rPr>
        <w:t xml:space="preserve">26 C.F.R. </w:t>
      </w:r>
      <w:r w:rsidRPr="00A25529">
        <w:rPr>
          <w:rStyle w:val="pxst"/>
          <w:vanish/>
        </w:rPr>
        <w:t>&amp;s;</w:t>
      </w:r>
      <w:r w:rsidRPr="00A25529">
        <w:rPr>
          <w:rStyle w:val="pxvis"/>
          <w:rFonts w:ascii="Times NewRoman" w:hAnsi="Times NewRoman"/>
          <w:b w:val="0"/>
          <w:sz w:val="24"/>
        </w:rPr>
        <w:t>§</w:t>
      </w:r>
      <w:r w:rsidRPr="00A25529">
        <w:rPr>
          <w:rStyle w:val="pxst"/>
        </w:rPr>
        <w:t>53.4941(d)-2</w:t>
      </w:r>
      <w:r w:rsidRPr="00A25529">
        <w:t>.)</w:t>
      </w:r>
    </w:p>
    <w:p w14:paraId="04F4E7F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sale or exchange, or leasing, of property between a private foundation and a disqualified person; (</w:t>
      </w:r>
      <w:r w:rsidRPr="00A25529">
        <w:rPr>
          <w:rStyle w:val="pxst"/>
          <w:color w:val="FF0000"/>
          <w:vertAlign w:val="superscript"/>
        </w:rPr>
        <w:t>►</w:t>
      </w:r>
      <w:r w:rsidRPr="00A25529">
        <w:rPr>
          <w:rStyle w:val="pxst"/>
        </w:rPr>
        <w:fldChar w:fldCharType="begin"/>
      </w:r>
      <w:r w:rsidRPr="00A25529">
        <w:rPr>
          <w:rStyle w:val="pxst"/>
        </w:rPr>
        <w:instrText>st.ref.id="I00AUBI"</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4941(d)(1)(A)</w:t>
      </w:r>
      <w:r w:rsidRPr="00A25529">
        <w:t>.)</w:t>
      </w:r>
    </w:p>
    <w:p w14:paraId="4273053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b. loan of money or other extension of credit between a private foundation and a disqualified person; (</w:t>
      </w:r>
      <w:r w:rsidRPr="00A25529">
        <w:rPr>
          <w:rStyle w:val="pxst"/>
          <w:color w:val="FF0000"/>
          <w:vertAlign w:val="superscript"/>
        </w:rPr>
        <w:t>►</w:t>
      </w:r>
      <w:r w:rsidRPr="00A25529">
        <w:rPr>
          <w:rStyle w:val="pxst"/>
        </w:rPr>
        <w:fldChar w:fldCharType="begin"/>
      </w:r>
      <w:r w:rsidRPr="00A25529">
        <w:rPr>
          <w:rStyle w:val="pxst"/>
        </w:rPr>
        <w:instrText>st.ref.id="I00DNGE"</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4941(d)(1)(B)</w:t>
      </w:r>
      <w:r w:rsidRPr="00A25529">
        <w:t>.)</w:t>
      </w:r>
    </w:p>
    <w:p w14:paraId="519C8BD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c. furnishing of goods, services, or facilities between a private foundation and a disqualified person; (</w:t>
      </w:r>
      <w:r w:rsidRPr="00A25529">
        <w:rPr>
          <w:rStyle w:val="pxst"/>
          <w:color w:val="FF0000"/>
          <w:vertAlign w:val="superscript"/>
        </w:rPr>
        <w:t>►</w:t>
      </w:r>
      <w:r w:rsidRPr="00A25529">
        <w:rPr>
          <w:rStyle w:val="pxst"/>
        </w:rPr>
        <w:fldChar w:fldCharType="begin"/>
      </w:r>
      <w:r w:rsidRPr="00A25529">
        <w:rPr>
          <w:rStyle w:val="pxst"/>
        </w:rPr>
        <w:instrText>st.ref.id="I00GGLA"</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4941(d)(1)(C)</w:t>
      </w:r>
      <w:r w:rsidRPr="00A25529">
        <w:t>.)</w:t>
      </w:r>
    </w:p>
    <w:p w14:paraId="7DAE788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d. payment of compensation, or payment or reimbursement of expenses, by a private foundation to a disqualified person; (</w:t>
      </w:r>
      <w:r w:rsidRPr="00A25529">
        <w:rPr>
          <w:rStyle w:val="pxst"/>
          <w:color w:val="FF0000"/>
          <w:vertAlign w:val="superscript"/>
        </w:rPr>
        <w:t>►</w:t>
      </w:r>
      <w:r w:rsidRPr="00A25529">
        <w:rPr>
          <w:rStyle w:val="pxst"/>
        </w:rPr>
        <w:fldChar w:fldCharType="begin"/>
      </w:r>
      <w:r w:rsidRPr="00A25529">
        <w:rPr>
          <w:rStyle w:val="pxst"/>
        </w:rPr>
        <w:instrText>st.ref.id="I00J9Q6"</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4941(d)(1)(D)</w:t>
      </w:r>
      <w:r w:rsidRPr="00A25529">
        <w:t>.)</w:t>
      </w:r>
    </w:p>
    <w:p w14:paraId="295375D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 transfer to, or use by or for the benefit of, a disqualified person of the income or assets of a private foundation; (</w:t>
      </w:r>
      <w:r w:rsidRPr="00A25529">
        <w:rPr>
          <w:rStyle w:val="pxst"/>
          <w:color w:val="FF0000"/>
          <w:vertAlign w:val="superscript"/>
        </w:rPr>
        <w:t>►</w:t>
      </w:r>
      <w:r w:rsidRPr="00A25529">
        <w:rPr>
          <w:rStyle w:val="pxst"/>
        </w:rPr>
        <w:fldChar w:fldCharType="begin"/>
      </w:r>
      <w:r w:rsidRPr="00A25529">
        <w:rPr>
          <w:rStyle w:val="pxst"/>
        </w:rPr>
        <w:instrText>st.ref.id="I00M2V2"</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4941(d)(1)(E)</w:t>
      </w:r>
      <w:r w:rsidRPr="00A25529">
        <w:t>.) and</w:t>
      </w:r>
    </w:p>
    <w:p w14:paraId="01DC910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 agreement by a private foundation to make any payment of money or other property to a government official, other than an agreement to employ such individual for any period after the termination of his or her government service if such individual is terminating that service within a 90-day period. (</w:t>
      </w:r>
      <w:r w:rsidRPr="00A25529">
        <w:rPr>
          <w:rStyle w:val="pxst"/>
          <w:color w:val="FF0000"/>
          <w:vertAlign w:val="superscript"/>
        </w:rPr>
        <w:t>►</w:t>
      </w:r>
      <w:r w:rsidRPr="00A25529">
        <w:rPr>
          <w:rStyle w:val="pxst"/>
        </w:rPr>
        <w:fldChar w:fldCharType="begin"/>
      </w:r>
      <w:r w:rsidRPr="00A25529">
        <w:rPr>
          <w:rStyle w:val="pxst"/>
        </w:rPr>
        <w:instrText>st.ref.id="I05VKE6"</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4941(d)(1)(F)</w:t>
      </w:r>
      <w:r w:rsidRPr="00A25529">
        <w:t>.)</w:t>
      </w:r>
    </w:p>
    <w:p w14:paraId="05B362F4" w14:textId="77777777" w:rsidR="00FB29D8" w:rsidRPr="00A25529" w:rsidDel="00AE76AB" w:rsidRDefault="00FB29D8">
      <w:pPr>
        <w:pStyle w:val="pxformrefrr"/>
        <w:rPr>
          <w:del w:id="3223" w:author="Cara Cardinale" w:date="2025-01-25T21:32:00Z"/>
          <w:sz w:val="24"/>
          <w:szCs w:val="24"/>
          <w:rPrChange w:id="3224" w:author="Cara Cardinale" w:date="2025-03-04T10:36:00Z">
            <w:rPr>
              <w:del w:id="3225" w:author="Cara Cardinale" w:date="2025-01-25T21:32:00Z"/>
              <w:szCs w:val="24"/>
            </w:rPr>
          </w:rPrChange>
        </w:rPr>
      </w:pPr>
      <w:del w:id="3226" w:author="Cara Cardinale" w:date="2025-01-25T21:32:00Z">
        <w:r w:rsidRPr="00BD0DFB" w:rsidDel="00AE76AB">
          <w:delText xml:space="preserve"> </w:delText>
        </w:r>
        <w:r w:rsidRPr="00A25529" w:rsidDel="00AE76AB">
          <w:rPr>
            <w:rStyle w:val="pxvis"/>
            <w:rFonts w:ascii="Times NewRoman" w:hAnsi="Times NewRoman"/>
            <w:b w:val="0"/>
            <w:sz w:val="24"/>
            <w:szCs w:val="24"/>
          </w:rPr>
          <w:tab/>
        </w:r>
        <w:r w:rsidRPr="00A25529" w:rsidDel="00AE76AB">
          <w:rPr>
            <w:color w:val="FF0000"/>
            <w:sz w:val="24"/>
            <w:szCs w:val="24"/>
            <w:vertAlign w:val="superscript"/>
          </w:rPr>
          <w:delText>►</w:delText>
        </w:r>
        <w:r w:rsidRPr="00BD0DFB" w:rsidDel="00AE76AB">
          <w:rPr>
            <w:sz w:val="24"/>
            <w:szCs w:val="24"/>
          </w:rPr>
          <w:fldChar w:fldCharType="begin"/>
        </w:r>
        <w:r w:rsidRPr="00A25529" w:rsidDel="00AE76AB">
          <w:rPr>
            <w:sz w:val="24"/>
            <w:szCs w:val="24"/>
            <w:rPrChange w:id="3227" w:author="Cara Cardinale" w:date="2025-03-04T10:36:00Z">
              <w:rPr>
                <w:szCs w:val="24"/>
              </w:rPr>
            </w:rPrChange>
          </w:rPr>
          <w:delInstrText>p.ct.id="f2fd26a0b92511efa75bc0a5c2da1858|106|30:98"</w:delInstrText>
        </w:r>
        <w:r w:rsidRPr="00BD0DFB" w:rsidDel="00AE76AB">
          <w:rPr>
            <w:sz w:val="24"/>
            <w:szCs w:val="24"/>
          </w:rPr>
          <w:fldChar w:fldCharType="end"/>
        </w:r>
        <w:r w:rsidRPr="00A25529" w:rsidDel="00AE76AB">
          <w:rPr>
            <w:rStyle w:val="pxcc"/>
            <w:color w:val="FF0000"/>
            <w:szCs w:val="24"/>
            <w:vertAlign w:val="superscript"/>
          </w:rPr>
          <w:delText>►</w:delText>
        </w:r>
        <w:r w:rsidRPr="00A25529" w:rsidDel="00AE76AB">
          <w:rPr>
            <w:rStyle w:val="pxcc"/>
            <w:szCs w:val="24"/>
          </w:rPr>
          <w:fldChar w:fldCharType="begin"/>
        </w:r>
        <w:r w:rsidRPr="00A25529" w:rsidDel="00AE76AB">
          <w:rPr>
            <w:rStyle w:val="pxcc"/>
            <w:szCs w:val="24"/>
          </w:rPr>
          <w:delInstrText>cc.ref.id="I05RCOU"</w:delInstrText>
        </w:r>
        <w:r w:rsidRPr="00A25529" w:rsidDel="00AE76AB">
          <w:rPr>
            <w:rStyle w:val="pxcc"/>
            <w:szCs w:val="24"/>
          </w:rPr>
          <w:fldChar w:fldCharType="end"/>
        </w:r>
        <w:r w:rsidRPr="00A25529" w:rsidDel="00AE76AB">
          <w:rPr>
            <w:rStyle w:val="pxcc"/>
            <w:szCs w:val="24"/>
          </w:rPr>
          <w:delText>Kaloyeros v. Fort Schuyler Management Corporation, 157 A.D.3d 1152, 69 N.Y.S.3d 739 (3d Dep't 2018)</w:delText>
        </w:r>
        <w:r w:rsidRPr="00A25529" w:rsidDel="00AE76AB">
          <w:rPr>
            <w:sz w:val="24"/>
            <w:szCs w:val="24"/>
            <w:rPrChange w:id="3228" w:author="Cara Cardinale" w:date="2025-03-04T10:36:00Z">
              <w:rPr>
                <w:szCs w:val="24"/>
              </w:rPr>
            </w:rPrChange>
          </w:rPr>
          <w:delText xml:space="preserve"> stating that to establish a basis for the advancement of legal fees, former director of not-for-profit corporations who was charged with state and federal criminal offenses was not required to establish as a matter of law that his actions comported with the conduct standard set forth in the statute governing indemnification of a director's legal fees and expenses, but only to raise a genuine question of fact or law that he so comported himself.</w:delText>
        </w:r>
      </w:del>
    </w:p>
    <w:p w14:paraId="4DE7D5BA" w14:textId="77777777" w:rsidR="00FB29D8" w:rsidRPr="00A25529" w:rsidRDefault="00FB29D8">
      <w:pPr>
        <w:pStyle w:val="pxformrefrr"/>
        <w:rPr>
          <w:sz w:val="24"/>
          <w:szCs w:val="24"/>
        </w:rPr>
      </w:pPr>
      <w:r w:rsidRPr="00A25529">
        <w:rPr>
          <w:rStyle w:val="pxvis"/>
          <w:rFonts w:cs="Arial"/>
          <w:bCs/>
          <w:sz w:val="24"/>
          <w:szCs w:val="24"/>
          <w:rPrChange w:id="3229" w:author="Cara Cardinale" w:date="2025-03-04T10:36:00Z">
            <w:rPr>
              <w:rStyle w:val="pxvis"/>
              <w:rFonts w:cs="Arial"/>
              <w:bCs/>
              <w:szCs w:val="24"/>
            </w:rPr>
          </w:rPrChange>
        </w:rPr>
        <w:t>Research References</w:t>
      </w:r>
    </w:p>
    <w:p w14:paraId="51FF1C0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st.ref.id="I05N4ZI"</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722 et seq. and 726</w:t>
      </w:r>
    </w:p>
    <w:p w14:paraId="42E3E0F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rc.ref.id="I00GGLC"</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230" w:author="Cara Cardinale" w:date="2025-01-25T16:28:00Z">
        <w:r w:rsidRPr="00A25529" w:rsidDel="00957CAF">
          <w:rPr>
            <w:rStyle w:val="pxrc"/>
          </w:rPr>
          <w:delText>803 to 812</w:delText>
        </w:r>
      </w:del>
      <w:ins w:id="3231" w:author="Cara Cardinale" w:date="2025-01-25T16:28:00Z">
        <w:r w:rsidR="00957CAF" w:rsidRPr="00A25529">
          <w:rPr>
            <w:rStyle w:val="pxrc"/>
          </w:rPr>
          <w:t>801 to 810</w:t>
        </w:r>
      </w:ins>
    </w:p>
    <w:p w14:paraId="3B3A06B9" w14:textId="77777777" w:rsidR="00FB29D8" w:rsidRPr="00A25529" w:rsidRDefault="00FB29D8">
      <w:pPr>
        <w:pStyle w:val="pxformrefn"/>
      </w:pPr>
      <w:r w:rsidRPr="00A25529">
        <w:t xml:space="preserve">Section 5.07. </w:t>
      </w:r>
    </w:p>
    <w:p w14:paraId="3C20BA61" w14:textId="77777777" w:rsidR="00FB29D8" w:rsidRPr="00A25529" w:rsidRDefault="00FB29D8">
      <w:pPr>
        <w:pStyle w:val="pxformrefnote"/>
        <w:spacing w:before="180"/>
      </w:pPr>
      <w:del w:id="3232" w:author="Cara Cardinale" w:date="2025-01-14T20:47:00Z">
        <w:r w:rsidRPr="00A25529" w:rsidDel="00CF1278">
          <w:delText>Drafter's Note</w:delText>
        </w:r>
      </w:del>
      <w:r w:rsidRPr="00A25529">
        <w:t xml:space="preserve"> </w:t>
      </w:r>
    </w:p>
    <w:p w14:paraId="4E9AE68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N.Y. Not-for-Profit Corporation Law provides that no loans, other than through the purchase of bonds, debentures, or similar obligations of the type customarily sold in public offerings or through ordinary deposit of funds in a bank, may be made by a not-for-profit corporation to its directors</w:t>
      </w:r>
      <w:ins w:id="3233" w:author="Cara Cardinale" w:date="2025-01-25T21:34:00Z">
        <w:r w:rsidR="00AE76AB" w:rsidRPr="00A25529">
          <w:t>,</w:t>
        </w:r>
      </w:ins>
      <w:r w:rsidRPr="00A25529">
        <w:t xml:space="preserve"> </w:t>
      </w:r>
      <w:del w:id="3234" w:author="Cara Cardinale" w:date="2025-01-25T21:33:00Z">
        <w:r w:rsidRPr="00A25529" w:rsidDel="00AE76AB">
          <w:delText xml:space="preserve">or </w:delText>
        </w:r>
      </w:del>
      <w:r w:rsidRPr="00A25529">
        <w:t>officers</w:t>
      </w:r>
      <w:ins w:id="3235" w:author="Cara Cardinale" w:date="2025-01-25T21:34:00Z">
        <w:r w:rsidR="00AE76AB" w:rsidRPr="00A25529">
          <w:t xml:space="preserve"> or key persons</w:t>
        </w:r>
      </w:ins>
      <w:r w:rsidRPr="00A25529">
        <w:t xml:space="preserve"> or to any other corporation, firm, association, or other entity in which one or more of its directors</w:t>
      </w:r>
      <w:ins w:id="3236" w:author="Cara Cardinale" w:date="2025-01-25T21:34:00Z">
        <w:r w:rsidR="00AE76AB" w:rsidRPr="00A25529">
          <w:t>,</w:t>
        </w:r>
      </w:ins>
      <w:r w:rsidRPr="00A25529">
        <w:t xml:space="preserve"> </w:t>
      </w:r>
      <w:del w:id="3237" w:author="Cara Cardinale" w:date="2025-01-25T21:34:00Z">
        <w:r w:rsidRPr="00A25529" w:rsidDel="00AE76AB">
          <w:delText xml:space="preserve">or </w:delText>
        </w:r>
      </w:del>
      <w:r w:rsidRPr="00A25529">
        <w:t xml:space="preserve">officers </w:t>
      </w:r>
      <w:ins w:id="3238" w:author="Cara Cardinale" w:date="2025-01-25T21:36:00Z">
        <w:r w:rsidR="00AE76AB" w:rsidRPr="00A25529">
          <w:t xml:space="preserve">or key persons </w:t>
        </w:r>
      </w:ins>
      <w:r w:rsidRPr="00A25529">
        <w:t>are directors</w:t>
      </w:r>
      <w:ins w:id="3239" w:author="Cara Cardinale" w:date="2025-01-25T21:36:00Z">
        <w:r w:rsidR="00AE76AB" w:rsidRPr="00A25529">
          <w:t>,</w:t>
        </w:r>
      </w:ins>
      <w:r w:rsidRPr="00A25529">
        <w:t xml:space="preserve"> </w:t>
      </w:r>
      <w:del w:id="3240" w:author="Cara Cardinale" w:date="2025-01-25T21:36:00Z">
        <w:r w:rsidRPr="00A25529" w:rsidDel="00AE76AB">
          <w:delText xml:space="preserve">or </w:delText>
        </w:r>
      </w:del>
      <w:r w:rsidRPr="00A25529">
        <w:t xml:space="preserve">officers </w:t>
      </w:r>
      <w:ins w:id="3241" w:author="Cara Cardinale" w:date="2025-01-25T21:37:00Z">
        <w:r w:rsidR="00AE76AB" w:rsidRPr="00A25529">
          <w:t xml:space="preserve">or key persons </w:t>
        </w:r>
      </w:ins>
      <w:r w:rsidRPr="00A25529">
        <w:t xml:space="preserve">or hold a substantial financial interest, except a loan by one charitable corporation to another charitable corporation. The statute further provides that a loan made in violation of this provision constitutes a violation of the duty to the corporation of the directors or officers authorizing it or participating in it, but the obligation of the borrower with respect to the loan is not affected thereby. See </w:t>
      </w:r>
      <w:r w:rsidRPr="00A25529">
        <w:rPr>
          <w:rStyle w:val="pxst"/>
          <w:color w:val="FF0000"/>
          <w:vertAlign w:val="superscript"/>
        </w:rPr>
        <w:t>►</w:t>
      </w:r>
      <w:r w:rsidRPr="00A25529">
        <w:rPr>
          <w:rStyle w:val="pxst"/>
        </w:rPr>
        <w:fldChar w:fldCharType="begin"/>
      </w:r>
      <w:r w:rsidRPr="00A25529">
        <w:rPr>
          <w:rStyle w:val="pxst"/>
        </w:rPr>
        <w:instrText>st.ref.id="I00581V"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716</w:t>
      </w:r>
      <w:r w:rsidRPr="00A25529">
        <w:t>.</w:t>
      </w:r>
    </w:p>
    <w:p w14:paraId="278B2B07" w14:textId="77777777" w:rsidR="00FB29D8" w:rsidRPr="00A25529" w:rsidRDefault="00FB29D8">
      <w:pPr>
        <w:pStyle w:val="pxformrefrr"/>
        <w:rPr>
          <w:sz w:val="24"/>
          <w:szCs w:val="24"/>
        </w:rPr>
      </w:pPr>
      <w:r w:rsidRPr="00A25529">
        <w:rPr>
          <w:rStyle w:val="pxvis"/>
          <w:rFonts w:cs="Arial"/>
          <w:bCs/>
          <w:sz w:val="50"/>
          <w:rPrChange w:id="3242" w:author="Cara Cardinale" w:date="2025-03-04T10:36:00Z">
            <w:rPr>
              <w:rStyle w:val="pxvis"/>
              <w:rFonts w:cs="Arial"/>
              <w:bCs/>
            </w:rPr>
          </w:rPrChange>
        </w:rPr>
        <w:t>Research References</w:t>
      </w:r>
    </w:p>
    <w:p w14:paraId="20FE7EC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rc.ref.id="I00816R"</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ins w:id="3243" w:author="Cara Cardinale" w:date="2025-01-25T21:38:00Z">
        <w:r w:rsidR="00AE76AB" w:rsidRPr="00A25529">
          <w:rPr>
            <w:rStyle w:val="pxrc"/>
          </w:rPr>
          <w:t>19</w:t>
        </w:r>
      </w:ins>
      <w:del w:id="3244" w:author="Cara Cardinale" w:date="2025-01-25T21:38:00Z">
        <w:r w:rsidRPr="00A25529" w:rsidDel="00AE76AB">
          <w:rPr>
            <w:rStyle w:val="pxrc"/>
          </w:rPr>
          <w:delText>22</w:delText>
        </w:r>
      </w:del>
    </w:p>
    <w:p w14:paraId="5E52DDA7" w14:textId="77777777" w:rsidR="00FB29D8" w:rsidRPr="00A25529" w:rsidRDefault="00FB29D8">
      <w:pPr>
        <w:pStyle w:val="pxs"/>
        <w:spacing w:before="180"/>
        <w:rPr>
          <w:rPrChange w:id="3245" w:author="Cara Cardinale" w:date="2025-03-04T10:36:00Z">
            <w:rPr>
              <w:sz w:val="27"/>
            </w:rPr>
          </w:rPrChange>
        </w:rPr>
      </w:pPr>
      <w:r w:rsidRPr="00A25529">
        <w:rPr>
          <w:rPrChange w:id="3246" w:author="Cara Cardinale" w:date="2025-03-04T10:36:00Z">
            <w:rPr>
              <w:sz w:val="27"/>
            </w:rPr>
          </w:rPrChange>
        </w:rPr>
        <w:t>30:99. Bylaws</w:t>
      </w:r>
      <w:r w:rsidRPr="00A25529">
        <w:rPr>
          <w:rStyle w:val="pxsep"/>
        </w:rPr>
        <w:t xml:space="preserve">-- </w:t>
      </w:r>
      <w:r w:rsidRPr="00A25529">
        <w:rPr>
          <w:rPrChange w:id="3247" w:author="Cara Cardinale" w:date="2025-03-04T10:36:00Z">
            <w:rPr>
              <w:sz w:val="27"/>
            </w:rPr>
          </w:rPrChange>
        </w:rPr>
        <w:t>No members</w:t>
      </w:r>
    </w:p>
    <w:p w14:paraId="2C0E3A71" w14:textId="77777777" w:rsidR="00FB29D8" w:rsidRPr="00A25529" w:rsidRDefault="00FB29D8">
      <w:pPr>
        <w:pStyle w:val="pxov"/>
        <w:rPr>
          <w:vanish/>
        </w:rPr>
      </w:pPr>
      <w:r w:rsidRPr="00A25529">
        <w:rPr>
          <w:vanish/>
        </w:rPr>
        <w:t>FMS</w:t>
      </w:r>
    </w:p>
    <w:p w14:paraId="38E4D4AC" w14:textId="77777777" w:rsidR="00FB29D8" w:rsidRPr="00A25529" w:rsidRDefault="00FB29D8">
      <w:pPr>
        <w:pStyle w:val="pxov"/>
        <w:rPr>
          <w:vanish/>
        </w:rPr>
      </w:pPr>
      <w:r w:rsidRPr="00A25529">
        <w:rPr>
          <w:vanish/>
        </w:rPr>
        <w:t>NFP</w:t>
      </w:r>
    </w:p>
    <w:p w14:paraId="3DBF993C" w14:textId="77777777" w:rsidR="00FB29D8" w:rsidRPr="00A25529" w:rsidRDefault="00FB29D8">
      <w:pPr>
        <w:pStyle w:val="pxov"/>
        <w:rPr>
          <w:vanish/>
        </w:rPr>
      </w:pPr>
      <w:r w:rsidRPr="00A25529">
        <w:rPr>
          <w:vanish/>
        </w:rPr>
        <w:t>COL</w:t>
      </w:r>
    </w:p>
    <w:p w14:paraId="7A6668F6" w14:textId="77777777" w:rsidR="00FB29D8" w:rsidRPr="00A25529" w:rsidRDefault="00FB29D8">
      <w:pPr>
        <w:pStyle w:val="pxov"/>
        <w:rPr>
          <w:vanish/>
        </w:rPr>
      </w:pPr>
      <w:r w:rsidRPr="00A25529">
        <w:rPr>
          <w:vanish/>
        </w:rPr>
        <w:t>FCV</w:t>
      </w:r>
    </w:p>
    <w:p w14:paraId="45D5A139" w14:textId="77777777" w:rsidR="00FB29D8" w:rsidRPr="00A25529" w:rsidRDefault="00FB29D8">
      <w:pPr>
        <w:pStyle w:val="pxov"/>
        <w:rPr>
          <w:vanish/>
        </w:rPr>
      </w:pPr>
      <w:r w:rsidRPr="00A25529">
        <w:rPr>
          <w:vanish/>
        </w:rPr>
        <w:t>FTR</w:t>
      </w:r>
    </w:p>
    <w:p w14:paraId="2F96EB4A" w14:textId="77777777" w:rsidR="00FB29D8" w:rsidRPr="00A25529" w:rsidRDefault="00FB29D8">
      <w:pPr>
        <w:pStyle w:val="pxov"/>
        <w:rPr>
          <w:vanish/>
        </w:rPr>
      </w:pPr>
      <w:r w:rsidRPr="00A25529">
        <w:rPr>
          <w:vanish/>
        </w:rPr>
        <w:t>EBL</w:t>
      </w:r>
    </w:p>
    <w:p w14:paraId="4BCD38B8" w14:textId="77777777" w:rsidR="00FB29D8" w:rsidRPr="00A25529" w:rsidRDefault="00FB29D8">
      <w:pPr>
        <w:pStyle w:val="pxov"/>
        <w:rPr>
          <w:vanish/>
        </w:rPr>
      </w:pPr>
      <w:r w:rsidRPr="00A25529">
        <w:rPr>
          <w:vanish/>
        </w:rPr>
        <w:t>TEM</w:t>
      </w:r>
    </w:p>
    <w:p w14:paraId="1B05C596" w14:textId="77777777" w:rsidR="00FB29D8" w:rsidRPr="00A25529" w:rsidRDefault="00FB29D8">
      <w:pPr>
        <w:pStyle w:val="pxov"/>
        <w:rPr>
          <w:vanish/>
        </w:rPr>
      </w:pPr>
      <w:r w:rsidRPr="00A25529">
        <w:rPr>
          <w:vanish/>
        </w:rPr>
        <w:t>MTD</w:t>
      </w:r>
    </w:p>
    <w:p w14:paraId="4779BDB2"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form.fid="Id55229b01b6411e684899cfd92da4eb0"</w:instrText>
      </w:r>
      <w:r w:rsidRPr="00A25529">
        <w:fldChar w:fldCharType="end"/>
      </w:r>
    </w:p>
    <w:p w14:paraId="246F23F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  PURPOSE</w:t>
      </w:r>
    </w:p>
    <w:p w14:paraId="56C38D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rPr>
          <w:rStyle w:val="pxfinstr"/>
          <w:i/>
          <w:iCs/>
        </w:rPr>
        <w:t>[Name of corporation]</w:t>
      </w:r>
      <w:r w:rsidRPr="00A25529">
        <w:t xml:space="preserve"> has been formed as a not-for-profit corporation under the New York Not-For-Profit Corporation Law. Its purpose is to </w:t>
      </w:r>
      <w:r w:rsidRPr="00A25529">
        <w:rPr>
          <w:rStyle w:val="pxfinstr"/>
          <w:i/>
          <w:iCs/>
        </w:rPr>
        <w:t>[statement of purpose]</w:t>
      </w:r>
      <w:r w:rsidRPr="00A25529">
        <w:t xml:space="preserve">, as set forth in the Certificate of Incorporation filed with the New York State Department of State on </w:t>
      </w:r>
      <w:r w:rsidRPr="00A25529">
        <w:rPr>
          <w:rStyle w:val="pxfinstr"/>
          <w:i/>
          <w:iCs/>
        </w:rPr>
        <w:t>[date of filing]</w:t>
      </w:r>
      <w:r w:rsidRPr="00A25529">
        <w:t>.</w:t>
      </w:r>
    </w:p>
    <w:p w14:paraId="2716630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0E0B1E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2  GOVERNANCE AND MEMBERS</w:t>
      </w:r>
    </w:p>
    <w:p w14:paraId="67156F30" w14:textId="77777777" w:rsidR="00FB29D8" w:rsidRPr="00A25529" w:rsidRDefault="00FB29D8">
      <w:pPr>
        <w:pStyle w:val="pxformfl"/>
        <w:ind w:left="500"/>
      </w:pPr>
      <w:r w:rsidRPr="00A25529">
        <w:t xml:space="preserve"> </w:t>
      </w:r>
    </w:p>
    <w:p w14:paraId="3C576BD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2.1. </w:t>
      </w:r>
    </w:p>
    <w:p w14:paraId="00D0E4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Management of Corporate Affairs. The governance and management of the affairs of the corporation shall be vested in a Board of Directors. All the powers of the corporation shall be exercised by the Board of Directors in such manner and upon such terms and conditions as it may determine.</w:t>
      </w:r>
    </w:p>
    <w:p w14:paraId="68C9DBD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2.2. </w:t>
      </w:r>
    </w:p>
    <w:p w14:paraId="23033F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Members. The corporation shall have no members with a right to vote as that term is defined in </w:t>
      </w:r>
      <w:r w:rsidRPr="00A25529">
        <w:rPr>
          <w:rStyle w:val="pxsst"/>
          <w:color w:val="FF0000"/>
          <w:vertAlign w:val="superscript"/>
        </w:rPr>
        <w:t>►</w:t>
      </w:r>
      <w:r w:rsidRPr="00A25529">
        <w:rPr>
          <w:rStyle w:val="pxsst"/>
        </w:rPr>
        <w:fldChar w:fldCharType="begin"/>
      </w:r>
      <w:r w:rsidRPr="00A25529">
        <w:rPr>
          <w:rStyle w:val="pxsst"/>
        </w:rPr>
        <w:instrText>sst.ref.id="I00AUBN"</w:instrText>
      </w:r>
      <w:r w:rsidRPr="00A25529">
        <w:rPr>
          <w:rStyle w:val="pxsst"/>
        </w:rPr>
        <w:fldChar w:fldCharType="end"/>
      </w:r>
      <w:r w:rsidRPr="00A25529">
        <w:rPr>
          <w:rStyle w:val="pxsst"/>
        </w:rPr>
        <w:t>ARTICLE 6 of the Not-for-Profit Corporation Law of the State of New York</w:t>
      </w:r>
      <w:r w:rsidRPr="00A25529">
        <w:t>.</w:t>
      </w:r>
    </w:p>
    <w:p w14:paraId="4EAF28E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2.3. </w:t>
      </w:r>
    </w:p>
    <w:p w14:paraId="30C17B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Annual Meetings. The annual meeting of the corporation, for the election of Directors and for the transaction of such other business as may be set forth in the notice of meeting, shall be held at the principal office of the corporation or at such place as the Board of Directors shall determine each year by resolution.</w:t>
      </w:r>
    </w:p>
    <w:p w14:paraId="0999126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2.4. </w:t>
      </w:r>
    </w:p>
    <w:p w14:paraId="506404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Notices and Voting. Any notice required or permitted by law or under these bylaws may be given or sent via postal mail or through electronic means.</w:t>
      </w:r>
    </w:p>
    <w:p w14:paraId="280727F1" w14:textId="77777777" w:rsidR="00FB29D8" w:rsidRPr="00A25529" w:rsidRDefault="00FB29D8">
      <w:pPr>
        <w:pStyle w:val="pxformfl"/>
        <w:ind w:left="500"/>
      </w:pPr>
      <w:r w:rsidRPr="00A25529">
        <w:t xml:space="preserve"> </w:t>
      </w:r>
    </w:p>
    <w:p w14:paraId="3594141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0CD320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Any Director who provides the corporation with a valid e-mail address consents to receiving official notices via e-mail unless such member requests in writing to receive notices via postal mail.</w:t>
      </w:r>
    </w:p>
    <w:p w14:paraId="1A9A604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2F6C30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 electronic communication shall constitute a writing for all purposes of conducting the business of the corporation.</w:t>
      </w:r>
    </w:p>
    <w:p w14:paraId="6499EED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006D50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Written and/or electronic consent thus given by all Directors entitled to vote shall have the same effect as a unanimous vote.</w:t>
      </w:r>
    </w:p>
    <w:p w14:paraId="7CB44682"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B01D74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3  DIRECTORS</w:t>
      </w:r>
    </w:p>
    <w:p w14:paraId="00AD5D8C" w14:textId="77777777" w:rsidR="00FB29D8" w:rsidRPr="00A25529" w:rsidRDefault="00FB29D8">
      <w:pPr>
        <w:pStyle w:val="pxformfl"/>
        <w:ind w:left="500"/>
      </w:pPr>
      <w:r w:rsidRPr="00A25529">
        <w:t xml:space="preserve"> </w:t>
      </w:r>
    </w:p>
    <w:p w14:paraId="15EA7CA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 </w:t>
      </w:r>
    </w:p>
    <w:p w14:paraId="5FBD06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Number. The number of Directors shall be determined from time to time by the Board of Directors, but in no event shall there be less than three.</w:t>
      </w:r>
    </w:p>
    <w:p w14:paraId="71B8272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3.2. </w:t>
      </w:r>
    </w:p>
    <w:p w14:paraId="40C23A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Election of Directors. The Directors shall be elected by the Board of Directors at the annual meeting of the Corporation.</w:t>
      </w:r>
    </w:p>
    <w:p w14:paraId="76561F8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3.3. </w:t>
      </w:r>
    </w:p>
    <w:p w14:paraId="6104C7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Term. Each Director shall serve a </w:t>
      </w:r>
      <w:r w:rsidRPr="00A25529">
        <w:rPr>
          <w:rStyle w:val="pxfinstr"/>
          <w:i/>
          <w:iCs/>
        </w:rPr>
        <w:t>[number of year]</w:t>
      </w:r>
      <w:r w:rsidRPr="00A25529">
        <w:t xml:space="preserve">-year term, or until their successors are duly elected and qualified. At the initial meeting of the Corporation, the Directors shall be divided into </w:t>
      </w:r>
      <w:r w:rsidRPr="00A25529">
        <w:rPr>
          <w:rStyle w:val="pxfinstr"/>
          <w:i/>
          <w:iCs/>
        </w:rPr>
        <w:t>[number of classes]</w:t>
      </w:r>
      <w:r w:rsidRPr="00A25529">
        <w:t xml:space="preserve"> classes for terms of </w:t>
      </w:r>
      <w:r w:rsidRPr="00A25529">
        <w:rPr>
          <w:rStyle w:val="pxfinstr"/>
          <w:i/>
          <w:iCs/>
        </w:rPr>
        <w:t>[specification of lengths of terms]</w:t>
      </w:r>
      <w:r w:rsidRPr="00A25529">
        <w:t xml:space="preserve">; thereafter all elections shall be for </w:t>
      </w:r>
      <w:r w:rsidRPr="00A25529">
        <w:rPr>
          <w:rStyle w:val="pxfinstr"/>
          <w:i/>
          <w:iCs/>
        </w:rPr>
        <w:t>[number of years]</w:t>
      </w:r>
      <w:r w:rsidRPr="00A25529">
        <w:t>-year terms except for the filling of vacancies as provided in Section 3.4.</w:t>
      </w:r>
    </w:p>
    <w:p w14:paraId="0F75A99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3.4. </w:t>
      </w:r>
    </w:p>
    <w:p w14:paraId="2FF789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Vacancies. Vacancies on the Board of Directors occurring during the year for any reason, including an increase in the number of Directors, shall be filled for the unexpired term by a majority vote of the remaining Directors at any meeting called for that purpose.</w:t>
      </w:r>
    </w:p>
    <w:p w14:paraId="4666B5E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3.5. </w:t>
      </w:r>
    </w:p>
    <w:p w14:paraId="6D5E55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Resignation. Any Director of the corporation may resign at any time by giving written notice of resignation to the Secretary. Unless otherwise specified in such notice, the resignation shall take effect upon receipt thereof, and the acceptance of the resignation shall not be necessary to make it effective.</w:t>
      </w:r>
    </w:p>
    <w:p w14:paraId="56F9B11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3.6. </w:t>
      </w:r>
    </w:p>
    <w:p w14:paraId="440BEA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Removal of Directors. Any Director may only be removed with cause, at any meeting of the Board of Directors, notice of which shall have referred to the proposed action, by the vote in person or by proxy of a majority of the Directors entitled to vote.</w:t>
      </w:r>
    </w:p>
    <w:p w14:paraId="1821592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3.7. </w:t>
      </w:r>
    </w:p>
    <w:p w14:paraId="526679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Meeting of Directors. There shall be regular meetings of the Board of Directors to make management decisions relating to the operations of the Corporation. Regular and special meetings of the Board of Directors shall be called and held at such times and at such places in New York or elsewhere as the Board of Directors or the President, or, in his or her absence, any Vice-President, may determine. A special meeting of the Board of Directors may also be called at the written request of any </w:t>
      </w:r>
      <w:r w:rsidRPr="00A25529">
        <w:rPr>
          <w:rStyle w:val="pxfinstr"/>
          <w:i/>
          <w:iCs/>
        </w:rPr>
        <w:t>[number of directors]</w:t>
      </w:r>
      <w:r w:rsidRPr="00A25529">
        <w:t xml:space="preserve"> Directors.</w:t>
      </w:r>
    </w:p>
    <w:p w14:paraId="403EA49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3.8. </w:t>
      </w:r>
    </w:p>
    <w:p w14:paraId="3E3C15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Responsibility to Attend Meetings. Every Director is expected to attend </w:t>
      </w:r>
      <w:r w:rsidRPr="00A25529">
        <w:rPr>
          <w:rStyle w:val="pxfinstr"/>
          <w:i/>
          <w:iCs/>
        </w:rPr>
        <w:t>[amount of meetings]</w:t>
      </w:r>
      <w:r w:rsidRPr="00A25529">
        <w:t xml:space="preserve"> of the regularly scheduled Board meetings and no member shall miss </w:t>
      </w:r>
      <w:r w:rsidRPr="00A25529">
        <w:rPr>
          <w:rStyle w:val="pxfinstr"/>
          <w:i/>
          <w:iCs/>
        </w:rPr>
        <w:t>[number of meetings]</w:t>
      </w:r>
      <w:r w:rsidRPr="00A25529">
        <w:t xml:space="preserve"> consecutive meetings without approval of the Board of Directors, failure of which shall be cause for removal.</w:t>
      </w:r>
    </w:p>
    <w:p w14:paraId="21FFC34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3.9. </w:t>
      </w:r>
    </w:p>
    <w:p w14:paraId="6BF244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Notice of Meetings of Board of Directors. Once duly called, notice of each meeting of the Board of Directors, stating the time and place and purposes thereof, may be given by any member of the board to each member of the board. Meetings of the Board of Directors may be held at any place and time without notice by unanimous consent of all the Directors. The notice of any meeting of the Board of Directors may be waived by a Director either before or after such meeting.</w:t>
      </w:r>
    </w:p>
    <w:p w14:paraId="484BB17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3.10. </w:t>
      </w:r>
    </w:p>
    <w:p w14:paraId="1AE3C2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Quorum. A quorum, equal to a majority of the entire Board of Directors, shall be required for the transaction of business. Unless otherwise provided, the vote of a majority of the Directors present shall decide any question that may come before the meeting. A majority of the Directors present at any meeting, although less than a quorum, may adjourn the same from time to time, without notice other than announcement at the meeting, until a quorum is present.</w:t>
      </w:r>
    </w:p>
    <w:p w14:paraId="2EAA738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3.11. </w:t>
      </w:r>
    </w:p>
    <w:p w14:paraId="5C1F14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Procedure. The order of business and all other matters of procedure at every meeting of Directors may be determined by the presiding officer.</w:t>
      </w:r>
    </w:p>
    <w:p w14:paraId="2F749C3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3.12. </w:t>
      </w:r>
    </w:p>
    <w:p w14:paraId="279A3C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Attendance by Telephonic Means. Any Director may attend and participate in any meeting of the Board, the corporation, or a committee thereof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62FCD18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3.13. </w:t>
      </w:r>
    </w:p>
    <w:p w14:paraId="17FECF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Annual Report. The Directors shall prepare and present at the annual meeting of the corporation a balance sheet showing the financial and other affairs of such corporation during the preceding year.</w:t>
      </w:r>
    </w:p>
    <w:p w14:paraId="2566A3F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3.14. </w:t>
      </w:r>
    </w:p>
    <w:p w14:paraId="6DAC17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Compensation of Directors. No Director of the corporation shall receive, directly or indirectly, salary, compensation, fee or profit from the corporation, either as a Director or in any other capacity, except reasonable compensation for services actually rendered in effecting one or more of its corporate purposes. No paid employee of the Corporation may act as Chair or presiding officer of the Board of Directors.</w:t>
      </w:r>
    </w:p>
    <w:p w14:paraId="7DFBAC5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3.15. </w:t>
      </w:r>
    </w:p>
    <w:p w14:paraId="3B0FBF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Conflict of Interest. The Board of Directors shall adopt and maintain a conflict of interest policy.</w:t>
      </w:r>
    </w:p>
    <w:p w14:paraId="6638441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799A2D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4  COMMITTEES</w:t>
      </w:r>
    </w:p>
    <w:p w14:paraId="7C09D711" w14:textId="77777777" w:rsidR="00FB29D8" w:rsidRPr="00A25529" w:rsidRDefault="00FB29D8">
      <w:pPr>
        <w:pStyle w:val="pxformfl"/>
        <w:ind w:left="500"/>
      </w:pPr>
      <w:r w:rsidRPr="00A25529">
        <w:t xml:space="preserve"> </w:t>
      </w:r>
    </w:p>
    <w:p w14:paraId="208C9EC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4.1. </w:t>
      </w:r>
    </w:p>
    <w:p w14:paraId="4DB374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The Board of Directors, by resolution, may designate one or more committees, which to the extent provided in said resolution or resolutions, shall have and may exercise such powers as may be lawfully delegated by the Board of Directors.</w:t>
      </w:r>
    </w:p>
    <w:p w14:paraId="7894039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15B412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5  OFFICERS</w:t>
      </w:r>
    </w:p>
    <w:p w14:paraId="04E03C89" w14:textId="77777777" w:rsidR="00FB29D8" w:rsidRPr="00A25529" w:rsidRDefault="00FB29D8">
      <w:pPr>
        <w:pStyle w:val="pxformfl"/>
        <w:ind w:left="500"/>
      </w:pPr>
      <w:r w:rsidRPr="00A25529">
        <w:t xml:space="preserve"> </w:t>
      </w:r>
    </w:p>
    <w:p w14:paraId="297EF77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5.1. </w:t>
      </w:r>
    </w:p>
    <w:p w14:paraId="06E748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Officers. The Board of Directors shall appoint or elect officers at the annual meeting of the corporation. The officers of the Board shall be a President, a Secretary, a Treasurer, and such other officers as it shall deem necessary; such additional officers to hold their offices for such terms and to exercise such powers and perform such duties as shall be determined from time to time by the Board of Directors.</w:t>
      </w:r>
    </w:p>
    <w:p w14:paraId="71E2796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5.2. </w:t>
      </w:r>
    </w:p>
    <w:p w14:paraId="18587D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Term of Office. The officers of the corporation specified above shall, unless otherwise determined by the Directors, hold office for </w:t>
      </w:r>
      <w:r w:rsidRPr="00A25529">
        <w:rPr>
          <w:rStyle w:val="pxfinstr"/>
          <w:i/>
          <w:iCs/>
        </w:rPr>
        <w:t>[term of office]</w:t>
      </w:r>
      <w:r w:rsidRPr="00A25529">
        <w:t xml:space="preserve"> and until their successors are elected and have qualified. Any officer may be removed at any time with or without cause by the affirmative vote of a majority of the Board of Directors. If the office of any officer becomes vacant, such vacancy shall be filled by the Board of Directors. Removal of an officer, in their capacity as an officer, does not in itself constitute a removal of such person as a Director of the Corporation.</w:t>
      </w:r>
    </w:p>
    <w:p w14:paraId="15C20F5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5.3. </w:t>
      </w:r>
    </w:p>
    <w:p w14:paraId="50D3A8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President. The President shall preside at all meetings of the Board and the Corporation, shall have the general powers and duties of supervision and management of the corporation which usually pertain to such office, and shall perform all such other duties as are properly required by the Board of Directors.</w:t>
      </w:r>
    </w:p>
    <w:p w14:paraId="6304F6B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5.4. </w:t>
      </w:r>
    </w:p>
    <w:p w14:paraId="507900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Vice President. The Vice President shall assist the President in the discharge of his or her duties and preside at meetings of the Board and the Association in the absence of the President. In any case, where the President is unable to act, the Vice President shall perform the duties of the office of President.</w:t>
      </w:r>
    </w:p>
    <w:p w14:paraId="4D01EB1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5.5. </w:t>
      </w:r>
    </w:p>
    <w:p w14:paraId="5DA401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Secretary. The Secretary, or the Secretary's designee, shall issue notices of all meetings required by law or these Bylaws. The Secretary shall attend meetings of the Board of Directors, keep the minutes thereof, and shall ensure that the minutes of the Board are prepared, distributed, amended as needed, and approved by the Board. The Secretary shall perform such duties as usually pertain to such office or as are properly required of the Secretary by the Board of Directors.</w:t>
      </w:r>
    </w:p>
    <w:p w14:paraId="77C8748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5.6. </w:t>
      </w:r>
    </w:p>
    <w:p w14:paraId="602B83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Treasurer. The Treasurer shall have the care and custody of all funds and securities of the corporation. The Treasurer shall cause to be entered in books of the corporation to be kept for that purpose full and accurate accounts of all moneys received and paid on account of the corporation. The Treasurer shall make and sign such reports, statements, and instruments as may be required of the Treasurer by law or the Board of Directors, and shall perform such other duties as usually pertain to the Treasurer's office or as are properly required of the Treasurer by the Board of Directors.</w:t>
      </w:r>
    </w:p>
    <w:p w14:paraId="005E274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5.7. </w:t>
      </w:r>
    </w:p>
    <w:p w14:paraId="371461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Officers Holding Two or More Offices. Any two of the above-mentioned offices, except that of President and Secretary, may be held by the same person.</w:t>
      </w:r>
    </w:p>
    <w:p w14:paraId="23E4758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5.8. </w:t>
      </w:r>
    </w:p>
    <w:p w14:paraId="0E7E70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Compensation of Officers. No officer of the corporation shall receive, directly or indirectly, any part of the income or earnings of the corporation nor any pecuniary profit from the operation of the corporation but each officer may receive reasonable compensation for services actually rendered in effecting one or more of the corporate purposes.</w:t>
      </w:r>
    </w:p>
    <w:p w14:paraId="23A1380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AF000D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6  INDEMNIFICATION OF DIRECTORS ANDOFFICERS</w:t>
      </w:r>
    </w:p>
    <w:p w14:paraId="645C57AC" w14:textId="77777777" w:rsidR="00FB29D8" w:rsidRPr="00A25529" w:rsidRDefault="00FB29D8">
      <w:pPr>
        <w:pStyle w:val="pxformfl"/>
        <w:ind w:left="500"/>
      </w:pPr>
      <w:r w:rsidRPr="00A25529">
        <w:t xml:space="preserve"> </w:t>
      </w:r>
    </w:p>
    <w:p w14:paraId="459C442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6.1. </w:t>
      </w:r>
    </w:p>
    <w:p w14:paraId="16EFE1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Indemnification. If a Director or officer of the corporation is made a party to any civil or criminal action or proceeding in any matter arising from the performance by such Director or officer of his or her duties for or on behalf of the corporation, then, to the full extent permitted by law, the corporation, upon an affirmative vote of the Board of Directors, a quorum of Directors being present at the time of the vote who are not parties to the action or proceeding, shall:</w:t>
      </w:r>
    </w:p>
    <w:p w14:paraId="0BAD3725" w14:textId="77777777" w:rsidR="00FB29D8" w:rsidRPr="00A25529" w:rsidRDefault="00FB29D8">
      <w:pPr>
        <w:pStyle w:val="pxformfl"/>
        <w:ind w:left="500"/>
      </w:pPr>
      <w:r w:rsidRPr="00A25529">
        <w:t xml:space="preserve"> </w:t>
      </w:r>
    </w:p>
    <w:p w14:paraId="0F29342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3AC268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Advance to such Director or officer all sums found by the board, so voting, to be necessary and appropriate to enable the Director or officer to conduct his or her defense, or appeal, in the action or proceeding; and</w:t>
      </w:r>
    </w:p>
    <w:p w14:paraId="4F1CABC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9F7D5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Indemnify such Director or officer for all sums paid by him or her in the way of judgments, fines, amounts paid in settlement and reasonable expenses, including attorneys' fees actually and necessarily incurred, in connection with the action or proceeding, or appeal therein, subject to the proper application of credit for any sums advanced to the Director or officer pursuant to the previous subsection.</w:t>
      </w:r>
    </w:p>
    <w:p w14:paraId="53C95D2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6.2. </w:t>
      </w:r>
    </w:p>
    <w:p w14:paraId="6F0707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Such right of indemnification shall be a contract right that may be enforced in any manner desired by such Director or officer. Such right of indemnification shall not be exclusive of any other right that such Director or officer may have or hereafter acquire. Without limiting the generality of the foregoing, such Director or officer shall be entitled to his or her rights of indemnification under any agreement, resolution of members, resolution of Directors, provisions of law or otherwise, as well as his or her rights under this Bylaw.</w:t>
      </w:r>
    </w:p>
    <w:p w14:paraId="7BC1D44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5FA6F9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7  FINANCES</w:t>
      </w:r>
    </w:p>
    <w:p w14:paraId="03985ADD" w14:textId="77777777" w:rsidR="00FB29D8" w:rsidRPr="00A25529" w:rsidRDefault="00FB29D8">
      <w:pPr>
        <w:pStyle w:val="pxformfl"/>
        <w:ind w:left="500"/>
      </w:pPr>
      <w:r w:rsidRPr="00A25529">
        <w:t xml:space="preserve"> </w:t>
      </w:r>
    </w:p>
    <w:p w14:paraId="06E283B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7.1. </w:t>
      </w:r>
    </w:p>
    <w:p w14:paraId="3AE2C1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Finances. The funds of the corporation shall be deposited in its name with such bank or banks, trust company or trust companies as the Board of Directors may from time to time designate. All checks, notes, drafts and other negotiable instruments of the corporation shall be signed by such officers, agents, or employees as the Board of Directors from time to time by resolution may designate.</w:t>
      </w:r>
    </w:p>
    <w:p w14:paraId="282B8E1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7.2. </w:t>
      </w:r>
    </w:p>
    <w:p w14:paraId="29F6D6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Fiscal Year. The fiscal year of the corporation shall be the calendar year unless otherwise provided by the Board of Directors.</w:t>
      </w:r>
    </w:p>
    <w:p w14:paraId="7D847E86"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EF6E1A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8  AMENDMENTS</w:t>
      </w:r>
    </w:p>
    <w:p w14:paraId="403A96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These Bylaws maybe added to, amended, altered, or repealed at any meeting of Directors by the affirmative vote of two-thirds of the Board of Directors. Notice of any amendment and the substance thereof shall be given to the Directors at least </w:t>
      </w:r>
      <w:r w:rsidRPr="00A25529">
        <w:rPr>
          <w:rStyle w:val="pxfinstr"/>
          <w:i/>
          <w:iCs/>
        </w:rPr>
        <w:t>[number of days]</w:t>
      </w:r>
      <w:r w:rsidRPr="00A25529">
        <w:t xml:space="preserve"> days in advance of the meeting at which the proposed changes are to be considered.</w:t>
      </w:r>
    </w:p>
    <w:p w14:paraId="22A15C5A" w14:textId="77777777" w:rsidR="00FB29D8" w:rsidRPr="00A25529" w:rsidRDefault="00FB29D8">
      <w:pPr>
        <w:pStyle w:val="pxformnotes"/>
        <w:jc w:val="center"/>
        <w:rPr>
          <w:sz w:val="24"/>
          <w:szCs w:val="24"/>
        </w:rPr>
      </w:pPr>
      <w:r w:rsidRPr="00A25529">
        <w:rPr>
          <w:rStyle w:val="pxvis"/>
          <w:rFonts w:cs="Arial"/>
          <w:bCs/>
          <w:sz w:val="50"/>
          <w:rPrChange w:id="3248" w:author="Cara Cardinale" w:date="2025-03-04T10:36:00Z">
            <w:rPr>
              <w:rStyle w:val="pxvis"/>
              <w:rFonts w:cs="Arial"/>
              <w:bCs/>
            </w:rPr>
          </w:rPrChange>
        </w:rPr>
        <w:t>Notes to Form</w:t>
      </w:r>
    </w:p>
    <w:p w14:paraId="2360AE28" w14:textId="77777777" w:rsidR="00FB29D8" w:rsidRPr="00A25529" w:rsidRDefault="00FB29D8">
      <w:pPr>
        <w:pStyle w:val="pxformnotes"/>
        <w:rPr>
          <w:sz w:val="24"/>
          <w:szCs w:val="24"/>
        </w:rPr>
      </w:pPr>
    </w:p>
    <w:p w14:paraId="4F05F69E" w14:textId="77777777" w:rsidR="00FB29D8" w:rsidRPr="00A25529" w:rsidRDefault="00FB29D8">
      <w:pPr>
        <w:pStyle w:val="pxformrr"/>
        <w:rPr>
          <w:sz w:val="24"/>
          <w:szCs w:val="24"/>
        </w:rPr>
      </w:pPr>
      <w:r w:rsidRPr="00A25529">
        <w:rPr>
          <w:rStyle w:val="pxvis"/>
          <w:rFonts w:cs="Arial"/>
          <w:bCs/>
          <w:sz w:val="24"/>
          <w:szCs w:val="24"/>
          <w:rPrChange w:id="3249" w:author="Cara Cardinale" w:date="2025-03-04T10:36:00Z">
            <w:rPr>
              <w:rStyle w:val="pxvis"/>
              <w:rFonts w:cs="Arial"/>
              <w:bCs/>
              <w:szCs w:val="24"/>
            </w:rPr>
          </w:rPrChange>
        </w:rPr>
        <w:t>Research References</w:t>
      </w:r>
    </w:p>
    <w:p w14:paraId="32D2ED2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tk.ref.id="I00587N"</w:instrText>
      </w:r>
      <w:r w:rsidRPr="00A25529">
        <w:rPr>
          <w:rStyle w:val="pxtk"/>
        </w:rPr>
        <w:fldChar w:fldCharType="end"/>
      </w:r>
      <w:r w:rsidRPr="00A25529">
        <w:rPr>
          <w:rStyle w:val="pxtk"/>
        </w:rPr>
        <w:t>West's Key Number Digest, Corporations and Business Organizations &amp;key;3384</w:t>
      </w:r>
    </w:p>
    <w:p w14:paraId="60E1D91F" w14:textId="77777777" w:rsidR="00FB29D8" w:rsidRPr="00A25529" w:rsidRDefault="00FB29D8">
      <w:pPr>
        <w:pStyle w:val="pxs"/>
        <w:spacing w:before="180"/>
        <w:rPr>
          <w:rPrChange w:id="3250" w:author="Cara Cardinale" w:date="2025-03-04T10:36:00Z">
            <w:rPr>
              <w:sz w:val="27"/>
            </w:rPr>
          </w:rPrChange>
        </w:rPr>
      </w:pPr>
      <w:r w:rsidRPr="00A25529">
        <w:rPr>
          <w:rPrChange w:id="3251" w:author="Cara Cardinale" w:date="2025-03-04T10:36:00Z">
            <w:rPr>
              <w:sz w:val="27"/>
            </w:rPr>
          </w:rPrChange>
        </w:rPr>
        <w:t>30:100. Bylaws</w:t>
      </w:r>
      <w:r w:rsidRPr="00A25529">
        <w:rPr>
          <w:rStyle w:val="pxsep"/>
        </w:rPr>
        <w:t xml:space="preserve">-- </w:t>
      </w:r>
      <w:r w:rsidRPr="00A25529">
        <w:rPr>
          <w:rPrChange w:id="3252" w:author="Cara Cardinale" w:date="2025-03-04T10:36:00Z">
            <w:rPr>
              <w:sz w:val="27"/>
            </w:rPr>
          </w:rPrChange>
        </w:rPr>
        <w:t>No members</w:t>
      </w:r>
      <w:r w:rsidRPr="00A25529">
        <w:rPr>
          <w:rStyle w:val="pxsep"/>
        </w:rPr>
        <w:t xml:space="preserve">-- </w:t>
      </w:r>
      <w:r w:rsidRPr="00A25529">
        <w:rPr>
          <w:rPrChange w:id="3253" w:author="Cara Cardinale" w:date="2025-03-04T10:36:00Z">
            <w:rPr>
              <w:sz w:val="27"/>
            </w:rPr>
          </w:rPrChange>
        </w:rPr>
        <w:t>Not-for-profit compliance</w:t>
      </w:r>
    </w:p>
    <w:p w14:paraId="53536B2E" w14:textId="77777777" w:rsidR="00FB29D8" w:rsidRPr="00A25529" w:rsidRDefault="00FB29D8">
      <w:pPr>
        <w:pStyle w:val="pxov"/>
        <w:rPr>
          <w:vanish/>
        </w:rPr>
      </w:pPr>
      <w:r w:rsidRPr="00A25529">
        <w:rPr>
          <w:vanish/>
        </w:rPr>
        <w:t>FMS</w:t>
      </w:r>
    </w:p>
    <w:p w14:paraId="42439349" w14:textId="77777777" w:rsidR="00FB29D8" w:rsidRPr="00A25529" w:rsidRDefault="00FB29D8">
      <w:pPr>
        <w:pStyle w:val="pxov"/>
        <w:rPr>
          <w:vanish/>
        </w:rPr>
      </w:pPr>
      <w:r w:rsidRPr="00A25529">
        <w:rPr>
          <w:vanish/>
        </w:rPr>
        <w:t>NFP</w:t>
      </w:r>
    </w:p>
    <w:p w14:paraId="35762D9D" w14:textId="77777777" w:rsidR="00FB29D8" w:rsidRPr="00A25529" w:rsidRDefault="00FB29D8">
      <w:pPr>
        <w:pStyle w:val="pxov"/>
        <w:rPr>
          <w:vanish/>
        </w:rPr>
      </w:pPr>
      <w:r w:rsidRPr="00A25529">
        <w:rPr>
          <w:vanish/>
        </w:rPr>
        <w:t>COL</w:t>
      </w:r>
    </w:p>
    <w:p w14:paraId="11C0AE90" w14:textId="77777777" w:rsidR="00FB29D8" w:rsidRPr="00A25529" w:rsidRDefault="00FB29D8">
      <w:pPr>
        <w:pStyle w:val="pxov"/>
        <w:rPr>
          <w:vanish/>
        </w:rPr>
      </w:pPr>
      <w:r w:rsidRPr="00A25529">
        <w:rPr>
          <w:vanish/>
        </w:rPr>
        <w:t>FCV</w:t>
      </w:r>
    </w:p>
    <w:p w14:paraId="27F58B94" w14:textId="77777777" w:rsidR="00FB29D8" w:rsidRPr="00A25529" w:rsidRDefault="00FB29D8">
      <w:pPr>
        <w:pStyle w:val="pxov"/>
        <w:rPr>
          <w:vanish/>
        </w:rPr>
      </w:pPr>
      <w:r w:rsidRPr="00A25529">
        <w:rPr>
          <w:vanish/>
        </w:rPr>
        <w:t>FTR</w:t>
      </w:r>
    </w:p>
    <w:p w14:paraId="11F86843" w14:textId="77777777" w:rsidR="00FB29D8" w:rsidRPr="00A25529" w:rsidRDefault="00FB29D8">
      <w:pPr>
        <w:pStyle w:val="pxov"/>
        <w:rPr>
          <w:vanish/>
        </w:rPr>
      </w:pPr>
      <w:r w:rsidRPr="00A25529">
        <w:rPr>
          <w:vanish/>
        </w:rPr>
        <w:t>EBL</w:t>
      </w:r>
    </w:p>
    <w:p w14:paraId="01C48E5D" w14:textId="77777777" w:rsidR="00FB29D8" w:rsidRPr="00A25529" w:rsidRDefault="00FB29D8">
      <w:pPr>
        <w:pStyle w:val="pxov"/>
        <w:rPr>
          <w:vanish/>
        </w:rPr>
      </w:pPr>
      <w:r w:rsidRPr="00A25529">
        <w:rPr>
          <w:vanish/>
        </w:rPr>
        <w:t>TEM</w:t>
      </w:r>
    </w:p>
    <w:p w14:paraId="6C9625DA" w14:textId="77777777" w:rsidR="00FB29D8" w:rsidRPr="00A25529" w:rsidRDefault="00FB29D8">
      <w:pPr>
        <w:pStyle w:val="pxov"/>
        <w:rPr>
          <w:vanish/>
        </w:rPr>
      </w:pPr>
      <w:r w:rsidRPr="00A25529">
        <w:rPr>
          <w:vanish/>
        </w:rPr>
        <w:t>MTD</w:t>
      </w:r>
    </w:p>
    <w:p w14:paraId="57371282"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form.fid="Id55277d01b6411e684899cfd92da4eb0"</w:instrText>
      </w:r>
      <w:r w:rsidRPr="00A25529">
        <w:fldChar w:fldCharType="end"/>
      </w:r>
    </w:p>
    <w:p w14:paraId="76CDEEC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 OFFICES</w:t>
      </w:r>
    </w:p>
    <w:p w14:paraId="554F05B0" w14:textId="77777777" w:rsidR="00FB29D8" w:rsidRPr="00A25529" w:rsidRDefault="00FB29D8">
      <w:pPr>
        <w:pStyle w:val="pxformfl"/>
        <w:ind w:left="500"/>
      </w:pPr>
      <w:r w:rsidRPr="00A25529">
        <w:t xml:space="preserve"> </w:t>
      </w:r>
    </w:p>
    <w:p w14:paraId="539A1B4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1.1. </w:t>
      </w:r>
    </w:p>
    <w:p w14:paraId="5A14A9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Principal Office. The principal office of the Corporation shall be located in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65B7EE1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1.2. </w:t>
      </w:r>
    </w:p>
    <w:p w14:paraId="5C34D618" w14:textId="77777777" w:rsidR="009702E9" w:rsidRPr="00A25529" w:rsidRDefault="00FB29D8">
      <w:pPr>
        <w:pStyle w:val="pxformp"/>
        <w:rPr>
          <w:ins w:id="3254" w:author="Cara Cardinale" w:date="2025-03-02T15:59: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Other Offices. The Corporation may also have offices at such other places, both within and without the State of New York, as the Board of Directors may from time to time determine or</w:t>
      </w:r>
    </w:p>
    <w:p w14:paraId="72064157" w14:textId="77777777" w:rsidR="00FB29D8" w:rsidRPr="00A25529" w:rsidRDefault="00FB29D8">
      <w:pPr>
        <w:pStyle w:val="pxformp"/>
      </w:pPr>
      <w:r w:rsidRPr="00A25529">
        <w:t xml:space="preserve"> the business of the Corporation may require.</w:t>
      </w:r>
    </w:p>
    <w:p w14:paraId="750592A6"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1D7E7C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II MEMBERS</w:t>
      </w:r>
    </w:p>
    <w:p w14:paraId="02E4D3A2" w14:textId="77777777" w:rsidR="00FB29D8" w:rsidRPr="00A25529" w:rsidRDefault="00FB29D8">
      <w:pPr>
        <w:pStyle w:val="pxformfl"/>
        <w:ind w:left="500"/>
      </w:pPr>
      <w:r w:rsidRPr="00A25529">
        <w:t xml:space="preserve"> </w:t>
      </w:r>
    </w:p>
    <w:p w14:paraId="1F97A2D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2.1. </w:t>
      </w:r>
    </w:p>
    <w:p w14:paraId="174E62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Corporation shall have no members.</w:t>
      </w:r>
    </w:p>
    <w:p w14:paraId="352998A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7D1BE9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III DIRECTORS</w:t>
      </w:r>
    </w:p>
    <w:p w14:paraId="6489A016" w14:textId="77777777" w:rsidR="00FB29D8" w:rsidRPr="00A25529" w:rsidRDefault="00FB29D8">
      <w:pPr>
        <w:pStyle w:val="pxformfl"/>
        <w:ind w:left="500"/>
      </w:pPr>
      <w:r w:rsidRPr="00A25529">
        <w:t xml:space="preserve"> </w:t>
      </w:r>
    </w:p>
    <w:p w14:paraId="0ECF682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 </w:t>
      </w:r>
    </w:p>
    <w:p w14:paraId="45DB52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Number, Qualification, Election and Term of Directors. The business of the Corporation shall be managed by its Board of Directors, which shall consist of at least three directors who shall each be at least 18 years of age. The number of directors may be changed by a majority vote of the entire Board, provided that no decrease shall shorten the tenure of any incumbent director. Except as hereinafter otherwise provided, directors shall be assigned to one of two classes and shall be elected for terms of </w:t>
      </w:r>
      <w:r w:rsidRPr="00A25529">
        <w:rPr>
          <w:rStyle w:val="pxfinstr"/>
          <w:i/>
          <w:iCs/>
        </w:rPr>
        <w:t>[number of years]</w:t>
      </w:r>
      <w:r w:rsidRPr="00A25529">
        <w:t xml:space="preserve"> years by a plurality of the votes cast by the directors and shall hold office until their resignation or until the election and qualification of their respective successors. Directors may be reelected to serve consecutive terms but no director may serve more than </w:t>
      </w:r>
      <w:r w:rsidRPr="00A25529">
        <w:rPr>
          <w:rStyle w:val="pxfinstr"/>
          <w:i/>
          <w:iCs/>
        </w:rPr>
        <w:t>[number of terms]</w:t>
      </w:r>
      <w:r w:rsidRPr="00A25529">
        <w:t xml:space="preserve"> consecutive </w:t>
      </w:r>
      <w:r w:rsidRPr="00A25529">
        <w:rPr>
          <w:rStyle w:val="pxfinstr"/>
          <w:i/>
          <w:iCs/>
        </w:rPr>
        <w:t>[number of years]</w:t>
      </w:r>
      <w:r w:rsidRPr="00A25529">
        <w:t>-year terms.</w:t>
      </w:r>
    </w:p>
    <w:p w14:paraId="0A05140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3.2. </w:t>
      </w:r>
    </w:p>
    <w:p w14:paraId="7FDE7D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Resignation and Removal of Directors. Any director may resign from office at any time by delivering a written notice of resignation to the Board of Directors and the acceptance of the resignation, unless required by its terms, shall not be necessary to make such resignation effective. Any or all of the directors may be removed for cause by vote of the Board of Directors at any meeting, provided there is a quorum of not less than a majority present at such meeting of directors at which such action is taken.</w:t>
      </w:r>
    </w:p>
    <w:p w14:paraId="1586539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3.3. </w:t>
      </w:r>
    </w:p>
    <w:p w14:paraId="5D41BA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Newly Created Directorships and Vacancies. Newly created directorships resulting from an increase in the number of directors and vacancies in the Board of Directors for any reason may be filled by a majority vote of the directors then in office regardless of their number. Newly-elected Directors shall be assigned to class and shall serve until the term of the selected class expires.</w:t>
      </w:r>
    </w:p>
    <w:p w14:paraId="3D9990A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3.4. </w:t>
      </w:r>
    </w:p>
    <w:p w14:paraId="474F6B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Quorum and Manner of Acting. A majority of the entire Board shall constitute a quorum for the transaction of business or of any specified item of business. Action of the Board of Directors shall be authorized by the vote of a majority of the directors present at a meeting duly assembled at the time of the vote, if a quorum is present at such time, unless otherwise provided by law or these bylaws. In the absence of a quorum, a majority of the directors present may adjourn any meeting to another time and place.</w:t>
      </w:r>
    </w:p>
    <w:p w14:paraId="4CDDD6F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3.5. </w:t>
      </w:r>
    </w:p>
    <w:p w14:paraId="758D8E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Action By Board of Directors or Committee Without a Meeting. Any action required or permitted to be taken by the Board of Directors or by any committee of the Board of Directors may be taken without a meeting if all of the members of the Board of Directors or of such committee consent in writing to the adoption of a resolution authorizing the action. Written consents may be in the form of fax, e-mail or original documents. The resolution and the written consents thereto by the members of the Board of Directors or such committee shall be filed with the minutes of the proceeding of the Board of Directors or of such committee.</w:t>
      </w:r>
    </w:p>
    <w:p w14:paraId="52AB9DE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3.6. </w:t>
      </w:r>
    </w:p>
    <w:p w14:paraId="1CD625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Participation in Board or Committee Meetings by Conference Telephone. Any one or more directors or members of any committee of the Board of Directors may participate in a meeting of the Board of Directors or of such committee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5E6D47A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3.7. </w:t>
      </w:r>
    </w:p>
    <w:p w14:paraId="2161DE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Place of Meetings. Regular meetings of the Board of Directors may be held at any place within or without the State of New York. Special meetings may be held at other locations as determined by the Board of Directors.</w:t>
      </w:r>
    </w:p>
    <w:p w14:paraId="42A78D7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3.8. </w:t>
      </w:r>
    </w:p>
    <w:p w14:paraId="30EB4E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Annual and Regular Meetings. The Board of Directors shall hold at least </w:t>
      </w:r>
      <w:r w:rsidRPr="00A25529">
        <w:rPr>
          <w:rStyle w:val="pxfinstr"/>
          <w:i/>
          <w:iCs/>
        </w:rPr>
        <w:t>[number of meetings]</w:t>
      </w:r>
      <w:r w:rsidRPr="00A25529">
        <w:t xml:space="preserve"> regular meetings in each year: Annual meetings of the Board of Directors, for the election of officers and consideration of other matters, shall be held in </w:t>
      </w:r>
      <w:r w:rsidRPr="00A25529">
        <w:rPr>
          <w:rStyle w:val="pxfinstr"/>
          <w:i/>
          <w:iCs/>
        </w:rPr>
        <w:t>[name of month]</w:t>
      </w:r>
      <w:r w:rsidRPr="00A25529">
        <w:t xml:space="preserve"> in each year, or as soon thereafter as is practicable, or as determined by the Board of Directors and specified in the notice of a meeting as provided in Section 3.10 of these bylaws. Regular meetings of the Board of Directors may be held without notice at such times and places as the Board of Directors determines. If the day fixed for a regular meeting is a legal holiday, the meeting shall be held the next business day.</w:t>
      </w:r>
    </w:p>
    <w:p w14:paraId="4E3D9AC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3.9. </w:t>
      </w:r>
    </w:p>
    <w:p w14:paraId="2C678E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Special Meetings. Special meetings of the Board of Directors may be called at any time by any director upon written demand of not less than one-fifth of the entire Board or by the President.</w:t>
      </w:r>
    </w:p>
    <w:p w14:paraId="1BE5AA2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3.10. </w:t>
      </w:r>
    </w:p>
    <w:p w14:paraId="54BD41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Notice of Meetings; Waiver of Notice. Notice of the time and place of each special meeting of the Board of Directors, and of each annual meeting, shall be given to each director by mailing it to him or her at his or her residence or usual place of business at least </w:t>
      </w:r>
      <w:r w:rsidRPr="00A25529">
        <w:rPr>
          <w:rStyle w:val="pxfinstr"/>
          <w:i/>
          <w:iCs/>
        </w:rPr>
        <w:t>[number of days]</w:t>
      </w:r>
      <w:r w:rsidRPr="00A25529">
        <w:t xml:space="preserve"> days before the meeting or by fax, e-mail, telephone, or telegraph at least </w:t>
      </w:r>
      <w:r w:rsidRPr="00A25529">
        <w:rPr>
          <w:rStyle w:val="pxfinstr"/>
          <w:i/>
          <w:iCs/>
        </w:rPr>
        <w:t>[number of days]</w:t>
      </w:r>
      <w:r w:rsidRPr="00A25529">
        <w:t xml:space="preserve"> days before the meeting. Notice need not be given to any director who submits a waiver of notice before or after the meeting or who attends the meeting without protesting the lack of notice to him or her, either before the meeting or when it begins. Such waiver of notice may be written or electronic. Notice of any adjourned meeting need not be given, other than by announcement at the meeting at which the adjournment is taken.</w:t>
      </w:r>
    </w:p>
    <w:p w14:paraId="7B8C994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3.11. </w:t>
      </w:r>
    </w:p>
    <w:p w14:paraId="5BE225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Compensation. Directors shall not receive compensation for their services, but the Board of Directors may authorize reimbursement of their reasonable out-of-pocket expenses in connection with the performance of their duties.</w:t>
      </w:r>
    </w:p>
    <w:p w14:paraId="0DD5877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3.12. </w:t>
      </w:r>
    </w:p>
    <w:p w14:paraId="53BA5A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Presiding Officer. The President shall preside at all Board meetings. Otherwise, the Vice President, if also a director and present and acting, or any other director chosen by the Board, shall preside.</w:t>
      </w:r>
    </w:p>
    <w:p w14:paraId="2F249B9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A72E4D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IV COMMITTEES</w:t>
      </w:r>
    </w:p>
    <w:p w14:paraId="14C23A9E" w14:textId="77777777" w:rsidR="00FB29D8" w:rsidRPr="00A25529" w:rsidRDefault="00FB29D8">
      <w:pPr>
        <w:pStyle w:val="pxformfl"/>
        <w:ind w:left="500"/>
      </w:pPr>
      <w:r w:rsidRPr="00A25529">
        <w:t xml:space="preserve"> </w:t>
      </w:r>
    </w:p>
    <w:p w14:paraId="7A4F747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4.1. </w:t>
      </w:r>
    </w:p>
    <w:p w14:paraId="55332A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Executive Committee and Other Committees. The Board of Directors, by resolution adopted by a majority of the entire Board, may designate an Executive Committee or other committees, each consisting of three or more directors, and each of which shall have all the authority of the Board of Directors, except as otherwise provided in such resolution or by law, and each of which shall serve at the pleasure of the Board of Directors. All action of the Executive Committee and such other committees shall be reported to the Board of Directors at the Board of Directors' next meeting. The Executive Committee and such other committees shall adopt rules of procedure and shall meet as provided by those rules or by resolutions of the Board of Directors. The Board of Directors shall have the power at any time to fill vacancies in, to change the membership of, or to discharge such Committees.</w:t>
      </w:r>
    </w:p>
    <w:p w14:paraId="26EBCE8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F5EEE1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 OFFICERS</w:t>
      </w:r>
    </w:p>
    <w:p w14:paraId="37E14C37" w14:textId="77777777" w:rsidR="00FB29D8" w:rsidRPr="00A25529" w:rsidRDefault="00FB29D8">
      <w:pPr>
        <w:pStyle w:val="pxformfl"/>
        <w:ind w:left="500"/>
      </w:pPr>
      <w:r w:rsidRPr="00A25529">
        <w:t xml:space="preserve"> </w:t>
      </w:r>
    </w:p>
    <w:p w14:paraId="59359B9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5.1. </w:t>
      </w:r>
    </w:p>
    <w:p w14:paraId="789FDA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Number; Security. The executive officers of the Corporation shall be the President, one or more Vice Presidents, a Secretary, and a Treasurer. Any two or more offices may be held by the same person, except the offices of President and Secretary.</w:t>
      </w:r>
    </w:p>
    <w:p w14:paraId="27972C1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5.2. </w:t>
      </w:r>
    </w:p>
    <w:p w14:paraId="6D829D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Election; Term of Office. The executive officers of the Corporation shall be elected annually by the Board of Directors and each such officer shall hold office until the election and qualification of his or her successor.</w:t>
      </w:r>
    </w:p>
    <w:p w14:paraId="46DB9EB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5.3. </w:t>
      </w:r>
    </w:p>
    <w:p w14:paraId="72640F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Subordinate Officers. The Board of Directors may appoint subordinate officers (including assistant secretaries and assistant treasurers), as it may deem proper, each of whom shall hold office for such period and have such powers and duties as the Board of Directors determines. The Board of Directors may delegate to any executive officer or to any committee the power to appoint and define the powers and duties of any subordinate officers.</w:t>
      </w:r>
    </w:p>
    <w:p w14:paraId="03B6260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5.4. </w:t>
      </w:r>
    </w:p>
    <w:p w14:paraId="7DDD10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Resignation and Removal of Officers. Any officer may resign at any time by delivering a written notice of resignation to the Board of Directors. Any officer elected or appointed by the Board of Directors may be removed by the Board of Directors with or without cause.</w:t>
      </w:r>
    </w:p>
    <w:p w14:paraId="24C100C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5.5. </w:t>
      </w:r>
    </w:p>
    <w:p w14:paraId="1B46D7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Vacancies. A vacancy in any office may be filled for the unexpired term by the Board of Directors.</w:t>
      </w:r>
    </w:p>
    <w:p w14:paraId="07CB54C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5.6. </w:t>
      </w:r>
    </w:p>
    <w:p w14:paraId="1E80BB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President/Chief Executive Officer. The President shall be the chief executive officer of the Corporation with, subject to limitations expressly set forth in these Bylaws, such powers and duties as Presidents of corporations usually have as well as those which from time to time may be assigned to him or her by the Board of Directors. Subject to the direction of the Board of Directors, the President shall supervise and direct the daily management of the business, affairs and property of the Corporation. The President shall be charged with overseeing that all orders and resolutions of the Board of Directors are carried into effect. The President, together with any Vice President, may sign and execute documents in the name of the Corporation including, but not limited to, checks and bank authorizations.</w:t>
      </w:r>
    </w:p>
    <w:p w14:paraId="4BABA93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5.7. </w:t>
      </w:r>
    </w:p>
    <w:p w14:paraId="1387A1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Vice President. Subject to limitations expressly set forth in these Bylaws, each Vice President shall have such powers and perform such duties as the board of Directors or the President may from time to time assign to him or her.</w:t>
      </w:r>
    </w:p>
    <w:p w14:paraId="555E15D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5.8. </w:t>
      </w:r>
    </w:p>
    <w:p w14:paraId="1577C1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Treasurer. The treasurer shall be the chief financial officer of the Corporation and shall be in charge of the Corporation's books and accounts. Subject to the control of the Board of Directors, he or she shall have such other powers and perform such other duties as the Board of Directors or the President may from time to time assign to him or her.</w:t>
      </w:r>
    </w:p>
    <w:p w14:paraId="2E48204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5.9. </w:t>
      </w:r>
    </w:p>
    <w:p w14:paraId="200AFB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Secretary. The Secretary shall be the Secretary of, and keep the minutes of, all meetings of the Board of Directors, shall be responsible for giving notice of all meetings of the Board of Directors, and shall keep the seal and, when authorized by the Board of Directors, apply it to any instrument requiring it. Subject to the control of the Board of Directors, he or she shall have such other powers and perform such other duties as the Board of Directors or the President may from time to time assign to him or her. In the absence of the Secretary from any meeting, the minutes shall be kept by the person appointed for that purpose by the presiding officer.</w:t>
      </w:r>
    </w:p>
    <w:p w14:paraId="60525D0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5.10. </w:t>
      </w:r>
    </w:p>
    <w:p w14:paraId="52C725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Executive Director and Employees. An executive director may have the responsibility for conducting the day-to-day operations of the Corporation and such other duties as the Board may assign him or her. He or she may have such other powers as the chief operating officer of a not-for-profit corporation usually has. Compensation for the Executive Director and other employees of the Corporation shall be determined by the Board.</w:t>
      </w:r>
    </w:p>
    <w:p w14:paraId="3CF1427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5.11. </w:t>
      </w:r>
    </w:p>
    <w:p w14:paraId="0E90B0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Duties. All officers, as between themselves and the Corporation, shall have such authority and perform such duties in the management of the Corporation as may be provided in these Bylaws, or, to the extent not so provided, as may be provided by resolution of the Board of Directors or, as to all other officers, by the President. Notwithstanding anything to the contrary contained in these Bylaws, in order to be effective and binding upon the Corporation contractual documents must be executed by two (2) executive officers of the Corporation, and checks and bank authorizations must be executed by two (2) executive officers of the Corporation.</w:t>
      </w:r>
    </w:p>
    <w:p w14:paraId="5FC5230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8DD46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VI NOT-FOR-PROFIT COMPLIANCE</w:t>
      </w:r>
    </w:p>
    <w:p w14:paraId="4BD3E111" w14:textId="77777777" w:rsidR="00FB29D8" w:rsidRPr="00A25529" w:rsidRDefault="00FB29D8">
      <w:pPr>
        <w:pStyle w:val="pxformfl"/>
        <w:ind w:left="500"/>
      </w:pPr>
      <w:r w:rsidRPr="00A25529">
        <w:t xml:space="preserve"> </w:t>
      </w:r>
    </w:p>
    <w:p w14:paraId="1A6E2C4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6.1. </w:t>
      </w:r>
    </w:p>
    <w:p w14:paraId="0FA692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Purpose. The Corporation is organized to </w:t>
      </w:r>
      <w:r w:rsidRPr="00A25529">
        <w:rPr>
          <w:rStyle w:val="pxfinstr"/>
          <w:i/>
          <w:iCs/>
        </w:rPr>
        <w:t>[statement of purpose]</w:t>
      </w:r>
      <w:r w:rsidRPr="00A25529">
        <w:t xml:space="preserve"> and to engage in other related activities permissible for organizations qualifying under </w:t>
      </w:r>
      <w:r w:rsidRPr="00A25529">
        <w:rPr>
          <w:rStyle w:val="pxst"/>
          <w:color w:val="FF0000"/>
          <w:vertAlign w:val="superscript"/>
        </w:rPr>
        <w:t>►</w:t>
      </w:r>
      <w:r w:rsidRPr="00A25529">
        <w:rPr>
          <w:rStyle w:val="pxst"/>
        </w:rPr>
        <w:fldChar w:fldCharType="begin"/>
      </w:r>
      <w:r w:rsidRPr="00A25529">
        <w:rPr>
          <w:rStyle w:val="pxst"/>
        </w:rPr>
        <w:instrText>st.ref.id="I00588X"</w:instrText>
      </w:r>
      <w:r w:rsidRPr="00A25529">
        <w:rPr>
          <w:rStyle w:val="pxst"/>
        </w:rPr>
        <w:fldChar w:fldCharType="end"/>
      </w:r>
      <w:r w:rsidRPr="00A25529">
        <w:rPr>
          <w:rStyle w:val="pxst"/>
        </w:rPr>
        <w:t>section 50l(c)(3) of the Internal Revenue Code</w:t>
      </w:r>
      <w:r w:rsidRPr="00A25529">
        <w:t>, or the corresponding section of any future federal tax code.</w:t>
      </w:r>
    </w:p>
    <w:p w14:paraId="043F497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6.2. </w:t>
      </w:r>
    </w:p>
    <w:p w14:paraId="0AF1E3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Restriction of Activities. 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the purposes set forth in Section 6.1. 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 Notwithstanding any other provision of these bylaws, the Corporation shall not carry on any other activities not permitted to be carried on (a) by an organization exempt from federal income tax under </w:t>
      </w:r>
      <w:r w:rsidRPr="00A25529">
        <w:rPr>
          <w:rStyle w:val="pxst"/>
          <w:color w:val="FF0000"/>
          <w:vertAlign w:val="superscript"/>
        </w:rPr>
        <w:t>►</w:t>
      </w:r>
      <w:r w:rsidRPr="00A25529">
        <w:rPr>
          <w:rStyle w:val="pxst"/>
        </w:rPr>
        <w:fldChar w:fldCharType="begin"/>
      </w:r>
      <w:r w:rsidRPr="00A25529">
        <w:rPr>
          <w:rStyle w:val="pxst"/>
        </w:rPr>
        <w:instrText>st.ref.id="I0081DT"</w:instrText>
      </w:r>
      <w:r w:rsidRPr="00A25529">
        <w:rPr>
          <w:rStyle w:val="pxst"/>
        </w:rPr>
        <w:fldChar w:fldCharType="end"/>
      </w:r>
      <w:r w:rsidRPr="00A25529">
        <w:rPr>
          <w:rStyle w:val="pxst"/>
        </w:rPr>
        <w:t>section 501(c)(3) of the Internal Revenue Code</w:t>
      </w:r>
      <w:r w:rsidRPr="00A25529">
        <w:t xml:space="preserve">, or the corresponding section of any future federal tax code, or (b) by an organization, contributions to which are deductible under </w:t>
      </w:r>
      <w:r w:rsidRPr="00A25529">
        <w:rPr>
          <w:rStyle w:val="pxst"/>
          <w:color w:val="FF0000"/>
          <w:vertAlign w:val="superscript"/>
        </w:rPr>
        <w:t>►</w:t>
      </w:r>
      <w:r w:rsidRPr="00A25529">
        <w:rPr>
          <w:rStyle w:val="pxst"/>
        </w:rPr>
        <w:fldChar w:fldCharType="begin"/>
      </w:r>
      <w:r w:rsidRPr="00A25529">
        <w:rPr>
          <w:rStyle w:val="pxst"/>
        </w:rPr>
        <w:instrText>st.ref.id="I005G3X"</w:instrText>
      </w:r>
      <w:r w:rsidRPr="00A25529">
        <w:rPr>
          <w:rStyle w:val="pxst"/>
        </w:rPr>
        <w:fldChar w:fldCharType="end"/>
      </w:r>
      <w:r w:rsidRPr="00A25529">
        <w:rPr>
          <w:rStyle w:val="pxst"/>
        </w:rPr>
        <w:t>section 170(c)(2) of the Internal Revenue Code</w:t>
      </w:r>
      <w:r w:rsidRPr="00A25529">
        <w:t>, or the corresponding section of any future federal tax code.</w:t>
      </w:r>
    </w:p>
    <w:p w14:paraId="7CBDD2B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6.3. </w:t>
      </w:r>
    </w:p>
    <w:p w14:paraId="1949B8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Conflicts of Interest. No member of the Board of Directors, officer, member, or, except as provided in section 5.10 of these Bylaws, employee, shall derive any personal profit or gain, directly or indirectly, by reason of his or her association with the Corporation. Each individual shall disclose to the Board of Directors any personal interest which he or she, a family member or close business associate may have in any matter pending before the Corporation. Each Individual shall refrain from participation in any decision on such matter. Exceptions to this Bylaw may be made by decision of the Board provided the individual having the direct or indirect personal interest discloses it fully to the Board and refrains from participation in the discussion and voting with respect to such matter.</w:t>
      </w:r>
    </w:p>
    <w:p w14:paraId="3C28C6F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6.4. </w:t>
      </w:r>
    </w:p>
    <w:p w14:paraId="0364CA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Dissolution. In the case of the dissolution of the Corporation or the winding up of its affairs, the Corporation shall discharge all its liabilities. Any assets remaining after all liabilities have been discharged shall be distributed for one or more exempt purposes within the meaning of </w:t>
      </w:r>
      <w:r w:rsidRPr="00A25529">
        <w:rPr>
          <w:rStyle w:val="pxst"/>
          <w:color w:val="FF0000"/>
          <w:vertAlign w:val="superscript"/>
        </w:rPr>
        <w:t>►</w:t>
      </w:r>
      <w:r w:rsidRPr="00A25529">
        <w:rPr>
          <w:rStyle w:val="pxst"/>
        </w:rPr>
        <w:fldChar w:fldCharType="begin"/>
      </w:r>
      <w:r w:rsidRPr="00A25529">
        <w:rPr>
          <w:rStyle w:val="pxst"/>
        </w:rPr>
        <w:instrText>st.ref.id="I00898T"</w:instrText>
      </w:r>
      <w:r w:rsidRPr="00A25529">
        <w:rPr>
          <w:rStyle w:val="pxst"/>
        </w:rPr>
        <w:fldChar w:fldCharType="end"/>
      </w:r>
      <w:r w:rsidRPr="00A25529">
        <w:rPr>
          <w:rStyle w:val="pxst"/>
        </w:rPr>
        <w:t>section 501(c)(3) of the Internal Revenue Code</w:t>
      </w:r>
      <w:r w:rsidRPr="00A25529">
        <w:t>, or the corresponding section of any future federal tax code, or shall be distributed to the federal government, or to a state or local government for a public purposes. Any assets not so disposed of shall be disposed of by a court of competent jurisdiction exclusively for such purposes or to such organizations as said court shall determine, which are organized and operated exclusively for such purposes.</w:t>
      </w:r>
    </w:p>
    <w:p w14:paraId="4CCA4CA7"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7EB78F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VII INDEMNIFICATION OF DIRECTORS AND OFFICERS</w:t>
      </w:r>
    </w:p>
    <w:p w14:paraId="6F8D3EF9" w14:textId="77777777" w:rsidR="00FB29D8" w:rsidRPr="00A25529" w:rsidRDefault="00FB29D8">
      <w:pPr>
        <w:pStyle w:val="pxformfl"/>
        <w:ind w:left="500"/>
      </w:pPr>
      <w:r w:rsidRPr="00A25529">
        <w:t xml:space="preserve"> </w:t>
      </w:r>
    </w:p>
    <w:p w14:paraId="18B5D81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7.1. </w:t>
      </w:r>
    </w:p>
    <w:p w14:paraId="132F80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Right to Indemnification. The Corporation shall indemnify any person who was or is a party, or is threatened to be made a party, to any action or proceeding by reason of the fact that such person is or was an Officer, Director, employee, or agent of this Corporation, or is or was serving at the request of this Corporation as a director, officer, employee, or agent of another foreign or domestic corporation, partnership, joint venture, or other enterprise, against expenses, judgment, fines, settlements, and other amounts actually and reasonably incurred in connection with such proceeding, to the fullest extent permitted under the New York State Not-for-Profit Corporation Law. The indemnification provided herein shall not be deemed exclusive of any other rights to which those indemnified may be entitled, and shall continue as to a person who has ceased to be an agent and shall insure to the benefit of the heirs, executors, and administrators of such a person.</w:t>
      </w:r>
    </w:p>
    <w:p w14:paraId="206B783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7.2. </w:t>
      </w:r>
    </w:p>
    <w:p w14:paraId="55F03C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Insurance. This Corporation may, and to the fullest extent practicable shall, purchase and maintain insurance on behalf of any Director, Officer, employee, or agent of the Corporation, against any liability asserted against or incurred by the Director, Officer, employee or agent in any such capacity or arising out of the Director's, Officer's, employee's, or agent's status as such, whether or not the Corporation would have the power to indemnify the agent against such liability under Section 7.1 of these Bylaws; provided, however, that the Corporation shall have no power to purchase and maintain such insurance to indemnify any Director, Officer, or agent of the Corporation for any self-dealing transaction.</w:t>
      </w:r>
    </w:p>
    <w:p w14:paraId="7C4F2A1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40E716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VIII MISCELLANEOUS</w:t>
      </w:r>
    </w:p>
    <w:p w14:paraId="39221793" w14:textId="77777777" w:rsidR="00FB29D8" w:rsidRPr="00A25529" w:rsidRDefault="00FB29D8">
      <w:pPr>
        <w:pStyle w:val="pxformfl"/>
        <w:ind w:left="500"/>
      </w:pPr>
      <w:r w:rsidRPr="00A25529">
        <w:t xml:space="preserve"> </w:t>
      </w:r>
    </w:p>
    <w:p w14:paraId="6BEF25F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8.1. </w:t>
      </w:r>
    </w:p>
    <w:p w14:paraId="50912E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Fiscal Year. The fiscal year of the Corporation shall be the calendar year, unless otherwise determined by the Board.</w:t>
      </w:r>
    </w:p>
    <w:p w14:paraId="6CB5C61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8.2. </w:t>
      </w:r>
    </w:p>
    <w:p w14:paraId="147DAC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Contracts, Checks, Bank Accounts. The funds of the Corporation shall be deposited in the Corporation's name with such banks, trust companies or other depositories as the Board may designate. The Board of Directors shall determine who shall be authorized from time to time to sign checks, drafts or other orders for the payment of money, acceptances, notes or other evidences of indebtedness, to enter into contracts or to execute and deliver other documents and instruments.</w:t>
      </w:r>
    </w:p>
    <w:p w14:paraId="344DFC9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8.3. </w:t>
      </w:r>
    </w:p>
    <w:p w14:paraId="2EE0F3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Annual Reports. The Board of Directors shall direct the President and Treasurer of the Corporation to present at each annual meeting of the Board of Directors a financial report in accordance with the requirements of the Not-for-Profit Corporation Law of the State of New York.</w:t>
      </w:r>
    </w:p>
    <w:p w14:paraId="06E633C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8.4. </w:t>
      </w:r>
    </w:p>
    <w:p w14:paraId="485DE5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Amendment. These bylaws may be amended, added to, rescinded or repealed at a meeting by a majority of the entire Board, except that any amendment which changes or strikes any provision specifying the quorum requirement or the proportion of votes necessary for the transaction of business or of any specified item of business must be authorized by a vote of two-thirds of the entire Board.</w:t>
      </w:r>
    </w:p>
    <w:p w14:paraId="55301D9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8.5. </w:t>
      </w:r>
    </w:p>
    <w:p w14:paraId="31ED02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Definition of </w:t>
      </w:r>
      <w:r w:rsidRPr="00A25529">
        <w:rPr>
          <w:vanish/>
        </w:rPr>
        <w:t>&amp;ldquo;</w:t>
      </w:r>
      <w:r w:rsidRPr="00A25529">
        <w:rPr>
          <w:rStyle w:val="pxvis"/>
          <w:rFonts w:ascii="Times NewRoman" w:hAnsi="Times NewRoman"/>
          <w:b w:val="0"/>
          <w:sz w:val="24"/>
        </w:rPr>
        <w:t>“</w:t>
      </w:r>
      <w:r w:rsidRPr="00A25529">
        <w:t>entire Board.</w:t>
      </w:r>
      <w:r w:rsidRPr="00A25529">
        <w:rPr>
          <w:vanish/>
        </w:rPr>
        <w:t>&amp;rdquo;</w:t>
      </w:r>
      <w:r w:rsidRPr="00A25529">
        <w:rPr>
          <w:rStyle w:val="pxvis"/>
          <w:rFonts w:ascii="Times NewRoman" w:hAnsi="Times NewRoman"/>
          <w:b w:val="0"/>
          <w:sz w:val="24"/>
        </w:rPr>
        <w:t>”</w:t>
      </w:r>
      <w:r w:rsidRPr="00A25529">
        <w:t xml:space="preserve"> As used in these bylaws, the term </w:t>
      </w:r>
      <w:r w:rsidRPr="00A25529">
        <w:rPr>
          <w:vanish/>
        </w:rPr>
        <w:t>&amp;ldquo;</w:t>
      </w:r>
      <w:r w:rsidRPr="00A25529">
        <w:rPr>
          <w:rStyle w:val="pxvis"/>
          <w:rFonts w:ascii="Times NewRoman" w:hAnsi="Times NewRoman"/>
          <w:b w:val="0"/>
          <w:sz w:val="24"/>
        </w:rPr>
        <w:t>“</w:t>
      </w:r>
      <w:r w:rsidRPr="00A25529">
        <w:t>entire Board</w:t>
      </w:r>
      <w:r w:rsidRPr="00A25529">
        <w:rPr>
          <w:vanish/>
        </w:rPr>
        <w:t>&amp;rdquo;</w:t>
      </w:r>
      <w:r w:rsidRPr="00A25529">
        <w:rPr>
          <w:rStyle w:val="pxvis"/>
          <w:rFonts w:ascii="Times NewRoman" w:hAnsi="Times NewRoman"/>
          <w:b w:val="0"/>
          <w:sz w:val="24"/>
        </w:rPr>
        <w:t>”</w:t>
      </w:r>
      <w:r w:rsidRPr="00A25529">
        <w:t xml:space="preserve"> means the total number of directors entitled to vote which the Corporation would have if there were no vacancies.</w:t>
      </w:r>
    </w:p>
    <w:p w14:paraId="6C8C7D3D" w14:textId="77777777" w:rsidR="00FB29D8" w:rsidRPr="00A25529" w:rsidRDefault="00FB29D8">
      <w:pPr>
        <w:pStyle w:val="pxformnotes"/>
        <w:jc w:val="center"/>
        <w:rPr>
          <w:sz w:val="24"/>
          <w:szCs w:val="24"/>
        </w:rPr>
      </w:pPr>
      <w:r w:rsidRPr="00A25529">
        <w:rPr>
          <w:rStyle w:val="pxvis"/>
          <w:rFonts w:cs="Arial"/>
          <w:bCs/>
          <w:sz w:val="50"/>
          <w:rPrChange w:id="3255" w:author="Cara Cardinale" w:date="2025-03-04T10:36:00Z">
            <w:rPr>
              <w:rStyle w:val="pxvis"/>
              <w:rFonts w:cs="Arial"/>
              <w:bCs/>
            </w:rPr>
          </w:rPrChange>
        </w:rPr>
        <w:t>Notes to Form</w:t>
      </w:r>
    </w:p>
    <w:p w14:paraId="64AD778E" w14:textId="77777777" w:rsidR="00FB29D8" w:rsidRPr="00A25529" w:rsidRDefault="00FB29D8">
      <w:pPr>
        <w:pStyle w:val="pxformnotes"/>
        <w:rPr>
          <w:sz w:val="24"/>
          <w:szCs w:val="24"/>
        </w:rPr>
      </w:pPr>
    </w:p>
    <w:p w14:paraId="6DD08017" w14:textId="77777777" w:rsidR="00FB29D8" w:rsidRPr="00A25529" w:rsidRDefault="00FB29D8">
      <w:pPr>
        <w:pStyle w:val="pxformrr"/>
        <w:rPr>
          <w:sz w:val="24"/>
          <w:szCs w:val="24"/>
        </w:rPr>
      </w:pPr>
      <w:r w:rsidRPr="00A25529">
        <w:rPr>
          <w:rStyle w:val="pxvis"/>
          <w:rFonts w:cs="Arial"/>
          <w:bCs/>
          <w:sz w:val="24"/>
          <w:szCs w:val="24"/>
          <w:rPrChange w:id="3256" w:author="Cara Cardinale" w:date="2025-03-04T10:36:00Z">
            <w:rPr>
              <w:rStyle w:val="pxvis"/>
              <w:rFonts w:cs="Arial"/>
              <w:bCs/>
              <w:szCs w:val="24"/>
            </w:rPr>
          </w:rPrChange>
        </w:rPr>
        <w:t>Research References</w:t>
      </w:r>
    </w:p>
    <w:p w14:paraId="72CED5B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tk.ref.id="I005G3Z"</w:instrText>
      </w:r>
      <w:r w:rsidRPr="00A25529">
        <w:rPr>
          <w:rStyle w:val="pxtk"/>
        </w:rPr>
        <w:fldChar w:fldCharType="end"/>
      </w:r>
      <w:r w:rsidRPr="00A25529">
        <w:rPr>
          <w:rStyle w:val="pxtk"/>
        </w:rPr>
        <w:t>West's Key Number Digest, Corporations and Business Organizations &amp;key;3384</w:t>
      </w:r>
    </w:p>
    <w:p w14:paraId="03E97B91" w14:textId="77777777" w:rsidR="00FB29D8" w:rsidRPr="00A25529" w:rsidRDefault="00FB29D8">
      <w:pPr>
        <w:pStyle w:val="pxs"/>
        <w:spacing w:before="180"/>
        <w:rPr>
          <w:rPrChange w:id="3257" w:author="Cara Cardinale" w:date="2025-03-04T10:36:00Z">
            <w:rPr>
              <w:sz w:val="27"/>
            </w:rPr>
          </w:rPrChange>
        </w:rPr>
      </w:pPr>
      <w:r w:rsidRPr="00A25529">
        <w:rPr>
          <w:rPrChange w:id="3258" w:author="Cara Cardinale" w:date="2025-03-04T10:36:00Z">
            <w:rPr>
              <w:sz w:val="27"/>
            </w:rPr>
          </w:rPrChange>
        </w:rPr>
        <w:t>30:101. Bylaws</w:t>
      </w:r>
      <w:r w:rsidRPr="00A25529">
        <w:rPr>
          <w:rStyle w:val="pxsep"/>
        </w:rPr>
        <w:t xml:space="preserve">-- </w:t>
      </w:r>
      <w:r w:rsidRPr="00A25529">
        <w:rPr>
          <w:rPrChange w:id="3259" w:author="Cara Cardinale" w:date="2025-03-04T10:36:00Z">
            <w:rPr>
              <w:sz w:val="27"/>
            </w:rPr>
          </w:rPrChange>
        </w:rPr>
        <w:t>Incorporated family association</w:t>
      </w:r>
    </w:p>
    <w:p w14:paraId="2F361210" w14:textId="77777777" w:rsidR="00FB29D8" w:rsidRPr="00A25529" w:rsidRDefault="00FB29D8">
      <w:pPr>
        <w:pStyle w:val="pxov"/>
        <w:rPr>
          <w:vanish/>
        </w:rPr>
      </w:pPr>
      <w:r w:rsidRPr="00A25529">
        <w:rPr>
          <w:vanish/>
        </w:rPr>
        <w:t>FMS</w:t>
      </w:r>
    </w:p>
    <w:p w14:paraId="485FC5FB" w14:textId="77777777" w:rsidR="00FB29D8" w:rsidRPr="00A25529" w:rsidRDefault="00FB29D8">
      <w:pPr>
        <w:pStyle w:val="pxov"/>
        <w:rPr>
          <w:vanish/>
        </w:rPr>
      </w:pPr>
      <w:r w:rsidRPr="00A25529">
        <w:rPr>
          <w:vanish/>
        </w:rPr>
        <w:t>NFP</w:t>
      </w:r>
    </w:p>
    <w:p w14:paraId="1D3B03AE" w14:textId="77777777" w:rsidR="00FB29D8" w:rsidRPr="00A25529" w:rsidRDefault="00FB29D8">
      <w:pPr>
        <w:pStyle w:val="pxov"/>
        <w:rPr>
          <w:vanish/>
        </w:rPr>
      </w:pPr>
      <w:r w:rsidRPr="00A25529">
        <w:rPr>
          <w:vanish/>
        </w:rPr>
        <w:t>COL</w:t>
      </w:r>
    </w:p>
    <w:p w14:paraId="7C08E759" w14:textId="77777777" w:rsidR="00FB29D8" w:rsidRPr="00A25529" w:rsidRDefault="00FB29D8">
      <w:pPr>
        <w:pStyle w:val="pxov"/>
        <w:rPr>
          <w:vanish/>
        </w:rPr>
      </w:pPr>
      <w:r w:rsidRPr="00A25529">
        <w:rPr>
          <w:vanish/>
        </w:rPr>
        <w:t>FCV</w:t>
      </w:r>
    </w:p>
    <w:p w14:paraId="7CA049EC" w14:textId="77777777" w:rsidR="00FB29D8" w:rsidRPr="00A25529" w:rsidRDefault="00FB29D8">
      <w:pPr>
        <w:pStyle w:val="pxov"/>
        <w:rPr>
          <w:vanish/>
        </w:rPr>
      </w:pPr>
      <w:r w:rsidRPr="00A25529">
        <w:rPr>
          <w:vanish/>
        </w:rPr>
        <w:t>FTR</w:t>
      </w:r>
    </w:p>
    <w:p w14:paraId="2C40E809" w14:textId="77777777" w:rsidR="00FB29D8" w:rsidRPr="00A25529" w:rsidRDefault="00FB29D8">
      <w:pPr>
        <w:pStyle w:val="pxov"/>
        <w:rPr>
          <w:vanish/>
        </w:rPr>
      </w:pPr>
      <w:r w:rsidRPr="00A25529">
        <w:rPr>
          <w:vanish/>
        </w:rPr>
        <w:t>EBL</w:t>
      </w:r>
    </w:p>
    <w:p w14:paraId="51125A24" w14:textId="77777777" w:rsidR="00FB29D8" w:rsidRPr="00A25529" w:rsidRDefault="00FB29D8">
      <w:pPr>
        <w:pStyle w:val="pxov"/>
        <w:rPr>
          <w:vanish/>
        </w:rPr>
      </w:pPr>
      <w:r w:rsidRPr="00A25529">
        <w:rPr>
          <w:vanish/>
        </w:rPr>
        <w:t>TEM</w:t>
      </w:r>
    </w:p>
    <w:p w14:paraId="4818EBBF" w14:textId="77777777" w:rsidR="00FB29D8" w:rsidRPr="00A25529" w:rsidRDefault="00FB29D8">
      <w:pPr>
        <w:pStyle w:val="pxov"/>
        <w:rPr>
          <w:vanish/>
        </w:rPr>
      </w:pPr>
      <w:r w:rsidRPr="00A25529">
        <w:rPr>
          <w:vanish/>
        </w:rPr>
        <w:t>MTD</w:t>
      </w:r>
    </w:p>
    <w:p w14:paraId="7F18E1F7"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form.fid="Id552c5f01b6411e684899cfd92da4eb0"</w:instrText>
      </w:r>
      <w:r w:rsidRPr="00A25529">
        <w:fldChar w:fldCharType="end"/>
      </w:r>
    </w:p>
    <w:p w14:paraId="78A1A9E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  MEETINGS OF MEMBERS</w:t>
      </w:r>
    </w:p>
    <w:p w14:paraId="6D00EA32" w14:textId="77777777" w:rsidR="00FB29D8" w:rsidRPr="00A25529" w:rsidRDefault="00FB29D8">
      <w:pPr>
        <w:pStyle w:val="pxformfl"/>
        <w:ind w:left="500"/>
      </w:pPr>
      <w:r w:rsidRPr="00A25529">
        <w:t xml:space="preserve"> </w:t>
      </w:r>
    </w:p>
    <w:p w14:paraId="57257F2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Annual Meetings. </w:t>
      </w:r>
    </w:p>
    <w:p w14:paraId="548C69F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annual meeting of the members of the Corporation shall be held as provided in section </w:t>
      </w:r>
      <w:r w:rsidRPr="00A25529">
        <w:rPr>
          <w:rStyle w:val="pxfinstr"/>
          <w:i/>
          <w:iCs/>
        </w:rPr>
        <w:t>[number of section]</w:t>
      </w:r>
      <w:r w:rsidRPr="00A25529">
        <w:t xml:space="preserve"> of the Certificate of Incorporation.</w:t>
      </w:r>
    </w:p>
    <w:p w14:paraId="29C9FE4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Special Meetings. </w:t>
      </w:r>
    </w:p>
    <w:p w14:paraId="452D94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Special meetings of members may be called and held as provided by section </w:t>
      </w:r>
      <w:r w:rsidRPr="00A25529">
        <w:rPr>
          <w:rStyle w:val="pxfinstr"/>
          <w:i/>
          <w:iCs/>
        </w:rPr>
        <w:t>[number of section]</w:t>
      </w:r>
      <w:r w:rsidRPr="00A25529">
        <w:t xml:space="preserve"> of the Certificate of Incorporation.</w:t>
      </w:r>
    </w:p>
    <w:p w14:paraId="0096C7B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Order of Business. </w:t>
      </w:r>
    </w:p>
    <w:p w14:paraId="33797C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At the annual meeting of the members the following is the order of business: </w:t>
      </w:r>
      <w:r w:rsidRPr="00A25529">
        <w:rPr>
          <w:rStyle w:val="pxfinstr"/>
          <w:i/>
          <w:iCs/>
        </w:rPr>
        <w:t>[Specification of order of business]</w:t>
      </w:r>
      <w:r w:rsidRPr="00A25529">
        <w:t>.</w:t>
      </w:r>
    </w:p>
    <w:p w14:paraId="56B931D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  DIRECTORS</w:t>
      </w:r>
    </w:p>
    <w:p w14:paraId="19BAB401" w14:textId="77777777" w:rsidR="00FB29D8" w:rsidRPr="00A25529" w:rsidRDefault="00FB29D8">
      <w:pPr>
        <w:pStyle w:val="pxformfl"/>
        <w:ind w:left="500"/>
      </w:pPr>
      <w:r w:rsidRPr="00A25529">
        <w:t xml:space="preserve"> </w:t>
      </w:r>
    </w:p>
    <w:p w14:paraId="2A985BE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3209DE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directors of this corporation are elected as provided by Section </w:t>
      </w:r>
      <w:r w:rsidRPr="00A25529">
        <w:rPr>
          <w:rStyle w:val="pxfinstr"/>
          <w:i/>
          <w:iCs/>
        </w:rPr>
        <w:t>[number of section]</w:t>
      </w:r>
      <w:r w:rsidRPr="00A25529">
        <w:t xml:space="preserve"> of the Certificate of Incorporation, and vacancies in the board are filled as provided in that section.</w:t>
      </w:r>
    </w:p>
    <w:p w14:paraId="3FB9B3D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52350A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Board of Directors may adopt any rules and regulations for the conduct of their meetings and management of the affairs of the corporation that they may deem proper, not inconsistent with the laws of the State of New York, the Certificate of Incorporation, or these Bylaws.</w:t>
      </w:r>
    </w:p>
    <w:p w14:paraId="57D1A73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2107E6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Meetings of the directors are called and held as provided by Section </w:t>
      </w:r>
      <w:r w:rsidRPr="00A25529">
        <w:rPr>
          <w:rStyle w:val="pxfinstr"/>
          <w:i/>
          <w:iCs/>
        </w:rPr>
        <w:t>[number of section]</w:t>
      </w:r>
      <w:r w:rsidRPr="00A25529">
        <w:t xml:space="preserve"> of the Certificate of Incorporation.</w:t>
      </w:r>
    </w:p>
    <w:p w14:paraId="4723C02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419077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All committees are appointed by the President and, if not so appointed, are appointed by the Board of Directors.</w:t>
      </w:r>
    </w:p>
    <w:p w14:paraId="5E3A059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 </w:t>
      </w:r>
    </w:p>
    <w:p w14:paraId="72F479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Board of Directors shall also act as a committee on admissions for election to membership. All nominations of candidates for election to the association must be submitted to the directors for approval. No candidate may be presented for election at a meeting of the members until ratified and approved by at least </w:t>
      </w:r>
      <w:r w:rsidRPr="00A25529">
        <w:rPr>
          <w:rStyle w:val="pxfinstr"/>
          <w:i/>
          <w:iCs/>
        </w:rPr>
        <w:t>[number of directors]</w:t>
      </w:r>
      <w:r w:rsidRPr="00A25529">
        <w:t xml:space="preserve"> of the directors as provided in the charter.</w:t>
      </w:r>
    </w:p>
    <w:p w14:paraId="27DE287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III  OFFICERS</w:t>
      </w:r>
    </w:p>
    <w:p w14:paraId="10C3E8CD" w14:textId="77777777" w:rsidR="00FB29D8" w:rsidRPr="00A25529" w:rsidRDefault="00FB29D8">
      <w:pPr>
        <w:pStyle w:val="pxformfl"/>
        <w:ind w:left="500"/>
      </w:pPr>
      <w:r w:rsidRPr="00A25529">
        <w:t xml:space="preserve"> </w:t>
      </w:r>
    </w:p>
    <w:p w14:paraId="46C6CC7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539E38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board of directors, immediately after the annual meeting, shall choose one of their number by a majority vote to be President, and likewise one to be Vice President, and another to be Treasurer. They shall also appoint some suitable person to be Secretary. Each of these officers shall serve for a term of one year or until the next annual election.</w:t>
      </w:r>
    </w:p>
    <w:p w14:paraId="77F07FE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606809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President shall preside at all meetings of the Board of Directors and shall act as temporary chairperson at, and call to order, all meetings of the members. The President shall appoint and discharge agents and employees, subject to the approval of the board of directors. The President shall have the general management of the affairs of the corporation and perform all the duties incidental to his or her office.</w:t>
      </w:r>
    </w:p>
    <w:p w14:paraId="124716D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4C4357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Treasurer has the care and custody of all the funds and securities of the corporation and shall deposit these funds in the name of the corporation in a bank or trust company chosen by the directors; the Treasurer shall, when duly authorized by the board of directors, sign and execute all contracts in the name of the corporation when countersigned by the President; the Treasurer shall also sign all checks, drafts, notes, and orders for the payment of money, which must be duly authorized by the board of directors and countersigned by the President; the Treasurer shall at all reasonable times exhibit his or her books and accounts to any director or member of the corporation upon application at the office of the corporation during ordinary business hours. At the end of each corporate year, the Treasurer shall have an audit of the accounts of the corporation made by a committee appointed by the President and shall present this audit in writing at the annual meeting of the members, at which time the Treasurer shall also present an annual report setting forth in full the financial condition of the corporation.</w:t>
      </w:r>
    </w:p>
    <w:p w14:paraId="4E76E76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42971F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Secretary shall keep the minutes of the board of directors and also the minutes of the members. The Secretary has the custody of the seal of the corporation and shall affix and attest the same to documents when duly authorized by the board of directors. The Secretary shall attend to the giving and serving of all notices of the corporation and shall have charge of any books and papers that the board of directors directs; the Secretary shall attend to such correspondence as may be assigned to him or her and perform all the duties incidental to his or her office. The Secretary shall keep a book containing the names, alphabetically arranged, of all persons who are members of the corporation, showing their places of residence and the time when they became members.</w:t>
      </w:r>
    </w:p>
    <w:p w14:paraId="3A9C578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IV  INSPECTORS</w:t>
      </w:r>
    </w:p>
    <w:p w14:paraId="1AD5EC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Two inspectors of election shall be elected at each annual meeting of members to serve for one year. If any inspector refuses to serve or is not present, the meeting may appoint an inspector in his or her place.</w:t>
      </w:r>
    </w:p>
    <w:p w14:paraId="1BE633A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  SEALS</w:t>
      </w:r>
    </w:p>
    <w:p w14:paraId="6958FA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seal of the corporation is as follows:</w:t>
      </w:r>
    </w:p>
    <w:p w14:paraId="15811AD0"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rStyle w:val="pxfinstr"/>
          <w:i/>
          <w:iCs/>
          <w:szCs w:val="24"/>
        </w:rPr>
        <w:t>[Seal]</w:t>
      </w:r>
    </w:p>
    <w:p w14:paraId="14EE47F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VI  MISCELLANEOUS</w:t>
      </w:r>
    </w:p>
    <w:p w14:paraId="144BEDF5" w14:textId="77777777" w:rsidR="00FB29D8" w:rsidRPr="00A25529" w:rsidRDefault="00FB29D8">
      <w:pPr>
        <w:pStyle w:val="pxformfl"/>
        <w:ind w:left="500"/>
      </w:pPr>
      <w:r w:rsidRPr="00A25529">
        <w:t xml:space="preserve"> </w:t>
      </w:r>
    </w:p>
    <w:p w14:paraId="3FF482F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2250B8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At the beginning of each corporate year, all surplus income remaining unexpended and in any excess of any obligation then incurred shall be added to the principal of the corporation.</w:t>
      </w:r>
    </w:p>
    <w:p w14:paraId="0DB9B23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27F6B3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All accumulated capital not already invested in the stock of </w:t>
      </w:r>
      <w:r w:rsidRPr="00A25529">
        <w:rPr>
          <w:rStyle w:val="pxfinstr"/>
          <w:i/>
          <w:iCs/>
        </w:rPr>
        <w:t>[name of corporation]</w:t>
      </w:r>
      <w:r w:rsidRPr="00A25529">
        <w:t xml:space="preserve"> shall be so invested that it may readily be transformed into cash for the purpose of purchasing stock or bonds of </w:t>
      </w:r>
      <w:r w:rsidRPr="00A25529">
        <w:rPr>
          <w:rStyle w:val="pxfinstr"/>
          <w:i/>
          <w:iCs/>
        </w:rPr>
        <w:t>[name of corporation]</w:t>
      </w:r>
      <w:r w:rsidRPr="00A25529">
        <w:t xml:space="preserve"> as from time to time may be possible.</w:t>
      </w:r>
    </w:p>
    <w:p w14:paraId="3E543F8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41162D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It being one of the objects of corporation to receive and hold, collect and preserve family portraits and heirlooms of the </w:t>
      </w:r>
      <w:r w:rsidRPr="00A25529">
        <w:rPr>
          <w:rStyle w:val="pxfinstr"/>
          <w:i/>
          <w:iCs/>
        </w:rPr>
        <w:t>[specification of family]</w:t>
      </w:r>
      <w:r w:rsidRPr="00A25529">
        <w:t xml:space="preserve"> and matter connected with the history of that family, and documents and books relating to the family (the </w:t>
      </w:r>
      <w:r w:rsidRPr="00A25529">
        <w:rPr>
          <w:vanish/>
        </w:rPr>
        <w:t>&amp;ldquo;</w:t>
      </w:r>
      <w:r w:rsidRPr="00A25529">
        <w:rPr>
          <w:rStyle w:val="pxvis"/>
          <w:rFonts w:ascii="Times NewRoman" w:hAnsi="Times NewRoman"/>
          <w:b w:val="0"/>
          <w:sz w:val="24"/>
        </w:rPr>
        <w:t>“</w:t>
      </w:r>
      <w:r w:rsidRPr="00A25529">
        <w:t>articles</w:t>
      </w:r>
      <w:r w:rsidRPr="00A25529">
        <w:rPr>
          <w:vanish/>
        </w:rPr>
        <w:t>&amp;rdquo;</w:t>
      </w:r>
      <w:r w:rsidRPr="00A25529">
        <w:rPr>
          <w:rStyle w:val="pxvis"/>
          <w:rFonts w:ascii="Times NewRoman" w:hAnsi="Times NewRoman"/>
          <w:b w:val="0"/>
          <w:sz w:val="24"/>
        </w:rPr>
        <w:t>”</w:t>
      </w:r>
      <w:r w:rsidRPr="00A25529">
        <w:t>), with power to add to and publish the same and to designate and maintain a place of deposit for receiving, holding, collecting, preserving, and exhibiting these articles, as an undivided collection, these articles, as they may, from time to time, be received, shall be preserved and exhibited as an undivided collection. If it ever is necessary, pursuant to law and the provisions of the Certificate of Incorporation, to sell or transfer these articles, they shall be sold as an undivided collection and in such a manner as will preserve, as far as may be under the conditions which may then exist, the spirit and intent of the Certificate of Incorporation. These articles shall not be distributed among various persons and places either by sale, loan, or otherwise.</w:t>
      </w:r>
    </w:p>
    <w:p w14:paraId="0ADD8E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place of deposit, designated by the members of the corporation at the annual meeting for receiving, holding, collecting, preserving, and exhibiting the articles mentioned in ARTICLE II, Section 3, and ARTICLE VIII of the Charter, and in ARTICLE VI, Section 3 of the bylaws shall be a proper place for the management, maintenance, and inspection of the same by the board of directors. The directors shall keep an inventory of the articles and subject to due preservation of these articles shall in their discretion permit inspection of the same. The directors shall report in writing at the annual meeting the condition of the articles and shall in such report recommend for designation the place of deposit of the articles.</w:t>
      </w:r>
    </w:p>
    <w:p w14:paraId="70A4310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65F9F4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Pursuant to the provisions of Section 5 of the </w:t>
      </w:r>
      <w:r w:rsidRPr="00A25529">
        <w:rPr>
          <w:vanish/>
        </w:rPr>
        <w:t>&amp;ldquo;</w:t>
      </w:r>
      <w:r w:rsidRPr="00A25529">
        <w:rPr>
          <w:rStyle w:val="pxvis"/>
          <w:rFonts w:ascii="Times NewRoman" w:hAnsi="Times NewRoman"/>
          <w:b w:val="0"/>
          <w:sz w:val="24"/>
        </w:rPr>
        <w:t>“</w:t>
      </w:r>
      <w:r w:rsidRPr="00A25529">
        <w:t>Second</w:t>
      </w:r>
      <w:r w:rsidRPr="00A25529">
        <w:rPr>
          <w:vanish/>
        </w:rPr>
        <w:t>&amp;rdquo;</w:t>
      </w:r>
      <w:r w:rsidRPr="00A25529">
        <w:rPr>
          <w:rStyle w:val="pxvis"/>
          <w:rFonts w:ascii="Times NewRoman" w:hAnsi="Times NewRoman"/>
          <w:b w:val="0"/>
          <w:sz w:val="24"/>
        </w:rPr>
        <w:t>”</w:t>
      </w:r>
      <w:r w:rsidRPr="00A25529">
        <w:t xml:space="preserve"> division of the Certificate of Incorporation of the corporation, the directors of the corporation, by the concurring vote of all and at least seven directors, are expressly authorized to take any and all action which in their judgment may be necessary or desirable to effectuate the following purposes and enumerated objects for which the corporation is formed:</w:t>
      </w:r>
    </w:p>
    <w:p w14:paraId="4119F8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To support, maintain, and educate a person or persons other than a member or members of the </w:t>
      </w:r>
      <w:r w:rsidRPr="00A25529">
        <w:rPr>
          <w:rStyle w:val="pxfinstr"/>
          <w:i/>
          <w:iCs/>
        </w:rPr>
        <w:t>[specification of family]</w:t>
      </w:r>
      <w:r w:rsidRPr="00A25529">
        <w:t xml:space="preserve"> and to contribute towards the maintenance of educational institutions otherwise than for the education of members of the </w:t>
      </w:r>
      <w:r w:rsidRPr="00A25529">
        <w:rPr>
          <w:rStyle w:val="pxfinstr"/>
          <w:i/>
          <w:iCs/>
        </w:rPr>
        <w:t>[specification of family]</w:t>
      </w:r>
      <w:r w:rsidRPr="00A25529">
        <w:t xml:space="preserve"> and to contribute to charitable and benevolent uses and to religious purposes, as from time to time the Board of Directors deems proper and desirable.</w:t>
      </w:r>
    </w:p>
    <w:p w14:paraId="1C5B8A3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VII  AMENDMENTS</w:t>
      </w:r>
    </w:p>
    <w:p w14:paraId="7ED34B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These bylaws may be amended at any meeting of the members by a vote of a majority of all the members of the corporation, provided that the proposed amendment is inserted in the notice of such meeting. A copy of the amended bylaw shall be sent to each member within </w:t>
      </w:r>
      <w:r w:rsidRPr="00A25529">
        <w:rPr>
          <w:rStyle w:val="pxfinstr"/>
          <w:i/>
          <w:iCs/>
        </w:rPr>
        <w:t>[number of days]</w:t>
      </w:r>
      <w:r w:rsidRPr="00A25529">
        <w:t xml:space="preserve"> days after its adoption.</w:t>
      </w:r>
    </w:p>
    <w:p w14:paraId="0B13E5E4" w14:textId="77777777" w:rsidR="00FB29D8" w:rsidRPr="00A25529" w:rsidRDefault="00FB29D8">
      <w:pPr>
        <w:pStyle w:val="pxformnotes"/>
        <w:jc w:val="center"/>
        <w:rPr>
          <w:sz w:val="24"/>
          <w:szCs w:val="24"/>
        </w:rPr>
      </w:pPr>
      <w:r w:rsidRPr="00A25529">
        <w:rPr>
          <w:rStyle w:val="pxvis"/>
          <w:rFonts w:cs="Arial"/>
          <w:bCs/>
          <w:sz w:val="50"/>
          <w:rPrChange w:id="3260" w:author="Cara Cardinale" w:date="2025-03-04T10:36:00Z">
            <w:rPr>
              <w:rStyle w:val="pxvis"/>
              <w:rFonts w:cs="Arial"/>
              <w:bCs/>
            </w:rPr>
          </w:rPrChange>
        </w:rPr>
        <w:t>Notes to Form</w:t>
      </w:r>
    </w:p>
    <w:p w14:paraId="156710CE" w14:textId="77777777" w:rsidR="00FB29D8" w:rsidRPr="00A25529" w:rsidRDefault="00FB29D8">
      <w:pPr>
        <w:pStyle w:val="pxformnotes"/>
        <w:rPr>
          <w:sz w:val="24"/>
          <w:szCs w:val="24"/>
        </w:rPr>
      </w:pPr>
    </w:p>
    <w:p w14:paraId="2DFC726C" w14:textId="77777777" w:rsidR="00FB29D8" w:rsidRPr="00A25529" w:rsidRDefault="00FB29D8">
      <w:pPr>
        <w:pStyle w:val="pxformrefn"/>
      </w:pPr>
      <w:r w:rsidRPr="00A25529">
        <w:t xml:space="preserve">ARTICLE I, </w:t>
      </w:r>
    </w:p>
    <w:p w14:paraId="48BE6CEE" w14:textId="77777777" w:rsidR="00FB29D8" w:rsidRPr="00A25529" w:rsidRDefault="00FB29D8">
      <w:pPr>
        <w:pStyle w:val="pxformrefn"/>
      </w:pPr>
      <w:r w:rsidRPr="00A25529">
        <w:t xml:space="preserve">Section 1. </w:t>
      </w:r>
    </w:p>
    <w:p w14:paraId="4C65BC2E" w14:textId="77777777" w:rsidR="00FB29D8" w:rsidRPr="00A25529" w:rsidRDefault="00FB29D8">
      <w:pPr>
        <w:pStyle w:val="pxformrefnote"/>
        <w:spacing w:before="180"/>
      </w:pPr>
      <w:del w:id="3261" w:author="Cara Cardinale" w:date="2025-01-14T20:47:00Z">
        <w:r w:rsidRPr="00A25529" w:rsidDel="00CF1278">
          <w:delText>Drafter's Note</w:delText>
        </w:r>
      </w:del>
      <w:r w:rsidRPr="00A25529">
        <w:t xml:space="preserve"> </w:t>
      </w:r>
    </w:p>
    <w:p w14:paraId="75F102C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st.ref.id="I005G44"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3A03A258" w14:textId="77777777" w:rsidR="00FB29D8" w:rsidRPr="00A25529" w:rsidRDefault="00FB29D8">
      <w:pPr>
        <w:pStyle w:val="pxformrefrr"/>
        <w:rPr>
          <w:sz w:val="24"/>
          <w:szCs w:val="24"/>
        </w:rPr>
      </w:pPr>
      <w:r w:rsidRPr="00A25529">
        <w:rPr>
          <w:rStyle w:val="pxvis"/>
          <w:rFonts w:cs="Arial"/>
          <w:bCs/>
          <w:sz w:val="50"/>
          <w:rPrChange w:id="3262" w:author="Cara Cardinale" w:date="2025-03-04T10:36:00Z">
            <w:rPr>
              <w:rStyle w:val="pxvis"/>
              <w:rFonts w:cs="Arial"/>
              <w:bCs/>
            </w:rPr>
          </w:rPrChange>
        </w:rPr>
        <w:t>Research References</w:t>
      </w:r>
    </w:p>
    <w:p w14:paraId="3877EA1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tk.ref.id="I008990"</w:instrText>
      </w:r>
      <w:r w:rsidRPr="00A25529">
        <w:rPr>
          <w:rStyle w:val="pxtk"/>
        </w:rPr>
        <w:fldChar w:fldCharType="end"/>
      </w:r>
      <w:r w:rsidRPr="00A25529">
        <w:rPr>
          <w:rStyle w:val="pxtk"/>
        </w:rPr>
        <w:t>West's Key Number Digest, Corporations and Business Organizations &amp;key;3384</w:t>
      </w:r>
    </w:p>
    <w:p w14:paraId="6B5CC30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rc.ref.id="I00B2DW"</w:instrText>
      </w:r>
      <w:r w:rsidRPr="00A25529">
        <w:rPr>
          <w:rStyle w:val="pxrc"/>
        </w:rPr>
        <w:fldChar w:fldCharType="end"/>
      </w:r>
      <w:r w:rsidRPr="00A25529">
        <w:rPr>
          <w:rStyle w:val="pxrc"/>
        </w:rPr>
        <w:t xml:space="preserve">N.Y. Jur. 2d, Business Relationships </w:t>
      </w:r>
      <w:r w:rsidRPr="00A25529">
        <w:rPr>
          <w:rStyle w:val="pxrc"/>
          <w:vanish/>
        </w:rPr>
        <w:t>&amp;s;</w:t>
      </w:r>
      <w:del w:id="3263"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3264" w:author="Cara Cardinale" w:date="2025-01-25T10:39:00Z">
        <w:r w:rsidR="006B5827" w:rsidRPr="00A25529">
          <w:rPr>
            <w:rStyle w:val="pxvis"/>
            <w:rFonts w:ascii="Times NewRoman" w:hAnsi="Times NewRoman"/>
            <w:b w:val="0"/>
            <w:sz w:val="24"/>
          </w:rPr>
          <w:t>§908</w:t>
        </w:r>
      </w:ins>
    </w:p>
    <w:p w14:paraId="60B1FC37" w14:textId="77777777" w:rsidR="00FB29D8" w:rsidRPr="00A25529" w:rsidRDefault="00FB29D8">
      <w:pPr>
        <w:pStyle w:val="pxformrefn"/>
      </w:pPr>
      <w:r w:rsidRPr="00A25529">
        <w:t xml:space="preserve">ARTICLE I, </w:t>
      </w:r>
    </w:p>
    <w:p w14:paraId="2725B7C1" w14:textId="77777777" w:rsidR="00FB29D8" w:rsidRPr="00A25529" w:rsidRDefault="00FB29D8">
      <w:pPr>
        <w:pStyle w:val="pxformrefn"/>
      </w:pPr>
      <w:r w:rsidRPr="00A25529">
        <w:t xml:space="preserve">Section 2. </w:t>
      </w:r>
    </w:p>
    <w:p w14:paraId="6D071E8F" w14:textId="77777777" w:rsidR="00FB29D8" w:rsidRPr="00A25529" w:rsidRDefault="00FB29D8">
      <w:pPr>
        <w:pStyle w:val="pxformrefnote"/>
        <w:spacing w:before="180"/>
      </w:pPr>
      <w:del w:id="3265" w:author="Cara Cardinale" w:date="2025-01-14T20:47:00Z">
        <w:r w:rsidRPr="00A25529" w:rsidDel="00CF1278">
          <w:delText>Drafter's Note</w:delText>
        </w:r>
      </w:del>
      <w:r w:rsidRPr="00A25529">
        <w:t xml:space="preserve"> </w:t>
      </w:r>
    </w:p>
    <w:p w14:paraId="452C3DA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st.ref.id="I00DVIS"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4D46D4B6" w14:textId="77777777" w:rsidR="00FB29D8" w:rsidRPr="00A25529" w:rsidRDefault="00FB29D8">
      <w:pPr>
        <w:pStyle w:val="pxformrefrr"/>
        <w:rPr>
          <w:sz w:val="24"/>
          <w:szCs w:val="24"/>
        </w:rPr>
      </w:pPr>
      <w:r w:rsidRPr="00A25529">
        <w:rPr>
          <w:rStyle w:val="pxvis"/>
          <w:rFonts w:cs="Arial"/>
          <w:bCs/>
          <w:sz w:val="50"/>
          <w:rPrChange w:id="3266" w:author="Cara Cardinale" w:date="2025-03-04T10:36:00Z">
            <w:rPr>
              <w:rStyle w:val="pxvis"/>
              <w:rFonts w:cs="Arial"/>
              <w:bCs/>
            </w:rPr>
          </w:rPrChange>
        </w:rPr>
        <w:t>Research References</w:t>
      </w:r>
    </w:p>
    <w:p w14:paraId="315B332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rc.ref.id="I00GONO"</w:instrText>
      </w:r>
      <w:r w:rsidRPr="00A25529">
        <w:rPr>
          <w:rStyle w:val="pxrc"/>
        </w:rPr>
        <w:fldChar w:fldCharType="end"/>
      </w:r>
      <w:r w:rsidRPr="00A25529">
        <w:rPr>
          <w:rStyle w:val="pxrc"/>
        </w:rPr>
        <w:t xml:space="preserve">N.Y. Jur. 2d, Business Relationships </w:t>
      </w:r>
      <w:r w:rsidRPr="00A25529">
        <w:rPr>
          <w:rStyle w:val="pxrc"/>
          <w:vanish/>
        </w:rPr>
        <w:t>&amp;s;</w:t>
      </w:r>
      <w:del w:id="3267" w:author="Cara Cardinale" w:date="2025-01-21T18:35:00Z">
        <w:r w:rsidRPr="00A25529" w:rsidDel="00A9075C">
          <w:rPr>
            <w:rStyle w:val="pxvis"/>
            <w:rFonts w:ascii="Times NewRoman" w:hAnsi="Times NewRoman"/>
            <w:b w:val="0"/>
            <w:sz w:val="24"/>
          </w:rPr>
          <w:delText>§</w:delText>
        </w:r>
        <w:r w:rsidRPr="00A25529" w:rsidDel="00A9075C">
          <w:rPr>
            <w:rStyle w:val="pxrc"/>
          </w:rPr>
          <w:delText>899</w:delText>
        </w:r>
      </w:del>
      <w:ins w:id="3268" w:author="Cara Cardinale" w:date="2025-01-21T18:35:00Z">
        <w:r w:rsidR="00A9075C" w:rsidRPr="00A25529">
          <w:rPr>
            <w:rStyle w:val="pxvis"/>
            <w:rFonts w:ascii="Times NewRoman" w:hAnsi="Times NewRoman"/>
            <w:b w:val="0"/>
            <w:sz w:val="24"/>
          </w:rPr>
          <w:t>§897</w:t>
        </w:r>
      </w:ins>
    </w:p>
    <w:p w14:paraId="12C6C56D" w14:textId="77777777" w:rsidR="00FB29D8" w:rsidRPr="00A25529" w:rsidRDefault="00FB29D8">
      <w:pPr>
        <w:pStyle w:val="pxformrefn"/>
      </w:pPr>
      <w:r w:rsidRPr="00A25529">
        <w:t xml:space="preserve">ARTICLE II, </w:t>
      </w:r>
    </w:p>
    <w:p w14:paraId="6E90A10A" w14:textId="77777777" w:rsidR="00FB29D8" w:rsidRPr="00A25529" w:rsidRDefault="00FB29D8">
      <w:pPr>
        <w:pStyle w:val="pxformrefn"/>
      </w:pPr>
      <w:r w:rsidRPr="00A25529">
        <w:t xml:space="preserve">Section 1. </w:t>
      </w:r>
    </w:p>
    <w:p w14:paraId="3D7EF08C" w14:textId="77777777" w:rsidR="00FB29D8" w:rsidRPr="00A25529" w:rsidRDefault="00FB29D8">
      <w:pPr>
        <w:pStyle w:val="pxformrefnote"/>
        <w:spacing w:before="180"/>
      </w:pPr>
      <w:del w:id="3269" w:author="Cara Cardinale" w:date="2025-01-14T20:47:00Z">
        <w:r w:rsidRPr="00A25529" w:rsidDel="00CF1278">
          <w:delText>Drafter's Note</w:delText>
        </w:r>
      </w:del>
      <w:r w:rsidRPr="00A25529">
        <w:t xml:space="preserve"> </w:t>
      </w:r>
    </w:p>
    <w:p w14:paraId="49DF04B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N.Y. Not-for-Profit Corporation Law provides that directors shall be elected or appointed in the manner provided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st.ref.id="I005G5A"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r w:rsidRPr="00A25529">
        <w:t>. There is no prohibition in the N.Y. Not-for-Profit Corporation Law against holding an election for directors by mail.</w:t>
      </w:r>
    </w:p>
    <w:p w14:paraId="0BC418B4" w14:textId="77777777" w:rsidR="00FB29D8" w:rsidRPr="00A25529" w:rsidRDefault="00FB29D8">
      <w:pPr>
        <w:pStyle w:val="pxformrefrr"/>
        <w:rPr>
          <w:sz w:val="24"/>
          <w:szCs w:val="24"/>
        </w:rPr>
      </w:pPr>
      <w:r w:rsidRPr="00A25529">
        <w:rPr>
          <w:rStyle w:val="pxvis"/>
          <w:rFonts w:cs="Arial"/>
          <w:bCs/>
          <w:sz w:val="50"/>
          <w:rPrChange w:id="3270" w:author="Cara Cardinale" w:date="2025-03-04T10:36:00Z">
            <w:rPr>
              <w:rStyle w:val="pxvis"/>
              <w:rFonts w:cs="Arial"/>
              <w:bCs/>
            </w:rPr>
          </w:rPrChange>
        </w:rPr>
        <w:t>Research References</w:t>
      </w:r>
    </w:p>
    <w:p w14:paraId="7CF4646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rc.ref.id="I0089A6"</w:instrText>
      </w:r>
      <w:r w:rsidRPr="00A25529">
        <w:rPr>
          <w:rStyle w:val="pxrc"/>
        </w:rPr>
        <w:fldChar w:fldCharType="end"/>
      </w:r>
      <w:r w:rsidRPr="00A25529">
        <w:rPr>
          <w:rStyle w:val="pxrc"/>
        </w:rPr>
        <w:t xml:space="preserve">N.Y. Jur. 2d, Business Relationships </w:t>
      </w:r>
      <w:r w:rsidRPr="00A25529">
        <w:rPr>
          <w:rStyle w:val="pxrc"/>
          <w:vanish/>
        </w:rPr>
        <w:t>&amp;s;</w:t>
      </w:r>
      <w:del w:id="3271" w:author="Cara Cardinale" w:date="2025-01-25T15:24:00Z">
        <w:r w:rsidRPr="00A25529" w:rsidDel="00555D71">
          <w:rPr>
            <w:rStyle w:val="pxvis"/>
            <w:rFonts w:ascii="Times NewRoman" w:hAnsi="Times NewRoman"/>
            <w:b w:val="0"/>
            <w:sz w:val="24"/>
          </w:rPr>
          <w:delText>§</w:delText>
        </w:r>
        <w:r w:rsidRPr="00A25529" w:rsidDel="00555D71">
          <w:rPr>
            <w:rStyle w:val="pxrc"/>
          </w:rPr>
          <w:delText>549</w:delText>
        </w:r>
      </w:del>
      <w:ins w:id="3272" w:author="Cara Cardinale" w:date="2025-01-25T15:24:00Z">
        <w:r w:rsidR="00555D71" w:rsidRPr="00A25529">
          <w:rPr>
            <w:rStyle w:val="pxvis"/>
            <w:rFonts w:ascii="Times NewRoman" w:hAnsi="Times NewRoman"/>
            <w:b w:val="0"/>
            <w:sz w:val="24"/>
          </w:rPr>
          <w:t>§544</w:t>
        </w:r>
      </w:ins>
    </w:p>
    <w:p w14:paraId="46BD2B19" w14:textId="77777777" w:rsidR="00FB29D8" w:rsidRPr="00A25529" w:rsidRDefault="00FB29D8">
      <w:pPr>
        <w:pStyle w:val="pxformrefn"/>
      </w:pPr>
      <w:r w:rsidRPr="00A25529">
        <w:t xml:space="preserve">ARTICLE II, </w:t>
      </w:r>
    </w:p>
    <w:p w14:paraId="622B29D5" w14:textId="77777777" w:rsidR="00FB29D8" w:rsidRPr="00A25529" w:rsidRDefault="00FB29D8">
      <w:pPr>
        <w:pStyle w:val="pxformrefn"/>
      </w:pPr>
      <w:r w:rsidRPr="00A25529">
        <w:t xml:space="preserve">Section 3. </w:t>
      </w:r>
    </w:p>
    <w:p w14:paraId="2CF0C2B9" w14:textId="77777777" w:rsidR="00FB29D8" w:rsidRPr="00A25529" w:rsidRDefault="00FB29D8">
      <w:pPr>
        <w:pStyle w:val="pxformrefnote"/>
        <w:spacing w:before="180"/>
      </w:pPr>
      <w:del w:id="3273" w:author="Cara Cardinale" w:date="2025-01-14T20:47:00Z">
        <w:r w:rsidRPr="00A25529" w:rsidDel="00CF1278">
          <w:delText>Drafter's Note</w:delText>
        </w:r>
      </w:del>
      <w:r w:rsidRPr="00A25529">
        <w:t xml:space="preserve"> </w:t>
      </w:r>
    </w:p>
    <w:p w14:paraId="2B6AEDB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st.ref.id="I00B2F2"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st.ref.id="I00DVJY"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402ECD1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st.ref.id="I00GOOU"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5E7EC0FF" w14:textId="77777777" w:rsidR="00FB29D8" w:rsidRPr="00A25529" w:rsidRDefault="00FB29D8">
      <w:pPr>
        <w:pStyle w:val="pxformrefrr"/>
        <w:rPr>
          <w:sz w:val="24"/>
          <w:szCs w:val="24"/>
        </w:rPr>
      </w:pPr>
      <w:r w:rsidRPr="00A25529">
        <w:rPr>
          <w:rStyle w:val="pxvis"/>
          <w:rFonts w:cs="Arial"/>
          <w:bCs/>
          <w:sz w:val="50"/>
          <w:rPrChange w:id="3274" w:author="Cara Cardinale" w:date="2025-03-04T10:36:00Z">
            <w:rPr>
              <w:rStyle w:val="pxvis"/>
              <w:rFonts w:cs="Arial"/>
              <w:bCs/>
            </w:rPr>
          </w:rPrChange>
        </w:rPr>
        <w:t>Research References</w:t>
      </w:r>
    </w:p>
    <w:p w14:paraId="3FBEE81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rc.ref.id="I005G5C"</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275" w:author="Cara Cardinale" w:date="2025-01-23T13:33:00Z">
        <w:r w:rsidRPr="00A25529" w:rsidDel="009D6732">
          <w:rPr>
            <w:rStyle w:val="pxrc"/>
          </w:rPr>
          <w:delText>600 to 613</w:delText>
        </w:r>
      </w:del>
      <w:ins w:id="3276" w:author="Cara Cardinale" w:date="2025-01-23T13:33:00Z">
        <w:r w:rsidR="009D6732" w:rsidRPr="00A25529">
          <w:rPr>
            <w:rStyle w:val="pxrc"/>
          </w:rPr>
          <w:t>595 to 607</w:t>
        </w:r>
      </w:ins>
    </w:p>
    <w:p w14:paraId="19DA2142" w14:textId="77777777" w:rsidR="00FB29D8" w:rsidRPr="00A25529" w:rsidRDefault="00FB29D8">
      <w:pPr>
        <w:pStyle w:val="pxformrefn"/>
      </w:pPr>
      <w:r w:rsidRPr="00A25529">
        <w:t xml:space="preserve">ARTICLE II, </w:t>
      </w:r>
    </w:p>
    <w:p w14:paraId="603A9A38" w14:textId="77777777" w:rsidR="00FB29D8" w:rsidRPr="00A25529" w:rsidRDefault="00FB29D8">
      <w:pPr>
        <w:pStyle w:val="pxformrefn"/>
      </w:pPr>
      <w:r w:rsidRPr="00A25529">
        <w:t xml:space="preserve">Section 4. </w:t>
      </w:r>
    </w:p>
    <w:p w14:paraId="433B4DDB" w14:textId="77777777" w:rsidR="00FB29D8" w:rsidRPr="00A25529" w:rsidRDefault="00FB29D8">
      <w:pPr>
        <w:pStyle w:val="pxformrefnote"/>
        <w:spacing w:before="180"/>
      </w:pPr>
      <w:del w:id="3277" w:author="Cara Cardinale" w:date="2025-01-14T20:47:00Z">
        <w:r w:rsidRPr="00A25529" w:rsidDel="00CF1278">
          <w:delText>Drafter's Note</w:delText>
        </w:r>
      </w:del>
      <w:r w:rsidRPr="00A25529">
        <w:t xml:space="preserve"> </w:t>
      </w:r>
    </w:p>
    <w:p w14:paraId="5526998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ins w:id="3278" w:author="Cara Cardinale" w:date="2025-01-23T17:59:00Z">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3279" w:author="Cara Cardinale" w:date="2025-01-23T17:59:00Z">
        <w:r w:rsidRPr="00A25529" w:rsidDel="00352040">
          <w:delText xml:space="preserve">If the certificate of incorporation or bylaws so provide, the board, by resolution adopted by a majority of the entire board, may appoint from among its members an executive committee and other committees, each of which must have three or more directors. </w:delText>
        </w:r>
      </w:del>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st.ref.id="I0089A8"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44DCE17B" w14:textId="77777777" w:rsidR="00FB29D8" w:rsidRPr="00A25529" w:rsidRDefault="00FB29D8">
      <w:pPr>
        <w:pStyle w:val="pxformrefrr"/>
        <w:rPr>
          <w:sz w:val="24"/>
          <w:szCs w:val="24"/>
        </w:rPr>
      </w:pPr>
      <w:r w:rsidRPr="00A25529">
        <w:rPr>
          <w:rStyle w:val="pxvis"/>
          <w:rFonts w:cs="Arial"/>
          <w:bCs/>
          <w:sz w:val="50"/>
          <w:rPrChange w:id="3280" w:author="Cara Cardinale" w:date="2025-03-04T10:36:00Z">
            <w:rPr>
              <w:rStyle w:val="pxvis"/>
              <w:rFonts w:cs="Arial"/>
              <w:bCs/>
            </w:rPr>
          </w:rPrChange>
        </w:rPr>
        <w:t>Research References</w:t>
      </w:r>
    </w:p>
    <w:p w14:paraId="68C2F4D0"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rc.ref.id="I00B2F4"</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ins w:id="3281" w:author="Cara Cardinale" w:date="2025-01-21T11:45:00Z">
        <w:r w:rsidR="00D0029E" w:rsidRPr="00A25529">
          <w:rPr>
            <w:rStyle w:val="pxrc"/>
          </w:rPr>
          <w:t>592 to 594</w:t>
        </w:r>
      </w:ins>
      <w:del w:id="3282" w:author="Cara Cardinale" w:date="2025-01-21T11:45:00Z">
        <w:r w:rsidRPr="00A25529" w:rsidDel="00D0029E">
          <w:rPr>
            <w:rStyle w:val="pxrc"/>
          </w:rPr>
          <w:delText>596 to 599</w:delText>
        </w:r>
      </w:del>
    </w:p>
    <w:p w14:paraId="1A36B432" w14:textId="77777777" w:rsidR="00FB29D8" w:rsidRPr="00A25529" w:rsidRDefault="00FB29D8">
      <w:pPr>
        <w:pStyle w:val="pxformrefn"/>
      </w:pPr>
      <w:r w:rsidRPr="00A25529">
        <w:t xml:space="preserve">ARTICLE III. </w:t>
      </w:r>
    </w:p>
    <w:p w14:paraId="3FAB9378" w14:textId="77777777" w:rsidR="00FB29D8" w:rsidRPr="00A25529" w:rsidRDefault="00FB29D8">
      <w:pPr>
        <w:pStyle w:val="pxformrefnote"/>
        <w:spacing w:before="180"/>
      </w:pPr>
      <w:del w:id="3283" w:author="Cara Cardinale" w:date="2025-01-14T20:47:00Z">
        <w:r w:rsidRPr="00A25529" w:rsidDel="00CF1278">
          <w:delText>Drafter's Note</w:delText>
        </w:r>
      </w:del>
      <w:r w:rsidRPr="00A25529">
        <w:t xml:space="preserve"> </w:t>
      </w:r>
    </w:p>
    <w:p w14:paraId="34452A0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board may elect or appoint a chair or President, or both, one or more Vice Presidents, a secretary, and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st.ref.id="I00DVK0"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5C691FC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st.ref.id="I00GOOW"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47F631EC" w14:textId="77777777" w:rsidR="00FB29D8" w:rsidRPr="00A25529" w:rsidRDefault="00FB29D8">
      <w:pPr>
        <w:pStyle w:val="pxformrefrr"/>
        <w:rPr>
          <w:sz w:val="24"/>
          <w:szCs w:val="24"/>
        </w:rPr>
      </w:pPr>
      <w:r w:rsidRPr="00A25529">
        <w:rPr>
          <w:rStyle w:val="pxvis"/>
          <w:rFonts w:cs="Arial"/>
          <w:bCs/>
          <w:sz w:val="50"/>
          <w:rPrChange w:id="3284" w:author="Cara Cardinale" w:date="2025-03-04T10:36:00Z">
            <w:rPr>
              <w:rStyle w:val="pxvis"/>
              <w:rFonts w:cs="Arial"/>
              <w:bCs/>
            </w:rPr>
          </w:rPrChange>
        </w:rPr>
        <w:t>Research References</w:t>
      </w:r>
    </w:p>
    <w:p w14:paraId="4AE60FE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rc.ref.id="I00JHTS"</w:instrText>
      </w:r>
      <w:r w:rsidRPr="00A25529">
        <w:rPr>
          <w:rStyle w:val="pxrc"/>
        </w:rPr>
        <w:fldChar w:fldCharType="end"/>
      </w:r>
      <w:r w:rsidRPr="00A25529">
        <w:rPr>
          <w:rStyle w:val="pxrc"/>
        </w:rPr>
        <w:t xml:space="preserve">N.Y. Jur. 2d, Business Relationships </w:t>
      </w:r>
      <w:r w:rsidRPr="00A25529">
        <w:rPr>
          <w:rStyle w:val="pxrc"/>
          <w:vanish/>
        </w:rPr>
        <w:t>&amp;s;</w:t>
      </w:r>
      <w:del w:id="3285"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3286" w:author="Cara Cardinale" w:date="2025-01-23T13:38:00Z">
        <w:r w:rsidR="009D6732" w:rsidRPr="00A25529">
          <w:rPr>
            <w:rStyle w:val="pxvis"/>
            <w:rFonts w:ascii="Times NewRoman" w:hAnsi="Times NewRoman"/>
            <w:b w:val="0"/>
            <w:sz w:val="24"/>
          </w:rPr>
          <w:t>§531</w:t>
        </w:r>
      </w:ins>
    </w:p>
    <w:p w14:paraId="76FC598B" w14:textId="77777777" w:rsidR="00FB29D8" w:rsidRPr="00A25529" w:rsidRDefault="00FB29D8">
      <w:pPr>
        <w:pStyle w:val="pxformrefn"/>
      </w:pPr>
      <w:r w:rsidRPr="00A25529">
        <w:t xml:space="preserve">ARTICLE IV. </w:t>
      </w:r>
    </w:p>
    <w:p w14:paraId="4A0420C8" w14:textId="77777777" w:rsidR="00FB29D8" w:rsidRPr="00A25529" w:rsidRDefault="00FB29D8">
      <w:pPr>
        <w:pStyle w:val="pxformrefnote"/>
        <w:spacing w:before="180"/>
      </w:pPr>
      <w:del w:id="3287" w:author="Cara Cardinale" w:date="2025-01-14T20:47:00Z">
        <w:r w:rsidRPr="00A25529" w:rsidDel="00CF1278">
          <w:delText>Drafter's Note</w:delText>
        </w:r>
      </w:del>
      <w:r w:rsidRPr="00A25529">
        <w:t xml:space="preserve"> </w:t>
      </w:r>
    </w:p>
    <w:p w14:paraId="1B6A791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Not-for-Profit Corporation Law provides that if the bylaws require inspectors at any shareholders' or members' meeting, such requirement is waived unless compliance therewith is requested by a shareholder or member present in person or by proxy and entitled to vote at such meeting. Unless otherwise provided in the bylaws, the board, in advance of the meeting, may appoint one or more inspectors to act at the meeting or any adjournment thereof, and if inspectors are not so appointed, the person presiding at the meeting may, and on the request of any shareholder or member entitled to vote thereat must, appoint one or more inspectors. In case any person appointed fails to appear or act, the vacancy may be filled by appointment made by the board in advance of the meeting or at the meeting by the person presiding thereat. Each inspector, before entering upon the discharge of his or her duties, must take and sign an oath faithfully to execute the duties of inspector at the meeting with strict impartiality and according to the best of his or her ability. </w:t>
      </w:r>
      <w:r w:rsidRPr="00A25529">
        <w:rPr>
          <w:rStyle w:val="pxst"/>
          <w:color w:val="FF0000"/>
          <w:vertAlign w:val="superscript"/>
        </w:rPr>
        <w:t>►</w:t>
      </w:r>
      <w:r w:rsidRPr="00A25529">
        <w:rPr>
          <w:rStyle w:val="pxst"/>
        </w:rPr>
        <w:fldChar w:fldCharType="begin"/>
      </w:r>
      <w:r w:rsidRPr="00A25529">
        <w:rPr>
          <w:rStyle w:val="pxst"/>
        </w:rPr>
        <w:instrText>st.ref.id="I05V46Y"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w:t>
      </w:r>
    </w:p>
    <w:p w14:paraId="5EB4386D" w14:textId="77777777" w:rsidR="00FB29D8" w:rsidRPr="00A25529" w:rsidRDefault="00FB29D8">
      <w:pPr>
        <w:pStyle w:val="pxformrefrr"/>
        <w:rPr>
          <w:sz w:val="24"/>
          <w:szCs w:val="24"/>
        </w:rPr>
      </w:pPr>
      <w:r w:rsidRPr="00A25529">
        <w:rPr>
          <w:rStyle w:val="pxvis"/>
          <w:rFonts w:cs="Arial"/>
          <w:bCs/>
          <w:sz w:val="50"/>
          <w:rPrChange w:id="3288" w:author="Cara Cardinale" w:date="2025-03-04T10:36:00Z">
            <w:rPr>
              <w:rStyle w:val="pxvis"/>
              <w:rFonts w:cs="Arial"/>
              <w:bCs/>
            </w:rPr>
          </w:rPrChange>
        </w:rPr>
        <w:t>Research References</w:t>
      </w:r>
    </w:p>
    <w:p w14:paraId="42E59BF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rc.ref.id="I05QWHM"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289" w:author="Cara Cardinale" w:date="2025-01-25T21:04:00Z">
        <w:r w:rsidRPr="00A25529" w:rsidDel="0082681D">
          <w:rPr>
            <w:rStyle w:val="pxrc"/>
          </w:rPr>
          <w:delText>928, 929</w:delText>
        </w:r>
      </w:del>
      <w:ins w:id="3290" w:author="Cara Cardinale" w:date="2025-01-25T21:04:00Z">
        <w:r w:rsidR="0082681D" w:rsidRPr="00A25529">
          <w:rPr>
            <w:rStyle w:val="pxrc"/>
          </w:rPr>
          <w:t>926, 927</w:t>
        </w:r>
      </w:ins>
    </w:p>
    <w:p w14:paraId="7D9D41EC" w14:textId="77777777" w:rsidR="00FB29D8" w:rsidRPr="00A25529" w:rsidRDefault="00FB29D8">
      <w:pPr>
        <w:pStyle w:val="pxformrefn"/>
      </w:pPr>
      <w:r w:rsidRPr="00A25529">
        <w:t xml:space="preserve">ARTICLE VII. </w:t>
      </w:r>
    </w:p>
    <w:p w14:paraId="14F6E9DB" w14:textId="77777777" w:rsidR="00FB29D8" w:rsidRPr="00A25529" w:rsidRDefault="00FB29D8">
      <w:pPr>
        <w:pStyle w:val="pxformrefnote"/>
        <w:spacing w:before="180"/>
      </w:pPr>
      <w:del w:id="3291" w:author="Cara Cardinale" w:date="2025-01-14T20:47:00Z">
        <w:r w:rsidRPr="00A25529" w:rsidDel="00CF1278">
          <w:delText>Drafter's Note</w:delText>
        </w:r>
      </w:del>
      <w:r w:rsidRPr="00A25529">
        <w:t xml:space="preserve"> </w:t>
      </w:r>
    </w:p>
    <w:p w14:paraId="5F76386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st.ref.id="I05MOSA"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555F541C" w14:textId="77777777" w:rsidR="00FB29D8" w:rsidRPr="00A25529" w:rsidRDefault="00FB29D8">
      <w:pPr>
        <w:pStyle w:val="pxformrefrr"/>
        <w:rPr>
          <w:sz w:val="24"/>
          <w:szCs w:val="24"/>
        </w:rPr>
      </w:pPr>
      <w:r w:rsidRPr="00A25529">
        <w:rPr>
          <w:rStyle w:val="pxvis"/>
          <w:rFonts w:cs="Arial"/>
          <w:bCs/>
          <w:sz w:val="50"/>
          <w:rPrChange w:id="3292" w:author="Cara Cardinale" w:date="2025-03-04T10:36:00Z">
            <w:rPr>
              <w:rStyle w:val="pxvis"/>
              <w:rFonts w:cs="Arial"/>
              <w:bCs/>
            </w:rPr>
          </w:rPrChange>
        </w:rPr>
        <w:t>Research References</w:t>
      </w:r>
    </w:p>
    <w:p w14:paraId="452A9DF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rc.ref.id="I05IH2Y"</w:instrText>
      </w:r>
      <w:r w:rsidRPr="00A25529">
        <w:rPr>
          <w:rStyle w:val="pxrc"/>
        </w:rPr>
        <w:fldChar w:fldCharType="end"/>
      </w:r>
      <w:r w:rsidRPr="00A25529">
        <w:rPr>
          <w:rStyle w:val="pxrc"/>
        </w:rPr>
        <w:t xml:space="preserve">N.Y. Jur. 2d, Business Relationships </w:t>
      </w:r>
      <w:r w:rsidRPr="00A25529">
        <w:rPr>
          <w:rStyle w:val="pxrc"/>
          <w:vanish/>
        </w:rPr>
        <w:t>&amp;s;</w:t>
      </w:r>
      <w:del w:id="3293"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3294" w:author="Cara Cardinale" w:date="2025-01-23T12:57:00Z">
        <w:r w:rsidR="00F97A90" w:rsidRPr="00A25529">
          <w:rPr>
            <w:rStyle w:val="pxvis"/>
            <w:rFonts w:ascii="Times NewRoman" w:hAnsi="Times NewRoman"/>
            <w:b w:val="0"/>
            <w:sz w:val="24"/>
          </w:rPr>
          <w:t>§127</w:t>
        </w:r>
      </w:ins>
    </w:p>
    <w:p w14:paraId="0EFA3CB6" w14:textId="77777777" w:rsidR="00FB29D8" w:rsidRPr="00A25529" w:rsidRDefault="00FB29D8">
      <w:pPr>
        <w:pStyle w:val="pxs"/>
        <w:spacing w:before="180"/>
        <w:rPr>
          <w:rPrChange w:id="3295" w:author="Cara Cardinale" w:date="2025-03-04T10:36:00Z">
            <w:rPr>
              <w:sz w:val="27"/>
            </w:rPr>
          </w:rPrChange>
        </w:rPr>
      </w:pPr>
      <w:r w:rsidRPr="00A25529">
        <w:rPr>
          <w:rPrChange w:id="3296" w:author="Cara Cardinale" w:date="2025-03-04T10:36:00Z">
            <w:rPr>
              <w:sz w:val="27"/>
            </w:rPr>
          </w:rPrChange>
        </w:rPr>
        <w:t>30:102. Bylaws</w:t>
      </w:r>
      <w:r w:rsidRPr="00A25529">
        <w:rPr>
          <w:rStyle w:val="pxsep"/>
        </w:rPr>
        <w:t xml:space="preserve">-- </w:t>
      </w:r>
      <w:r w:rsidRPr="00A25529">
        <w:rPr>
          <w:rPrChange w:id="3297" w:author="Cara Cardinale" w:date="2025-03-04T10:36:00Z">
            <w:rPr>
              <w:sz w:val="27"/>
            </w:rPr>
          </w:rPrChange>
        </w:rPr>
        <w:t>Youth center</w:t>
      </w:r>
    </w:p>
    <w:p w14:paraId="30F7C5E5" w14:textId="77777777" w:rsidR="00FB29D8" w:rsidRPr="00A25529" w:rsidRDefault="00FB29D8">
      <w:pPr>
        <w:pStyle w:val="pxov"/>
        <w:rPr>
          <w:vanish/>
        </w:rPr>
      </w:pPr>
      <w:r w:rsidRPr="00A25529">
        <w:rPr>
          <w:vanish/>
        </w:rPr>
        <w:t>FMS</w:t>
      </w:r>
    </w:p>
    <w:p w14:paraId="2C6FA960" w14:textId="77777777" w:rsidR="00FB29D8" w:rsidRPr="00A25529" w:rsidRDefault="00FB29D8">
      <w:pPr>
        <w:pStyle w:val="pxov"/>
        <w:rPr>
          <w:vanish/>
        </w:rPr>
      </w:pPr>
      <w:r w:rsidRPr="00A25529">
        <w:rPr>
          <w:vanish/>
        </w:rPr>
        <w:t>NFP</w:t>
      </w:r>
    </w:p>
    <w:p w14:paraId="52C190C8" w14:textId="77777777" w:rsidR="00FB29D8" w:rsidRPr="00A25529" w:rsidRDefault="00FB29D8">
      <w:pPr>
        <w:pStyle w:val="pxov"/>
        <w:rPr>
          <w:vanish/>
        </w:rPr>
      </w:pPr>
      <w:r w:rsidRPr="00A25529">
        <w:rPr>
          <w:vanish/>
        </w:rPr>
        <w:t>COL</w:t>
      </w:r>
    </w:p>
    <w:p w14:paraId="66DC1861" w14:textId="77777777" w:rsidR="00FB29D8" w:rsidRPr="00A25529" w:rsidRDefault="00FB29D8">
      <w:pPr>
        <w:pStyle w:val="pxov"/>
        <w:rPr>
          <w:vanish/>
        </w:rPr>
      </w:pPr>
      <w:r w:rsidRPr="00A25529">
        <w:rPr>
          <w:vanish/>
        </w:rPr>
        <w:t>FCV</w:t>
      </w:r>
    </w:p>
    <w:p w14:paraId="24A02545" w14:textId="77777777" w:rsidR="00FB29D8" w:rsidRPr="00A25529" w:rsidRDefault="00FB29D8">
      <w:pPr>
        <w:pStyle w:val="pxov"/>
        <w:rPr>
          <w:vanish/>
        </w:rPr>
      </w:pPr>
      <w:r w:rsidRPr="00A25529">
        <w:rPr>
          <w:vanish/>
        </w:rPr>
        <w:t>FTR</w:t>
      </w:r>
    </w:p>
    <w:p w14:paraId="2EC28E5A" w14:textId="77777777" w:rsidR="00FB29D8" w:rsidRPr="00A25529" w:rsidRDefault="00FB29D8">
      <w:pPr>
        <w:pStyle w:val="pxov"/>
        <w:rPr>
          <w:vanish/>
        </w:rPr>
      </w:pPr>
      <w:r w:rsidRPr="00A25529">
        <w:rPr>
          <w:vanish/>
        </w:rPr>
        <w:t>EBL</w:t>
      </w:r>
    </w:p>
    <w:p w14:paraId="78DBD4B4" w14:textId="77777777" w:rsidR="00FB29D8" w:rsidRPr="00A25529" w:rsidRDefault="00FB29D8">
      <w:pPr>
        <w:pStyle w:val="pxov"/>
        <w:rPr>
          <w:vanish/>
        </w:rPr>
      </w:pPr>
      <w:r w:rsidRPr="00A25529">
        <w:rPr>
          <w:vanish/>
        </w:rPr>
        <w:t>TEM</w:t>
      </w:r>
    </w:p>
    <w:p w14:paraId="247BFE92" w14:textId="77777777" w:rsidR="00FB29D8" w:rsidRPr="00A25529" w:rsidRDefault="00FB29D8">
      <w:pPr>
        <w:pStyle w:val="pxov"/>
        <w:rPr>
          <w:vanish/>
        </w:rPr>
      </w:pPr>
      <w:r w:rsidRPr="00A25529">
        <w:rPr>
          <w:vanish/>
        </w:rPr>
        <w:t>MTD</w:t>
      </w:r>
    </w:p>
    <w:p w14:paraId="43E1E036"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form.fid="Id5533b201b6411e684899cfd92da4eb0"</w:instrText>
      </w:r>
      <w:r w:rsidRPr="00A25529">
        <w:fldChar w:fldCharType="end"/>
      </w:r>
    </w:p>
    <w:p w14:paraId="4B6341C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BYLAWS OF </w:t>
      </w:r>
      <w:r w:rsidRPr="00A25529">
        <w:rPr>
          <w:rStyle w:val="pxfinstr"/>
          <w:i/>
          <w:iCs/>
        </w:rPr>
        <w:t>[NAME OF CORPORATION]</w:t>
      </w:r>
    </w:p>
    <w:p w14:paraId="39E00235" w14:textId="77777777" w:rsidR="00FB29D8" w:rsidRPr="00A25529" w:rsidRDefault="00FB29D8">
      <w:pPr>
        <w:pStyle w:val="pxformfl"/>
        <w:ind w:left="500"/>
      </w:pPr>
      <w:r w:rsidRPr="00A25529">
        <w:t xml:space="preserve"> </w:t>
      </w:r>
    </w:p>
    <w:p w14:paraId="61C16F9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MEMBERS</w:t>
      </w:r>
    </w:p>
    <w:p w14:paraId="54E2C082" w14:textId="77777777" w:rsidR="00FB29D8" w:rsidRPr="00A25529" w:rsidRDefault="00FB29D8">
      <w:pPr>
        <w:pStyle w:val="pxformfl"/>
        <w:ind w:left="500"/>
      </w:pPr>
      <w:r w:rsidRPr="00A25529">
        <w:t xml:space="preserve"> </w:t>
      </w:r>
    </w:p>
    <w:p w14:paraId="1A000E1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Membership. </w:t>
      </w:r>
    </w:p>
    <w:p w14:paraId="0F29AA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members of the Corporation consist of those persons who are members of the Board of Directors. A person elected to the Board of Directors thereby becomes a member, and such membership continues during the period that the member is a duly qualified and acting Director. Any Director who dies, resigns, fails reelection to the Board of Directors, or is for any reason removed from the Board of Directors shall thereby cease to be a member of the Corporation.</w:t>
      </w:r>
    </w:p>
    <w:p w14:paraId="4C8D2C6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Rights of Members. </w:t>
      </w:r>
    </w:p>
    <w:p w14:paraId="5EECCA13" w14:textId="77777777" w:rsidR="00FB29D8" w:rsidRPr="00A25529" w:rsidRDefault="00FB29D8">
      <w:pPr>
        <w:pStyle w:val="pxformfl"/>
        <w:ind w:left="500"/>
      </w:pPr>
      <w:r w:rsidRPr="00A25529">
        <w:t xml:space="preserve"> </w:t>
      </w:r>
    </w:p>
    <w:p w14:paraId="3D111B4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Property Rights. </w:t>
      </w:r>
    </w:p>
    <w:p w14:paraId="544FA3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No member of the Corporation is entitled to any right or interest in or to the property or assets of the Corporation. All property and assets of the Corporation are subject to the direction, control of, and expenditure by the Board of Directors. If the Corporation is liquidated or dissolved or otherwise ceases business, the property and assets of the Corporation shall be distributed in accordance with the direction of a majority of the then qualified and acting Directors present at any meeting duly called for that purpose and without other affirmative action by the members.</w:t>
      </w:r>
    </w:p>
    <w:p w14:paraId="0E3E188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Voting. </w:t>
      </w:r>
    </w:p>
    <w:p w14:paraId="7F4054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Each member of the Corporation is entitled to one vote in person or by proxy at any annual or special meeting of the members of the Corporation.</w:t>
      </w:r>
    </w:p>
    <w:p w14:paraId="6207E0E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MEETINGS OF MEMBERS</w:t>
      </w:r>
    </w:p>
    <w:p w14:paraId="634C6DE9" w14:textId="77777777" w:rsidR="00FB29D8" w:rsidRPr="00A25529" w:rsidRDefault="00FB29D8">
      <w:pPr>
        <w:pStyle w:val="pxformfl"/>
        <w:ind w:left="500"/>
      </w:pPr>
      <w:r w:rsidRPr="00A25529">
        <w:t xml:space="preserve"> </w:t>
      </w:r>
    </w:p>
    <w:p w14:paraId="06217BF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Annual and Special Meetings of Members. </w:t>
      </w:r>
    </w:p>
    <w:p w14:paraId="4D9E1B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annual meeting of the members of the Corporation shall be held at a time and place designated by the Board of Directors and specified in the notice of that meeting. Special meetings of the members shall be held at a time and place designated by the Board of Directors and specified in the notice of that meeting. A notice of any annual or special meeting is sufficient if deposited in the mails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prior to the meeting, addressed to the members at the respective addresses appearing on the records of the Corporation, and notice of any and all meetings may be waived by members, in writing, orally, or by attendance at the meeting.</w:t>
      </w:r>
    </w:p>
    <w:p w14:paraId="4581D8B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Quorum. </w:t>
      </w:r>
    </w:p>
    <w:p w14:paraId="216471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At any annual or special meeting of the members, </w:t>
      </w:r>
      <w:r w:rsidRPr="00A25529">
        <w:rPr>
          <w:rStyle w:val="pxfinstr"/>
          <w:i/>
          <w:iCs/>
        </w:rPr>
        <w:t>[number of members]</w:t>
      </w:r>
      <w:r w:rsidRPr="00A25529">
        <w:t xml:space="preserve"> of the members, but if </w:t>
      </w:r>
      <w:r w:rsidRPr="00A25529">
        <w:rPr>
          <w:rStyle w:val="pxfinstr"/>
          <w:i/>
          <w:iCs/>
        </w:rPr>
        <w:t>[names of members]</w:t>
      </w:r>
      <w:r w:rsidRPr="00A25529">
        <w:t xml:space="preserve"> be </w:t>
      </w:r>
      <w:r w:rsidRPr="00A25529">
        <w:rPr>
          <w:rStyle w:val="pxfinstr"/>
          <w:i/>
          <w:iCs/>
        </w:rPr>
        <w:t>[number of members]</w:t>
      </w:r>
      <w:r w:rsidRPr="00A25529">
        <w:t xml:space="preserve"> members or more, </w:t>
      </w:r>
      <w:r w:rsidRPr="00A25529">
        <w:rPr>
          <w:rStyle w:val="pxfinstr"/>
          <w:i/>
          <w:iCs/>
        </w:rPr>
        <w:t>[names of members]</w:t>
      </w:r>
      <w:r w:rsidRPr="00A25529">
        <w:t xml:space="preserve"> members constitute a quorum to transact any and all business.</w:t>
      </w:r>
    </w:p>
    <w:p w14:paraId="2564EC1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DIRECTORS</w:t>
      </w:r>
    </w:p>
    <w:p w14:paraId="2BC2EFB9" w14:textId="77777777" w:rsidR="00FB29D8" w:rsidRPr="00A25529" w:rsidRDefault="00FB29D8">
      <w:pPr>
        <w:pStyle w:val="pxformfl"/>
        <w:ind w:left="500"/>
      </w:pPr>
      <w:r w:rsidRPr="00A25529">
        <w:t xml:space="preserve"> </w:t>
      </w:r>
    </w:p>
    <w:p w14:paraId="7073683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Number, Qualification, and Powers of Board of Directors. </w:t>
      </w:r>
    </w:p>
    <w:p w14:paraId="167208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of Directors of the Corporation is identical and coextensive with and consists of the members and shall be not less than </w:t>
      </w:r>
      <w:r w:rsidRPr="00A25529">
        <w:rPr>
          <w:rStyle w:val="pxfinstr"/>
          <w:i/>
          <w:iCs/>
        </w:rPr>
        <w:t>[minimum number of members of board]</w:t>
      </w:r>
      <w:r w:rsidRPr="00A25529">
        <w:t xml:space="preserve"> nor more than </w:t>
      </w:r>
      <w:r w:rsidRPr="00A25529">
        <w:rPr>
          <w:rStyle w:val="pxfinstr"/>
          <w:i/>
          <w:iCs/>
        </w:rPr>
        <w:t>[maximum number of members of board]</w:t>
      </w:r>
      <w:r w:rsidRPr="00A25529">
        <w:t xml:space="preserve"> members as, from time to time, may be elected by the members of the Corporation at any annual or special meeting called for the purpose of electing Directors. All power and authority of the Corporation is vested in the Board of Directors and its committees, and all or any part of that power and authority, in addition to the power and authority delegated by these Bylaws to the Executive Committee, may be delegated to those committees of the Board of Directors that the Board from time to time determines.</w:t>
      </w:r>
    </w:p>
    <w:p w14:paraId="2FB4873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Vacancies. </w:t>
      </w:r>
    </w:p>
    <w:p w14:paraId="3BB38F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Any member of the Board of Directors may resign by delivering his or her written resignation to the Secretary of the Corporation, and any member of the Board may be removed at any time by action of the Board. In case of any vacancy in the Board of Directors through death, disability, resignation, removal, or other cause, the remaining directors may elect his or her successor, who shall take office immediately and hold office for the unexpired portion of the term of the Director to whose place he or she is elected. The Board of Directors serving at any time is entitled to elect other persons to the Board of Directors and thereby to membership in the Corporation, subject to the foregoing limitation as to maximum and minimum numbers. The power to fill vacancies in the Board may be delegated to the Executive Committee, and the action by the Executive Committee in filling a vacancy is as effective as though taken by the Board of Directors.</w:t>
      </w:r>
    </w:p>
    <w:p w14:paraId="7298421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Terms of Office. </w:t>
      </w:r>
    </w:p>
    <w:p w14:paraId="562C22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term of office of all Directors is unlimited.</w:t>
      </w:r>
    </w:p>
    <w:p w14:paraId="76385B4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MEETINGS OF THE BOARD OF DIRECTORS</w:t>
      </w:r>
    </w:p>
    <w:p w14:paraId="6B121A10" w14:textId="77777777" w:rsidR="00FB29D8" w:rsidRPr="00A25529" w:rsidRDefault="00FB29D8">
      <w:pPr>
        <w:pStyle w:val="pxformfl"/>
        <w:ind w:left="500"/>
      </w:pPr>
      <w:r w:rsidRPr="00A25529">
        <w:t xml:space="preserve"> </w:t>
      </w:r>
    </w:p>
    <w:p w14:paraId="307EDA6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Regular and Special Meetings. </w:t>
      </w:r>
    </w:p>
    <w:p w14:paraId="0D8DDF1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Board of Directors shall hold meetings at times and places and in accordance with notice, if any, as from time to time is determined by the Board of Directors. In addition, any officer of the Corporation may call a meeting of the Board of Directors upon 24 hours' notice, delivered either by mail, personally, or by telephone. Any Director may waive any notice required to be given to him or her by law or under these Bylaws and by attendance at any meeting the director is deemed to have waived notice of that meeting.</w:t>
      </w:r>
    </w:p>
    <w:p w14:paraId="16B3386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Conduct of Meeting. </w:t>
      </w:r>
    </w:p>
    <w:p w14:paraId="748704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Three-fifths of the Board of Directors constitutes a quorum for the transaction of any business of the Corporation, provided, however, that if three-fifths be </w:t>
      </w:r>
      <w:r w:rsidRPr="00A25529">
        <w:rPr>
          <w:rStyle w:val="pxfinstr"/>
          <w:i/>
          <w:iCs/>
        </w:rPr>
        <w:t>[number of directors]</w:t>
      </w:r>
      <w:r w:rsidRPr="00A25529">
        <w:t xml:space="preserve"> directors or more, </w:t>
      </w:r>
      <w:r w:rsidRPr="00A25529">
        <w:rPr>
          <w:rStyle w:val="pxfinstr"/>
          <w:i/>
          <w:iCs/>
        </w:rPr>
        <w:t>[number of directors]</w:t>
      </w:r>
      <w:r w:rsidRPr="00A25529">
        <w:t xml:space="preserve"> Directors constitutes a quorum for the transaction of any and all business.</w:t>
      </w:r>
    </w:p>
    <w:p w14:paraId="7AB381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If less than a quorum of the Board of Directors is present at any meeting, the meeting may be adjourned to a time and place as those present determine.</w:t>
      </w:r>
    </w:p>
    <w:p w14:paraId="538E151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COMMITTEES</w:t>
      </w:r>
    </w:p>
    <w:p w14:paraId="0CCBA890" w14:textId="77777777" w:rsidR="00FB29D8" w:rsidRPr="00A25529" w:rsidRDefault="00FB29D8">
      <w:pPr>
        <w:pStyle w:val="pxformfl"/>
        <w:ind w:left="500"/>
      </w:pPr>
      <w:r w:rsidRPr="00A25529">
        <w:t xml:space="preserve"> </w:t>
      </w:r>
    </w:p>
    <w:p w14:paraId="7C0E5F4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Executive Committee. </w:t>
      </w:r>
    </w:p>
    <w:p w14:paraId="4E6ACF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of Directors may elect from its members an Executive Committee that shall consist of </w:t>
      </w:r>
      <w:r w:rsidRPr="00A25529">
        <w:rPr>
          <w:rStyle w:val="pxfinstr"/>
          <w:i/>
          <w:iCs/>
        </w:rPr>
        <w:t>[number of members]</w:t>
      </w:r>
      <w:r w:rsidRPr="00A25529">
        <w:t xml:space="preserve"> or more members, as the Board may determine, to serve during the pleasure of the Board. The Executive Committee shall exercise the powers of the Board of Directors in the interim between meetings of the Directors, with general power to discharge the duties of the Board of Directors, except as that power which, from time to time, may be limited by the Board. Three members of the Executive Committee or such number as the Board may determine constitute a quorum for the transaction of business, and at any meeting at which a quorum is present, a majority of those present and acting may bind the committee.</w:t>
      </w:r>
    </w:p>
    <w:p w14:paraId="729EF3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Executive Committee shall keep books of separate minutes and report their action at every meeting of the Board of Directors or as often as they may be required by the Board.</w:t>
      </w:r>
    </w:p>
    <w:p w14:paraId="5700546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Other Committees. </w:t>
      </w:r>
    </w:p>
    <w:p w14:paraId="42B247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Board of Directors, from time to time, may elect from its members other committees, which shall consist of a number that the Board deems advisable. Each such committee has the powers and shall perform the duties that are delegated to it by the Board of Directors.</w:t>
      </w:r>
    </w:p>
    <w:p w14:paraId="4C7C94D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Technical Advisory Committee. </w:t>
      </w:r>
    </w:p>
    <w:p w14:paraId="62672A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Board of Directors, if it so desires, may select a Technical Advisory Committee of persons who need not be members of the Corporation which may counsel with and make recommendations to the Board of Directors with respect to the activities of this Corporation.</w:t>
      </w:r>
    </w:p>
    <w:p w14:paraId="2ACF24F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OFFICERS</w:t>
      </w:r>
    </w:p>
    <w:p w14:paraId="67C9F2C4" w14:textId="77777777" w:rsidR="00FB29D8" w:rsidRPr="00A25529" w:rsidRDefault="00FB29D8">
      <w:pPr>
        <w:pStyle w:val="pxformfl"/>
        <w:ind w:left="500"/>
      </w:pPr>
      <w:r w:rsidRPr="00A25529">
        <w:t xml:space="preserve"> </w:t>
      </w:r>
    </w:p>
    <w:p w14:paraId="49733DA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Officers Designated. </w:t>
      </w:r>
    </w:p>
    <w:p w14:paraId="6510A0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officers of the Corporation shall be elected by the Board of Directors to serve at the will of the Board of Directors. The officers of the Corporation, in addition to such other officers as may, from time to time, be elected by the Board of Directors (all of which officers shall be members of the Board, except Assistant Secretaries, if any, and Assistant Treasurers, if any) consist of the following:</w:t>
      </w:r>
    </w:p>
    <w:p w14:paraId="49F406B2" w14:textId="77777777" w:rsidR="00FB29D8" w:rsidRPr="00A25529" w:rsidRDefault="00FB29D8">
      <w:pPr>
        <w:pStyle w:val="pxformfl"/>
        <w:ind w:left="500"/>
      </w:pPr>
      <w:r w:rsidRPr="00A25529">
        <w:t xml:space="preserve"> </w:t>
      </w:r>
    </w:p>
    <w:p w14:paraId="31B1BACC"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0A57FF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Honorary Chair of the Board of Directors</w:t>
      </w:r>
    </w:p>
    <w:p w14:paraId="6CF841F9"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0B07DB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Chair of the Board of Directors</w:t>
      </w:r>
    </w:p>
    <w:p w14:paraId="476F3E02"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11AAC0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President</w:t>
      </w:r>
    </w:p>
    <w:p w14:paraId="5EAA85D1"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4EDC88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Executive Vice President</w:t>
      </w:r>
    </w:p>
    <w:p w14:paraId="7D6E8891"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147A27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Four or more Vice Presidents</w:t>
      </w:r>
    </w:p>
    <w:p w14:paraId="2D4DFB6A"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23B2DB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Secretary</w:t>
      </w:r>
    </w:p>
    <w:p w14:paraId="1F97428D"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08E0F0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Such number of Assistant Secretaries as may be selected</w:t>
      </w:r>
    </w:p>
    <w:p w14:paraId="3865A126"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2DE40F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Treasurer</w:t>
      </w:r>
    </w:p>
    <w:p w14:paraId="213D8754"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507D73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Such number of Assistant Treasurers as may be selected</w:t>
      </w:r>
    </w:p>
    <w:p w14:paraId="77B31215"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2BC9AC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All such officers have the authority and duties as are, from time to time, prescribed by the Board of Directors. The Board of Directors, in its discretion, may leave unfilled any office except that of President. One person may hold more than one office.</w:t>
      </w:r>
    </w:p>
    <w:p w14:paraId="72E9F60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Election of Officers. </w:t>
      </w:r>
    </w:p>
    <w:p w14:paraId="148FFE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officers shall be elected at any meeting of the Board of Directors. The officers so elected at any such meeting shall take office immediately and shall hold office at the will of the Board of Directors.</w:t>
      </w:r>
    </w:p>
    <w:p w14:paraId="732DCD9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AMENDMENTS</w:t>
      </w:r>
    </w:p>
    <w:p w14:paraId="3F3413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These Bylaws may be amended, altered, repealed, or superseded, either in whole or in part, by the affirmative action of a majority of the members or Directors present at any meeting of the members or Directors, at which meeting a quorum of members or Directors is present and acting, provided that notice of the matter is included in the notice of the meeting.</w:t>
      </w:r>
    </w:p>
    <w:p w14:paraId="4BCEE913" w14:textId="77777777" w:rsidR="00FB29D8" w:rsidRPr="00A25529" w:rsidRDefault="00FB29D8">
      <w:pPr>
        <w:pStyle w:val="pxformnotes"/>
        <w:jc w:val="center"/>
        <w:rPr>
          <w:sz w:val="24"/>
          <w:szCs w:val="24"/>
        </w:rPr>
      </w:pPr>
      <w:r w:rsidRPr="00A25529">
        <w:rPr>
          <w:rStyle w:val="pxvis"/>
          <w:rFonts w:cs="Arial"/>
          <w:bCs/>
          <w:sz w:val="50"/>
          <w:rPrChange w:id="3298" w:author="Cara Cardinale" w:date="2025-03-04T10:36:00Z">
            <w:rPr>
              <w:rStyle w:val="pxvis"/>
              <w:rFonts w:cs="Arial"/>
              <w:bCs/>
            </w:rPr>
          </w:rPrChange>
        </w:rPr>
        <w:t>Notes to Form</w:t>
      </w:r>
    </w:p>
    <w:p w14:paraId="5BD0630E" w14:textId="77777777" w:rsidR="00FB29D8" w:rsidRPr="00A25529" w:rsidRDefault="00FB29D8">
      <w:pPr>
        <w:pStyle w:val="pxformnotes"/>
        <w:rPr>
          <w:sz w:val="24"/>
          <w:szCs w:val="24"/>
        </w:rPr>
      </w:pPr>
    </w:p>
    <w:p w14:paraId="6474F22A" w14:textId="77777777" w:rsidR="00FB29D8" w:rsidRPr="00A25529" w:rsidRDefault="00FB29D8">
      <w:pPr>
        <w:pStyle w:val="pxformrefn"/>
      </w:pPr>
      <w:r w:rsidRPr="00A25529">
        <w:t xml:space="preserve">ARTICLE I, </w:t>
      </w:r>
    </w:p>
    <w:p w14:paraId="757B2C8A" w14:textId="77777777" w:rsidR="00FB29D8" w:rsidRPr="00A25529" w:rsidRDefault="00FB29D8">
      <w:pPr>
        <w:pStyle w:val="pxformrefn"/>
      </w:pPr>
      <w:r w:rsidRPr="00A25529">
        <w:t xml:space="preserve">Section 1. </w:t>
      </w:r>
    </w:p>
    <w:p w14:paraId="1168B0EF" w14:textId="77777777" w:rsidR="00FB29D8" w:rsidRPr="00A25529" w:rsidRDefault="00FB29D8">
      <w:pPr>
        <w:pStyle w:val="pxformrefnote"/>
        <w:spacing w:before="180"/>
      </w:pPr>
      <w:del w:id="3299" w:author="Cara Cardinale" w:date="2025-01-14T20:47:00Z">
        <w:r w:rsidRPr="00A25529" w:rsidDel="00CF1278">
          <w:delText>Drafter's Note</w:delText>
        </w:r>
      </w:del>
      <w:r w:rsidRPr="00A25529">
        <w:t xml:space="preserve"> </w:t>
      </w:r>
    </w:p>
    <w:p w14:paraId="78586B9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A not-for-profit corporation may have one or more classes of members or, in the case of a charitable corporation, may have no members. </w:t>
      </w:r>
      <w:r w:rsidRPr="00A25529">
        <w:rPr>
          <w:rStyle w:val="pxst"/>
          <w:color w:val="FF0000"/>
          <w:vertAlign w:val="superscript"/>
        </w:rPr>
        <w:t>►</w:t>
      </w:r>
      <w:r w:rsidRPr="00A25529">
        <w:rPr>
          <w:rStyle w:val="pxst"/>
        </w:rPr>
        <w:fldChar w:fldCharType="begin"/>
      </w:r>
      <w:r w:rsidRPr="00A25529">
        <w:rPr>
          <w:rStyle w:val="pxst"/>
        </w:rPr>
        <w:instrText>st.ref.id="I005GB7"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st.ref.id="I0089G3"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73250EA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st.ref.id="I00B2KZ"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6FAFBB29" w14:textId="77777777" w:rsidR="00FB29D8" w:rsidRPr="00A25529" w:rsidRDefault="00FB29D8">
      <w:pPr>
        <w:pStyle w:val="pxformrefrr"/>
        <w:rPr>
          <w:sz w:val="24"/>
          <w:szCs w:val="24"/>
        </w:rPr>
      </w:pPr>
      <w:r w:rsidRPr="00A25529">
        <w:rPr>
          <w:rStyle w:val="pxvis"/>
          <w:rFonts w:cs="Arial"/>
          <w:bCs/>
          <w:sz w:val="50"/>
          <w:rPrChange w:id="3300" w:author="Cara Cardinale" w:date="2025-03-04T10:36:00Z">
            <w:rPr>
              <w:rStyle w:val="pxvis"/>
              <w:rFonts w:cs="Arial"/>
              <w:bCs/>
            </w:rPr>
          </w:rPrChange>
        </w:rPr>
        <w:t>Research References</w:t>
      </w:r>
    </w:p>
    <w:p w14:paraId="43AC116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tk.ref.id="I00DVPV"</w:instrText>
      </w:r>
      <w:r w:rsidRPr="00A25529">
        <w:rPr>
          <w:rStyle w:val="pxtk"/>
        </w:rPr>
        <w:fldChar w:fldCharType="end"/>
      </w:r>
      <w:r w:rsidRPr="00A25529">
        <w:rPr>
          <w:rStyle w:val="pxtk"/>
        </w:rPr>
        <w:t>West's Key Number Digest, Corporations and Business Organizations &amp;key;3384</w:t>
      </w:r>
    </w:p>
    <w:p w14:paraId="3B24597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rc.ref.id="I00GOUR"</w:instrText>
      </w:r>
      <w:r w:rsidRPr="00A25529">
        <w:rPr>
          <w:rStyle w:val="pxrc"/>
        </w:rPr>
        <w:fldChar w:fldCharType="end"/>
      </w:r>
      <w:r w:rsidRPr="00A25529">
        <w:rPr>
          <w:rStyle w:val="pxrc"/>
        </w:rPr>
        <w:t xml:space="preserve">N.Y. Jur. 2d, Business Relationships </w:t>
      </w:r>
      <w:r w:rsidRPr="00A25529">
        <w:rPr>
          <w:rStyle w:val="pxrc"/>
          <w:vanish/>
        </w:rPr>
        <w:t>&amp;s;</w:t>
      </w:r>
      <w:del w:id="3301"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3302" w:author="Cara Cardinale" w:date="2025-01-21T18:33:00Z">
        <w:r w:rsidR="00A9075C" w:rsidRPr="00A25529">
          <w:rPr>
            <w:rStyle w:val="pxvis"/>
            <w:rFonts w:ascii="Times NewRoman" w:hAnsi="Times NewRoman"/>
            <w:b w:val="0"/>
            <w:sz w:val="24"/>
          </w:rPr>
          <w:t>§823</w:t>
        </w:r>
      </w:ins>
    </w:p>
    <w:p w14:paraId="7C89C54E" w14:textId="77777777" w:rsidR="00FB29D8" w:rsidRPr="00A25529" w:rsidRDefault="00FB29D8">
      <w:pPr>
        <w:pStyle w:val="pxformrefn"/>
      </w:pPr>
      <w:r w:rsidRPr="00A25529">
        <w:t xml:space="preserve">ARTICLE I, </w:t>
      </w:r>
    </w:p>
    <w:p w14:paraId="4C634AAE" w14:textId="77777777" w:rsidR="00FB29D8" w:rsidRPr="00A25529" w:rsidRDefault="00FB29D8">
      <w:pPr>
        <w:pStyle w:val="pxformrefn"/>
      </w:pPr>
      <w:r w:rsidRPr="00A25529">
        <w:t xml:space="preserve">Section 2(b). </w:t>
      </w:r>
    </w:p>
    <w:p w14:paraId="1834CD1B" w14:textId="77777777" w:rsidR="00FB29D8" w:rsidRPr="00A25529" w:rsidRDefault="00FB29D8">
      <w:pPr>
        <w:pStyle w:val="pxformrefnote"/>
        <w:spacing w:before="180"/>
      </w:pPr>
      <w:del w:id="3303" w:author="Cara Cardinale" w:date="2025-01-14T20:47:00Z">
        <w:r w:rsidRPr="00A25529" w:rsidDel="00CF1278">
          <w:delText>Drafter's Note</w:delText>
        </w:r>
      </w:del>
      <w:r w:rsidRPr="00A25529">
        <w:t xml:space="preserve"> </w:t>
      </w:r>
    </w:p>
    <w:p w14:paraId="3CAD3AC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certificate of incorporation or the bylaws may provide, either absolutely or contingently, that the members of any class shall not be entitled to vote or may limit or define the matters on, and the circumstances in, which a member or a class of members shall be entitled to vote, and, except as otherwise provided in the N.Y. Not-for-Profit Corp. Law, such provisions of the certificate of incorporation or the bylaws shall prevail, according to their tenor, in all elections and in all proceedings over the provisions of Chapter 6 of the Law which authorize any action by the members, but no such denial, limitation, or definition of voting rights shall be effective unless, at the time, one or more classes of members, singly or in the aggregate, are entitled to full voting rights. </w:t>
      </w:r>
      <w:r w:rsidRPr="00A25529">
        <w:rPr>
          <w:rStyle w:val="pxst"/>
          <w:color w:val="FF0000"/>
          <w:vertAlign w:val="superscript"/>
        </w:rPr>
        <w:t>►</w:t>
      </w:r>
      <w:r w:rsidRPr="00A25529">
        <w:rPr>
          <w:rStyle w:val="pxst"/>
        </w:rPr>
        <w:fldChar w:fldCharType="begin"/>
      </w:r>
      <w:r w:rsidRPr="00A25529">
        <w:rPr>
          <w:rStyle w:val="pxst"/>
        </w:rPr>
        <w:instrText>st.ref.id="I005GB9"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w:t>
      </w:r>
    </w:p>
    <w:p w14:paraId="5CB3F5EC" w14:textId="77777777" w:rsidR="00FB29D8" w:rsidRPr="00A25529" w:rsidRDefault="00FB29D8">
      <w:pPr>
        <w:pStyle w:val="pxformrefrr"/>
        <w:rPr>
          <w:sz w:val="24"/>
          <w:szCs w:val="24"/>
        </w:rPr>
      </w:pPr>
      <w:r w:rsidRPr="00A25529">
        <w:rPr>
          <w:rStyle w:val="pxvis"/>
          <w:rFonts w:cs="Arial"/>
          <w:bCs/>
          <w:sz w:val="50"/>
          <w:rPrChange w:id="3304" w:author="Cara Cardinale" w:date="2025-03-04T10:36:00Z">
            <w:rPr>
              <w:rStyle w:val="pxvis"/>
              <w:rFonts w:cs="Arial"/>
              <w:bCs/>
            </w:rPr>
          </w:rPrChange>
        </w:rPr>
        <w:t>Research References</w:t>
      </w:r>
    </w:p>
    <w:p w14:paraId="7EEE499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rc.ref.id="I0089G5"</w:instrText>
      </w:r>
      <w:r w:rsidRPr="00A25529">
        <w:rPr>
          <w:rStyle w:val="pxrc"/>
        </w:rPr>
        <w:fldChar w:fldCharType="end"/>
      </w:r>
      <w:r w:rsidRPr="00A25529">
        <w:rPr>
          <w:rStyle w:val="pxrc"/>
        </w:rPr>
        <w:t xml:space="preserve">N.Y. Jur. 2d, Business Relationships </w:t>
      </w:r>
      <w:r w:rsidRPr="00A25529">
        <w:rPr>
          <w:rStyle w:val="pxrc"/>
          <w:vanish/>
        </w:rPr>
        <w:t>&amp;s;</w:t>
      </w:r>
      <w:del w:id="3305" w:author="Cara Cardinale" w:date="2025-01-23T12:32:00Z">
        <w:r w:rsidRPr="00A25529" w:rsidDel="00420D13">
          <w:rPr>
            <w:rStyle w:val="pxvis"/>
            <w:rFonts w:ascii="Times NewRoman" w:hAnsi="Times NewRoman"/>
            <w:b w:val="0"/>
            <w:sz w:val="24"/>
          </w:rPr>
          <w:delText>§</w:delText>
        </w:r>
        <w:r w:rsidRPr="00A25529" w:rsidDel="00420D13">
          <w:rPr>
            <w:rStyle w:val="pxrc"/>
          </w:rPr>
          <w:delText>918</w:delText>
        </w:r>
      </w:del>
      <w:ins w:id="3306" w:author="Cara Cardinale" w:date="2025-01-23T12:32:00Z">
        <w:r w:rsidR="00420D13" w:rsidRPr="00A25529">
          <w:rPr>
            <w:rStyle w:val="pxvis"/>
            <w:rFonts w:ascii="Times NewRoman" w:hAnsi="Times NewRoman"/>
            <w:b w:val="0"/>
            <w:sz w:val="24"/>
          </w:rPr>
          <w:t>§916</w:t>
        </w:r>
      </w:ins>
    </w:p>
    <w:p w14:paraId="1689B3B8" w14:textId="77777777" w:rsidR="00FB29D8" w:rsidRPr="00A25529" w:rsidRDefault="00FB29D8">
      <w:pPr>
        <w:pStyle w:val="pxformrefn"/>
      </w:pPr>
      <w:r w:rsidRPr="00A25529">
        <w:t xml:space="preserve">ARTICLE II, </w:t>
      </w:r>
    </w:p>
    <w:p w14:paraId="3BC0648C" w14:textId="77777777" w:rsidR="00FB29D8" w:rsidRPr="00A25529" w:rsidRDefault="00FB29D8">
      <w:pPr>
        <w:pStyle w:val="pxformrefn"/>
      </w:pPr>
      <w:r w:rsidRPr="00A25529">
        <w:t xml:space="preserve">Section 1. </w:t>
      </w:r>
    </w:p>
    <w:p w14:paraId="5EDE2C5E" w14:textId="77777777" w:rsidR="00FB29D8" w:rsidRPr="00A25529" w:rsidRDefault="00FB29D8">
      <w:pPr>
        <w:pStyle w:val="pxformrefnote"/>
        <w:spacing w:before="180"/>
      </w:pPr>
      <w:del w:id="3307" w:author="Cara Cardinale" w:date="2025-01-14T20:47:00Z">
        <w:r w:rsidRPr="00A25529" w:rsidDel="00CF1278">
          <w:delText>Drafter's Note</w:delText>
        </w:r>
      </w:del>
      <w:r w:rsidRPr="00A25529">
        <w:t xml:space="preserve"> </w:t>
      </w:r>
    </w:p>
    <w:p w14:paraId="0C59065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Meetings of members may be held at such place, either within or outside the state, as may be fixed by or under the bylaws or, if not so fixed, at the office of the corporation in the state. </w:t>
      </w:r>
      <w:r w:rsidRPr="00A25529">
        <w:rPr>
          <w:rStyle w:val="pxst"/>
          <w:color w:val="FF0000"/>
          <w:vertAlign w:val="superscript"/>
        </w:rPr>
        <w:t>►</w:t>
      </w:r>
      <w:r w:rsidRPr="00A25529">
        <w:rPr>
          <w:rStyle w:val="pxst"/>
        </w:rPr>
        <w:fldChar w:fldCharType="begin"/>
      </w:r>
      <w:r w:rsidRPr="00A25529">
        <w:rPr>
          <w:rStyle w:val="pxst"/>
        </w:rPr>
        <w:instrText>st.ref.id="I00B2L1"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603(a)</w:t>
      </w:r>
      <w:r w:rsidRPr="00A25529">
        <w:t>.</w:t>
      </w:r>
    </w:p>
    <w:p w14:paraId="4E55ED0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st.ref.id="I00DVPX"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51743908" w14:textId="77777777" w:rsidR="00FB29D8" w:rsidRPr="00A25529" w:rsidRDefault="00FB29D8">
      <w:pPr>
        <w:pStyle w:val="pxformrefrr"/>
        <w:rPr>
          <w:sz w:val="24"/>
          <w:szCs w:val="24"/>
        </w:rPr>
      </w:pPr>
      <w:r w:rsidRPr="00A25529">
        <w:rPr>
          <w:rStyle w:val="pxvis"/>
          <w:rFonts w:cs="Arial"/>
          <w:bCs/>
          <w:sz w:val="50"/>
          <w:rPrChange w:id="3308" w:author="Cara Cardinale" w:date="2025-03-04T10:36:00Z">
            <w:rPr>
              <w:rStyle w:val="pxvis"/>
              <w:rFonts w:cs="Arial"/>
              <w:bCs/>
            </w:rPr>
          </w:rPrChange>
        </w:rPr>
        <w:t>Research References</w:t>
      </w:r>
    </w:p>
    <w:p w14:paraId="72BCC6E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rc.ref.id="I00GOUT"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309" w:author="Cara Cardinale" w:date="2025-01-21T18:35:00Z">
        <w:r w:rsidRPr="00A25529" w:rsidDel="00A9075C">
          <w:rPr>
            <w:rStyle w:val="pxvis"/>
            <w:rFonts w:ascii="Times NewRoman" w:hAnsi="Times NewRoman"/>
            <w:b w:val="0"/>
            <w:sz w:val="24"/>
          </w:rPr>
          <w:delText>§</w:delText>
        </w:r>
        <w:r w:rsidRPr="00A25529" w:rsidDel="00A9075C">
          <w:rPr>
            <w:rStyle w:val="pxrc"/>
          </w:rPr>
          <w:delText>899</w:delText>
        </w:r>
      </w:del>
      <w:ins w:id="3310" w:author="Cara Cardinale" w:date="2025-01-21T18:35:00Z">
        <w:r w:rsidR="00A9075C" w:rsidRPr="00A25529">
          <w:rPr>
            <w:rStyle w:val="pxvis"/>
            <w:rFonts w:ascii="Times NewRoman" w:hAnsi="Times NewRoman"/>
            <w:b w:val="0"/>
            <w:sz w:val="24"/>
          </w:rPr>
          <w:t>§897</w:t>
        </w:r>
      </w:ins>
      <w:r w:rsidRPr="00A25529">
        <w:rPr>
          <w:rStyle w:val="pxrc"/>
        </w:rPr>
        <w:t xml:space="preserve">, </w:t>
      </w:r>
      <w:del w:id="3311" w:author="Cara Cardinale" w:date="2025-01-26T14:24:00Z">
        <w:r w:rsidRPr="00A25529" w:rsidDel="0062414C">
          <w:rPr>
            <w:rStyle w:val="pxrc"/>
          </w:rPr>
          <w:delText>910</w:delText>
        </w:r>
      </w:del>
      <w:ins w:id="3312" w:author="Cara Cardinale" w:date="2025-01-26T14:24:00Z">
        <w:r w:rsidR="0062414C" w:rsidRPr="00A25529">
          <w:rPr>
            <w:rStyle w:val="pxrc"/>
          </w:rPr>
          <w:t>908</w:t>
        </w:r>
      </w:ins>
    </w:p>
    <w:p w14:paraId="4F27E522" w14:textId="77777777" w:rsidR="00FB29D8" w:rsidRPr="00A25529" w:rsidRDefault="00FB29D8">
      <w:pPr>
        <w:pStyle w:val="pxformrefn"/>
      </w:pPr>
      <w:r w:rsidRPr="00A25529">
        <w:t xml:space="preserve">ARTICLE II, </w:t>
      </w:r>
    </w:p>
    <w:p w14:paraId="488E395F" w14:textId="77777777" w:rsidR="00FB29D8" w:rsidRPr="00A25529" w:rsidRDefault="00FB29D8">
      <w:pPr>
        <w:pStyle w:val="pxformrefn"/>
      </w:pPr>
      <w:r w:rsidRPr="00A25529">
        <w:t xml:space="preserve">Section 2. </w:t>
      </w:r>
    </w:p>
    <w:p w14:paraId="133BBA32" w14:textId="77777777" w:rsidR="00FB29D8" w:rsidRPr="00A25529" w:rsidRDefault="00FB29D8">
      <w:pPr>
        <w:pStyle w:val="pxformrefnote"/>
        <w:spacing w:before="180"/>
      </w:pPr>
      <w:del w:id="3313" w:author="Cara Cardinale" w:date="2025-01-14T20:47:00Z">
        <w:r w:rsidRPr="00A25529" w:rsidDel="00CF1278">
          <w:delText>Drafter's Note</w:delText>
        </w:r>
      </w:del>
      <w:r w:rsidRPr="00A25529">
        <w:t xml:space="preserve"> </w:t>
      </w:r>
    </w:p>
    <w:p w14:paraId="7562CAF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Members entitled to cast a majority of the total number of votes at a meeting will constitute a quorum at the meeting, provided that when a specified item of business is required to be voted on by a class of members, voting as a class, members entitled to cast a majority of the total votes entitled to be cast by such class will constitute a quorum for the transaction of such specified items of business. </w:t>
      </w:r>
      <w:r w:rsidRPr="00A25529">
        <w:rPr>
          <w:rStyle w:val="pxst"/>
          <w:color w:val="FF0000"/>
          <w:vertAlign w:val="superscript"/>
        </w:rPr>
        <w:t>►</w:t>
      </w:r>
      <w:r w:rsidRPr="00A25529">
        <w:rPr>
          <w:rStyle w:val="pxst"/>
        </w:rPr>
        <w:fldChar w:fldCharType="begin"/>
      </w:r>
      <w:r w:rsidRPr="00A25529">
        <w:rPr>
          <w:rStyle w:val="pxst"/>
        </w:rPr>
        <w:instrText>st.ref.id="I00JHZP"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608(a)</w:t>
      </w:r>
      <w:r w:rsidRPr="00A25529">
        <w:t xml:space="preserve">. The certificate of incorporation or the bylaws may provide for any lesser quorum not less than the members entitled to cast 100 votes or one-tenth of the total number of votes entitled to be cast, whichever is lesser, and may, under </w:t>
      </w:r>
      <w:r w:rsidRPr="00A25529">
        <w:rPr>
          <w:rStyle w:val="pxst"/>
          <w:color w:val="FF0000"/>
          <w:vertAlign w:val="superscript"/>
        </w:rPr>
        <w:t>►</w:t>
      </w:r>
      <w:r w:rsidRPr="00A25529">
        <w:rPr>
          <w:rStyle w:val="pxst"/>
        </w:rPr>
        <w:fldChar w:fldCharType="begin"/>
      </w:r>
      <w:r w:rsidRPr="00A25529">
        <w:rPr>
          <w:rStyle w:val="pxst"/>
        </w:rPr>
        <w:instrText>st.ref.id="I00MB4L"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w:t>
      </w:r>
      <w:r w:rsidRPr="00A25529">
        <w:t xml:space="preserve">, provide for a greater quorum. </w:t>
      </w:r>
      <w:r w:rsidRPr="00A25529">
        <w:rPr>
          <w:rStyle w:val="pxst"/>
          <w:color w:val="FF0000"/>
          <w:vertAlign w:val="superscript"/>
        </w:rPr>
        <w:t>►</w:t>
      </w:r>
      <w:r w:rsidRPr="00A25529">
        <w:rPr>
          <w:rStyle w:val="pxst"/>
        </w:rPr>
        <w:fldChar w:fldCharType="begin"/>
      </w:r>
      <w:r w:rsidRPr="00A25529">
        <w:rPr>
          <w:rStyle w:val="pxst"/>
        </w:rPr>
        <w:instrText>st.ref.id="I00P49H"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608(b)</w:t>
      </w:r>
      <w:r w:rsidRPr="00A25529">
        <w:t xml:space="preserve">. The members present may adjourn the meeting despite the absence of a quorum. </w:t>
      </w:r>
      <w:r w:rsidRPr="00A25529">
        <w:rPr>
          <w:rStyle w:val="pxst"/>
          <w:color w:val="FF0000"/>
          <w:vertAlign w:val="superscript"/>
        </w:rPr>
        <w:t>►</w:t>
      </w:r>
      <w:r w:rsidRPr="00A25529">
        <w:rPr>
          <w:rStyle w:val="pxst"/>
        </w:rPr>
        <w:fldChar w:fldCharType="begin"/>
      </w:r>
      <w:r w:rsidRPr="00A25529">
        <w:rPr>
          <w:rStyle w:val="pxst"/>
        </w:rPr>
        <w:instrText>st.ref.id="I005GCF"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608(d)</w:t>
      </w:r>
      <w:r w:rsidRPr="00A25529">
        <w:t>.</w:t>
      </w:r>
    </w:p>
    <w:p w14:paraId="6A11EF93" w14:textId="77777777" w:rsidR="00FB29D8" w:rsidRPr="00A25529" w:rsidRDefault="00FB29D8">
      <w:pPr>
        <w:pStyle w:val="pxformrefrr"/>
        <w:rPr>
          <w:sz w:val="24"/>
          <w:szCs w:val="24"/>
        </w:rPr>
      </w:pPr>
      <w:r w:rsidRPr="00A25529">
        <w:rPr>
          <w:rStyle w:val="pxvis"/>
          <w:rFonts w:cs="Arial"/>
          <w:bCs/>
          <w:sz w:val="50"/>
          <w:rPrChange w:id="3314" w:author="Cara Cardinale" w:date="2025-03-04T10:36:00Z">
            <w:rPr>
              <w:rStyle w:val="pxvis"/>
              <w:rFonts w:cs="Arial"/>
              <w:bCs/>
            </w:rPr>
          </w:rPrChange>
        </w:rPr>
        <w:t>Research References</w:t>
      </w:r>
    </w:p>
    <w:p w14:paraId="4D20C5E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rc.ref.id="I0089HB"</w:instrText>
      </w:r>
      <w:r w:rsidRPr="00A25529">
        <w:rPr>
          <w:rStyle w:val="pxrc"/>
        </w:rPr>
        <w:fldChar w:fldCharType="end"/>
      </w:r>
      <w:r w:rsidRPr="00A25529">
        <w:rPr>
          <w:rStyle w:val="pxrc"/>
        </w:rPr>
        <w:t xml:space="preserve">N.Y. Jur. 2d, Business Relationships </w:t>
      </w:r>
      <w:r w:rsidRPr="00A25529">
        <w:rPr>
          <w:rStyle w:val="pxrc"/>
          <w:vanish/>
        </w:rPr>
        <w:t>&amp;s;</w:t>
      </w:r>
      <w:del w:id="3315" w:author="Cara Cardinale" w:date="2025-01-21T18:44:00Z">
        <w:r w:rsidRPr="00A25529" w:rsidDel="00865539">
          <w:rPr>
            <w:rStyle w:val="pxvis"/>
            <w:rFonts w:ascii="Times NewRoman" w:hAnsi="Times NewRoman"/>
            <w:b w:val="0"/>
            <w:sz w:val="24"/>
          </w:rPr>
          <w:delText>§</w:delText>
        </w:r>
        <w:r w:rsidRPr="00A25529" w:rsidDel="00865539">
          <w:rPr>
            <w:rStyle w:val="pxrc"/>
          </w:rPr>
          <w:delText>914</w:delText>
        </w:r>
      </w:del>
      <w:ins w:id="3316" w:author="Cara Cardinale" w:date="2025-01-21T18:44:00Z">
        <w:r w:rsidR="00865539" w:rsidRPr="00A25529">
          <w:rPr>
            <w:rStyle w:val="pxvis"/>
            <w:rFonts w:ascii="Times NewRoman" w:hAnsi="Times NewRoman"/>
            <w:b w:val="0"/>
            <w:sz w:val="24"/>
          </w:rPr>
          <w:t>§912</w:t>
        </w:r>
      </w:ins>
    </w:p>
    <w:p w14:paraId="7D55E1AC" w14:textId="77777777" w:rsidR="00FB29D8" w:rsidRPr="00A25529" w:rsidRDefault="00FB29D8">
      <w:pPr>
        <w:pStyle w:val="pxformrefn"/>
      </w:pPr>
      <w:r w:rsidRPr="00A25529">
        <w:t xml:space="preserve">ARTICLE III. </w:t>
      </w:r>
    </w:p>
    <w:p w14:paraId="62BF75C0" w14:textId="77777777" w:rsidR="00FB29D8" w:rsidRPr="00A25529" w:rsidRDefault="00FB29D8">
      <w:pPr>
        <w:pStyle w:val="pxformrefnote"/>
        <w:spacing w:before="180"/>
      </w:pPr>
      <w:del w:id="3317" w:author="Cara Cardinale" w:date="2025-01-14T20:47:00Z">
        <w:r w:rsidRPr="00A25529" w:rsidDel="00CF1278">
          <w:delText>Drafter's Note</w:delText>
        </w:r>
      </w:del>
      <w:r w:rsidRPr="00A25529">
        <w:t xml:space="preserve"> </w:t>
      </w:r>
    </w:p>
    <w:p w14:paraId="661520B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Except as otherwise provided in the certificate of incorporation, each not-for-profit corporation must have a board of directors and the affairs of the corporation must be managed by or under the direction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st.ref.id="I00B2M7"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701(a)</w:t>
      </w:r>
      <w:r w:rsidRPr="00A25529">
        <w:t>.</w:t>
      </w:r>
    </w:p>
    <w:p w14:paraId="5395D24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N.Y. Not-for-Profit Corporation Law provides that, in addition to any other liabilities imposed by law on directors of a corporation, directors who vote for, or concur in, any of certain enumerated actions will be jointly and severally liable to the corporation for the benefit of the corporation and its creditors, members, or other interested persons to the extent of any injury suffered by those persons as a result of the action. See </w:t>
      </w:r>
      <w:r w:rsidRPr="00A25529">
        <w:rPr>
          <w:rStyle w:val="pxst"/>
          <w:color w:val="FF0000"/>
          <w:vertAlign w:val="superscript"/>
        </w:rPr>
        <w:t>►</w:t>
      </w:r>
      <w:r w:rsidRPr="00A25529">
        <w:rPr>
          <w:rStyle w:val="pxst"/>
        </w:rPr>
        <w:fldChar w:fldCharType="begin"/>
      </w:r>
      <w:r w:rsidRPr="00A25529">
        <w:rPr>
          <w:rStyle w:val="pxst"/>
        </w:rPr>
        <w:instrText>st.ref.id="I00DVR3"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719</w:t>
      </w:r>
      <w:r w:rsidRPr="00A25529">
        <w:t>.</w:t>
      </w:r>
    </w:p>
    <w:p w14:paraId="35B07237" w14:textId="77777777" w:rsidR="00FB29D8" w:rsidRPr="00A25529" w:rsidRDefault="00FB29D8">
      <w:pPr>
        <w:pStyle w:val="pxformrefrr"/>
        <w:rPr>
          <w:sz w:val="24"/>
          <w:szCs w:val="24"/>
        </w:rPr>
      </w:pPr>
      <w:r w:rsidRPr="00A25529">
        <w:rPr>
          <w:rStyle w:val="pxvis"/>
          <w:rFonts w:cs="Arial"/>
          <w:bCs/>
          <w:sz w:val="50"/>
          <w:rPrChange w:id="3318" w:author="Cara Cardinale" w:date="2025-03-04T10:36:00Z">
            <w:rPr>
              <w:rStyle w:val="pxvis"/>
              <w:rFonts w:cs="Arial"/>
              <w:bCs/>
            </w:rPr>
          </w:rPrChange>
        </w:rPr>
        <w:t>Research References</w:t>
      </w:r>
    </w:p>
    <w:p w14:paraId="4D1A76F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rc.ref.id="I00GOVZ"</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ins w:id="3319" w:author="Cara Cardinale" w:date="2025-01-19T12:39:00Z">
        <w:r w:rsidR="00890239" w:rsidRPr="00A25529">
          <w:rPr>
            <w:rStyle w:val="pxrc"/>
          </w:rPr>
          <w:t>1</w:t>
        </w:r>
      </w:ins>
      <w:del w:id="3320" w:author="Cara Cardinale" w:date="2025-01-19T12:39:00Z">
        <w:r w:rsidRPr="00A25529" w:rsidDel="00890239">
          <w:rPr>
            <w:rStyle w:val="pxrc"/>
          </w:rPr>
          <w:delText>2</w:delText>
        </w:r>
      </w:del>
    </w:p>
    <w:p w14:paraId="0B5259B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rc.ref.id="I005GCH"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ins w:id="3321" w:author="Cara Cardinale" w:date="2025-01-19T11:47:00Z">
        <w:r w:rsidR="00C607CB" w:rsidRPr="00A25529">
          <w:rPr>
            <w:rStyle w:val="pxrc"/>
          </w:rPr>
          <w:t>3</w:t>
        </w:r>
      </w:ins>
      <w:del w:id="3322" w:author="Cara Cardinale" w:date="2025-01-19T11:47:00Z">
        <w:r w:rsidRPr="00A25529" w:rsidDel="00C607CB">
          <w:rPr>
            <w:rStyle w:val="pxrc"/>
          </w:rPr>
          <w:delText>8</w:delText>
        </w:r>
      </w:del>
      <w:r w:rsidRPr="00A25529">
        <w:rPr>
          <w:rStyle w:val="pxrc"/>
        </w:rPr>
        <w:t xml:space="preserve"> et seq.</w:t>
      </w:r>
    </w:p>
    <w:p w14:paraId="71488A9C" w14:textId="77777777" w:rsidR="00FB29D8" w:rsidRPr="00A25529" w:rsidRDefault="00FB29D8">
      <w:pPr>
        <w:pStyle w:val="pxformrefn"/>
      </w:pPr>
      <w:r w:rsidRPr="00A25529">
        <w:t xml:space="preserve">ARTICLE III, </w:t>
      </w:r>
    </w:p>
    <w:p w14:paraId="06FA674E" w14:textId="77777777" w:rsidR="00FB29D8" w:rsidRPr="00A25529" w:rsidRDefault="00FB29D8">
      <w:pPr>
        <w:pStyle w:val="pxformrefn"/>
      </w:pPr>
      <w:r w:rsidRPr="00A25529">
        <w:t xml:space="preserve">Section 3. </w:t>
      </w:r>
    </w:p>
    <w:p w14:paraId="4F59CCB7" w14:textId="77777777" w:rsidR="00FB29D8" w:rsidRPr="00A25529" w:rsidRDefault="00FB29D8">
      <w:pPr>
        <w:pStyle w:val="pxformrefnote"/>
        <w:spacing w:before="180"/>
      </w:pPr>
      <w:del w:id="3323" w:author="Cara Cardinale" w:date="2025-01-14T20:47:00Z">
        <w:r w:rsidRPr="00A25529" w:rsidDel="00CF1278">
          <w:delText>Drafter's Note</w:delText>
        </w:r>
      </w:del>
      <w:r w:rsidRPr="00A25529">
        <w:t xml:space="preserve"> </w:t>
      </w:r>
    </w:p>
    <w:p w14:paraId="430F56D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bylaws provide that the term of office of all directors is unlimited. This provision grows out of the requirement that to be a member, one must be a member of the board of directors. However, this provision must be used cautiously because the N.Y. Not-for-Profit Corporation Law provides that the term of office of directors, other than those elected or appointed by virtue of their office or former office in the corporation or other entity, public or private, is not to exceed five years. See </w:t>
      </w:r>
      <w:r w:rsidRPr="00A25529">
        <w:rPr>
          <w:rStyle w:val="pxst"/>
          <w:color w:val="FF0000"/>
          <w:vertAlign w:val="superscript"/>
        </w:rPr>
        <w:t>►</w:t>
      </w:r>
      <w:r w:rsidRPr="00A25529">
        <w:rPr>
          <w:rStyle w:val="pxst"/>
        </w:rPr>
        <w:fldChar w:fldCharType="begin"/>
      </w:r>
      <w:r w:rsidRPr="00A25529">
        <w:rPr>
          <w:rStyle w:val="pxst"/>
        </w:rPr>
        <w:instrText>st.ref.id="I0089HD"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r w:rsidRPr="00A25529">
        <w:t>.</w:t>
      </w:r>
    </w:p>
    <w:p w14:paraId="3E83E940" w14:textId="77777777" w:rsidR="00FB29D8" w:rsidRPr="00A25529" w:rsidRDefault="00FB29D8">
      <w:pPr>
        <w:pStyle w:val="pxformrefrr"/>
        <w:rPr>
          <w:sz w:val="24"/>
          <w:szCs w:val="24"/>
        </w:rPr>
      </w:pPr>
      <w:r w:rsidRPr="00A25529">
        <w:rPr>
          <w:rStyle w:val="pxvis"/>
          <w:rFonts w:cs="Arial"/>
          <w:bCs/>
          <w:sz w:val="50"/>
          <w:rPrChange w:id="3324" w:author="Cara Cardinale" w:date="2025-03-04T10:36:00Z">
            <w:rPr>
              <w:rStyle w:val="pxvis"/>
              <w:rFonts w:cs="Arial"/>
              <w:bCs/>
            </w:rPr>
          </w:rPrChange>
        </w:rPr>
        <w:t>Research References</w:t>
      </w:r>
    </w:p>
    <w:p w14:paraId="6597FFF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rc.ref.id="I00B2M9"</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55</w:t>
      </w:r>
      <w:ins w:id="3325" w:author="Cara Cardinale" w:date="2025-01-21T11:49:00Z">
        <w:r w:rsidR="004D49BB" w:rsidRPr="00A25529">
          <w:rPr>
            <w:rStyle w:val="pxrc"/>
          </w:rPr>
          <w:t>0</w:t>
        </w:r>
      </w:ins>
      <w:del w:id="3326" w:author="Cara Cardinale" w:date="2025-01-21T11:49:00Z">
        <w:r w:rsidRPr="00A25529" w:rsidDel="004D49BB">
          <w:rPr>
            <w:rStyle w:val="pxrc"/>
          </w:rPr>
          <w:delText>5</w:delText>
        </w:r>
      </w:del>
    </w:p>
    <w:p w14:paraId="1344482E" w14:textId="77777777" w:rsidR="00FB29D8" w:rsidRPr="00A25529" w:rsidRDefault="00FB29D8">
      <w:pPr>
        <w:pStyle w:val="pxformrefn"/>
      </w:pPr>
      <w:r w:rsidRPr="00A25529">
        <w:t xml:space="preserve">ARTICLE IV, </w:t>
      </w:r>
    </w:p>
    <w:p w14:paraId="3D91DA30" w14:textId="77777777" w:rsidR="00FB29D8" w:rsidRPr="00A25529" w:rsidRDefault="00FB29D8">
      <w:pPr>
        <w:pStyle w:val="pxformrefn"/>
      </w:pPr>
      <w:r w:rsidRPr="00A25529">
        <w:t xml:space="preserve">Section 1. </w:t>
      </w:r>
    </w:p>
    <w:p w14:paraId="1F6C363C" w14:textId="77777777" w:rsidR="00FB29D8" w:rsidRPr="00A25529" w:rsidRDefault="00FB29D8">
      <w:pPr>
        <w:pStyle w:val="pxformrefnote"/>
        <w:spacing w:before="180"/>
      </w:pPr>
      <w:del w:id="3327" w:author="Cara Cardinale" w:date="2025-01-14T20:47:00Z">
        <w:r w:rsidRPr="00A25529" w:rsidDel="00CF1278">
          <w:delText>Drafter's Note</w:delText>
        </w:r>
      </w:del>
      <w:r w:rsidRPr="00A25529">
        <w:t xml:space="preserve"> </w:t>
      </w:r>
    </w:p>
    <w:p w14:paraId="15696AA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st.ref.id="I00DVR5"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st.ref.id="I00GOW1"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082C32E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st.ref.id="I00JI0X"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22A972EE" w14:textId="77777777" w:rsidR="00FB29D8" w:rsidRPr="00A25529" w:rsidRDefault="00FB29D8">
      <w:pPr>
        <w:pStyle w:val="pxformrefrr"/>
        <w:rPr>
          <w:sz w:val="24"/>
          <w:szCs w:val="24"/>
        </w:rPr>
      </w:pPr>
      <w:r w:rsidRPr="00A25529">
        <w:rPr>
          <w:rStyle w:val="pxvis"/>
          <w:rFonts w:cs="Arial"/>
          <w:bCs/>
          <w:sz w:val="50"/>
          <w:rPrChange w:id="3328" w:author="Cara Cardinale" w:date="2025-03-04T10:36:00Z">
            <w:rPr>
              <w:rStyle w:val="pxvis"/>
              <w:rFonts w:cs="Arial"/>
              <w:bCs/>
            </w:rPr>
          </w:rPrChange>
        </w:rPr>
        <w:t>Research References</w:t>
      </w:r>
    </w:p>
    <w:p w14:paraId="59AAD1F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rc.ref.id="I00MB5T"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329" w:author="Cara Cardinale" w:date="2025-01-23T13:33:00Z">
        <w:r w:rsidRPr="00A25529" w:rsidDel="009D6732">
          <w:rPr>
            <w:rStyle w:val="pxrc"/>
          </w:rPr>
          <w:delText>600 to 613</w:delText>
        </w:r>
      </w:del>
      <w:ins w:id="3330" w:author="Cara Cardinale" w:date="2025-01-23T13:33:00Z">
        <w:r w:rsidR="009D6732" w:rsidRPr="00A25529">
          <w:rPr>
            <w:rStyle w:val="pxrc"/>
          </w:rPr>
          <w:t>595 to 607</w:t>
        </w:r>
      </w:ins>
    </w:p>
    <w:p w14:paraId="09464289" w14:textId="77777777" w:rsidR="00FB29D8" w:rsidRPr="00A25529" w:rsidRDefault="00FB29D8">
      <w:pPr>
        <w:pStyle w:val="pxformrefn"/>
      </w:pPr>
      <w:r w:rsidRPr="00A25529">
        <w:t xml:space="preserve">ARTICLE IV, </w:t>
      </w:r>
    </w:p>
    <w:p w14:paraId="677325A8" w14:textId="77777777" w:rsidR="00FB29D8" w:rsidRPr="00A25529" w:rsidRDefault="00FB29D8">
      <w:pPr>
        <w:pStyle w:val="pxformrefn"/>
      </w:pPr>
      <w:r w:rsidRPr="00A25529">
        <w:t xml:space="preserve">Section 2. </w:t>
      </w:r>
    </w:p>
    <w:p w14:paraId="47789E75" w14:textId="77777777" w:rsidR="00FB29D8" w:rsidRPr="00A25529" w:rsidRDefault="00FB29D8">
      <w:pPr>
        <w:pStyle w:val="pxformrefnote"/>
        <w:spacing w:before="180"/>
      </w:pPr>
      <w:del w:id="3331" w:author="Cara Cardinale" w:date="2025-01-14T20:47:00Z">
        <w:r w:rsidRPr="00A25529" w:rsidDel="00CF1278">
          <w:delText>Drafter's Note</w:delText>
        </w:r>
      </w:del>
      <w:r w:rsidRPr="00A25529">
        <w:t xml:space="preserve"> </w:t>
      </w:r>
    </w:p>
    <w:p w14:paraId="7963D51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st.ref.id="I05V3SO"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cc.ref.id="I05QW3C"</w:instrText>
      </w:r>
      <w:r w:rsidRPr="00A25529">
        <w:rPr>
          <w:rStyle w:val="pxcc"/>
        </w:rPr>
        <w:fldChar w:fldCharType="end"/>
      </w:r>
      <w:r w:rsidRPr="00A25529">
        <w:rPr>
          <w:rStyle w:val="pxcc"/>
        </w:rPr>
        <w:t>Desuzia v. Board of Directors of Concourse Village, Inc., 117 A.D.3d 426, 985 N.Y.S.2d 48 (1st Dep't 2014)</w:t>
      </w:r>
      <w:r w:rsidRPr="00A25529">
        <w:t>, stating that a supermajority quorum requirement may be imposed through corporate bylaws.</w:t>
      </w:r>
    </w:p>
    <w:p w14:paraId="05F253A9" w14:textId="77777777" w:rsidR="00FB29D8" w:rsidRPr="00A25529" w:rsidRDefault="00FB29D8">
      <w:pPr>
        <w:pStyle w:val="pxformrefrr"/>
        <w:rPr>
          <w:sz w:val="24"/>
          <w:szCs w:val="24"/>
        </w:rPr>
      </w:pPr>
      <w:r w:rsidRPr="00A25529">
        <w:rPr>
          <w:rStyle w:val="pxvis"/>
          <w:rFonts w:cs="Arial"/>
          <w:bCs/>
          <w:sz w:val="50"/>
          <w:rPrChange w:id="3332" w:author="Cara Cardinale" w:date="2025-03-04T10:36:00Z">
            <w:rPr>
              <w:rStyle w:val="pxvis"/>
              <w:rFonts w:cs="Arial"/>
              <w:bCs/>
            </w:rPr>
          </w:rPrChange>
        </w:rPr>
        <w:t>Research References</w:t>
      </w:r>
    </w:p>
    <w:p w14:paraId="3C80236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rc.ref.id="I05MOE0"</w:instrText>
      </w:r>
      <w:r w:rsidRPr="00A25529">
        <w:rPr>
          <w:rStyle w:val="pxrc"/>
        </w:rPr>
        <w:fldChar w:fldCharType="end"/>
      </w:r>
      <w:r w:rsidRPr="00A25529">
        <w:rPr>
          <w:rStyle w:val="pxrc"/>
        </w:rPr>
        <w:t xml:space="preserve">N.Y. Jur. 2d, Business Relationships </w:t>
      </w:r>
      <w:r w:rsidRPr="00A25529">
        <w:rPr>
          <w:rStyle w:val="pxrc"/>
          <w:vanish/>
        </w:rPr>
        <w:t>&amp;s;</w:t>
      </w:r>
      <w:del w:id="3333" w:author="Cara Cardinale" w:date="2025-01-23T13:35:00Z">
        <w:r w:rsidRPr="00A25529" w:rsidDel="009D6732">
          <w:rPr>
            <w:rStyle w:val="pxvis"/>
            <w:rFonts w:ascii="Times NewRoman" w:hAnsi="Times NewRoman"/>
            <w:b w:val="0"/>
            <w:sz w:val="24"/>
          </w:rPr>
          <w:delText>§</w:delText>
        </w:r>
        <w:r w:rsidRPr="00A25529" w:rsidDel="009D6732">
          <w:rPr>
            <w:rStyle w:val="pxrc"/>
          </w:rPr>
          <w:delText>610</w:delText>
        </w:r>
      </w:del>
      <w:ins w:id="3334" w:author="Cara Cardinale" w:date="2025-01-23T13:35:00Z">
        <w:r w:rsidR="009D6732" w:rsidRPr="00A25529">
          <w:rPr>
            <w:rStyle w:val="pxvis"/>
            <w:rFonts w:ascii="Times NewRoman" w:hAnsi="Times NewRoman"/>
            <w:b w:val="0"/>
            <w:sz w:val="24"/>
          </w:rPr>
          <w:t>§605</w:t>
        </w:r>
      </w:ins>
    </w:p>
    <w:p w14:paraId="1ADA27CB" w14:textId="77777777" w:rsidR="00FB29D8" w:rsidRPr="00A25529" w:rsidRDefault="00FB29D8">
      <w:pPr>
        <w:pStyle w:val="pxformrefn"/>
      </w:pPr>
      <w:r w:rsidRPr="00A25529">
        <w:t xml:space="preserve">ARTICLE V. </w:t>
      </w:r>
    </w:p>
    <w:p w14:paraId="3E354B45" w14:textId="77777777" w:rsidR="00FB29D8" w:rsidRPr="00A25529" w:rsidRDefault="00FB29D8">
      <w:pPr>
        <w:pStyle w:val="pxformrefnote"/>
        <w:spacing w:before="180"/>
      </w:pPr>
      <w:del w:id="3335" w:author="Cara Cardinale" w:date="2025-01-14T20:47:00Z">
        <w:r w:rsidRPr="00A25529" w:rsidDel="00CF1278">
          <w:delText>Drafter's Note</w:delText>
        </w:r>
      </w:del>
      <w:r w:rsidRPr="00A25529">
        <w:t xml:space="preserve"> </w:t>
      </w:r>
    </w:p>
    <w:p w14:paraId="1D957C9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ins w:id="3336" w:author="Cara Cardinale" w:date="2025-01-23T17:59:00Z">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3337" w:author="Cara Cardinale" w:date="2025-01-23T17:59:00Z">
        <w:r w:rsidRPr="00A25529" w:rsidDel="00352040">
          <w:delText xml:space="preserve">If the certificate of incorporation or bylaws so provide, the board, by resolution adopted by a majority of the entire board, may appoint from among its members an executive committee and other committees, each of which must have three or more directors. </w:delText>
        </w:r>
      </w:del>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st.ref.id="I00DVR7"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0AD8B31A" w14:textId="77777777" w:rsidR="00FB29D8" w:rsidRPr="00A25529" w:rsidRDefault="00FB29D8">
      <w:pPr>
        <w:pStyle w:val="pxformrefrr"/>
        <w:rPr>
          <w:sz w:val="24"/>
          <w:szCs w:val="24"/>
        </w:rPr>
      </w:pPr>
      <w:r w:rsidRPr="00A25529">
        <w:rPr>
          <w:rStyle w:val="pxvis"/>
          <w:rFonts w:cs="Arial"/>
          <w:bCs/>
          <w:sz w:val="50"/>
          <w:rPrChange w:id="3338" w:author="Cara Cardinale" w:date="2025-03-04T10:36:00Z">
            <w:rPr>
              <w:rStyle w:val="pxvis"/>
              <w:rFonts w:cs="Arial"/>
              <w:bCs/>
            </w:rPr>
          </w:rPrChange>
        </w:rPr>
        <w:t>Research References</w:t>
      </w:r>
    </w:p>
    <w:p w14:paraId="365B998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rc.ref.id="I00GOW3"</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3339" w:author="Cara Cardinale" w:date="2025-01-21T11:46:00Z">
        <w:r w:rsidRPr="00A25529" w:rsidDel="00D0029E">
          <w:rPr>
            <w:rStyle w:val="pxrc"/>
          </w:rPr>
          <w:delText>596 to 599</w:delText>
        </w:r>
      </w:del>
      <w:ins w:id="3340" w:author="Cara Cardinale" w:date="2025-01-21T11:46:00Z">
        <w:r w:rsidR="00D0029E" w:rsidRPr="00A25529">
          <w:rPr>
            <w:rStyle w:val="pxrc"/>
          </w:rPr>
          <w:t>592 to 594</w:t>
        </w:r>
      </w:ins>
    </w:p>
    <w:p w14:paraId="731E9D65" w14:textId="77777777" w:rsidR="00FB29D8" w:rsidRPr="00A25529" w:rsidRDefault="00FB29D8">
      <w:pPr>
        <w:pStyle w:val="pxformrefn"/>
      </w:pPr>
      <w:r w:rsidRPr="00A25529">
        <w:t xml:space="preserve">ARTICLE VI. </w:t>
      </w:r>
    </w:p>
    <w:p w14:paraId="78893076" w14:textId="77777777" w:rsidR="00FB29D8" w:rsidRPr="00A25529" w:rsidRDefault="00FB29D8">
      <w:pPr>
        <w:pStyle w:val="pxformrefnote"/>
        <w:spacing w:before="180"/>
      </w:pPr>
      <w:del w:id="3341" w:author="Cara Cardinale" w:date="2025-01-14T20:47:00Z">
        <w:r w:rsidRPr="00A25529" w:rsidDel="00CF1278">
          <w:delText>Drafter's Note</w:delText>
        </w:r>
      </w:del>
      <w:r w:rsidRPr="00A25529">
        <w:t xml:space="preserve"> </w:t>
      </w:r>
    </w:p>
    <w:p w14:paraId="421519F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may elect or appoint a chair or President, or both, one or more Vice 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st.ref.id="I005GI7"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3E92501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st.ref.id="I0089N3"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0E16FB51" w14:textId="77777777" w:rsidR="00FB29D8" w:rsidRPr="00A25529" w:rsidRDefault="00FB29D8">
      <w:pPr>
        <w:pStyle w:val="pxformrefrr"/>
        <w:rPr>
          <w:sz w:val="24"/>
          <w:szCs w:val="24"/>
        </w:rPr>
      </w:pPr>
      <w:r w:rsidRPr="00A25529">
        <w:rPr>
          <w:rStyle w:val="pxvis"/>
          <w:rFonts w:cs="Arial"/>
          <w:bCs/>
          <w:sz w:val="50"/>
          <w:rPrChange w:id="3342" w:author="Cara Cardinale" w:date="2025-03-04T10:36:00Z">
            <w:rPr>
              <w:rStyle w:val="pxvis"/>
              <w:rFonts w:cs="Arial"/>
              <w:bCs/>
            </w:rPr>
          </w:rPrChange>
        </w:rPr>
        <w:t>Research References</w:t>
      </w:r>
    </w:p>
    <w:p w14:paraId="22B4030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rc.ref.id="I00B2RZ"</w:instrText>
      </w:r>
      <w:r w:rsidRPr="00A25529">
        <w:rPr>
          <w:rStyle w:val="pxrc"/>
        </w:rPr>
        <w:fldChar w:fldCharType="end"/>
      </w:r>
      <w:r w:rsidRPr="00A25529">
        <w:rPr>
          <w:rStyle w:val="pxrc"/>
        </w:rPr>
        <w:t xml:space="preserve">N.Y. Jur. 2d, Business Relationships </w:t>
      </w:r>
      <w:r w:rsidRPr="00A25529">
        <w:rPr>
          <w:rStyle w:val="pxrc"/>
          <w:vanish/>
        </w:rPr>
        <w:t>&amp;s;</w:t>
      </w:r>
      <w:del w:id="3343"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3344" w:author="Cara Cardinale" w:date="2025-01-23T13:38:00Z">
        <w:r w:rsidR="009D6732" w:rsidRPr="00A25529">
          <w:rPr>
            <w:rStyle w:val="pxvis"/>
            <w:rFonts w:ascii="Times NewRoman" w:hAnsi="Times NewRoman"/>
            <w:b w:val="0"/>
            <w:sz w:val="24"/>
          </w:rPr>
          <w:t>§531</w:t>
        </w:r>
      </w:ins>
    </w:p>
    <w:p w14:paraId="6EE60580" w14:textId="77777777" w:rsidR="00FB29D8" w:rsidRPr="00A25529" w:rsidRDefault="00FB29D8">
      <w:pPr>
        <w:pStyle w:val="pxformrefn"/>
      </w:pPr>
      <w:r w:rsidRPr="00A25529">
        <w:t xml:space="preserve">ARTICLE VII. </w:t>
      </w:r>
    </w:p>
    <w:p w14:paraId="096E0267" w14:textId="77777777" w:rsidR="00FB29D8" w:rsidRPr="00A25529" w:rsidRDefault="00FB29D8">
      <w:pPr>
        <w:pStyle w:val="pxformrefnote"/>
        <w:spacing w:before="180"/>
      </w:pPr>
      <w:del w:id="3345" w:author="Cara Cardinale" w:date="2025-01-14T20:47:00Z">
        <w:r w:rsidRPr="00A25529" w:rsidDel="00CF1278">
          <w:delText>Drafter's Note</w:delText>
        </w:r>
      </w:del>
      <w:r w:rsidRPr="00A25529">
        <w:t xml:space="preserve"> </w:t>
      </w:r>
    </w:p>
    <w:p w14:paraId="5C5EE97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st.ref.id="I00DVWV"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402FF923" w14:textId="77777777" w:rsidR="00FB29D8" w:rsidRPr="00A25529" w:rsidRDefault="00FB29D8">
      <w:pPr>
        <w:pStyle w:val="pxformrefrr"/>
        <w:rPr>
          <w:sz w:val="24"/>
          <w:szCs w:val="24"/>
        </w:rPr>
      </w:pPr>
      <w:r w:rsidRPr="00A25529">
        <w:rPr>
          <w:rStyle w:val="pxvis"/>
          <w:rFonts w:cs="Arial"/>
          <w:bCs/>
          <w:sz w:val="50"/>
          <w:rPrChange w:id="3346" w:author="Cara Cardinale" w:date="2025-03-04T10:36:00Z">
            <w:rPr>
              <w:rStyle w:val="pxvis"/>
              <w:rFonts w:cs="Arial"/>
              <w:bCs/>
            </w:rPr>
          </w:rPrChange>
        </w:rPr>
        <w:t>Research References</w:t>
      </w:r>
    </w:p>
    <w:p w14:paraId="0B758B4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rc.ref.id="I00GP1R"</w:instrText>
      </w:r>
      <w:r w:rsidRPr="00A25529">
        <w:rPr>
          <w:rStyle w:val="pxrc"/>
        </w:rPr>
        <w:fldChar w:fldCharType="end"/>
      </w:r>
      <w:r w:rsidRPr="00A25529">
        <w:rPr>
          <w:rStyle w:val="pxrc"/>
        </w:rPr>
        <w:t xml:space="preserve">N.Y. Jur. 2d, Business Relationships </w:t>
      </w:r>
      <w:r w:rsidRPr="00A25529">
        <w:rPr>
          <w:rStyle w:val="pxrc"/>
          <w:vanish/>
        </w:rPr>
        <w:t>&amp;s;</w:t>
      </w:r>
      <w:del w:id="3347"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3348" w:author="Cara Cardinale" w:date="2025-01-23T12:57:00Z">
        <w:r w:rsidR="00F97A90" w:rsidRPr="00A25529">
          <w:rPr>
            <w:rStyle w:val="pxvis"/>
            <w:rFonts w:ascii="Times NewRoman" w:hAnsi="Times NewRoman"/>
            <w:b w:val="0"/>
            <w:sz w:val="24"/>
          </w:rPr>
          <w:t>§127</w:t>
        </w:r>
      </w:ins>
    </w:p>
    <w:p w14:paraId="376E1623" w14:textId="77777777" w:rsidR="00FB29D8" w:rsidRPr="00A25529" w:rsidRDefault="00FB29D8">
      <w:pPr>
        <w:pStyle w:val="pxs"/>
        <w:spacing w:before="180"/>
        <w:rPr>
          <w:rPrChange w:id="3349" w:author="Cara Cardinale" w:date="2025-03-04T10:36:00Z">
            <w:rPr>
              <w:sz w:val="27"/>
            </w:rPr>
          </w:rPrChange>
        </w:rPr>
      </w:pPr>
      <w:r w:rsidRPr="00A25529">
        <w:rPr>
          <w:rPrChange w:id="3350" w:author="Cara Cardinale" w:date="2025-03-04T10:36:00Z">
            <w:rPr>
              <w:sz w:val="27"/>
            </w:rPr>
          </w:rPrChange>
        </w:rPr>
        <w:t>30:103. Bylaws</w:t>
      </w:r>
      <w:r w:rsidRPr="00A25529">
        <w:rPr>
          <w:rStyle w:val="pxsep"/>
        </w:rPr>
        <w:t xml:space="preserve">-- </w:t>
      </w:r>
      <w:r w:rsidRPr="00A25529">
        <w:rPr>
          <w:rPrChange w:id="3351" w:author="Cara Cardinale" w:date="2025-03-04T10:36:00Z">
            <w:rPr>
              <w:sz w:val="27"/>
            </w:rPr>
          </w:rPrChange>
        </w:rPr>
        <w:t>Nonprofit trade association</w:t>
      </w:r>
    </w:p>
    <w:p w14:paraId="15541EA6" w14:textId="77777777" w:rsidR="00FB29D8" w:rsidRPr="00A25529" w:rsidRDefault="00FB29D8">
      <w:pPr>
        <w:pStyle w:val="pxov"/>
        <w:rPr>
          <w:vanish/>
        </w:rPr>
      </w:pPr>
      <w:r w:rsidRPr="00A25529">
        <w:rPr>
          <w:vanish/>
        </w:rPr>
        <w:t>FMS</w:t>
      </w:r>
    </w:p>
    <w:p w14:paraId="5728894A" w14:textId="77777777" w:rsidR="00FB29D8" w:rsidRPr="00A25529" w:rsidRDefault="00FB29D8">
      <w:pPr>
        <w:pStyle w:val="pxov"/>
        <w:rPr>
          <w:vanish/>
        </w:rPr>
      </w:pPr>
      <w:r w:rsidRPr="00A25529">
        <w:rPr>
          <w:vanish/>
        </w:rPr>
        <w:t>NFP</w:t>
      </w:r>
    </w:p>
    <w:p w14:paraId="4927C48F" w14:textId="77777777" w:rsidR="00FB29D8" w:rsidRPr="00A25529" w:rsidRDefault="00FB29D8">
      <w:pPr>
        <w:pStyle w:val="pxov"/>
        <w:rPr>
          <w:vanish/>
        </w:rPr>
      </w:pPr>
      <w:r w:rsidRPr="00A25529">
        <w:rPr>
          <w:vanish/>
        </w:rPr>
        <w:t>COL</w:t>
      </w:r>
    </w:p>
    <w:p w14:paraId="15AC7246" w14:textId="77777777" w:rsidR="00FB29D8" w:rsidRPr="00A25529" w:rsidRDefault="00FB29D8">
      <w:pPr>
        <w:pStyle w:val="pxov"/>
        <w:rPr>
          <w:vanish/>
        </w:rPr>
      </w:pPr>
      <w:r w:rsidRPr="00A25529">
        <w:rPr>
          <w:vanish/>
        </w:rPr>
        <w:t>FCV</w:t>
      </w:r>
    </w:p>
    <w:p w14:paraId="13A8B67B" w14:textId="77777777" w:rsidR="00FB29D8" w:rsidRPr="00A25529" w:rsidRDefault="00FB29D8">
      <w:pPr>
        <w:pStyle w:val="pxov"/>
        <w:rPr>
          <w:vanish/>
        </w:rPr>
      </w:pPr>
      <w:r w:rsidRPr="00A25529">
        <w:rPr>
          <w:vanish/>
        </w:rPr>
        <w:t>FTR</w:t>
      </w:r>
    </w:p>
    <w:p w14:paraId="4A6D585C" w14:textId="77777777" w:rsidR="00FB29D8" w:rsidRPr="00A25529" w:rsidRDefault="00FB29D8">
      <w:pPr>
        <w:pStyle w:val="pxov"/>
        <w:rPr>
          <w:vanish/>
        </w:rPr>
      </w:pPr>
      <w:r w:rsidRPr="00A25529">
        <w:rPr>
          <w:vanish/>
        </w:rPr>
        <w:t>EBL</w:t>
      </w:r>
    </w:p>
    <w:p w14:paraId="5FE3ACCB" w14:textId="77777777" w:rsidR="00FB29D8" w:rsidRPr="00A25529" w:rsidRDefault="00FB29D8">
      <w:pPr>
        <w:pStyle w:val="pxov"/>
        <w:rPr>
          <w:vanish/>
        </w:rPr>
      </w:pPr>
      <w:r w:rsidRPr="00A25529">
        <w:rPr>
          <w:vanish/>
        </w:rPr>
        <w:t>TEM</w:t>
      </w:r>
    </w:p>
    <w:p w14:paraId="3C68CCC0" w14:textId="77777777" w:rsidR="00FB29D8" w:rsidRPr="00A25529" w:rsidRDefault="00FB29D8">
      <w:pPr>
        <w:pStyle w:val="pxov"/>
        <w:rPr>
          <w:vanish/>
        </w:rPr>
      </w:pPr>
      <w:r w:rsidRPr="00A25529">
        <w:rPr>
          <w:vanish/>
        </w:rPr>
        <w:t>MTD</w:t>
      </w:r>
    </w:p>
    <w:p w14:paraId="1B83B5E6"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form.fid="Id553d7601b6411e684899cfd92da4eb0"</w:instrText>
      </w:r>
      <w:r w:rsidRPr="00A25529">
        <w:fldChar w:fldCharType="end"/>
      </w:r>
    </w:p>
    <w:p w14:paraId="26E5EB5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BYLAWS OF </w:t>
      </w:r>
      <w:r w:rsidRPr="00A25529">
        <w:rPr>
          <w:rStyle w:val="pxfinstr"/>
          <w:i/>
          <w:iCs/>
        </w:rPr>
        <w:t>[NAME OF ORGANIZATION]</w:t>
      </w:r>
      <w:r w:rsidRPr="00A25529">
        <w:t>, ANEW YORK NOT-FOR-PROFIT CORPORATION</w:t>
      </w:r>
    </w:p>
    <w:p w14:paraId="5D82E1BE" w14:textId="77777777" w:rsidR="00FB29D8" w:rsidRPr="00A25529" w:rsidRDefault="00FB29D8">
      <w:pPr>
        <w:pStyle w:val="pxformfl"/>
        <w:ind w:left="500"/>
      </w:pPr>
      <w:r w:rsidRPr="00A25529">
        <w:t xml:space="preserve"> </w:t>
      </w:r>
    </w:p>
    <w:p w14:paraId="011B0E2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 AND OFFICES</w:t>
      </w:r>
    </w:p>
    <w:p w14:paraId="05FA45EF" w14:textId="77777777" w:rsidR="00FB29D8" w:rsidRPr="00A25529" w:rsidRDefault="00FB29D8">
      <w:pPr>
        <w:pStyle w:val="pxformfl"/>
        <w:ind w:left="500"/>
      </w:pPr>
      <w:r w:rsidRPr="00A25529">
        <w:t xml:space="preserve"> </w:t>
      </w:r>
    </w:p>
    <w:p w14:paraId="6D59A6E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Name</w:t>
      </w:r>
    </w:p>
    <w:p w14:paraId="236509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name of this organization shall be </w:t>
      </w:r>
      <w:r w:rsidRPr="00A25529">
        <w:rPr>
          <w:rStyle w:val="pxfinstr"/>
          <w:i/>
          <w:iCs/>
        </w:rPr>
        <w:t>[name of organization]</w:t>
      </w:r>
      <w:r w:rsidRPr="00A25529">
        <w:t>.</w:t>
      </w:r>
    </w:p>
    <w:p w14:paraId="7633E1E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Office</w:t>
      </w:r>
    </w:p>
    <w:p w14:paraId="3F6DCB2F"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72189E84" w14:textId="77777777" w:rsidR="00FB29D8" w:rsidRPr="00A25529" w:rsidRDefault="00FB29D8">
      <w:pPr>
        <w:pStyle w:val="pxformselis"/>
        <w:ind w:left="500"/>
      </w:pPr>
      <w:r w:rsidRPr="00A25529">
        <w:t xml:space="preserve"> </w:t>
      </w:r>
    </w:p>
    <w:p w14:paraId="358622FE"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may have its office in a location to be determined by the Board of Directors.</w:t>
      </w:r>
      <w:r w:rsidRPr="00A25529">
        <w:rPr>
          <w:rStyle w:val="pxfinstr"/>
          <w:i/>
          <w:iCs/>
        </w:rPr>
        <w:t>[OR:]</w:t>
      </w:r>
    </w:p>
    <w:p w14:paraId="75F9399F" w14:textId="77777777" w:rsidR="00FB29D8" w:rsidRPr="00A25529" w:rsidRDefault="00FB29D8">
      <w:pPr>
        <w:pStyle w:val="pxformselis"/>
        <w:ind w:left="500"/>
      </w:pPr>
      <w:r w:rsidRPr="00A25529">
        <w:t xml:space="preserve"> </w:t>
      </w:r>
    </w:p>
    <w:p w14:paraId="7524704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maintain an office located at </w:t>
      </w:r>
      <w:r w:rsidRPr="00A25529">
        <w:rPr>
          <w:rStyle w:val="pxfinstr"/>
          <w:i/>
          <w:iCs/>
        </w:rPr>
        <w:t>[office address of organization]</w:t>
      </w:r>
      <w:r w:rsidRPr="00A25529">
        <w:t xml:space="preserve">, </w:t>
      </w:r>
      <w:r w:rsidRPr="00A25529">
        <w:rPr>
          <w:rStyle w:val="pxfinstr"/>
          <w:i/>
          <w:iCs/>
        </w:rPr>
        <w:t>[name of city]</w:t>
      </w:r>
      <w:r w:rsidRPr="00A25529">
        <w:t>, New York.</w:t>
      </w:r>
    </w:p>
    <w:p w14:paraId="11F5881B"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corporation may have such other offices as may be designated from time to time by </w:t>
      </w:r>
      <w:r w:rsidRPr="00A25529">
        <w:rPr>
          <w:rStyle w:val="pxfinstr"/>
          <w:i/>
          <w:iCs/>
        </w:rPr>
        <w:t>[[names of members]/board of directors]</w:t>
      </w:r>
      <w:r w:rsidRPr="00A25529">
        <w:t>.</w:t>
      </w:r>
      <w:del w:id="3352" w:author="Cara Cardinale" w:date="2025-01-26T14:28:00Z">
        <w:r w:rsidRPr="00A25529" w:rsidDel="0062414C">
          <w:rPr>
            <w:rStyle w:val="pxfinstr"/>
            <w:i/>
            <w:iCs/>
          </w:rPr>
          <w:delText>[END OF CHOICES]</w:delText>
        </w:r>
      </w:del>
    </w:p>
    <w:p w14:paraId="13731B9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PURPOSE</w:t>
      </w:r>
    </w:p>
    <w:p w14:paraId="41F681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purpose of </w:t>
      </w:r>
      <w:r w:rsidRPr="00A25529">
        <w:rPr>
          <w:rStyle w:val="pxfinstr"/>
          <w:i/>
          <w:iCs/>
        </w:rPr>
        <w:t>[name of organization]</w:t>
      </w:r>
      <w:r w:rsidRPr="00A25529">
        <w:t xml:space="preserve"> shall be to function as a trade association and:</w:t>
      </w:r>
    </w:p>
    <w:p w14:paraId="28CDC340" w14:textId="77777777" w:rsidR="00FB29D8" w:rsidRPr="00A25529" w:rsidRDefault="00FB29D8">
      <w:pPr>
        <w:pStyle w:val="pxformfl"/>
        <w:ind w:left="500"/>
      </w:pPr>
      <w:r w:rsidRPr="00A25529">
        <w:t xml:space="preserve"> </w:t>
      </w:r>
    </w:p>
    <w:p w14:paraId="78C8286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31C282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to promote the common business interests of its membership;</w:t>
      </w:r>
    </w:p>
    <w:p w14:paraId="0E1E2A4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3647F6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promote public understanding of the business of </w:t>
      </w:r>
      <w:r w:rsidRPr="00A25529">
        <w:rPr>
          <w:rStyle w:val="pxfinstr"/>
          <w:i/>
          <w:iCs/>
        </w:rPr>
        <w:t>[name of organization]</w:t>
      </w:r>
      <w:r w:rsidRPr="00A25529">
        <w:t>;</w:t>
      </w:r>
    </w:p>
    <w:p w14:paraId="01BAF74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7CAD59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foster congenial and collegial relationships among those involved in the business of </w:t>
      </w:r>
      <w:r w:rsidRPr="00A25529">
        <w:rPr>
          <w:rStyle w:val="pxfinstr"/>
          <w:i/>
          <w:iCs/>
        </w:rPr>
        <w:t>[name of organization]</w:t>
      </w:r>
      <w:r w:rsidRPr="00A25529">
        <w:t>;</w:t>
      </w:r>
    </w:p>
    <w:p w14:paraId="213F188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0C9CCF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serve as a clearinghouse of information to assist its membership in remaining abreast of new technology in the field of </w:t>
      </w:r>
      <w:r w:rsidRPr="00A25529">
        <w:rPr>
          <w:rStyle w:val="pxfinstr"/>
          <w:i/>
          <w:iCs/>
        </w:rPr>
        <w:t>[name of organization]</w:t>
      </w:r>
      <w:r w:rsidRPr="00A25529">
        <w:t>;</w:t>
      </w:r>
    </w:p>
    <w:p w14:paraId="76DA06D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2545FC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provide continuing training and education for those engaged in the business of </w:t>
      </w:r>
      <w:r w:rsidRPr="00A25529">
        <w:rPr>
          <w:rStyle w:val="pxfinstr"/>
          <w:i/>
          <w:iCs/>
        </w:rPr>
        <w:t>[type of business]</w:t>
      </w:r>
      <w:r w:rsidRPr="00A25529">
        <w:t>; and</w:t>
      </w:r>
    </w:p>
    <w:p w14:paraId="08E7B3C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3BE9591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establish and enforce uniform standards for those engaged in the business of </w:t>
      </w:r>
      <w:r w:rsidRPr="00A25529">
        <w:rPr>
          <w:rStyle w:val="pxfinstr"/>
          <w:i/>
          <w:iCs/>
        </w:rPr>
        <w:t>[type of business]</w:t>
      </w:r>
      <w:r w:rsidRPr="00A25529">
        <w:t>.</w:t>
      </w:r>
    </w:p>
    <w:p w14:paraId="020BF29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MEMBERSHIP</w:t>
      </w:r>
    </w:p>
    <w:p w14:paraId="1F658064" w14:textId="77777777" w:rsidR="00FB29D8" w:rsidRPr="00A25529" w:rsidRDefault="00FB29D8">
      <w:pPr>
        <w:pStyle w:val="pxformfl"/>
        <w:ind w:left="500"/>
      </w:pPr>
      <w:r w:rsidRPr="00A25529">
        <w:t xml:space="preserve"> </w:t>
      </w:r>
    </w:p>
    <w:p w14:paraId="13FB3C6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Eligibility for Membership</w:t>
      </w:r>
    </w:p>
    <w:p w14:paraId="2848C4C9" w14:textId="77777777" w:rsidR="00FB29D8" w:rsidRPr="00A25529" w:rsidRDefault="00FB29D8">
      <w:pPr>
        <w:pStyle w:val="pxformfl"/>
        <w:ind w:left="500"/>
      </w:pPr>
      <w:r w:rsidRPr="00A25529">
        <w:t xml:space="preserve"> </w:t>
      </w:r>
    </w:p>
    <w:p w14:paraId="0AB2218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EBDB9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person who is or have been engaged in the business of </w:t>
      </w:r>
      <w:r w:rsidRPr="00A25529">
        <w:rPr>
          <w:rStyle w:val="pxfinstr"/>
          <w:i/>
          <w:iCs/>
        </w:rPr>
        <w:t>[type of business]</w:t>
      </w:r>
      <w:r w:rsidRPr="00A25529">
        <w:t xml:space="preserve"> for a minimum of </w:t>
      </w:r>
      <w:r w:rsidRPr="00A25529">
        <w:rPr>
          <w:rStyle w:val="pxfinstr"/>
          <w:i/>
          <w:iCs/>
        </w:rPr>
        <w:t>[number of consecutive years]</w:t>
      </w:r>
      <w:r w:rsidRPr="00A25529">
        <w:t xml:space="preserve"> consecutive years may, upon approval of his or her application, become a member of </w:t>
      </w:r>
      <w:r w:rsidRPr="00A25529">
        <w:rPr>
          <w:rStyle w:val="pxfinstr"/>
          <w:i/>
          <w:iCs/>
        </w:rPr>
        <w:t>[name of organization]</w:t>
      </w:r>
      <w:r w:rsidRPr="00A25529">
        <w:t xml:space="preserve">. A rejected applicant shall not be eligible for membership until the passage of </w:t>
      </w:r>
      <w:r w:rsidRPr="00A25529">
        <w:rPr>
          <w:rStyle w:val="pxfinstr"/>
          <w:i/>
          <w:iCs/>
        </w:rPr>
        <w:t>[specification of time period]</w:t>
      </w:r>
      <w:r w:rsidRPr="00A25529">
        <w:t xml:space="preserve"> after the date of any previous application.</w:t>
      </w:r>
    </w:p>
    <w:p w14:paraId="7F73BC1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604AD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Forms for application to become a member of </w:t>
      </w:r>
      <w:r w:rsidRPr="00A25529">
        <w:rPr>
          <w:rStyle w:val="pxfinstr"/>
          <w:i/>
          <w:iCs/>
        </w:rPr>
        <w:t>[name of organization]</w:t>
      </w:r>
      <w:r w:rsidRPr="00A25529">
        <w:t xml:space="preserve"> shall be designed by the Board of Directors or by individuals appointed by the Board to design such forms. Application forms may be amended, from time to time, subject to the approval of the Board of Directors.</w:t>
      </w:r>
    </w:p>
    <w:p w14:paraId="4C7E296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F0749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Forms for application to become a member of </w:t>
      </w:r>
      <w:r w:rsidRPr="00A25529">
        <w:rPr>
          <w:rStyle w:val="pxfinstr"/>
          <w:i/>
          <w:iCs/>
        </w:rPr>
        <w:t>[name of organization]</w:t>
      </w:r>
      <w:r w:rsidRPr="00A25529">
        <w:t xml:space="preserve"> shall be furnished in a timely manner to individuals requesting such forms.</w:t>
      </w:r>
    </w:p>
    <w:p w14:paraId="7599DCB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2AB4BF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order to be considered for membership, an applicant must submit at least </w:t>
      </w:r>
      <w:r w:rsidRPr="00A25529">
        <w:rPr>
          <w:rStyle w:val="pxfinstr"/>
          <w:i/>
          <w:iCs/>
        </w:rPr>
        <w:t>[number of letters]</w:t>
      </w:r>
      <w:r w:rsidRPr="00A25529">
        <w:t xml:space="preserve"> letters of recommendation written by present or past members of </w:t>
      </w:r>
      <w:r w:rsidRPr="00A25529">
        <w:rPr>
          <w:rStyle w:val="pxfinstr"/>
          <w:i/>
          <w:iCs/>
        </w:rPr>
        <w:t>[name of organization]</w:t>
      </w:r>
      <w:r w:rsidRPr="00A25529">
        <w:t>.</w:t>
      </w:r>
    </w:p>
    <w:p w14:paraId="73106C7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581F03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A nonrefundable application fee of not less than $</w:t>
      </w:r>
      <w:r w:rsidRPr="00A25529">
        <w:rPr>
          <w:rStyle w:val="pxfinstr"/>
          <w:i/>
          <w:iCs/>
        </w:rPr>
        <w:t>[dollar amount of nonrefundable application fee]</w:t>
      </w:r>
      <w:r w:rsidRPr="00A25529">
        <w:t xml:space="preserve"> shall be required of membership applications at the time an application for membership is submitted. The amount of this nonrefundable application fee may be amended from time to time by the Board of Directors.</w:t>
      </w:r>
    </w:p>
    <w:p w14:paraId="38D71F4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2FD864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No applicant for membership shall be discriminated against because of race, sex, color, religion, ethnic or cultural background, sexual orientation, or previous membership in a lawful </w:t>
      </w:r>
      <w:r w:rsidRPr="00A25529">
        <w:rPr>
          <w:rStyle w:val="pxfinstr"/>
          <w:i/>
          <w:iCs/>
        </w:rPr>
        <w:t>[club/association]</w:t>
      </w:r>
      <w:r w:rsidRPr="00A25529">
        <w:t>.</w:t>
      </w:r>
    </w:p>
    <w:p w14:paraId="1B945DB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25DB04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Decisions to approve or to reject membership applications shall be made in a timely manner by individuals appointed by the Board of Directors to make such determinations.</w:t>
      </w:r>
    </w:p>
    <w:p w14:paraId="5E59BA3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3349A4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All deliberations and determinations made in regard to membership applications shall be confidential and may not be disclosed without written consent of the applicant in question.</w:t>
      </w:r>
    </w:p>
    <w:p w14:paraId="2B49D75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Categories of Membership</w:t>
      </w:r>
    </w:p>
    <w:p w14:paraId="4AD809DD" w14:textId="77777777" w:rsidR="00FB29D8" w:rsidRPr="00A25529" w:rsidRDefault="00FB29D8">
      <w:pPr>
        <w:pStyle w:val="pxformfl"/>
        <w:ind w:left="500"/>
      </w:pPr>
      <w:r w:rsidRPr="00A25529">
        <w:t xml:space="preserve"> </w:t>
      </w:r>
    </w:p>
    <w:p w14:paraId="5CFF3F8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734C2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There shall be seven categories of membership in </w:t>
      </w:r>
      <w:r w:rsidRPr="00A25529">
        <w:rPr>
          <w:rStyle w:val="pxfinstr"/>
          <w:i/>
          <w:iCs/>
        </w:rPr>
        <w:t>[name of organization]</w:t>
      </w:r>
      <w:r w:rsidRPr="00A25529">
        <w:t>: introductory membership, full membership, sustaining membership, organizational membership, honorary membership, life membership, and emeritus membership.</w:t>
      </w:r>
    </w:p>
    <w:p w14:paraId="4E09678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59D473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Introductory membership is open to individuals who have not been a member of </w:t>
      </w:r>
      <w:r w:rsidRPr="00A25529">
        <w:rPr>
          <w:rStyle w:val="pxfinstr"/>
          <w:i/>
          <w:iCs/>
        </w:rPr>
        <w:t>[name of organization]</w:t>
      </w:r>
      <w:r w:rsidRPr="00A25529">
        <w:t xml:space="preserve"> during the preceding </w:t>
      </w:r>
      <w:r w:rsidRPr="00A25529">
        <w:rPr>
          <w:rStyle w:val="pxfinstr"/>
          <w:i/>
          <w:iCs/>
        </w:rPr>
        <w:t>[number of years]</w:t>
      </w:r>
      <w:r w:rsidRPr="00A25529">
        <w:t xml:space="preserve"> years. An individual may be an introductory member for </w:t>
      </w:r>
      <w:r w:rsidRPr="00A25529">
        <w:rPr>
          <w:rStyle w:val="pxfinstr"/>
          <w:i/>
          <w:iCs/>
        </w:rPr>
        <w:t>[number of years]</w:t>
      </w:r>
      <w:r w:rsidRPr="00A25529">
        <w:t xml:space="preserve"> years after which time that an individual is eligible to become a full member, sustaining member, honorary member, or life member.</w:t>
      </w:r>
    </w:p>
    <w:p w14:paraId="466801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annual fee for individual membership shall be $</w:t>
      </w:r>
      <w:r w:rsidRPr="00A25529">
        <w:rPr>
          <w:rStyle w:val="pxfinstr"/>
          <w:i/>
          <w:iCs/>
        </w:rPr>
        <w:t>[dollar amount of annual fee]</w:t>
      </w:r>
      <w:r w:rsidRPr="00A25529">
        <w:t>.</w:t>
      </w:r>
      <w:r w:rsidRPr="00A25529">
        <w:rPr>
          <w:rStyle w:val="pxfinstr"/>
          <w:i/>
          <w:iCs/>
        </w:rPr>
        <w:t>[EITHER:][OR:]</w:t>
      </w:r>
    </w:p>
    <w:p w14:paraId="1F1368A3" w14:textId="77777777"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individual membership.</w:t>
      </w:r>
      <w:del w:id="3353" w:author="Cara Cardinale" w:date="2025-01-26T14:28:00Z">
        <w:r w:rsidRPr="00A25529" w:rsidDel="0062414C">
          <w:rPr>
            <w:rStyle w:val="pxfinstr"/>
            <w:i/>
            <w:iCs/>
          </w:rPr>
          <w:delText>[END OF CHOICES]</w:delText>
        </w:r>
      </w:del>
    </w:p>
    <w:p w14:paraId="46A205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An introductory member shall have the same rights and privileges as a full member except that </w:t>
      </w:r>
      <w:r w:rsidRPr="00A25529">
        <w:rPr>
          <w:rStyle w:val="pxfinstr"/>
          <w:i/>
          <w:iCs/>
        </w:rPr>
        <w:t>[specification of reduced rights and privileges]</w:t>
      </w:r>
      <w:r w:rsidRPr="00A25529">
        <w:t>.</w:t>
      </w:r>
    </w:p>
    <w:p w14:paraId="50B2AE9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71DFEF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Full membership is available to all members of </w:t>
      </w:r>
      <w:r w:rsidRPr="00A25529">
        <w:rPr>
          <w:rStyle w:val="pxfinstr"/>
          <w:i/>
          <w:iCs/>
        </w:rPr>
        <w:t>[name of organization]</w:t>
      </w:r>
      <w:r w:rsidRPr="00A25529">
        <w:t>.</w:t>
      </w:r>
    </w:p>
    <w:p w14:paraId="36E3BC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ins w:id="3354" w:author="Cara Cardinale" w:date="2025-01-26T14:29:00Z">
        <w:r w:rsidR="0062414C" w:rsidRPr="00A25529">
          <w:rPr>
            <w:rStyle w:val="pxfinstr"/>
            <w:i/>
            <w:iCs/>
          </w:rPr>
          <w:t xml:space="preserve">[EITHER:] </w:t>
        </w:r>
      </w:ins>
      <w:r w:rsidRPr="00A25529">
        <w:fldChar w:fldCharType="begin"/>
      </w:r>
      <w:r w:rsidRPr="00A25529">
        <w:instrText>p.ct.id="f2fd26a0b92511efa75bc0a5c2da1858|111|30:103"</w:instrText>
      </w:r>
      <w:r w:rsidRPr="00A25529">
        <w:fldChar w:fldCharType="end"/>
      </w:r>
      <w:r w:rsidRPr="00A25529">
        <w:t>The annual fee for individual membership shall be $</w:t>
      </w:r>
      <w:r w:rsidRPr="00A25529">
        <w:rPr>
          <w:rStyle w:val="pxfinstr"/>
          <w:i/>
          <w:iCs/>
        </w:rPr>
        <w:t>[dollar amount of annual fee]</w:t>
      </w:r>
      <w:r w:rsidRPr="00A25529">
        <w:t>.</w:t>
      </w:r>
      <w:ins w:id="3355" w:author="Cara Cardinale" w:date="2025-01-26T14:29:00Z">
        <w:r w:rsidR="0062414C" w:rsidRPr="00A25529" w:rsidDel="0062414C">
          <w:rPr>
            <w:rStyle w:val="pxfinstr"/>
            <w:i/>
            <w:iCs/>
          </w:rPr>
          <w:t xml:space="preserve"> </w:t>
        </w:r>
      </w:ins>
      <w:del w:id="3356" w:author="Cara Cardinale" w:date="2025-01-26T14:29:00Z">
        <w:r w:rsidRPr="00A25529" w:rsidDel="0062414C">
          <w:rPr>
            <w:rStyle w:val="pxfinstr"/>
            <w:i/>
            <w:iCs/>
          </w:rPr>
          <w:delText>[EITHER:]</w:delText>
        </w:r>
      </w:del>
      <w:r w:rsidRPr="00A25529">
        <w:rPr>
          <w:rStyle w:val="pxfinstr"/>
          <w:i/>
          <w:iCs/>
        </w:rPr>
        <w:t>[OR:]</w:t>
      </w:r>
    </w:p>
    <w:p w14:paraId="59C3DD4F" w14:textId="77777777"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individual membership.</w:t>
      </w:r>
      <w:del w:id="3357" w:author="Cara Cardinale" w:date="2025-01-26T14:28:00Z">
        <w:r w:rsidRPr="00A25529" w:rsidDel="0062414C">
          <w:rPr>
            <w:rStyle w:val="pxfinstr"/>
            <w:i/>
            <w:iCs/>
          </w:rPr>
          <w:delText>[END OF CHOICES]</w:delText>
        </w:r>
      </w:del>
    </w:p>
    <w:p w14:paraId="4A0DF2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full member has the right to vote in annual and special meetings and to vote on special questions presented for determination to the full membership of </w:t>
      </w:r>
      <w:r w:rsidRPr="00A25529">
        <w:rPr>
          <w:rStyle w:val="pxfinstr"/>
          <w:i/>
          <w:iCs/>
        </w:rPr>
        <w:t>[name of organization]</w:t>
      </w:r>
      <w:r w:rsidRPr="00A25529">
        <w:t xml:space="preserve">. In addition, a full member is eligible for election or appointment to the Board of Directors and to any office or other position in </w:t>
      </w:r>
      <w:r w:rsidRPr="00A25529">
        <w:rPr>
          <w:rStyle w:val="pxfinstr"/>
          <w:i/>
          <w:iCs/>
        </w:rPr>
        <w:t>[name of organization]</w:t>
      </w:r>
      <w:r w:rsidRPr="00A25529">
        <w:t>.</w:t>
      </w:r>
    </w:p>
    <w:p w14:paraId="142B205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55838B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Sustaining membership is available to all members of </w:t>
      </w:r>
      <w:r w:rsidRPr="00A25529">
        <w:rPr>
          <w:rStyle w:val="pxfinstr"/>
          <w:i/>
          <w:iCs/>
        </w:rPr>
        <w:t>[name of organization]</w:t>
      </w:r>
      <w:r w:rsidRPr="00A25529">
        <w:t>.</w:t>
      </w:r>
    </w:p>
    <w:p w14:paraId="329D09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ins w:id="3358" w:author="Cara Cardinale" w:date="2025-01-26T14:30:00Z">
        <w:r w:rsidR="0062414C" w:rsidRPr="00A25529">
          <w:rPr>
            <w:rStyle w:val="pxfinstr"/>
            <w:i/>
            <w:iCs/>
          </w:rPr>
          <w:t xml:space="preserve">[EITHER:] </w:t>
        </w:r>
      </w:ins>
      <w:r w:rsidRPr="00A25529">
        <w:fldChar w:fldCharType="begin"/>
      </w:r>
      <w:r w:rsidRPr="00A25529">
        <w:instrText>p.ct.id="f2fd26a0b92511efa75bc0a5c2da1858|111|30:103"</w:instrText>
      </w:r>
      <w:r w:rsidRPr="00A25529">
        <w:fldChar w:fldCharType="end"/>
      </w:r>
      <w:r w:rsidRPr="00A25529">
        <w:t>The annual fee for sustaining membership shall be $</w:t>
      </w:r>
      <w:r w:rsidRPr="00A25529">
        <w:rPr>
          <w:rStyle w:val="pxfinstr"/>
          <w:i/>
          <w:iCs/>
        </w:rPr>
        <w:t>[dollar amount of annual fee]</w:t>
      </w:r>
      <w:r w:rsidRPr="00A25529">
        <w:t>.</w:t>
      </w:r>
      <w:ins w:id="3359" w:author="Cara Cardinale" w:date="2025-01-26T14:30:00Z">
        <w:r w:rsidR="0062414C" w:rsidRPr="00A25529" w:rsidDel="0062414C">
          <w:rPr>
            <w:rStyle w:val="pxfinstr"/>
            <w:i/>
            <w:iCs/>
          </w:rPr>
          <w:t xml:space="preserve"> </w:t>
        </w:r>
      </w:ins>
      <w:del w:id="3360" w:author="Cara Cardinale" w:date="2025-01-26T14:30:00Z">
        <w:r w:rsidRPr="00A25529" w:rsidDel="0062414C">
          <w:rPr>
            <w:rStyle w:val="pxfinstr"/>
            <w:i/>
            <w:iCs/>
          </w:rPr>
          <w:delText>[EITHER:]</w:delText>
        </w:r>
      </w:del>
      <w:r w:rsidRPr="00A25529">
        <w:rPr>
          <w:rStyle w:val="pxfinstr"/>
          <w:i/>
          <w:iCs/>
        </w:rPr>
        <w:t>[OR:]</w:t>
      </w:r>
    </w:p>
    <w:p w14:paraId="4D78AE85" w14:textId="77777777"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sustaining membership.</w:t>
      </w:r>
      <w:del w:id="3361" w:author="Cara Cardinale" w:date="2025-01-26T14:28:00Z">
        <w:r w:rsidRPr="00A25529" w:rsidDel="0062414C">
          <w:rPr>
            <w:rStyle w:val="pxfinstr"/>
            <w:i/>
            <w:iCs/>
          </w:rPr>
          <w:delText>[END OF CHOICES]</w:delText>
        </w:r>
      </w:del>
    </w:p>
    <w:p w14:paraId="29CC0F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addition to the rights and privileges granted full members, </w:t>
      </w:r>
      <w:r w:rsidRPr="00A25529">
        <w:rPr>
          <w:rStyle w:val="pxfinstr"/>
          <w:i/>
          <w:iCs/>
        </w:rPr>
        <w:t>[a sustaining member has the following additional rights and privileges: [list of additional rights and privileges]/the [board of directors/membership at large/[specification of corporate entity empowered to specify rights and privileges]] has the power to specify additional rights and privileges for sustaining members]</w:t>
      </w:r>
    </w:p>
    <w:p w14:paraId="146BB8F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03A41D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Organizational membership is available to any organization which qualifies for membership and which is interested in promoting the objectives of </w:t>
      </w:r>
      <w:r w:rsidRPr="00A25529">
        <w:rPr>
          <w:rStyle w:val="pxfinstr"/>
          <w:i/>
          <w:iCs/>
        </w:rPr>
        <w:t>[name of organization]</w:t>
      </w:r>
      <w:r w:rsidRPr="00A25529">
        <w:t>.</w:t>
      </w:r>
    </w:p>
    <w:p w14:paraId="4A0F40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annual fee for </w:t>
      </w:r>
      <w:del w:id="3362" w:author="Cara Cardinale" w:date="2025-01-26T16:40:00Z">
        <w:r w:rsidRPr="00A25529" w:rsidDel="00385815">
          <w:delText>organisational</w:delText>
        </w:r>
      </w:del>
      <w:ins w:id="3363" w:author="Cara Cardinale" w:date="2025-01-26T16:40:00Z">
        <w:r w:rsidR="00385815" w:rsidRPr="00A25529">
          <w:t>organizational</w:t>
        </w:r>
      </w:ins>
      <w:r w:rsidRPr="00A25529">
        <w:t xml:space="preserve"> membership shall be $</w:t>
      </w:r>
      <w:r w:rsidRPr="00A25529">
        <w:rPr>
          <w:rStyle w:val="pxfinstr"/>
          <w:i/>
          <w:iCs/>
        </w:rPr>
        <w:t>[dollar amount of annual fee]</w:t>
      </w:r>
      <w:r w:rsidRPr="00A25529">
        <w:t>.</w:t>
      </w:r>
      <w:r w:rsidRPr="00A25529">
        <w:rPr>
          <w:rStyle w:val="pxfinstr"/>
          <w:i/>
          <w:iCs/>
        </w:rPr>
        <w:t>[EITHER:][OR:]</w:t>
      </w:r>
    </w:p>
    <w:p w14:paraId="461F06BF" w14:textId="77777777"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individual membership.</w:t>
      </w:r>
      <w:del w:id="3364" w:author="Cara Cardinale" w:date="2025-01-26T14:28:00Z">
        <w:r w:rsidRPr="00A25529" w:rsidDel="0062414C">
          <w:rPr>
            <w:rStyle w:val="pxfinstr"/>
            <w:i/>
            <w:iCs/>
          </w:rPr>
          <w:delText>[END OF CHOICES]</w:delText>
        </w:r>
      </w:del>
    </w:p>
    <w:p w14:paraId="2F52B0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rights and privileges granted organizational members </w:t>
      </w:r>
      <w:r w:rsidRPr="00A25529">
        <w:rPr>
          <w:rStyle w:val="pxfinstr"/>
          <w:i/>
          <w:iCs/>
        </w:rPr>
        <w:t>[shall be [list of rights and privileges]/will be as the [board of directors/membership at large/[specification of corporate entity empowered to specify rights and privileges]] specify]</w:t>
      </w:r>
      <w:r w:rsidRPr="00A25529">
        <w:t>.</w:t>
      </w:r>
    </w:p>
    <w:p w14:paraId="1258FD1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7AF107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Honorary membership may be conferred by </w:t>
      </w:r>
      <w:r w:rsidRPr="00A25529">
        <w:rPr>
          <w:rStyle w:val="pxfinstr"/>
          <w:i/>
          <w:iCs/>
        </w:rPr>
        <w:t>[name of organization]</w:t>
      </w:r>
      <w:r w:rsidRPr="00A25529">
        <w:t xml:space="preserve"> on any individual who has distinguished himself or herself by endeavors relevant to the goals and objectives of </w:t>
      </w:r>
      <w:r w:rsidRPr="00A25529">
        <w:rPr>
          <w:rStyle w:val="pxfinstr"/>
          <w:i/>
          <w:iCs/>
        </w:rPr>
        <w:t>[name of organization]</w:t>
      </w:r>
      <w:r w:rsidRPr="00A25529">
        <w:t xml:space="preserve">. An honorary member shall be selected by </w:t>
      </w:r>
      <w:r w:rsidRPr="00A25529">
        <w:rPr>
          <w:rStyle w:val="pxfinstr"/>
          <w:i/>
          <w:iCs/>
        </w:rPr>
        <w:t>[specification of method of nominating and selecting honorary members]</w:t>
      </w:r>
      <w:r w:rsidRPr="00A25529">
        <w:t xml:space="preserve">. There shall be no annual or other fee for honorary membership. The rights and privileges granted honorary members </w:t>
      </w:r>
      <w:r w:rsidRPr="00A25529">
        <w:rPr>
          <w:rStyle w:val="pxfinstr"/>
          <w:i/>
          <w:iCs/>
        </w:rPr>
        <w:t>[shall be [list of rights and privileges]/will be as the [board of directors/membership at large/[specification of corporate entity empowered to specify rights and privileges]] specify]</w:t>
      </w:r>
      <w:r w:rsidRPr="00A25529">
        <w:t>.</w:t>
      </w:r>
    </w:p>
    <w:p w14:paraId="0BB239E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4F63B1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Life membership is available to all members of </w:t>
      </w:r>
      <w:r w:rsidRPr="00A25529">
        <w:rPr>
          <w:rStyle w:val="pxfinstr"/>
          <w:i/>
          <w:iCs/>
        </w:rPr>
        <w:t>[name of organization]</w:t>
      </w:r>
      <w:r w:rsidRPr="00A25529">
        <w:t>.</w:t>
      </w:r>
    </w:p>
    <w:p w14:paraId="3EA5F4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ins w:id="3365" w:author="Cara Cardinale" w:date="2025-01-26T16:41:00Z">
        <w:r w:rsidR="00385815" w:rsidRPr="00A25529">
          <w:rPr>
            <w:rStyle w:val="pxfinstr"/>
            <w:i/>
            <w:iCs/>
          </w:rPr>
          <w:t>[EITHER:]</w:t>
        </w:r>
      </w:ins>
      <w:r w:rsidRPr="00A25529">
        <w:fldChar w:fldCharType="begin"/>
      </w:r>
      <w:r w:rsidRPr="00A25529">
        <w:instrText>p.ct.id="f2fd26a0b92511efa75bc0a5c2da1858|111|30:103"</w:instrText>
      </w:r>
      <w:r w:rsidRPr="00A25529">
        <w:fldChar w:fldCharType="end"/>
      </w:r>
      <w:r w:rsidRPr="00A25529">
        <w:t>The one-time fee for life membership shall be $</w:t>
      </w:r>
      <w:r w:rsidRPr="00A25529">
        <w:rPr>
          <w:rStyle w:val="pxfinstr"/>
          <w:i/>
          <w:iCs/>
        </w:rPr>
        <w:t>[dollar amount of life membership fee]</w:t>
      </w:r>
      <w:r w:rsidRPr="00A25529">
        <w:t>.</w:t>
      </w:r>
      <w:ins w:id="3366" w:author="Cara Cardinale" w:date="2025-01-26T16:41:00Z">
        <w:r w:rsidR="00385815" w:rsidRPr="00A25529" w:rsidDel="00385815">
          <w:rPr>
            <w:rStyle w:val="pxfinstr"/>
            <w:i/>
            <w:iCs/>
          </w:rPr>
          <w:t xml:space="preserve"> </w:t>
        </w:r>
      </w:ins>
      <w:del w:id="3367" w:author="Cara Cardinale" w:date="2025-01-26T16:41:00Z">
        <w:r w:rsidRPr="00A25529" w:rsidDel="00385815">
          <w:rPr>
            <w:rStyle w:val="pxfinstr"/>
            <w:i/>
            <w:iCs/>
          </w:rPr>
          <w:delText>[EITHER:]</w:delText>
        </w:r>
      </w:del>
      <w:r w:rsidRPr="00A25529">
        <w:rPr>
          <w:rStyle w:val="pxfinstr"/>
          <w:i/>
          <w:iCs/>
        </w:rPr>
        <w:t>[OR:]</w:t>
      </w:r>
    </w:p>
    <w:p w14:paraId="7FA1BAB9" w14:textId="77777777"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fee for life membership.</w:t>
      </w:r>
      <w:del w:id="3368" w:author="Cara Cardinale" w:date="2025-01-26T14:28:00Z">
        <w:r w:rsidRPr="00A25529" w:rsidDel="0062414C">
          <w:rPr>
            <w:rStyle w:val="pxfinstr"/>
            <w:i/>
            <w:iCs/>
          </w:rPr>
          <w:delText>[END OF CHOICES]</w:delText>
        </w:r>
      </w:del>
    </w:p>
    <w:p w14:paraId="7A853E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rights and privileges granted life members shall be the same as those granted to full members.</w:t>
      </w:r>
    </w:p>
    <w:p w14:paraId="64B9835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3BF078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Emeritus membership is available to all individuals who have been a member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 and who have either reached the age of </w:t>
      </w:r>
      <w:r w:rsidRPr="00A25529">
        <w:rPr>
          <w:rStyle w:val="pxfinstr"/>
          <w:i/>
          <w:iCs/>
        </w:rPr>
        <w:t>[number of years old]</w:t>
      </w:r>
      <w:r w:rsidRPr="00A25529">
        <w:t xml:space="preserve"> or experienced an illness or disability that renders them incapable of engaging in full-time work as in the business of </w:t>
      </w:r>
      <w:r w:rsidRPr="00A25529">
        <w:rPr>
          <w:rStyle w:val="pxfinstr"/>
          <w:i/>
          <w:iCs/>
        </w:rPr>
        <w:t>[type of business]</w:t>
      </w:r>
      <w:r w:rsidRPr="00A25529">
        <w:t>.</w:t>
      </w:r>
    </w:p>
    <w:p w14:paraId="133A3D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ins w:id="3369" w:author="Cara Cardinale" w:date="2025-01-26T16:41:00Z">
        <w:r w:rsidR="00385815" w:rsidRPr="00A25529">
          <w:rPr>
            <w:rStyle w:val="pxfinstr"/>
            <w:i/>
            <w:iCs/>
          </w:rPr>
          <w:t>[EITHER:]</w:t>
        </w:r>
      </w:ins>
      <w:r w:rsidRPr="00A25529">
        <w:fldChar w:fldCharType="begin"/>
      </w:r>
      <w:r w:rsidRPr="00A25529">
        <w:instrText>p.ct.id="f2fd26a0b92511efa75bc0a5c2da1858|111|30:103"</w:instrText>
      </w:r>
      <w:r w:rsidRPr="00A25529">
        <w:fldChar w:fldCharType="end"/>
      </w:r>
      <w:r w:rsidRPr="00A25529">
        <w:t>The annual fee for emeritus membership shall be $</w:t>
      </w:r>
      <w:r w:rsidRPr="00A25529">
        <w:rPr>
          <w:rStyle w:val="pxfinstr"/>
          <w:i/>
          <w:iCs/>
        </w:rPr>
        <w:t>[dollar amount of annual fee]</w:t>
      </w:r>
      <w:r w:rsidRPr="00A25529">
        <w:t>.</w:t>
      </w:r>
      <w:ins w:id="3370" w:author="Cara Cardinale" w:date="2025-01-26T16:41:00Z">
        <w:r w:rsidR="00385815" w:rsidRPr="00A25529" w:rsidDel="00385815">
          <w:rPr>
            <w:rStyle w:val="pxfinstr"/>
            <w:i/>
            <w:iCs/>
          </w:rPr>
          <w:t xml:space="preserve"> </w:t>
        </w:r>
      </w:ins>
      <w:del w:id="3371" w:author="Cara Cardinale" w:date="2025-01-26T16:41:00Z">
        <w:r w:rsidRPr="00A25529" w:rsidDel="00385815">
          <w:rPr>
            <w:rStyle w:val="pxfinstr"/>
            <w:i/>
            <w:iCs/>
          </w:rPr>
          <w:delText>[EITHER:]</w:delText>
        </w:r>
      </w:del>
      <w:r w:rsidRPr="00A25529">
        <w:rPr>
          <w:rStyle w:val="pxfinstr"/>
          <w:i/>
          <w:iCs/>
        </w:rPr>
        <w:t>[OR:]</w:t>
      </w:r>
    </w:p>
    <w:p w14:paraId="3C4B9DE2" w14:textId="77777777"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fee for life membership.</w:t>
      </w:r>
      <w:del w:id="3372" w:author="Cara Cardinale" w:date="2025-01-26T14:28:00Z">
        <w:r w:rsidRPr="00A25529" w:rsidDel="0062414C">
          <w:rPr>
            <w:rStyle w:val="pxfinstr"/>
            <w:i/>
            <w:iCs/>
          </w:rPr>
          <w:delText>[END OF CHOICES]</w:delText>
        </w:r>
      </w:del>
    </w:p>
    <w:p w14:paraId="3BF4A95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rights and privileges granted emeritus members </w:t>
      </w:r>
      <w:r w:rsidRPr="00A25529">
        <w:rPr>
          <w:rStyle w:val="pxfinstr"/>
          <w:i/>
          <w:iCs/>
        </w:rPr>
        <w:t>[shall be [list of rights and privileges]/will be as the [board of directors/membership at large/[specification of corporate entity empowered to specify rights and privileges]] specify]</w:t>
      </w:r>
      <w:r w:rsidRPr="00A25529">
        <w:t>.</w:t>
      </w:r>
    </w:p>
    <w:p w14:paraId="341137F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139CAB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Categories of membership may be discontinued or new categories of membership may be created by </w:t>
      </w:r>
      <w:r w:rsidRPr="00A25529">
        <w:rPr>
          <w:rStyle w:val="pxfinstr"/>
          <w:i/>
          <w:iCs/>
        </w:rPr>
        <w:t>[the Board of Directors/the membership at large]</w:t>
      </w:r>
      <w:r w:rsidRPr="00A25529">
        <w:t>.</w:t>
      </w:r>
    </w:p>
    <w:p w14:paraId="7C6D986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 Default in Payment of Membership Fees</w:t>
      </w:r>
    </w:p>
    <w:p w14:paraId="137DC9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Any person or organization whose membership fees remain unpaid </w:t>
      </w:r>
      <w:r w:rsidRPr="00A25529">
        <w:rPr>
          <w:rStyle w:val="pxfinstr"/>
          <w:i/>
          <w:iCs/>
        </w:rPr>
        <w:t>[specification of time period]</w:t>
      </w:r>
      <w:r w:rsidRPr="00A25529">
        <w:t xml:space="preserve"> after those fees become payable shall cease to be a member of </w:t>
      </w:r>
      <w:r w:rsidRPr="00A25529">
        <w:rPr>
          <w:rStyle w:val="pxfinstr"/>
          <w:i/>
          <w:iCs/>
        </w:rPr>
        <w:t>[name of organization]</w:t>
      </w:r>
      <w:r w:rsidRPr="00A25529">
        <w:t xml:space="preserve"> and shall have none of the rights and privileges accorded a member, provided that the member in default has been give written notice of the default on at least </w:t>
      </w:r>
      <w:r w:rsidRPr="00A25529">
        <w:rPr>
          <w:rStyle w:val="pxfinstr"/>
          <w:i/>
          <w:iCs/>
        </w:rPr>
        <w:t>[number of occasions]</w:t>
      </w:r>
      <w:r w:rsidRPr="00A25529">
        <w:t xml:space="preserve"> occasions. If default in payment of membership fees is due to illness or disability, the Board of Directors may, in its sole discretion, waive payment of those fees for a period not to exceed </w:t>
      </w:r>
      <w:r w:rsidRPr="00A25529">
        <w:rPr>
          <w:rStyle w:val="pxfinstr"/>
          <w:i/>
          <w:iCs/>
        </w:rPr>
        <w:t>[specification of time period]</w:t>
      </w:r>
      <w:r w:rsidRPr="00A25529">
        <w:t>.</w:t>
      </w:r>
    </w:p>
    <w:p w14:paraId="5B9D3C9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 Termination of Membership</w:t>
      </w:r>
    </w:p>
    <w:p w14:paraId="3A2A3F21" w14:textId="77777777" w:rsidR="00FB29D8" w:rsidRPr="00A25529" w:rsidRDefault="00FB29D8">
      <w:pPr>
        <w:pStyle w:val="pxformfl"/>
        <w:ind w:left="500"/>
      </w:pPr>
      <w:r w:rsidRPr="00A25529">
        <w:t xml:space="preserve"> </w:t>
      </w:r>
    </w:p>
    <w:p w14:paraId="01C4996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E3DB1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Membership in </w:t>
      </w:r>
      <w:r w:rsidRPr="00A25529">
        <w:rPr>
          <w:rStyle w:val="pxfinstr"/>
          <w:i/>
          <w:iCs/>
        </w:rPr>
        <w:t>[name of organization]</w:t>
      </w:r>
      <w:r w:rsidRPr="00A25529">
        <w:t xml:space="preserve"> shall terminate upon: (i) cancellation of membership by the member himself or herself; (ii) death of the member; (iii) default in the payment of membership fees as provided in Section 3, above, of this Article; or (iv) expulsion of the member by the Board of Directors for a reason other than default in the payment of membership fees.</w:t>
      </w:r>
    </w:p>
    <w:p w14:paraId="4FD6089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114C2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may, by majority vote, expel a member for good cause which shall include, but not be limited to, ethical or criminal violations or conduct bringing </w:t>
      </w:r>
      <w:r w:rsidRPr="00A25529">
        <w:rPr>
          <w:rStyle w:val="pxfinstr"/>
          <w:i/>
          <w:iCs/>
        </w:rPr>
        <w:t>[name of organization]</w:t>
      </w:r>
      <w:r w:rsidRPr="00A25529">
        <w:t xml:space="preserve"> into disrepute.</w:t>
      </w:r>
    </w:p>
    <w:p w14:paraId="7480328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751FBC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No refund of membership fees paid shall be made in the event of the termination of an individual's membership.</w:t>
      </w:r>
    </w:p>
    <w:p w14:paraId="5D8DDD1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OFFICERS</w:t>
      </w:r>
    </w:p>
    <w:p w14:paraId="2667E705" w14:textId="77777777" w:rsidR="00FB29D8" w:rsidRPr="00A25529" w:rsidRDefault="00FB29D8">
      <w:pPr>
        <w:pStyle w:val="pxformfl"/>
        <w:ind w:left="500"/>
      </w:pPr>
      <w:r w:rsidRPr="00A25529">
        <w:t xml:space="preserve"> </w:t>
      </w:r>
    </w:p>
    <w:p w14:paraId="7B16639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Authorized Officers</w:t>
      </w:r>
    </w:p>
    <w:p w14:paraId="24F84B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have the following officers: </w:t>
      </w:r>
      <w:r w:rsidRPr="00A25529">
        <w:rPr>
          <w:rStyle w:val="pxfinstr"/>
          <w:i/>
          <w:iCs/>
        </w:rPr>
        <w:t>[titles of officers]</w:t>
      </w:r>
      <w:r w:rsidRPr="00A25529">
        <w:t>.</w:t>
      </w:r>
    </w:p>
    <w:p w14:paraId="647E531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Terms of Office</w:t>
      </w:r>
    </w:p>
    <w:p w14:paraId="5D45C955" w14:textId="77777777" w:rsidR="00FB29D8" w:rsidRPr="00A25529" w:rsidRDefault="00FB29D8">
      <w:pPr>
        <w:pStyle w:val="pxformfl"/>
        <w:ind w:left="500"/>
      </w:pPr>
      <w:r w:rsidRPr="00A25529">
        <w:t xml:space="preserve"> </w:t>
      </w:r>
    </w:p>
    <w:p w14:paraId="59499C0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77F332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President and the Vice President shall each serve a </w:t>
      </w:r>
      <w:r w:rsidRPr="00A25529">
        <w:rPr>
          <w:rStyle w:val="pxfinstr"/>
          <w:i/>
          <w:iCs/>
        </w:rPr>
        <w:t>[number of years]</w:t>
      </w:r>
      <w:r w:rsidRPr="00A25529">
        <w:t xml:space="preserve">-year term of office, beginning on </w:t>
      </w:r>
      <w:r w:rsidRPr="00A25529">
        <w:rPr>
          <w:rStyle w:val="pxfinstr"/>
          <w:i/>
          <w:iCs/>
        </w:rPr>
        <w:t>[begin date of term]</w:t>
      </w:r>
      <w:r w:rsidRPr="00A25529">
        <w:t xml:space="preserve"> and expiring on </w:t>
      </w:r>
      <w:r w:rsidRPr="00A25529">
        <w:rPr>
          <w:rStyle w:val="pxfinstr"/>
          <w:i/>
          <w:iCs/>
        </w:rPr>
        <w:t>[end date of term]</w:t>
      </w:r>
      <w:r w:rsidRPr="00A25529">
        <w:t>.</w:t>
      </w:r>
    </w:p>
    <w:p w14:paraId="47F84FE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C1E47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Treasurer and the Secretary shall each serve a </w:t>
      </w:r>
      <w:r w:rsidRPr="00A25529">
        <w:rPr>
          <w:rStyle w:val="pxfinstr"/>
          <w:i/>
          <w:iCs/>
        </w:rPr>
        <w:t>[number of years]</w:t>
      </w:r>
      <w:r w:rsidRPr="00A25529">
        <w:t xml:space="preserve"> year term of office, beginning on </w:t>
      </w:r>
      <w:r w:rsidRPr="00A25529">
        <w:rPr>
          <w:rStyle w:val="pxfinstr"/>
          <w:i/>
          <w:iCs/>
        </w:rPr>
        <w:t>[begin date of term]</w:t>
      </w:r>
      <w:r w:rsidRPr="00A25529">
        <w:t xml:space="preserve"> and expiring on </w:t>
      </w:r>
      <w:r w:rsidRPr="00A25529">
        <w:rPr>
          <w:rStyle w:val="pxfinstr"/>
          <w:i/>
          <w:iCs/>
        </w:rPr>
        <w:t>[end date of term]</w:t>
      </w:r>
      <w:r w:rsidRPr="00A25529">
        <w:t>.</w:t>
      </w:r>
    </w:p>
    <w:p w14:paraId="5099B54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 Vacancies</w:t>
      </w:r>
    </w:p>
    <w:p w14:paraId="33CBB3DE" w14:textId="77777777" w:rsidR="00FB29D8" w:rsidRPr="00A25529" w:rsidRDefault="00FB29D8">
      <w:pPr>
        <w:pStyle w:val="pxformfl"/>
        <w:ind w:left="500"/>
      </w:pPr>
      <w:r w:rsidRPr="00A25529">
        <w:t xml:space="preserve"> </w:t>
      </w:r>
    </w:p>
    <w:p w14:paraId="28C00E0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AE746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If the President is unable to complete his or her term for any reason, the Vice President shall serve the remainder of the term as President.</w:t>
      </w:r>
    </w:p>
    <w:p w14:paraId="458ACD3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78F08F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If the incumbent Vice President, Treasurer, or Secretary is unable to complete his or her term for any reason, a replacement shall be appointed by </w:t>
      </w:r>
      <w:r w:rsidRPr="00A25529">
        <w:rPr>
          <w:rStyle w:val="pxfinstr"/>
          <w:i/>
          <w:iCs/>
        </w:rPr>
        <w:t>[name of entity]</w:t>
      </w:r>
      <w:r w:rsidRPr="00A25529">
        <w:t xml:space="preserve"> to serve the remainder of that term of office.</w:t>
      </w:r>
    </w:p>
    <w:p w14:paraId="3FC0E24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 Term Limits</w:t>
      </w:r>
    </w:p>
    <w:p w14:paraId="65B4A829" w14:textId="77777777" w:rsidR="00FB29D8" w:rsidRPr="00A25529" w:rsidRDefault="00FB29D8">
      <w:pPr>
        <w:pStyle w:val="pxformfl"/>
        <w:ind w:left="500"/>
      </w:pPr>
      <w:r w:rsidRPr="00A25529">
        <w:t xml:space="preserve"> </w:t>
      </w:r>
    </w:p>
    <w:p w14:paraId="5EA410D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7273A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past President may not at the end of his or her term as President again be nominated for or serve as President or Vice President until </w:t>
      </w:r>
      <w:r w:rsidRPr="00A25529">
        <w:rPr>
          <w:rStyle w:val="pxfinstr"/>
          <w:i/>
          <w:iCs/>
        </w:rPr>
        <w:t>[specification of time period]</w:t>
      </w:r>
      <w:r w:rsidRPr="00A25529">
        <w:t xml:space="preserve"> has passed.</w:t>
      </w:r>
    </w:p>
    <w:p w14:paraId="16FC79B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ED688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Treasurer or Secretary may not be nominated for or serve more than </w:t>
      </w:r>
      <w:r w:rsidRPr="00A25529">
        <w:rPr>
          <w:rStyle w:val="pxfinstr"/>
          <w:i/>
          <w:iCs/>
        </w:rPr>
        <w:t>[number of consecutive terms]</w:t>
      </w:r>
      <w:r w:rsidRPr="00A25529">
        <w:t xml:space="preserve"> consecutive terms in that office. Time in office as a Treasurer or Secretary pursuant to an appointment to serve a partial term to replace a former incumbent who resigned, was removed, became incapacitated, failed to remain a member in good standing, or died shall not be considered as a term of office unless that appointee served in that office for at least </w:t>
      </w:r>
      <w:r w:rsidRPr="00A25529">
        <w:rPr>
          <w:rStyle w:val="pxfinstr"/>
          <w:i/>
          <w:iCs/>
        </w:rPr>
        <w:t>[specification of time period]</w:t>
      </w:r>
      <w:r w:rsidRPr="00A25529">
        <w:t>.</w:t>
      </w:r>
    </w:p>
    <w:p w14:paraId="374504F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 Qualifications for Office</w:t>
      </w:r>
    </w:p>
    <w:p w14:paraId="6DDD8992" w14:textId="77777777" w:rsidR="00FB29D8" w:rsidRPr="00A25529" w:rsidRDefault="00FB29D8">
      <w:pPr>
        <w:pStyle w:val="pxformfl"/>
        <w:ind w:left="500"/>
      </w:pPr>
      <w:r w:rsidRPr="00A25529">
        <w:t xml:space="preserve"> </w:t>
      </w:r>
    </w:p>
    <w:p w14:paraId="66F3853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2749C3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President or Vice President,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 and must have served in some other elective or appointive office in </w:t>
      </w:r>
      <w:r w:rsidRPr="00A25529">
        <w:rPr>
          <w:rStyle w:val="pxfinstr"/>
          <w:i/>
          <w:iCs/>
        </w:rPr>
        <w:t>[name of organization]</w:t>
      </w:r>
      <w:r w:rsidRPr="00A25529">
        <w:t xml:space="preserve"> or one of its state chapters.</w:t>
      </w:r>
    </w:p>
    <w:p w14:paraId="53D92F8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4E0095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Treasurer,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years]</w:t>
      </w:r>
      <w:r w:rsidRPr="00A25529">
        <w:t xml:space="preserve"> years and must have demonstrated experience in financial planning.</w:t>
      </w:r>
    </w:p>
    <w:p w14:paraId="076797F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2C3ED16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Secretary,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years]</w:t>
      </w:r>
      <w:r w:rsidRPr="00A25529">
        <w:t xml:space="preserve"> years.</w:t>
      </w:r>
    </w:p>
    <w:p w14:paraId="00F4260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 Procedures for the Nomination and</w:t>
      </w:r>
      <w:ins w:id="3373" w:author="Cara Cardinale" w:date="2025-03-04T10:56:00Z">
        <w:r w:rsidR="002A2CA5">
          <w:t xml:space="preserve"> </w:t>
        </w:r>
      </w:ins>
      <w:r w:rsidRPr="00A25529">
        <w:t>Election of Officers</w:t>
      </w:r>
    </w:p>
    <w:p w14:paraId="31628FB7" w14:textId="77777777" w:rsidR="00FB29D8" w:rsidRPr="00A25529" w:rsidRDefault="00FB29D8">
      <w:pPr>
        <w:pStyle w:val="pxformfl"/>
        <w:ind w:left="500"/>
      </w:pPr>
      <w:r w:rsidRPr="00A25529">
        <w:t xml:space="preserve"> </w:t>
      </w:r>
    </w:p>
    <w:p w14:paraId="2D301E6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2A0BEA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Written suggestions of proposed nominees may be made by any member in good standing of </w:t>
      </w:r>
      <w:r w:rsidRPr="00A25529">
        <w:rPr>
          <w:rStyle w:val="pxfinstr"/>
          <w:i/>
          <w:iCs/>
        </w:rPr>
        <w:t>[name of organization]</w:t>
      </w:r>
      <w:r w:rsidRPr="00A25529">
        <w:t xml:space="preserve"> for consideration by a nominating committee appointed by the President.</w:t>
      </w:r>
    </w:p>
    <w:p w14:paraId="262BD5A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7AB06F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nominating committee shall submit to the Secretary a slate of eligible nominees for each office for which election must be held in that year. In submitting this slate, the nominating committee shall consider written suggestions of proposed nominees made by any member in good standing of </w:t>
      </w:r>
      <w:r w:rsidRPr="00A25529">
        <w:rPr>
          <w:rStyle w:val="pxfinstr"/>
          <w:i/>
          <w:iCs/>
        </w:rPr>
        <w:t>[name of organization]</w:t>
      </w:r>
      <w:r w:rsidRPr="00A25529">
        <w:t xml:space="preserve"> but need not place any suggested name on the slate of nominees submitted.</w:t>
      </w:r>
    </w:p>
    <w:p w14:paraId="5DB72A4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56DE8D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Individuals desiring to serve as an officer of </w:t>
      </w:r>
      <w:r w:rsidRPr="00A25529">
        <w:rPr>
          <w:rStyle w:val="pxfinstr"/>
          <w:i/>
          <w:iCs/>
        </w:rPr>
        <w:t>[name of organization]</w:t>
      </w:r>
      <w:r w:rsidRPr="00A25529">
        <w:t xml:space="preserve"> may, if not approved by the nominating committee, run for office as a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candidate by presenting to the Secretary </w:t>
      </w:r>
      <w:r w:rsidRPr="00A25529">
        <w:rPr>
          <w:rStyle w:val="pxfinstr"/>
          <w:i/>
          <w:iCs/>
        </w:rPr>
        <w:t>[number of days]</w:t>
      </w:r>
      <w:r w:rsidRPr="00A25529">
        <w:t xml:space="preserve"> days before the scheduled election a petition signed by </w:t>
      </w:r>
      <w:r w:rsidRPr="00A25529">
        <w:rPr>
          <w:rStyle w:val="pxfinstr"/>
          <w:i/>
          <w:iCs/>
        </w:rPr>
        <w:t>[number of members]</w:t>
      </w:r>
      <w:r w:rsidRPr="00A25529">
        <w:t xml:space="preserve"> members in good standing of </w:t>
      </w:r>
      <w:r w:rsidRPr="00A25529">
        <w:rPr>
          <w:rStyle w:val="pxfinstr"/>
          <w:i/>
          <w:iCs/>
        </w:rPr>
        <w:t>[name of organization]</w:t>
      </w:r>
      <w:r w:rsidRPr="00A25529">
        <w:t>.</w:t>
      </w:r>
    </w:p>
    <w:p w14:paraId="32EE57E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7CAE1C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Upon receipt of a slate of candidates from the nominating committee and receipt of any petition for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candidacy, the Secretary shall verify that each candidate consents to serve as an officer and shall verify that each candidate has, in fact,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w:t>
      </w:r>
    </w:p>
    <w:p w14:paraId="3E84175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6C8178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of officers shall take place on </w:t>
      </w:r>
      <w:r w:rsidRPr="00A25529">
        <w:rPr>
          <w:rStyle w:val="pxfinstr"/>
          <w:i/>
          <w:iCs/>
        </w:rPr>
        <w:t>[date of election]</w:t>
      </w:r>
      <w:r w:rsidRPr="00A25529">
        <w:t xml:space="preserve"> each year. Special elections may be held at such times as necessary as determined by the Board of Directors.</w:t>
      </w:r>
    </w:p>
    <w:p w14:paraId="3E05CE6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7FCD5B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Election may be by written paper ballot or, if approved by the Board of Directors, by utilization of telephonic, internet, or e-mail technology. If paper ballots are employed, the Secretary shall supervise their preparation and mailing and shall take such steps as are necessary that ballots and explanations as to how they are to be marked are delivered to eligible voters at least </w:t>
      </w:r>
      <w:r w:rsidRPr="00A25529">
        <w:rPr>
          <w:rStyle w:val="pxfinstr"/>
          <w:i/>
          <w:iCs/>
        </w:rPr>
        <w:t>[number of days]</w:t>
      </w:r>
      <w:r w:rsidRPr="00A25529">
        <w:t xml:space="preserve"> days before the scheduled date of the election. If the election is conducted by means of telephonic, internet, or e-mail technology, the Secretary shall supervise the implementation of that technology and that its availability and the means of its utilization is explained to eligible voters at least </w:t>
      </w:r>
      <w:r w:rsidRPr="00A25529">
        <w:rPr>
          <w:rStyle w:val="pxfinstr"/>
          <w:i/>
          <w:iCs/>
        </w:rPr>
        <w:t>[number of days]</w:t>
      </w:r>
      <w:r w:rsidRPr="00A25529">
        <w:t xml:space="preserve"> days before the scheduled date of the election.</w:t>
      </w:r>
    </w:p>
    <w:p w14:paraId="0445D66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063E04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Ballots shall be completed and returned to the Secretary by </w:t>
      </w:r>
      <w:r w:rsidRPr="00A25529">
        <w:rPr>
          <w:rStyle w:val="pxfinstr"/>
          <w:i/>
          <w:iCs/>
        </w:rPr>
        <w:t>[date of completion]</w:t>
      </w:r>
      <w:r w:rsidRPr="00A25529">
        <w:t xml:space="preserve"> in order to be valid and counted. Eligible voters may mark the ballots to indicate one choice for each office, and any ballot marked so as to indicate more than one choice for a particular office shall be invalid and the vote for that office shall not be counted. A ballot shall be valid and shall be counted even if the voter did not vote for a nominee for all offices. A dispute as to the validity of any particular ballot shall be determined by </w:t>
      </w:r>
      <w:r w:rsidRPr="00A25529">
        <w:rPr>
          <w:rStyle w:val="pxfinstr"/>
          <w:i/>
          <w:iCs/>
        </w:rPr>
        <w:t>[specification of manner of determining validity of ballot]</w:t>
      </w:r>
      <w:r w:rsidRPr="00A25529">
        <w:t>.</w:t>
      </w:r>
    </w:p>
    <w:p w14:paraId="142C801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0A3BCC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counting of ballots, whether the voting be conducted by paper ballot or by telephonic, internet, or e-mail technology, shall be performed by three Election Judges appointed by the Secretary. No candidate for office may serve as an Election Judge. The counting of ballots shall commence within </w:t>
      </w:r>
      <w:r w:rsidRPr="00A25529">
        <w:rPr>
          <w:rStyle w:val="pxfinstr"/>
          <w:i/>
          <w:iCs/>
        </w:rPr>
        <w:t>[number of days]</w:t>
      </w:r>
      <w:r w:rsidRPr="00A25529">
        <w:t xml:space="preserve"> days after the date of the election and a written record of the vote tally shall be prepared. This tally and the ballots themselves shall remain available for inspection by any member in good standing of </w:t>
      </w:r>
      <w:r w:rsidRPr="00A25529">
        <w:rPr>
          <w:rStyle w:val="pxfinstr"/>
          <w:i/>
          <w:iCs/>
        </w:rPr>
        <w:t>[name of organization]</w:t>
      </w:r>
      <w:r w:rsidRPr="00A25529">
        <w:t xml:space="preserve"> for a period of not less than </w:t>
      </w:r>
      <w:r w:rsidRPr="00A25529">
        <w:rPr>
          <w:rStyle w:val="pxfinstr"/>
          <w:i/>
          <w:iCs/>
        </w:rPr>
        <w:t>[number of days]</w:t>
      </w:r>
      <w:r w:rsidRPr="00A25529">
        <w:t xml:space="preserve"> days.</w:t>
      </w:r>
    </w:p>
    <w:p w14:paraId="330DF25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3915F0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nominee receiving a plurality of the votes for each office shall be declared elected to that office. In the case of tie votes for any office, the winner shall be decided by lot.</w:t>
      </w:r>
    </w:p>
    <w:p w14:paraId="19C5DCD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J. </w:t>
      </w:r>
    </w:p>
    <w:p w14:paraId="56B547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results shall be promptly published on </w:t>
      </w:r>
      <w:r w:rsidRPr="00A25529">
        <w:rPr>
          <w:rStyle w:val="pxfinstr"/>
          <w:i/>
          <w:iCs/>
        </w:rPr>
        <w:t>[name of organization]</w:t>
      </w:r>
      <w:r w:rsidRPr="00A25529">
        <w:t xml:space="preserve">'s website and shall also be published in the next issue of </w:t>
      </w:r>
      <w:r w:rsidRPr="00A25529">
        <w:rPr>
          <w:rStyle w:val="pxfinstr"/>
          <w:i/>
          <w:iCs/>
        </w:rPr>
        <w:t>[name of organization]</w:t>
      </w:r>
      <w:r w:rsidRPr="00A25529">
        <w:t xml:space="preserve">'s newsletter. Each candidate shall be informed in writing of the election results as soon as practicable and in no event later than </w:t>
      </w:r>
      <w:r w:rsidRPr="00A25529">
        <w:rPr>
          <w:rStyle w:val="pxfinstr"/>
          <w:i/>
          <w:iCs/>
        </w:rPr>
        <w:t>[number of days]</w:t>
      </w:r>
      <w:r w:rsidRPr="00A25529">
        <w:t xml:space="preserve"> days after the date of the election.</w:t>
      </w:r>
    </w:p>
    <w:p w14:paraId="037BF9E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7 Powers and Duties of Officers</w:t>
      </w:r>
    </w:p>
    <w:p w14:paraId="462E2872" w14:textId="77777777" w:rsidR="00FB29D8" w:rsidRPr="00A25529" w:rsidRDefault="00FB29D8">
      <w:pPr>
        <w:pStyle w:val="pxformfl"/>
        <w:ind w:left="500"/>
      </w:pPr>
      <w:r w:rsidRPr="00A25529">
        <w:t xml:space="preserve"> </w:t>
      </w:r>
    </w:p>
    <w:p w14:paraId="73D272F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B91F1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President shall serve as the chief executive of </w:t>
      </w:r>
      <w:r w:rsidRPr="00A25529">
        <w:rPr>
          <w:rStyle w:val="pxfinstr"/>
          <w:i/>
          <w:iCs/>
        </w:rPr>
        <w:t>[name of organization]</w:t>
      </w:r>
      <w:r w:rsidRPr="00A25529">
        <w:t xml:space="preserve"> and shall have the powers and perform the duties assigned to that role, exercising a general supervision over all the affairs of </w:t>
      </w:r>
      <w:r w:rsidRPr="00A25529">
        <w:rPr>
          <w:rStyle w:val="pxfinstr"/>
          <w:i/>
          <w:iCs/>
        </w:rPr>
        <w:t>[name of organization]</w:t>
      </w:r>
      <w:r w:rsidRPr="00A25529">
        <w:t>. The President shall also:</w:t>
      </w:r>
    </w:p>
    <w:p w14:paraId="58F09837" w14:textId="77777777" w:rsidR="00FB29D8" w:rsidRPr="00A25529" w:rsidRDefault="00FB29D8">
      <w:pPr>
        <w:pStyle w:val="pxformfl"/>
        <w:ind w:left="500"/>
      </w:pPr>
      <w:r w:rsidRPr="00A25529">
        <w:t xml:space="preserve"> </w:t>
      </w:r>
    </w:p>
    <w:p w14:paraId="210C5C43"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 </w:t>
      </w:r>
    </w:p>
    <w:p w14:paraId="723C27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preside over all meetings of the Board of Directors and of the membership;</w:t>
      </w:r>
    </w:p>
    <w:p w14:paraId="08C3EC9C"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(ii). </w:t>
      </w:r>
    </w:p>
    <w:p w14:paraId="5F58DC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appoint committees as needed to carry out the business of </w:t>
      </w:r>
      <w:r w:rsidRPr="00A25529">
        <w:rPr>
          <w:rStyle w:val="pxfinstr"/>
          <w:i/>
          <w:iCs/>
        </w:rPr>
        <w:t>[name of organization]</w:t>
      </w:r>
      <w:r w:rsidRPr="00A25529">
        <w:t>;</w:t>
      </w:r>
    </w:p>
    <w:p w14:paraId="6F0D7E44"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(iii). </w:t>
      </w:r>
    </w:p>
    <w:p w14:paraId="73B1DE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oversee and coordinate the activities of other officers;</w:t>
      </w:r>
    </w:p>
    <w:p w14:paraId="09BC5DAD"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(iv). </w:t>
      </w:r>
    </w:p>
    <w:p w14:paraId="1A62602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negotiate contracts in behalf of </w:t>
      </w:r>
      <w:r w:rsidRPr="00A25529">
        <w:rPr>
          <w:rStyle w:val="pxfinstr"/>
          <w:i/>
          <w:iCs/>
        </w:rPr>
        <w:t>[name of organization]</w:t>
      </w:r>
      <w:r w:rsidRPr="00A25529">
        <w:t>;</w:t>
      </w:r>
    </w:p>
    <w:p w14:paraId="4B10B69A"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(v). </w:t>
      </w:r>
    </w:p>
    <w:p w14:paraId="5B3A0F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communicate to the membership all dealings and concerns of </w:t>
      </w:r>
      <w:r w:rsidRPr="00A25529">
        <w:rPr>
          <w:rStyle w:val="pxfinstr"/>
          <w:i/>
          <w:iCs/>
        </w:rPr>
        <w:t>[name of organization]</w:t>
      </w:r>
      <w:r w:rsidRPr="00A25529">
        <w:t>; and</w:t>
      </w:r>
    </w:p>
    <w:p w14:paraId="5D6CE97B"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(vi). </w:t>
      </w:r>
    </w:p>
    <w:p w14:paraId="36460D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work in conjunction with the officers, directors, committee members, and the membership at large to advance and attain the goals of </w:t>
      </w:r>
      <w:r w:rsidRPr="00A25529">
        <w:rPr>
          <w:rStyle w:val="pxfinstr"/>
          <w:i/>
          <w:iCs/>
        </w:rPr>
        <w:t>[name of organization]</w:t>
      </w:r>
      <w:r w:rsidRPr="00A25529">
        <w:t xml:space="preserve"> so as to better serve the community at large and the membership of </w:t>
      </w:r>
      <w:r w:rsidRPr="00A25529">
        <w:rPr>
          <w:rStyle w:val="pxfinstr"/>
          <w:i/>
          <w:iCs/>
        </w:rPr>
        <w:t>[name of organization]</w:t>
      </w:r>
      <w:r w:rsidRPr="00A25529">
        <w:t>.</w:t>
      </w:r>
    </w:p>
    <w:p w14:paraId="387E884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93E2E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Vice President shall serve as acting President, with all the powers and duties of that office, in the event the President is unable to serve. The Vice President shall, in the absence of the President, preside over all meeting of the Board of Directors and of the membership and shall also exercise all powers and perform all duties necessary to assist the other officers in the successful performance of their duties.</w:t>
      </w:r>
    </w:p>
    <w:p w14:paraId="118B059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D6286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Treasurer shall take charge of all funds and assets of </w:t>
      </w:r>
      <w:r w:rsidRPr="00A25529">
        <w:rPr>
          <w:rStyle w:val="pxfinstr"/>
          <w:i/>
          <w:iCs/>
        </w:rPr>
        <w:t>[name of organization]</w:t>
      </w:r>
      <w:r w:rsidRPr="00A25529">
        <w:t xml:space="preserve"> and keep its books and accounts. The Treasurer shall develop a budget for </w:t>
      </w:r>
      <w:r w:rsidRPr="00A25529">
        <w:rPr>
          <w:rStyle w:val="pxfinstr"/>
          <w:i/>
          <w:iCs/>
        </w:rPr>
        <w:t>[name of organization]</w:t>
      </w:r>
      <w:r w:rsidRPr="00A25529">
        <w:t xml:space="preserve">, subject to approval of the Board of Directors. The Treasurer shall each month present to the Board of Directors a financial statement showing the financial activities and status of </w:t>
      </w:r>
      <w:r w:rsidRPr="00A25529">
        <w:rPr>
          <w:rStyle w:val="pxfinstr"/>
          <w:i/>
          <w:iCs/>
        </w:rPr>
        <w:t>[name of organization]</w:t>
      </w:r>
      <w:r w:rsidRPr="00A25529">
        <w:t xml:space="preserve">. In addition, the treasurer shall assure that all required tax filings are made in a timely manner and shall annually obtain an audit of </w:t>
      </w:r>
      <w:r w:rsidRPr="00A25529">
        <w:rPr>
          <w:rStyle w:val="pxfinstr"/>
          <w:i/>
          <w:iCs/>
        </w:rPr>
        <w:t>[name of organization]</w:t>
      </w:r>
      <w:r w:rsidRPr="00A25529">
        <w:t>'s financial statements by a certified public accountant or auditor.</w:t>
      </w:r>
    </w:p>
    <w:p w14:paraId="67C6983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48C9DC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Secretary shall keep accurate minutes of the proceedings of </w:t>
      </w:r>
      <w:r w:rsidRPr="00A25529">
        <w:rPr>
          <w:rStyle w:val="pxfinstr"/>
          <w:i/>
          <w:iCs/>
        </w:rPr>
        <w:t>[name of organization]</w:t>
      </w:r>
      <w:r w:rsidRPr="00A25529">
        <w:t xml:space="preserve"> and its Board of Directors. In addition, the Secretary shall keep custody of the records of </w:t>
      </w:r>
      <w:r w:rsidRPr="00A25529">
        <w:rPr>
          <w:rStyle w:val="pxfinstr"/>
          <w:i/>
          <w:iCs/>
        </w:rPr>
        <w:t>[name of organization]</w:t>
      </w:r>
      <w:r w:rsidRPr="00A25529">
        <w:t xml:space="preserve"> and its Board of Directors, including records of membership, and perform specified duties in regard to elections of officers and directors for </w:t>
      </w:r>
      <w:r w:rsidRPr="00A25529">
        <w:rPr>
          <w:rStyle w:val="pxfinstr"/>
          <w:i/>
          <w:iCs/>
        </w:rPr>
        <w:t>[name of organization]</w:t>
      </w:r>
      <w:r w:rsidRPr="00A25529">
        <w:t>.</w:t>
      </w:r>
    </w:p>
    <w:p w14:paraId="030EC4A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689A9B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All officers shall be responsible for transmitting to their successors all pertinent records, files, and correspondence within </w:t>
      </w:r>
      <w:r w:rsidRPr="00A25529">
        <w:rPr>
          <w:rStyle w:val="pxfinstr"/>
          <w:i/>
          <w:iCs/>
        </w:rPr>
        <w:t>[number of days]</w:t>
      </w:r>
      <w:r w:rsidRPr="00A25529">
        <w:t xml:space="preserve"> days after the successor takes office.</w:t>
      </w:r>
    </w:p>
    <w:p w14:paraId="0E4F21A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8 Compensation and Reimbursement of Officers</w:t>
      </w:r>
    </w:p>
    <w:p w14:paraId="0CCA1C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Officers shall be entitled to compensation and/or reimbursement of expenses if and to the extent the Board of Directors so authorizes. No compensation or reimbursement shall be allowed retroactively.</w:t>
      </w:r>
    </w:p>
    <w:p w14:paraId="40B1032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9 Insurance</w:t>
      </w:r>
    </w:p>
    <w:p w14:paraId="61D381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obtain and maintain in force appropriate insurance against errors and omissions by any officer.</w:t>
      </w:r>
    </w:p>
    <w:p w14:paraId="0A23C49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DIRECTORS</w:t>
      </w:r>
    </w:p>
    <w:p w14:paraId="193A75EE" w14:textId="77777777" w:rsidR="00FB29D8" w:rsidRPr="00A25529" w:rsidRDefault="00FB29D8">
      <w:pPr>
        <w:pStyle w:val="pxformfl"/>
        <w:ind w:left="500"/>
      </w:pPr>
      <w:r w:rsidRPr="00A25529">
        <w:t xml:space="preserve"> </w:t>
      </w:r>
    </w:p>
    <w:p w14:paraId="72CAFC7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Authority of Board</w:t>
      </w:r>
    </w:p>
    <w:p w14:paraId="7043FB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shall be the governing body of </w:t>
      </w:r>
      <w:r w:rsidRPr="00A25529">
        <w:rPr>
          <w:rStyle w:val="pxfinstr"/>
          <w:i/>
          <w:iCs/>
        </w:rPr>
        <w:t>[name of organization]</w:t>
      </w:r>
      <w:r w:rsidRPr="00A25529">
        <w:t xml:space="preserve"> and be responsible for managing its affairs. Pursuant to ARTICLE III, Section 4 of these Bylaws, the Board of Directors is empowered to expel a member for good cause.</w:t>
      </w:r>
    </w:p>
    <w:p w14:paraId="7B23C03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Composition of Board</w:t>
      </w:r>
    </w:p>
    <w:p w14:paraId="259286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shall be comprised of the officers named in ARTICLE IV, Section 1 and </w:t>
      </w:r>
      <w:r w:rsidRPr="00A25529">
        <w:rPr>
          <w:rStyle w:val="pxfinstr"/>
          <w:i/>
          <w:iCs/>
        </w:rPr>
        <w:t>[number of directors]</w:t>
      </w:r>
      <w:r w:rsidRPr="00A25529">
        <w:t xml:space="preserve"> Directors elected by the members of </w:t>
      </w:r>
      <w:r w:rsidRPr="00A25529">
        <w:rPr>
          <w:rStyle w:val="pxfinstr"/>
          <w:i/>
          <w:iCs/>
        </w:rPr>
        <w:t>[name of organization]</w:t>
      </w:r>
      <w:r w:rsidRPr="00A25529">
        <w:t>.</w:t>
      </w:r>
    </w:p>
    <w:p w14:paraId="013537F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 Terms of Office</w:t>
      </w:r>
    </w:p>
    <w:p w14:paraId="71B0DC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term of office of a Director shall be </w:t>
      </w:r>
      <w:r w:rsidRPr="00A25529">
        <w:rPr>
          <w:rStyle w:val="pxfinstr"/>
          <w:i/>
          <w:iCs/>
        </w:rPr>
        <w:t>[number of years]</w:t>
      </w:r>
      <w:r w:rsidRPr="00A25529">
        <w:t xml:space="preserve"> years beginning on </w:t>
      </w:r>
      <w:r w:rsidRPr="00A25529">
        <w:rPr>
          <w:rStyle w:val="pxfinstr"/>
          <w:i/>
          <w:iCs/>
        </w:rPr>
        <w:t>[begin date of term]</w:t>
      </w:r>
      <w:r w:rsidRPr="00A25529">
        <w:t xml:space="preserve"> and expiring on </w:t>
      </w:r>
      <w:r w:rsidRPr="00A25529">
        <w:rPr>
          <w:rStyle w:val="pxfinstr"/>
          <w:i/>
          <w:iCs/>
        </w:rPr>
        <w:t>[end date of term]</w:t>
      </w:r>
      <w:r w:rsidRPr="00A25529">
        <w:t xml:space="preserve">. The Directors serve staggered terms so that each year the terms of </w:t>
      </w:r>
      <w:r w:rsidRPr="00A25529">
        <w:rPr>
          <w:rStyle w:val="pxfinstr"/>
          <w:i/>
          <w:iCs/>
        </w:rPr>
        <w:t>[number of directors]</w:t>
      </w:r>
      <w:r w:rsidRPr="00A25529">
        <w:t xml:space="preserve"> Directors expire and </w:t>
      </w:r>
      <w:r w:rsidRPr="00A25529">
        <w:rPr>
          <w:rStyle w:val="pxfinstr"/>
          <w:i/>
          <w:iCs/>
        </w:rPr>
        <w:t>[number of new directors]</w:t>
      </w:r>
      <w:r w:rsidRPr="00A25529">
        <w:t xml:space="preserve"> new Directors are elected in their place.</w:t>
      </w:r>
    </w:p>
    <w:p w14:paraId="28F844A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 Vacancies</w:t>
      </w:r>
    </w:p>
    <w:p w14:paraId="576DDD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the event a Director resigns, is removed, becomes incapacitated, fails to remain a member in good standing, or dies with more than </w:t>
      </w:r>
      <w:r w:rsidRPr="00A25529">
        <w:rPr>
          <w:rStyle w:val="pxfinstr"/>
          <w:i/>
          <w:iCs/>
        </w:rPr>
        <w:t>[specification of time period]</w:t>
      </w:r>
      <w:r w:rsidRPr="00A25529">
        <w:t xml:space="preserve"> remaining in his or her term, a special election shall be held to select a replacement. If less than </w:t>
      </w:r>
      <w:r w:rsidRPr="00A25529">
        <w:rPr>
          <w:rStyle w:val="pxfinstr"/>
          <w:i/>
          <w:iCs/>
        </w:rPr>
        <w:t>[specification of time period]</w:t>
      </w:r>
      <w:r w:rsidRPr="00A25529">
        <w:t xml:space="preserve"> is remaining in a Director's term when </w:t>
      </w:r>
      <w:r w:rsidRPr="00A25529">
        <w:rPr>
          <w:rStyle w:val="pxfinstr"/>
          <w:i/>
          <w:iCs/>
        </w:rPr>
        <w:t>[he/she]</w:t>
      </w:r>
      <w:r w:rsidRPr="00A25529">
        <w:t xml:space="preserve"> resigns, is removed, becomes incapacitated, fails to remain a member in good standing, or dies with more than </w:t>
      </w:r>
      <w:r w:rsidRPr="00A25529">
        <w:rPr>
          <w:rStyle w:val="pxfinstr"/>
          <w:i/>
          <w:iCs/>
        </w:rPr>
        <w:t>[specification of time period]</w:t>
      </w:r>
      <w:r w:rsidRPr="00A25529">
        <w:t>, no replacement shall be selected until the next regularly scheduled election.</w:t>
      </w:r>
    </w:p>
    <w:p w14:paraId="2CE9CBF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 Term Limits</w:t>
      </w:r>
    </w:p>
    <w:p w14:paraId="2041834A" w14:textId="77777777" w:rsidR="00FB29D8" w:rsidRPr="00A25529" w:rsidRDefault="00FB29D8">
      <w:pPr>
        <w:pStyle w:val="pxformfl"/>
        <w:ind w:left="500"/>
      </w:pPr>
      <w:r w:rsidRPr="00A25529">
        <w:t xml:space="preserve"> </w:t>
      </w:r>
    </w:p>
    <w:p w14:paraId="0C56843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E1A7B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Director shall not serve more than </w:t>
      </w:r>
      <w:r w:rsidRPr="00A25529">
        <w:rPr>
          <w:rStyle w:val="pxfinstr"/>
          <w:i/>
          <w:iCs/>
        </w:rPr>
        <w:t>[number of consecutive terms]</w:t>
      </w:r>
      <w:r w:rsidRPr="00A25529">
        <w:t xml:space="preserve"> consecutive terms.</w:t>
      </w:r>
    </w:p>
    <w:p w14:paraId="0912414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C5EB0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Time served as a Director pursuant to election to serve a partial term to replace a former incumbent who resigned, was removed, became incapacitated, failed to remain a member in good standing, or died shall not be considered as a term of office unless that appointee served in that office for at least </w:t>
      </w:r>
      <w:r w:rsidRPr="00A25529">
        <w:rPr>
          <w:rStyle w:val="pxfinstr"/>
          <w:i/>
          <w:iCs/>
        </w:rPr>
        <w:t>[specification of time period]</w:t>
      </w:r>
      <w:r w:rsidRPr="00A25529">
        <w:t>.</w:t>
      </w:r>
    </w:p>
    <w:p w14:paraId="77B2C12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 Qualifications for Office</w:t>
      </w:r>
    </w:p>
    <w:p w14:paraId="1FA802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a Director,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w:t>
      </w:r>
    </w:p>
    <w:p w14:paraId="0B72F28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 Procedures for the Nomination </w:t>
      </w:r>
      <w:del w:id="3374" w:author="Cara Cardinale" w:date="2025-01-26T16:42:00Z">
        <w:r w:rsidRPr="00A25529" w:rsidDel="00385815">
          <w:delText>andElection</w:delText>
        </w:r>
      </w:del>
      <w:ins w:id="3375" w:author="Cara Cardinale" w:date="2025-01-26T16:42:00Z">
        <w:r w:rsidR="00385815" w:rsidRPr="00A25529">
          <w:t>and Election</w:t>
        </w:r>
      </w:ins>
      <w:r w:rsidRPr="00A25529">
        <w:t xml:space="preserve"> of Directors</w:t>
      </w:r>
    </w:p>
    <w:p w14:paraId="53CF35CE" w14:textId="77777777" w:rsidR="00FB29D8" w:rsidRPr="00A25529" w:rsidRDefault="00FB29D8">
      <w:pPr>
        <w:pStyle w:val="pxformfl"/>
        <w:ind w:left="500"/>
      </w:pPr>
      <w:r w:rsidRPr="00A25529">
        <w:t xml:space="preserve"> </w:t>
      </w:r>
    </w:p>
    <w:p w14:paraId="4F4FF6F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9C2B8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Written suggestions of proposed nominees may be made by any member in good standing of </w:t>
      </w:r>
      <w:r w:rsidRPr="00A25529">
        <w:rPr>
          <w:rStyle w:val="pxfinstr"/>
          <w:i/>
          <w:iCs/>
        </w:rPr>
        <w:t>[name of organization]</w:t>
      </w:r>
      <w:r w:rsidRPr="00A25529">
        <w:t xml:space="preserve"> for consideration by a nominating committee appointed by the President.</w:t>
      </w:r>
    </w:p>
    <w:p w14:paraId="4E206AA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4CA7FC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nominating committee shall submit to the Secretary a slate of eligible nominees to seek the office of Director at the election to be held in that year. In submitting this slate, the nominating committee shall consider written suggestions of proposed nominees made by any member in good standing of </w:t>
      </w:r>
      <w:r w:rsidRPr="00A25529">
        <w:rPr>
          <w:rStyle w:val="pxfinstr"/>
          <w:i/>
          <w:iCs/>
        </w:rPr>
        <w:t>[name of organization]</w:t>
      </w:r>
      <w:r w:rsidRPr="00A25529">
        <w:t xml:space="preserve"> but need not place any suggested name on the slate of nominees submitted.</w:t>
      </w:r>
    </w:p>
    <w:p w14:paraId="639576A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77F5BD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Individuals desiring to serve as a Director of </w:t>
      </w:r>
      <w:r w:rsidRPr="00A25529">
        <w:rPr>
          <w:rStyle w:val="pxfinstr"/>
          <w:i/>
          <w:iCs/>
        </w:rPr>
        <w:t>[name of organization]</w:t>
      </w:r>
      <w:r w:rsidRPr="00A25529">
        <w:t xml:space="preserve"> may, if not approved by the nominating committee, seek the office of Director as a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candidate by presenting to the Secretary </w:t>
      </w:r>
      <w:r w:rsidRPr="00A25529">
        <w:rPr>
          <w:rStyle w:val="pxfinstr"/>
          <w:i/>
          <w:iCs/>
        </w:rPr>
        <w:t>[number of days]</w:t>
      </w:r>
      <w:r w:rsidRPr="00A25529">
        <w:t xml:space="preserve"> days before the scheduled election a petition signed by </w:t>
      </w:r>
      <w:r w:rsidRPr="00A25529">
        <w:rPr>
          <w:rStyle w:val="pxfinstr"/>
          <w:i/>
          <w:iCs/>
        </w:rPr>
        <w:t>[number of members]</w:t>
      </w:r>
      <w:r w:rsidRPr="00A25529">
        <w:t xml:space="preserve"> members in good standing of </w:t>
      </w:r>
      <w:r w:rsidRPr="00A25529">
        <w:rPr>
          <w:rStyle w:val="pxfinstr"/>
          <w:i/>
          <w:iCs/>
        </w:rPr>
        <w:t>[name of organization]</w:t>
      </w:r>
      <w:r w:rsidRPr="00A25529">
        <w:t>.</w:t>
      </w:r>
    </w:p>
    <w:p w14:paraId="2974F49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06D7BA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Upon receipt of a slate of candidates from the nominating committee and receipt of any petition for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candidacy, the Secretary shall verify that each candidate consents to serve as a Director and shall verify that each candidate has, in fact,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w:t>
      </w:r>
    </w:p>
    <w:p w14:paraId="1D18516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48F69E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of Director shall take place on </w:t>
      </w:r>
      <w:r w:rsidRPr="00A25529">
        <w:rPr>
          <w:rStyle w:val="pxfinstr"/>
          <w:i/>
          <w:iCs/>
        </w:rPr>
        <w:t>[date of election]</w:t>
      </w:r>
      <w:r w:rsidRPr="00A25529">
        <w:t xml:space="preserve"> each year. Special elections may be held at such times as necessary as determined by the Board of Directors.</w:t>
      </w:r>
    </w:p>
    <w:p w14:paraId="383BB5C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65B958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Election may be by written paper ballot or, if approved by the Board of Directors, by utilization of telephonic, internet, or e-mail technology. If paper ballots are employed, the Secretary shall supervise their preparation and mailing and shall take such steps as are necessary that ballots and explanations as to how they are to be marked are delivered to eligible voters at least </w:t>
      </w:r>
      <w:r w:rsidRPr="00A25529">
        <w:rPr>
          <w:rStyle w:val="pxfinstr"/>
          <w:i/>
          <w:iCs/>
        </w:rPr>
        <w:t>[number of days]</w:t>
      </w:r>
      <w:r w:rsidRPr="00A25529">
        <w:t xml:space="preserve"> days before the scheduled date of the election. If the election is conducted by means of telephonic, internet, or e-mail technology, the Secretary shall supervise the implementation of that technology and that its availability and the means of its utilization is explained to eligible voters at least </w:t>
      </w:r>
      <w:r w:rsidRPr="00A25529">
        <w:rPr>
          <w:rStyle w:val="pxfinstr"/>
          <w:i/>
          <w:iCs/>
        </w:rPr>
        <w:t>[number of days]</w:t>
      </w:r>
      <w:r w:rsidRPr="00A25529">
        <w:t xml:space="preserve"> days before the scheduled date of the election.</w:t>
      </w:r>
    </w:p>
    <w:p w14:paraId="127D66F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6FE458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Ballots shall be completed and returned to the Secretary by </w:t>
      </w:r>
      <w:r w:rsidRPr="00A25529">
        <w:rPr>
          <w:rStyle w:val="pxfinstr"/>
          <w:i/>
          <w:iCs/>
        </w:rPr>
        <w:t>[due date of return]</w:t>
      </w:r>
      <w:r w:rsidRPr="00A25529">
        <w:t xml:space="preserve"> in order to be valid and counted. Eligible voters may mark the ballots so as to vote for a number of nominees which is equal to or less than the total number of Directors to be selected at that election. Any ballot marked so as to vote for a number of nominees larger than the total number of Directors to be elected at that election shall be invalid in its entirety. A dispute as to the validity of any particular ballot shall be determined by </w:t>
      </w:r>
      <w:r w:rsidRPr="00A25529">
        <w:rPr>
          <w:rStyle w:val="pxfinstr"/>
          <w:i/>
          <w:iCs/>
        </w:rPr>
        <w:t>[specification of manner of determining validity of ballot]</w:t>
      </w:r>
      <w:r w:rsidRPr="00A25529">
        <w:t>.</w:t>
      </w:r>
    </w:p>
    <w:p w14:paraId="2635D4E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7A3535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counting of ballots, whether the voting be conducted by paper ballot or by telephonic, internet, or e-mail technology, shall be performed by three Election Judges appointed by the Secretary. No candidate for the office of Director may serve as an Election Judge. The counting of ballots shall commence within </w:t>
      </w:r>
      <w:r w:rsidRPr="00A25529">
        <w:rPr>
          <w:rStyle w:val="pxfinstr"/>
          <w:i/>
          <w:iCs/>
        </w:rPr>
        <w:t>[number of days]</w:t>
      </w:r>
      <w:r w:rsidRPr="00A25529">
        <w:t xml:space="preserve"> days after the date of the election and a written record of the vote tally shall be prepared. This tally and the ballots themselves shall remain available for inspection by any member in good standing of </w:t>
      </w:r>
      <w:r w:rsidRPr="00A25529">
        <w:rPr>
          <w:rStyle w:val="pxfinstr"/>
          <w:i/>
          <w:iCs/>
        </w:rPr>
        <w:t>[name of organization]</w:t>
      </w:r>
      <w:r w:rsidRPr="00A25529">
        <w:t xml:space="preserve"> for a period of not less than </w:t>
      </w:r>
      <w:r w:rsidRPr="00A25529">
        <w:rPr>
          <w:rStyle w:val="pxfinstr"/>
          <w:i/>
          <w:iCs/>
        </w:rPr>
        <w:t>[number of days]</w:t>
      </w:r>
      <w:r w:rsidRPr="00A25529">
        <w:t xml:space="preserve"> days.</w:t>
      </w:r>
    </w:p>
    <w:p w14:paraId="66400D3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424879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w:t>
      </w:r>
      <w:r w:rsidRPr="00A25529">
        <w:rPr>
          <w:rStyle w:val="pxfinstr"/>
          <w:i/>
          <w:iCs/>
        </w:rPr>
        <w:t>[number of nominees]</w:t>
      </w:r>
      <w:r w:rsidRPr="00A25529">
        <w:t xml:space="preserve"> nominees receiving the highest number of votes shall be declared elected to serve as Directors. In the case of a tie vote, the winner shall be decided by lot.</w:t>
      </w:r>
    </w:p>
    <w:p w14:paraId="716C36B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J. </w:t>
      </w:r>
    </w:p>
    <w:p w14:paraId="5F7C0D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results shall be promptly published on </w:t>
      </w:r>
      <w:r w:rsidRPr="00A25529">
        <w:rPr>
          <w:rStyle w:val="pxfinstr"/>
          <w:i/>
          <w:iCs/>
        </w:rPr>
        <w:t>[name of organization]</w:t>
      </w:r>
      <w:r w:rsidRPr="00A25529">
        <w:t xml:space="preserve">'s website and shall also be published in the next issue of </w:t>
      </w:r>
      <w:r w:rsidRPr="00A25529">
        <w:rPr>
          <w:rStyle w:val="pxfinstr"/>
          <w:i/>
          <w:iCs/>
        </w:rPr>
        <w:t>[name of organization]</w:t>
      </w:r>
      <w:r w:rsidRPr="00A25529">
        <w:t xml:space="preserve">'s newsletter. Each candidate shall be informed in writing of the election results as soon as practicable and in no event later than </w:t>
      </w:r>
      <w:r w:rsidRPr="00A25529">
        <w:rPr>
          <w:rStyle w:val="pxfinstr"/>
          <w:i/>
          <w:iCs/>
        </w:rPr>
        <w:t>[number of days]</w:t>
      </w:r>
      <w:r w:rsidRPr="00A25529">
        <w:t xml:space="preserve"> days after the date of the election.</w:t>
      </w:r>
    </w:p>
    <w:p w14:paraId="351FE86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 Compensation and </w:t>
      </w:r>
      <w:del w:id="3376" w:author="Cara Cardinale" w:date="2025-01-26T16:49:00Z">
        <w:r w:rsidRPr="00A25529" w:rsidDel="00385815">
          <w:delText>Reimbursementof</w:delText>
        </w:r>
      </w:del>
      <w:ins w:id="3377" w:author="Cara Cardinale" w:date="2025-01-26T16:49:00Z">
        <w:r w:rsidR="00385815" w:rsidRPr="00A25529">
          <w:t>Reimbursement of</w:t>
        </w:r>
      </w:ins>
      <w:r w:rsidRPr="00A25529">
        <w:t xml:space="preserve"> Officers</w:t>
      </w:r>
    </w:p>
    <w:p w14:paraId="2423BA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Directors shall be entitled to compensation and/or reimbursement of expenses if and to the extent the Board of Directors so authorizes. No compensation or reimbursement shall be allowed retroactively.</w:t>
      </w:r>
    </w:p>
    <w:p w14:paraId="09C97A9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9 Meetings</w:t>
      </w:r>
    </w:p>
    <w:p w14:paraId="1171B8CC" w14:textId="77777777" w:rsidR="00FB29D8" w:rsidRPr="00A25529" w:rsidRDefault="00FB29D8">
      <w:pPr>
        <w:pStyle w:val="pxformfl"/>
        <w:ind w:left="500"/>
      </w:pPr>
      <w:r w:rsidRPr="00A25529">
        <w:t xml:space="preserve"> </w:t>
      </w:r>
    </w:p>
    <w:p w14:paraId="52CB22D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6040C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shall meet at least </w:t>
      </w:r>
      <w:r w:rsidRPr="00A25529">
        <w:rPr>
          <w:rStyle w:val="pxfinstr"/>
          <w:i/>
          <w:iCs/>
        </w:rPr>
        <w:t>[number of times]</w:t>
      </w:r>
      <w:r w:rsidRPr="00A25529">
        <w:t xml:space="preserve"> times a year. These meetings shall take place on </w:t>
      </w:r>
      <w:r w:rsidRPr="00A25529">
        <w:rPr>
          <w:rStyle w:val="pxfinstr"/>
          <w:i/>
          <w:iCs/>
        </w:rPr>
        <w:t>[dates of meetings]</w:t>
      </w:r>
      <w:r w:rsidRPr="00A25529">
        <w:t>. Special meetings may be convened at the order of the President.</w:t>
      </w:r>
    </w:p>
    <w:p w14:paraId="745179F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74C1ED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Written notice of the date and location of all meetings, including special meetings, shall be delivered in person, by mail, or by e-mail not less than </w:t>
      </w:r>
      <w:r w:rsidRPr="00A25529">
        <w:rPr>
          <w:rStyle w:val="pxfinstr"/>
          <w:i/>
          <w:iCs/>
        </w:rPr>
        <w:t>[number of days]</w:t>
      </w:r>
      <w:r w:rsidRPr="00A25529">
        <w:t xml:space="preserve"> days and not more than </w:t>
      </w:r>
      <w:r w:rsidRPr="00A25529">
        <w:rPr>
          <w:rStyle w:val="pxfinstr"/>
          <w:i/>
          <w:iCs/>
        </w:rPr>
        <w:t>[number of days]</w:t>
      </w:r>
      <w:r w:rsidRPr="00A25529">
        <w:t xml:space="preserve"> days before the meeting date. If all Directors meet by mutual consent at any time or place, within or outside the State of New York, such meeting shall be valid even though proper notice was not given thereof, and any action taken at such a meeting shall not be invalidated for lack of notice.</w:t>
      </w:r>
    </w:p>
    <w:p w14:paraId="4EC9B42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2B108C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Meetings of the Board of Directors may be conducted either in person or by teleconference provided that at least one meeting must be conducted in person each year. The location of meetings conducted in person shall be specified by the President except that no meeting shall take place outside New York State without consent of the majority of the Board.</w:t>
      </w:r>
    </w:p>
    <w:p w14:paraId="34DD0A5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1EE337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All meetings of the Board of Directors shall be conducted in accordance with, and all issues of parliamentary procedure shall be decided by, </w:t>
      </w:r>
      <w:r w:rsidRPr="00A25529">
        <w:rPr>
          <w:rStyle w:val="pxfinstr"/>
          <w:i/>
          <w:iCs/>
        </w:rPr>
        <w:t>[[name of rules]/[name of code]]</w:t>
      </w:r>
      <w:r w:rsidRPr="00A25529">
        <w:t xml:space="preserve"> in all instances in which those rules are applicable and in which they are not inconsistent with these Bylaws or with any special rules of order adopted by the Board of Directors.</w:t>
      </w:r>
    </w:p>
    <w:p w14:paraId="0DD9C48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76561D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addition to addressing the general business of </w:t>
      </w:r>
      <w:r w:rsidRPr="00A25529">
        <w:rPr>
          <w:rStyle w:val="pxfinstr"/>
          <w:i/>
          <w:iCs/>
        </w:rPr>
        <w:t>[name of organization]</w:t>
      </w:r>
      <w:r w:rsidRPr="00A25529">
        <w:t>, the Board of Directors shall consider both unfinished and new business, as appropriate, and review and discuss minutes of prior proceedings and reports of officers and committees.</w:t>
      </w:r>
    </w:p>
    <w:p w14:paraId="60B1E90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2444B2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[Text number of directors]</w:t>
      </w:r>
      <w:r w:rsidRPr="00A25529">
        <w:t xml:space="preserve"> Directors shall constitute a quorum at meetings.</w:t>
      </w:r>
    </w:p>
    <w:p w14:paraId="7A7C76C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13E673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In the event of a tie vote at a regular or special meeting, the vote of the President shall prevail.</w:t>
      </w:r>
    </w:p>
    <w:p w14:paraId="0AE8396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09EE0A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No Director shall be entitled to vote by proxy.</w:t>
      </w:r>
    </w:p>
    <w:p w14:paraId="0C277F9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6255D5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Any Director who shall be absent from </w:t>
      </w:r>
      <w:r w:rsidRPr="00A25529">
        <w:rPr>
          <w:rStyle w:val="pxfinstr"/>
          <w:i/>
          <w:iCs/>
        </w:rPr>
        <w:t>[number of consecutive meetings]</w:t>
      </w:r>
      <w:r w:rsidRPr="00A25529">
        <w:t xml:space="preserve"> consecutive meetings shall be deemed to have resigned from office and shall cease to be a Director unless a majority vote of the other Directors elects that such a resignation not be deemed to have taken place.</w:t>
      </w:r>
    </w:p>
    <w:p w14:paraId="11F4808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10 Insurance</w:t>
      </w:r>
    </w:p>
    <w:p w14:paraId="6BF2C9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obtain and maintain in force appropriate insurance against errors and omissions by any Director.</w:t>
      </w:r>
    </w:p>
    <w:p w14:paraId="5C2732E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COMMITTEES</w:t>
      </w:r>
    </w:p>
    <w:p w14:paraId="66D8473E" w14:textId="77777777" w:rsidR="00FB29D8" w:rsidRPr="00A25529" w:rsidRDefault="00FB29D8">
      <w:pPr>
        <w:pStyle w:val="pxformfl"/>
        <w:ind w:left="500"/>
      </w:pPr>
      <w:r w:rsidRPr="00A25529">
        <w:t xml:space="preserve"> </w:t>
      </w:r>
    </w:p>
    <w:p w14:paraId="1231FD6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22D21C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There shall be the following committees: the Nominations Committee, the Finance Committee, and the Membership Committee. Chairs of these committees shall be appointed by and serve at the pleasure of the President. The committee chair shall be empowered to appoint committee members, subject to the overruling of such action by the President.</w:t>
      </w:r>
    </w:p>
    <w:p w14:paraId="71937F7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428D26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President may establish or dissolve additional committees to address particular issues and may appoint an individual Director to serve as Board liaison with each such committee, subject to overruling of such actions by majority vote of a quorum of the Board of Directors. The President shall be empowered to appoint or replace the chair of a committee. The committee chair shall be empowered to appoint committee members, subject to the overruling of such action by the President.</w:t>
      </w:r>
    </w:p>
    <w:p w14:paraId="3C0476B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STATE CHAPTERS</w:t>
      </w:r>
    </w:p>
    <w:p w14:paraId="124A997B" w14:textId="77777777" w:rsidR="00FB29D8" w:rsidRPr="00A25529" w:rsidRDefault="00FB29D8">
      <w:pPr>
        <w:pStyle w:val="pxformfl"/>
        <w:ind w:left="500"/>
      </w:pPr>
      <w:r w:rsidRPr="00A25529">
        <w:t xml:space="preserve"> </w:t>
      </w:r>
    </w:p>
    <w:p w14:paraId="52EEBF1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2C2623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State chapters of </w:t>
      </w:r>
      <w:r w:rsidRPr="00A25529">
        <w:rPr>
          <w:rStyle w:val="pxfinstr"/>
          <w:i/>
          <w:iCs/>
        </w:rPr>
        <w:t>[name of organization]</w:t>
      </w:r>
      <w:r w:rsidRPr="00A25529">
        <w:t xml:space="preserve"> may be established under procedures to be established by the Board of Directors. These procedures shall be subject to modification or repeal by the Board.</w:t>
      </w:r>
    </w:p>
    <w:p w14:paraId="4E3A797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34530C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State chapters shall be subject to these Bylaws.</w:t>
      </w:r>
    </w:p>
    <w:p w14:paraId="7122834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541356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State chapters shall adopt Chapter Bylaws subject to approval thereof by the Board of Directors.</w:t>
      </w:r>
    </w:p>
    <w:p w14:paraId="04D8CBA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0C0874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the event of dissolution of a state chapter, all its assets shall become the property of </w:t>
      </w:r>
      <w:r w:rsidRPr="00A25529">
        <w:rPr>
          <w:rStyle w:val="pxfinstr"/>
          <w:i/>
          <w:iCs/>
        </w:rPr>
        <w:t>[name of organization]</w:t>
      </w:r>
      <w:r w:rsidRPr="00A25529">
        <w:t>.</w:t>
      </w:r>
    </w:p>
    <w:p w14:paraId="3B6EB3C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AMENDMENT OF BYLAWS</w:t>
      </w:r>
    </w:p>
    <w:p w14:paraId="20F3C617"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4303304E" w14:textId="77777777" w:rsidR="00FB29D8" w:rsidRPr="00A25529" w:rsidRDefault="00FB29D8">
      <w:pPr>
        <w:pStyle w:val="pxformselis"/>
        <w:ind w:left="500"/>
      </w:pPr>
      <w:r w:rsidRPr="00A25529">
        <w:t xml:space="preserve"> </w:t>
      </w:r>
    </w:p>
    <w:p w14:paraId="6C60F2E8"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These Bylaws may be amended by vote of the majority of the Board of Directors at a duly convened meeting.</w:t>
      </w:r>
      <w:r w:rsidRPr="00A25529">
        <w:rPr>
          <w:rStyle w:val="pxfinstr"/>
          <w:i/>
          <w:iCs/>
        </w:rPr>
        <w:t>[OR:]</w:t>
      </w:r>
    </w:p>
    <w:p w14:paraId="5E538E90" w14:textId="77777777" w:rsidR="00FB29D8" w:rsidRPr="00A25529" w:rsidRDefault="00FB29D8">
      <w:pPr>
        <w:pStyle w:val="pxformselis"/>
        <w:ind w:left="500"/>
      </w:pPr>
      <w:r w:rsidRPr="00A25529">
        <w:t xml:space="preserve"> </w:t>
      </w:r>
    </w:p>
    <w:p w14:paraId="469113E3"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These Bylaws may be amended by two-thirds vote of the corporation membership at a special election called for that purpose.</w:t>
      </w:r>
      <w:del w:id="3378" w:author="Cara Cardinale" w:date="2025-01-26T14:28:00Z">
        <w:r w:rsidRPr="00A25529" w:rsidDel="0062414C">
          <w:rPr>
            <w:rStyle w:val="pxfinstr"/>
            <w:i/>
            <w:iCs/>
          </w:rPr>
          <w:delText>[END OF CHOICES]</w:delText>
        </w:r>
      </w:del>
    </w:p>
    <w:p w14:paraId="46B4C2A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DISSOLUTION</w:t>
      </w:r>
    </w:p>
    <w:p w14:paraId="1F9D77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may be dissolved in accordance with the laws of the State of New York. Upon dissolution, all corporate assets shall be distributed as follows: </w:t>
      </w:r>
      <w:r w:rsidRPr="00A25529">
        <w:rPr>
          <w:rStyle w:val="pxfinstr"/>
          <w:i/>
          <w:iCs/>
        </w:rPr>
        <w:t>[description of method of distribution]</w:t>
      </w:r>
      <w:r w:rsidRPr="00A25529">
        <w:t>.</w:t>
      </w:r>
    </w:p>
    <w:p w14:paraId="76FF92F1" w14:textId="77777777" w:rsidR="00FB29D8" w:rsidRPr="00A25529" w:rsidRDefault="00FB29D8">
      <w:pPr>
        <w:pStyle w:val="pxformnotes"/>
        <w:jc w:val="center"/>
        <w:rPr>
          <w:sz w:val="24"/>
          <w:szCs w:val="24"/>
        </w:rPr>
      </w:pPr>
      <w:r w:rsidRPr="00A25529">
        <w:rPr>
          <w:rStyle w:val="pxvis"/>
          <w:rFonts w:cs="Arial"/>
          <w:bCs/>
          <w:sz w:val="50"/>
          <w:rPrChange w:id="3379" w:author="Cara Cardinale" w:date="2025-03-04T10:36:00Z">
            <w:rPr>
              <w:rStyle w:val="pxvis"/>
              <w:rFonts w:cs="Arial"/>
              <w:bCs/>
            </w:rPr>
          </w:rPrChange>
        </w:rPr>
        <w:t>Notes to Form</w:t>
      </w:r>
    </w:p>
    <w:p w14:paraId="45B50F07" w14:textId="77777777" w:rsidR="00FB29D8" w:rsidRPr="00A25529" w:rsidRDefault="00FB29D8">
      <w:pPr>
        <w:pStyle w:val="pxformnotes"/>
        <w:rPr>
          <w:sz w:val="24"/>
          <w:szCs w:val="24"/>
        </w:rPr>
      </w:pPr>
    </w:p>
    <w:p w14:paraId="4E0E5389" w14:textId="77777777" w:rsidR="00FB29D8" w:rsidRPr="00A25529" w:rsidRDefault="00FB29D8">
      <w:pPr>
        <w:pStyle w:val="pxformnote"/>
        <w:spacing w:before="180"/>
      </w:pPr>
      <w:del w:id="3380" w:author="Cara Cardinale" w:date="2025-01-14T20:47:00Z">
        <w:r w:rsidRPr="00A25529" w:rsidDel="00CF1278">
          <w:delText>Drafter's Note</w:delText>
        </w:r>
      </w:del>
      <w:r w:rsidRPr="00A25529">
        <w:t xml:space="preserve"> </w:t>
      </w:r>
    </w:p>
    <w:p w14:paraId="16A7A0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Bylaws for charitable corporations may place the greater portion of operational control in the board of directors, the officers, or the membership itself. Likewise, the bylaws may be specific and detailed or may be broad so as to leave refinement of details to be determined by the entity in which operational control is vested. Which path to follow in regard to operational control and the extent of detail is a philosophical and business decision. Bylaws that vest greater operational control in the board or officers and which do not impose detailed requirements may permit a speedier and more flexible response to changes; arguably, such bylaws may also permit a small group to violate the desires of the membership at large. It would appear that there is always a trade-off.</w:t>
      </w:r>
    </w:p>
    <w:p w14:paraId="37BFD1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In general, the form shown above places the bulk of operation control in the Board of Directors but also sets forth how the corporation shall be run in considerable detail.</w:t>
      </w:r>
    </w:p>
    <w:p w14:paraId="54CF1AB3" w14:textId="77777777" w:rsidR="00FB29D8" w:rsidRPr="00A25529" w:rsidRDefault="00FB29D8">
      <w:pPr>
        <w:pStyle w:val="pxformrr"/>
        <w:rPr>
          <w:sz w:val="24"/>
          <w:szCs w:val="24"/>
        </w:rPr>
      </w:pPr>
      <w:r w:rsidRPr="00A25529">
        <w:rPr>
          <w:rStyle w:val="pxvis"/>
          <w:rFonts w:cs="Arial"/>
          <w:bCs/>
          <w:sz w:val="50"/>
          <w:rPrChange w:id="3381" w:author="Cara Cardinale" w:date="2025-03-04T10:36:00Z">
            <w:rPr>
              <w:rStyle w:val="pxvis"/>
              <w:rFonts w:cs="Arial"/>
              <w:bCs/>
            </w:rPr>
          </w:rPrChange>
        </w:rPr>
        <w:t>Research References</w:t>
      </w:r>
    </w:p>
    <w:p w14:paraId="284016E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tk.ref.id="I05V30I"</w:instrText>
      </w:r>
      <w:r w:rsidRPr="00A25529">
        <w:rPr>
          <w:rStyle w:val="pxtk"/>
        </w:rPr>
        <w:fldChar w:fldCharType="end"/>
      </w:r>
      <w:r w:rsidRPr="00A25529">
        <w:rPr>
          <w:rStyle w:val="pxtk"/>
        </w:rPr>
        <w:t>West's Key Number Digest, Corporations and Business Organizations &amp;key;3384</w:t>
      </w:r>
    </w:p>
    <w:p w14:paraId="3DBC4A07" w14:textId="77777777" w:rsidR="00FB29D8" w:rsidRPr="00A25529" w:rsidRDefault="00FB29D8">
      <w:pPr>
        <w:pStyle w:val="pxs"/>
        <w:spacing w:before="180"/>
        <w:rPr>
          <w:rPrChange w:id="3382" w:author="Cara Cardinale" w:date="2025-03-04T10:36:00Z">
            <w:rPr>
              <w:sz w:val="27"/>
            </w:rPr>
          </w:rPrChange>
        </w:rPr>
      </w:pPr>
      <w:r w:rsidRPr="00A25529">
        <w:rPr>
          <w:rPrChange w:id="3383" w:author="Cara Cardinale" w:date="2025-03-04T10:36:00Z">
            <w:rPr>
              <w:sz w:val="27"/>
            </w:rPr>
          </w:rPrChange>
        </w:rPr>
        <w:t>30:104. Bylaws</w:t>
      </w:r>
      <w:r w:rsidRPr="00A25529">
        <w:rPr>
          <w:rStyle w:val="pxsep"/>
        </w:rPr>
        <w:t xml:space="preserve">-- </w:t>
      </w:r>
      <w:r w:rsidRPr="00A25529">
        <w:rPr>
          <w:rPrChange w:id="3384" w:author="Cara Cardinale" w:date="2025-03-04T10:36:00Z">
            <w:rPr>
              <w:sz w:val="27"/>
            </w:rPr>
          </w:rPrChange>
        </w:rPr>
        <w:t>State or regional chapter affiliated with national nonprofit corporation</w:t>
      </w:r>
    </w:p>
    <w:p w14:paraId="7B70D6C4" w14:textId="77777777" w:rsidR="00FB29D8" w:rsidRPr="00A25529" w:rsidRDefault="00FB29D8">
      <w:pPr>
        <w:pStyle w:val="pxov"/>
        <w:rPr>
          <w:vanish/>
        </w:rPr>
      </w:pPr>
      <w:r w:rsidRPr="00A25529">
        <w:rPr>
          <w:vanish/>
        </w:rPr>
        <w:t>FMS</w:t>
      </w:r>
    </w:p>
    <w:p w14:paraId="32EC1072" w14:textId="77777777" w:rsidR="00FB29D8" w:rsidRPr="00A25529" w:rsidRDefault="00FB29D8">
      <w:pPr>
        <w:pStyle w:val="pxov"/>
        <w:rPr>
          <w:vanish/>
        </w:rPr>
      </w:pPr>
      <w:r w:rsidRPr="00A25529">
        <w:rPr>
          <w:vanish/>
        </w:rPr>
        <w:t>NFP</w:t>
      </w:r>
    </w:p>
    <w:p w14:paraId="253FA6FA" w14:textId="77777777" w:rsidR="00FB29D8" w:rsidRPr="00A25529" w:rsidRDefault="00FB29D8">
      <w:pPr>
        <w:pStyle w:val="pxov"/>
        <w:rPr>
          <w:vanish/>
        </w:rPr>
      </w:pPr>
      <w:r w:rsidRPr="00A25529">
        <w:rPr>
          <w:vanish/>
        </w:rPr>
        <w:t>COL</w:t>
      </w:r>
    </w:p>
    <w:p w14:paraId="15F59C31" w14:textId="77777777" w:rsidR="00FB29D8" w:rsidRPr="00A25529" w:rsidRDefault="00FB29D8">
      <w:pPr>
        <w:pStyle w:val="pxov"/>
        <w:rPr>
          <w:vanish/>
        </w:rPr>
      </w:pPr>
      <w:r w:rsidRPr="00A25529">
        <w:rPr>
          <w:vanish/>
        </w:rPr>
        <w:t>FCV</w:t>
      </w:r>
    </w:p>
    <w:p w14:paraId="0A75AF56" w14:textId="77777777" w:rsidR="00FB29D8" w:rsidRPr="00A25529" w:rsidRDefault="00FB29D8">
      <w:pPr>
        <w:pStyle w:val="pxov"/>
        <w:rPr>
          <w:vanish/>
        </w:rPr>
      </w:pPr>
      <w:r w:rsidRPr="00A25529">
        <w:rPr>
          <w:vanish/>
        </w:rPr>
        <w:t>FTR</w:t>
      </w:r>
    </w:p>
    <w:p w14:paraId="5FD43E2C" w14:textId="77777777" w:rsidR="00FB29D8" w:rsidRPr="00A25529" w:rsidRDefault="00FB29D8">
      <w:pPr>
        <w:pStyle w:val="pxov"/>
        <w:rPr>
          <w:vanish/>
        </w:rPr>
      </w:pPr>
      <w:r w:rsidRPr="00A25529">
        <w:rPr>
          <w:vanish/>
        </w:rPr>
        <w:t>EBL</w:t>
      </w:r>
    </w:p>
    <w:p w14:paraId="6C620635" w14:textId="77777777" w:rsidR="00FB29D8" w:rsidRPr="00A25529" w:rsidRDefault="00FB29D8">
      <w:pPr>
        <w:pStyle w:val="pxov"/>
        <w:rPr>
          <w:vanish/>
        </w:rPr>
      </w:pPr>
      <w:r w:rsidRPr="00A25529">
        <w:rPr>
          <w:vanish/>
        </w:rPr>
        <w:t>TEM</w:t>
      </w:r>
    </w:p>
    <w:p w14:paraId="0795127F" w14:textId="77777777" w:rsidR="00FB29D8" w:rsidRPr="00A25529" w:rsidRDefault="00FB29D8">
      <w:pPr>
        <w:pStyle w:val="pxov"/>
        <w:rPr>
          <w:vanish/>
        </w:rPr>
      </w:pPr>
      <w:r w:rsidRPr="00A25529">
        <w:rPr>
          <w:vanish/>
        </w:rPr>
        <w:t>MTD</w:t>
      </w:r>
    </w:p>
    <w:p w14:paraId="7CF353B2"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form.fid="Id5544c901b6411e684899cfd92da4eb0"</w:instrText>
      </w:r>
      <w:r w:rsidRPr="00A25529">
        <w:fldChar w:fldCharType="end"/>
      </w:r>
    </w:p>
    <w:p w14:paraId="1DDED16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LOCAL CHAPTER BYLAWS</w:t>
      </w:r>
    </w:p>
    <w:p w14:paraId="0813E1BE" w14:textId="77777777" w:rsidR="00FB29D8" w:rsidRPr="00A25529" w:rsidRDefault="00FB29D8">
      <w:pPr>
        <w:pStyle w:val="pxformfl"/>
        <w:ind w:left="500"/>
      </w:pPr>
      <w:r w:rsidRPr="00A25529">
        <w:t xml:space="preserve"> </w:t>
      </w:r>
    </w:p>
    <w:p w14:paraId="7DC7E58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78BD4C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name of this Chapter shall be </w:t>
      </w:r>
      <w:r w:rsidRPr="00A25529">
        <w:rPr>
          <w:rStyle w:val="pxfinstr"/>
          <w:i/>
          <w:iCs/>
        </w:rPr>
        <w:t>[name of chapter]</w:t>
      </w:r>
      <w:r w:rsidRPr="00A25529">
        <w:t>.</w:t>
      </w:r>
    </w:p>
    <w:p w14:paraId="111A763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CHAPTER BYLAWS</w:t>
      </w:r>
    </w:p>
    <w:p w14:paraId="3F3710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These bylaws shall be submitted to the national Board of Directors of the </w:t>
      </w:r>
      <w:r w:rsidRPr="00A25529">
        <w:rPr>
          <w:rStyle w:val="pxfinstr"/>
          <w:i/>
          <w:iCs/>
        </w:rPr>
        <w:t>[name of national nonprofit corporation]</w:t>
      </w:r>
      <w:r w:rsidRPr="00A25529">
        <w:t xml:space="preserve"> for approval before being submitted to the chapter membership for ratification. These bylaws shall become effective upon acceptance by a simple majority of Chapter membership.</w:t>
      </w:r>
    </w:p>
    <w:p w14:paraId="3E79236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OBJECTIVES</w:t>
      </w:r>
    </w:p>
    <w:p w14:paraId="485000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objectives of this Chapter shall support the objectives of the </w:t>
      </w:r>
      <w:r w:rsidRPr="00A25529">
        <w:rPr>
          <w:rStyle w:val="pxfinstr"/>
          <w:i/>
          <w:iCs/>
        </w:rPr>
        <w:t>[name of national nonprofit corporation]</w:t>
      </w:r>
      <w:r w:rsidRPr="00A25529">
        <w:t xml:space="preserve"> and shall include:</w:t>
      </w:r>
    </w:p>
    <w:p w14:paraId="40323522" w14:textId="77777777" w:rsidR="00FB29D8" w:rsidRPr="00A25529" w:rsidRDefault="00FB29D8">
      <w:pPr>
        <w:pStyle w:val="pxformfl"/>
        <w:ind w:left="500"/>
      </w:pPr>
      <w:r w:rsidRPr="00A25529">
        <w:t xml:space="preserve"> </w:t>
      </w:r>
    </w:p>
    <w:p w14:paraId="612D224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1B880D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Promoting the common business interests of the local and national membership;</w:t>
      </w:r>
    </w:p>
    <w:p w14:paraId="4D82700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2011B5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Promoting public understanding of the business of </w:t>
      </w:r>
      <w:r w:rsidRPr="00A25529">
        <w:rPr>
          <w:rStyle w:val="pxfinstr"/>
          <w:i/>
          <w:iCs/>
        </w:rPr>
        <w:t>[type of business]</w:t>
      </w:r>
      <w:r w:rsidRPr="00A25529">
        <w:t>;</w:t>
      </w:r>
    </w:p>
    <w:p w14:paraId="6275AF4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57D344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Fostering congenial and collegial relationships among those involved in the business of </w:t>
      </w:r>
      <w:r w:rsidRPr="00A25529">
        <w:rPr>
          <w:rStyle w:val="pxfinstr"/>
          <w:i/>
          <w:iCs/>
        </w:rPr>
        <w:t>[type of business]</w:t>
      </w:r>
      <w:r w:rsidRPr="00A25529">
        <w:t>;</w:t>
      </w:r>
    </w:p>
    <w:p w14:paraId="5EF8351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731AD6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Serving as a clearinghouse of information to assist its membership in remaining abreast of new technology in the field of </w:t>
      </w:r>
      <w:r w:rsidRPr="00A25529">
        <w:rPr>
          <w:rStyle w:val="pxfinstr"/>
          <w:i/>
          <w:iCs/>
        </w:rPr>
        <w:t>[specification of field]</w:t>
      </w:r>
      <w:r w:rsidRPr="00A25529">
        <w:t>;</w:t>
      </w:r>
    </w:p>
    <w:p w14:paraId="67AF6FE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5065E8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Providing continuing training and education for those engaged in the business of </w:t>
      </w:r>
      <w:r w:rsidRPr="00A25529">
        <w:rPr>
          <w:rStyle w:val="pxfinstr"/>
          <w:i/>
          <w:iCs/>
        </w:rPr>
        <w:t>[type of business]</w:t>
      </w:r>
      <w:r w:rsidRPr="00A25529">
        <w:t>; and</w:t>
      </w:r>
    </w:p>
    <w:p w14:paraId="708B196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235AEC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Establishing and enforcing uniform standards for those engaged in the business of </w:t>
      </w:r>
      <w:r w:rsidRPr="00A25529">
        <w:rPr>
          <w:rStyle w:val="pxfinstr"/>
          <w:i/>
          <w:iCs/>
        </w:rPr>
        <w:t>[type of business]</w:t>
      </w:r>
      <w:r w:rsidRPr="00A25529">
        <w:t>.</w:t>
      </w:r>
    </w:p>
    <w:p w14:paraId="7234660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POLICIES AND PROCEDURES</w:t>
      </w:r>
    </w:p>
    <w:p w14:paraId="5F3A10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policies and procedures of </w:t>
      </w:r>
      <w:r w:rsidRPr="00A25529">
        <w:rPr>
          <w:rStyle w:val="pxfinstr"/>
          <w:i/>
          <w:iCs/>
        </w:rPr>
        <w:t>[name of national nonprofit corporation]</w:t>
      </w:r>
      <w:r w:rsidRPr="00A25529">
        <w:t>, as applicable, shall in every case also be the policies and procedures of this Chapter.</w:t>
      </w:r>
    </w:p>
    <w:p w14:paraId="51A44E2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MEMBERSHIP</w:t>
      </w:r>
    </w:p>
    <w:p w14:paraId="275851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Membership in the Chapter shall be held automatically by those members of </w:t>
      </w:r>
      <w:r w:rsidRPr="00A25529">
        <w:rPr>
          <w:rStyle w:val="pxfinstr"/>
          <w:i/>
          <w:iCs/>
        </w:rPr>
        <w:t>[name of national nonprofit corporation]</w:t>
      </w:r>
      <w:r w:rsidRPr="00A25529">
        <w:t xml:space="preserve"> who reside within the geographic area covered by this local Chapter, as determined by the Board of Directors of </w:t>
      </w:r>
      <w:r w:rsidRPr="00A25529">
        <w:rPr>
          <w:rStyle w:val="pxfinstr"/>
          <w:i/>
          <w:iCs/>
        </w:rPr>
        <w:t>[name of national nonprofit corporation]</w:t>
      </w:r>
      <w:r w:rsidRPr="00A25529">
        <w:t xml:space="preserve"> and defined by zip code of home addresses.</w:t>
      </w:r>
    </w:p>
    <w:p w14:paraId="023FED7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CHAPTER REQUIREMENTS</w:t>
      </w:r>
    </w:p>
    <w:p w14:paraId="6986E578" w14:textId="77777777" w:rsidR="00FB29D8" w:rsidRPr="00A25529" w:rsidRDefault="00FB29D8">
      <w:pPr>
        <w:pStyle w:val="pxformfl"/>
        <w:ind w:left="500"/>
      </w:pPr>
      <w:r w:rsidRPr="00A25529">
        <w:t xml:space="preserve"> </w:t>
      </w:r>
    </w:p>
    <w:p w14:paraId="771E1F9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59AF8D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To remain in good standing as an affiliate of </w:t>
      </w:r>
      <w:r w:rsidRPr="00A25529">
        <w:rPr>
          <w:rStyle w:val="pxfinstr"/>
          <w:i/>
          <w:iCs/>
        </w:rPr>
        <w:t>[name of national nonprofit corporation]</w:t>
      </w:r>
      <w:r w:rsidRPr="00A25529">
        <w:t>, this Chapter:</w:t>
      </w:r>
    </w:p>
    <w:p w14:paraId="3ED600A9" w14:textId="77777777" w:rsidR="00FB29D8" w:rsidRPr="00A25529" w:rsidRDefault="00FB29D8">
      <w:pPr>
        <w:pStyle w:val="pxformfl"/>
        <w:ind w:left="500"/>
      </w:pPr>
      <w:r w:rsidRPr="00A25529">
        <w:t xml:space="preserve"> </w:t>
      </w:r>
    </w:p>
    <w:p w14:paraId="32E4343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77B37C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Shall maintain a membership of at least </w:t>
      </w:r>
      <w:r w:rsidRPr="00A25529">
        <w:rPr>
          <w:rStyle w:val="pxfinstr"/>
          <w:i/>
          <w:iCs/>
        </w:rPr>
        <w:t>[number of active members]</w:t>
      </w:r>
      <w:r w:rsidRPr="00A25529">
        <w:t xml:space="preserve"> active members;</w:t>
      </w:r>
    </w:p>
    <w:p w14:paraId="3BB9D4D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32620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Shall not be an integral part of any other organization; and</w:t>
      </w:r>
    </w:p>
    <w:p w14:paraId="48C45DB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304D07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Shall ensure that Chapter Bylaws are current and not in conflict with the Bylaws and policies of </w:t>
      </w:r>
      <w:r w:rsidRPr="00A25529">
        <w:rPr>
          <w:rStyle w:val="pxfinstr"/>
          <w:i/>
          <w:iCs/>
        </w:rPr>
        <w:t>[name of national nonprofit corporation]</w:t>
      </w:r>
      <w:r w:rsidRPr="00A25529">
        <w:t>.</w:t>
      </w:r>
    </w:p>
    <w:p w14:paraId="162AA1E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7C90E7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Should membership fall below </w:t>
      </w:r>
      <w:r w:rsidRPr="00A25529">
        <w:rPr>
          <w:rStyle w:val="pxfinstr"/>
          <w:i/>
          <w:iCs/>
        </w:rPr>
        <w:t>[number of active members]</w:t>
      </w:r>
      <w:r w:rsidRPr="00A25529">
        <w:t xml:space="preserve"> active members, this Chapter shall be dropped from </w:t>
      </w:r>
      <w:r w:rsidRPr="00A25529">
        <w:rPr>
          <w:rStyle w:val="pxfinstr"/>
          <w:i/>
          <w:iCs/>
        </w:rPr>
        <w:t>[name of national nonprofit corporation]</w:t>
      </w:r>
      <w:r w:rsidRPr="00A25529">
        <w:t xml:space="preserve"> at the end of its fiscal year.</w:t>
      </w:r>
    </w:p>
    <w:p w14:paraId="5E1DD82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FISCAL RESPONSIBILITY</w:t>
      </w:r>
    </w:p>
    <w:p w14:paraId="39FAD3A5" w14:textId="77777777" w:rsidR="00FB29D8" w:rsidRPr="00A25529" w:rsidRDefault="00FB29D8">
      <w:pPr>
        <w:pStyle w:val="pxformfl"/>
        <w:ind w:left="500"/>
      </w:pPr>
      <w:r w:rsidRPr="00A25529">
        <w:t xml:space="preserve"> </w:t>
      </w:r>
    </w:p>
    <w:p w14:paraId="66963B9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2C797A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Chapter's fiscal year shall correspond to the fiscal year.</w:t>
      </w:r>
    </w:p>
    <w:p w14:paraId="4B6CE8B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2C2813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An independent auditor or an auditing committee of </w:t>
      </w:r>
      <w:r w:rsidRPr="00A25529">
        <w:rPr>
          <w:rStyle w:val="pxfinstr"/>
          <w:i/>
          <w:iCs/>
        </w:rPr>
        <w:t>[number of members]</w:t>
      </w:r>
      <w:r w:rsidRPr="00A25529">
        <w:t xml:space="preserve"> members shall be appointed by the Chair to make an audit of the Chapter Treasurer's records within two weeks after the end of the Treasurer's term of office. An audit report shall be presented to the Chapter the next meeting of its members.</w:t>
      </w:r>
    </w:p>
    <w:p w14:paraId="188A050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OFFICERS</w:t>
      </w:r>
    </w:p>
    <w:p w14:paraId="01F02023" w14:textId="77777777" w:rsidR="00FB29D8" w:rsidRPr="00A25529" w:rsidRDefault="00FB29D8">
      <w:pPr>
        <w:pStyle w:val="pxformfl"/>
        <w:ind w:left="500"/>
      </w:pPr>
      <w:r w:rsidRPr="00A25529">
        <w:t xml:space="preserve"> </w:t>
      </w:r>
    </w:p>
    <w:p w14:paraId="740D877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461325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officers of the Chapter shall be a Chair, Vice-Chair, Secretary, and Treasurer. These officers form the Chapter's Executive Committee.</w:t>
      </w:r>
    </w:p>
    <w:p w14:paraId="67A472F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2ADC09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term of office for each office shall be one year.</w:t>
      </w:r>
    </w:p>
    <w:p w14:paraId="56730E5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16FB17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Officers shall assume their duties immediately following the Chapter meeting held on or about </w:t>
      </w:r>
      <w:r w:rsidRPr="00A25529">
        <w:rPr>
          <w:rStyle w:val="pxfinstr"/>
          <w:i/>
          <w:iCs/>
        </w:rPr>
        <w:t>[name of month]</w:t>
      </w:r>
      <w:r w:rsidRPr="00A25529">
        <w:t>.</w:t>
      </w:r>
    </w:p>
    <w:p w14:paraId="39AE0F3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NOMINATIONS AND ELECTIONS</w:t>
      </w:r>
    </w:p>
    <w:p w14:paraId="658AEEB2" w14:textId="77777777" w:rsidR="00FB29D8" w:rsidRPr="00A25529" w:rsidRDefault="00FB29D8">
      <w:pPr>
        <w:pStyle w:val="pxformfl"/>
        <w:ind w:left="500"/>
      </w:pPr>
      <w:r w:rsidRPr="00A25529">
        <w:t xml:space="preserve"> </w:t>
      </w:r>
    </w:p>
    <w:p w14:paraId="1DF41F9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396BF60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Officers shall be elected at the Chapter's spring meeting.</w:t>
      </w:r>
    </w:p>
    <w:p w14:paraId="7DC99FF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3B0B91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Only members in good standing shall be eligible for office.</w:t>
      </w:r>
    </w:p>
    <w:p w14:paraId="45C713B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014BC4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Nominations may be made within 30 days before the Chapter meeting held on or about </w:t>
      </w:r>
      <w:r w:rsidRPr="00A25529">
        <w:rPr>
          <w:rStyle w:val="pxfinstr"/>
          <w:i/>
          <w:iCs/>
        </w:rPr>
        <w:t>[date of meeting]</w:t>
      </w:r>
      <w:r w:rsidRPr="00A25529">
        <w:t xml:space="preserve"> and at the time of that meeting.</w:t>
      </w:r>
    </w:p>
    <w:p w14:paraId="52C3C92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3C07D3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Vacancies in office shall be treated as follows:</w:t>
      </w:r>
    </w:p>
    <w:p w14:paraId="13368E67" w14:textId="77777777" w:rsidR="00FB29D8" w:rsidRPr="00A25529" w:rsidRDefault="00FB29D8">
      <w:pPr>
        <w:pStyle w:val="pxformfl"/>
        <w:ind w:left="500"/>
      </w:pPr>
      <w:r w:rsidRPr="00A25529">
        <w:t xml:space="preserve"> </w:t>
      </w:r>
    </w:p>
    <w:p w14:paraId="2F01D25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73F04E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In the event of death, resignation, or incapacity of the Chair, the Vice Chair shall become the Chair for the unexpired term.</w:t>
      </w:r>
    </w:p>
    <w:p w14:paraId="650F6C8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BC245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Vacancies in offices other than Chair shall be filled by appointment for the unexpired term by the Executive Committee.</w:t>
      </w:r>
    </w:p>
    <w:p w14:paraId="06E14DF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0C7993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No member shall hold the same office for more than two consecutive terms.</w:t>
      </w:r>
    </w:p>
    <w:p w14:paraId="2F0CAB5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w:t>
      </w:r>
    </w:p>
    <w:p w14:paraId="141584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Six months or more shall be considered a term of office for purposes of determining eligibility for reelection.</w:t>
      </w:r>
    </w:p>
    <w:p w14:paraId="1885BA9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DUTIES OF OFFICERS</w:t>
      </w:r>
    </w:p>
    <w:p w14:paraId="5D54E649" w14:textId="77777777" w:rsidR="00FB29D8" w:rsidRPr="00A25529" w:rsidRDefault="00FB29D8">
      <w:pPr>
        <w:pStyle w:val="pxformfl"/>
        <w:ind w:left="500"/>
      </w:pPr>
      <w:r w:rsidRPr="00A25529">
        <w:t xml:space="preserve"> </w:t>
      </w:r>
    </w:p>
    <w:p w14:paraId="1D1362C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0BC121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Chair shall be the principal officer of the Chapter and perform the following duties:</w:t>
      </w:r>
    </w:p>
    <w:p w14:paraId="0B2057EA" w14:textId="77777777" w:rsidR="00FB29D8" w:rsidRPr="00A25529" w:rsidRDefault="00FB29D8">
      <w:pPr>
        <w:pStyle w:val="pxformfl"/>
        <w:ind w:left="500"/>
      </w:pPr>
      <w:r w:rsidRPr="00A25529">
        <w:t xml:space="preserve"> </w:t>
      </w:r>
    </w:p>
    <w:p w14:paraId="72D9619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188166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Presiding at all meetings of the Chapter and the Executive Committee;</w:t>
      </w:r>
    </w:p>
    <w:p w14:paraId="3736A65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46977E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Appointing committee chairs with the approval of the Executive Committee;</w:t>
      </w:r>
    </w:p>
    <w:p w14:paraId="3CDA890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26C85C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Serving as ex-officio member of all committees except the nominating committee;</w:t>
      </w:r>
    </w:p>
    <w:p w14:paraId="6F94CE6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3ABFB6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Bringing to the attention of the Chapter all pertinent information from </w:t>
      </w:r>
      <w:r w:rsidRPr="00A25529">
        <w:rPr>
          <w:rStyle w:val="pxfinstr"/>
          <w:i/>
          <w:iCs/>
        </w:rPr>
        <w:t>[name of national nonprofit corporation]</w:t>
      </w:r>
      <w:r w:rsidRPr="00A25529">
        <w:t>;</w:t>
      </w:r>
    </w:p>
    <w:p w14:paraId="67BF143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28770B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Approving all disbursements of Chapter funds; and</w:t>
      </w:r>
    </w:p>
    <w:p w14:paraId="79F2843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67C832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Being responsible for sending to the </w:t>
      </w:r>
      <w:r w:rsidRPr="00A25529">
        <w:rPr>
          <w:rStyle w:val="pxfinstr"/>
          <w:i/>
          <w:iCs/>
        </w:rPr>
        <w:t>[name of national nonprofit corporation]</w:t>
      </w:r>
      <w:r w:rsidRPr="00A25529">
        <w:t xml:space="preserve"> Membership Chair the names and addresses of all Chapter officers immediately following the election or appointment of those officers and immediately reporting to </w:t>
      </w:r>
      <w:r w:rsidRPr="00A25529">
        <w:rPr>
          <w:rStyle w:val="pxfinstr"/>
          <w:i/>
          <w:iCs/>
        </w:rPr>
        <w:t>[name of national nonprofit corporation]</w:t>
      </w:r>
      <w:r w:rsidRPr="00A25529">
        <w:t xml:space="preserve"> any changes affecting Chapter officers.</w:t>
      </w:r>
    </w:p>
    <w:p w14:paraId="0646AC5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604DB2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Vice Chair shall perform the following duties:</w:t>
      </w:r>
    </w:p>
    <w:p w14:paraId="1FCEB42F" w14:textId="77777777" w:rsidR="00FB29D8" w:rsidRPr="00A25529" w:rsidRDefault="00FB29D8">
      <w:pPr>
        <w:pStyle w:val="pxformfl"/>
        <w:ind w:left="500"/>
      </w:pPr>
      <w:r w:rsidRPr="00A25529">
        <w:t xml:space="preserve"> </w:t>
      </w:r>
    </w:p>
    <w:p w14:paraId="57E3396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31E05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Presiding, in the absence of the Chair, at all meetings of the Chapter and the Executive Committee;</w:t>
      </w:r>
    </w:p>
    <w:p w14:paraId="71C3EF3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04BD9E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Becoming Chair for the unexpired term in the case of death, resignation, or incapacity of the Chair; and</w:t>
      </w:r>
    </w:p>
    <w:p w14:paraId="796AD66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2B113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Serving in such other capacities as assigned by the Chair.</w:t>
      </w:r>
    </w:p>
    <w:p w14:paraId="2E5451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73B4DB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Secretary shall perform the following duties:</w:t>
      </w:r>
    </w:p>
    <w:p w14:paraId="7C5E16CE" w14:textId="77777777" w:rsidR="00FB29D8" w:rsidRPr="00A25529" w:rsidRDefault="00FB29D8">
      <w:pPr>
        <w:pStyle w:val="pxformfl"/>
        <w:ind w:left="500"/>
      </w:pPr>
      <w:r w:rsidRPr="00A25529">
        <w:t xml:space="preserve"> </w:t>
      </w:r>
    </w:p>
    <w:p w14:paraId="409DCB8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0094F8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Recording accurate minutes of the proceedings of all meetings of the Chapter and the Executive Committee;</w:t>
      </w:r>
    </w:p>
    <w:p w14:paraId="6E13912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7FB577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Preserving in a permanent file all records and letters of value to the Chapter and its officers; and</w:t>
      </w:r>
    </w:p>
    <w:p w14:paraId="6FAC495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3F862A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Maintaining an updated list of Chapter members' mailing and e-mail addresses.</w:t>
      </w:r>
    </w:p>
    <w:p w14:paraId="191B59F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4957EE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Treasurer shall perform the following duties:</w:t>
      </w:r>
    </w:p>
    <w:p w14:paraId="4D67F83B" w14:textId="77777777" w:rsidR="00FB29D8" w:rsidRPr="00A25529" w:rsidRDefault="00FB29D8">
      <w:pPr>
        <w:pStyle w:val="pxformfl"/>
        <w:ind w:left="500"/>
      </w:pPr>
      <w:r w:rsidRPr="00A25529">
        <w:t xml:space="preserve"> </w:t>
      </w:r>
    </w:p>
    <w:p w14:paraId="28AADB2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3DA755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Having charge of all Chapter funds and reporting on the status thereof at all Chapter meetings;</w:t>
      </w:r>
    </w:p>
    <w:p w14:paraId="577C1EB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4FB2BA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Receiving disbursements from the </w:t>
      </w:r>
      <w:r w:rsidRPr="00A25529">
        <w:rPr>
          <w:rStyle w:val="pxfinstr"/>
          <w:i/>
          <w:iCs/>
        </w:rPr>
        <w:t>[name of national nonprofit corporation]</w:t>
      </w:r>
      <w:r w:rsidRPr="00A25529">
        <w:t xml:space="preserve"> Treasurer for activities at the chapter level;</w:t>
      </w:r>
    </w:p>
    <w:p w14:paraId="16A6DC0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A5429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Paying all financial obligations of the Chapter upon authorization of the Chair; and</w:t>
      </w:r>
    </w:p>
    <w:p w14:paraId="29C6F50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50B1BA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Maintaining, in a permanent file, records of all Chapter receipts and expenditures.</w:t>
      </w:r>
    </w:p>
    <w:p w14:paraId="4D56F32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1BBA11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Each Chapter officer shall deliver, within </w:t>
      </w:r>
      <w:r w:rsidRPr="00A25529">
        <w:rPr>
          <w:rStyle w:val="pxfinstr"/>
          <w:i/>
          <w:iCs/>
        </w:rPr>
        <w:t>[specification of time period]</w:t>
      </w:r>
      <w:r w:rsidRPr="00A25529">
        <w:t xml:space="preserve"> of the election of a successor, all accounts and records and other property belonging to the Chapter to the successor officer.</w:t>
      </w:r>
    </w:p>
    <w:p w14:paraId="4C3D63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MEETINGS</w:t>
      </w:r>
    </w:p>
    <w:p w14:paraId="6A0C674B" w14:textId="77777777" w:rsidR="00FB29D8" w:rsidRPr="00A25529" w:rsidRDefault="00FB29D8">
      <w:pPr>
        <w:pStyle w:val="pxformfl"/>
        <w:ind w:left="500"/>
      </w:pPr>
      <w:r w:rsidRPr="00A25529">
        <w:t xml:space="preserve"> </w:t>
      </w:r>
    </w:p>
    <w:p w14:paraId="78E3961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4E01D5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Regular meetings shall be held at least </w:t>
      </w:r>
      <w:r w:rsidRPr="00A25529">
        <w:rPr>
          <w:rStyle w:val="pxfinstr"/>
          <w:i/>
          <w:iCs/>
        </w:rPr>
        <w:t>[number of times a year]</w:t>
      </w:r>
      <w:r w:rsidRPr="00A25529">
        <w:t xml:space="preserve"> times a year unless otherwise ordered by the Chapter membership or the Executive Committee.</w:t>
      </w:r>
    </w:p>
    <w:p w14:paraId="375A5F0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20FC7C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At the meeting held on or about </w:t>
      </w:r>
      <w:r w:rsidRPr="00A25529">
        <w:rPr>
          <w:rStyle w:val="pxfinstr"/>
          <w:i/>
          <w:iCs/>
        </w:rPr>
        <w:t>[date of meeting]</w:t>
      </w:r>
      <w:r w:rsidRPr="00A25529">
        <w:t xml:space="preserve"> each year, reports summarizing the year's activities shall be presented and new officers shall be elected. Officers shall be elected by a majority of the total number of Chapter members in good standing who are present at this meeting or who are not present at the meeting but have submitted a vote by United States Postal Service mail or by e-mail in the month prior to that meeting.</w:t>
      </w:r>
    </w:p>
    <w:p w14:paraId="112F661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626BA3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Special meetings may be called by the Chair or by any </w:t>
      </w:r>
      <w:r w:rsidRPr="00A25529">
        <w:rPr>
          <w:rStyle w:val="pxfinstr"/>
          <w:i/>
          <w:iCs/>
        </w:rPr>
        <w:t>[number of members]</w:t>
      </w:r>
      <w:r w:rsidRPr="00A25529">
        <w:t xml:space="preserve"> members, provided all members are notified, by a writing deposited with the United States Postal Service or sent by e-mail, of the time, place, and purpose of such meeting at least </w:t>
      </w:r>
      <w:r w:rsidRPr="00A25529">
        <w:rPr>
          <w:rStyle w:val="pxfinstr"/>
          <w:i/>
          <w:iCs/>
        </w:rPr>
        <w:t>[number of days]</w:t>
      </w:r>
      <w:r w:rsidRPr="00A25529">
        <w:t xml:space="preserve"> days before the meeting is convened.</w:t>
      </w:r>
    </w:p>
    <w:p w14:paraId="566FDD0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EXECUTIVE COMMITTEE</w:t>
      </w:r>
    </w:p>
    <w:p w14:paraId="1C7E4097" w14:textId="77777777" w:rsidR="00FB29D8" w:rsidRPr="00A25529" w:rsidRDefault="00FB29D8">
      <w:pPr>
        <w:pStyle w:val="pxformfl"/>
        <w:ind w:left="500"/>
      </w:pPr>
      <w:r w:rsidRPr="00A25529">
        <w:t xml:space="preserve"> </w:t>
      </w:r>
    </w:p>
    <w:p w14:paraId="3280907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0931D9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elected officers and one member-at-large plus any committee chairs shall constitute the Executive Committee.</w:t>
      </w:r>
    </w:p>
    <w:p w14:paraId="5869424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59213E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Executive Committee shall perform the following duties:</w:t>
      </w:r>
    </w:p>
    <w:p w14:paraId="6B6FDBE7" w14:textId="77777777" w:rsidR="00FB29D8" w:rsidRPr="00A25529" w:rsidRDefault="00FB29D8">
      <w:pPr>
        <w:pStyle w:val="pxformfl"/>
        <w:ind w:left="500"/>
      </w:pPr>
      <w:r w:rsidRPr="00A25529">
        <w:t xml:space="preserve"> </w:t>
      </w:r>
    </w:p>
    <w:p w14:paraId="3D541C9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ED88C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Supervising the affairs of the Chapter;</w:t>
      </w:r>
    </w:p>
    <w:p w14:paraId="3499331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744AEC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Making recommendations for the Chapter's growth and professionalism; and</w:t>
      </w:r>
    </w:p>
    <w:p w14:paraId="795351D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0C786B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Reporting on any meetings of the Committee to the Chapter.</w:t>
      </w:r>
    </w:p>
    <w:p w14:paraId="02B2440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0BE88A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Meeting and Quorum:</w:t>
      </w:r>
    </w:p>
    <w:p w14:paraId="7307AF56" w14:textId="77777777" w:rsidR="00FB29D8" w:rsidRPr="00A25529" w:rsidRDefault="00FB29D8">
      <w:pPr>
        <w:pStyle w:val="pxformfl"/>
        <w:ind w:left="500"/>
      </w:pPr>
      <w:r w:rsidRPr="00A25529">
        <w:t xml:space="preserve"> </w:t>
      </w:r>
    </w:p>
    <w:p w14:paraId="08DE728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8DCEF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Executive Committee shall meet if called by the Chair or by any </w:t>
      </w:r>
      <w:r w:rsidRPr="00A25529">
        <w:rPr>
          <w:rStyle w:val="pxfinstr"/>
          <w:i/>
          <w:iCs/>
        </w:rPr>
        <w:t>[number of members]</w:t>
      </w:r>
      <w:r w:rsidRPr="00A25529">
        <w:t xml:space="preserve"> members of the Chapter Board of Directors.</w:t>
      </w:r>
    </w:p>
    <w:p w14:paraId="2EEB32C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006C9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 majority of the Executive Committee members shall constitute a quorum.</w:t>
      </w:r>
    </w:p>
    <w:p w14:paraId="6F6AB7C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XIII  COMMITTEES</w:t>
      </w:r>
    </w:p>
    <w:p w14:paraId="6C197BA6" w14:textId="77777777" w:rsidR="00FB29D8" w:rsidRPr="00A25529" w:rsidRDefault="00FB29D8">
      <w:pPr>
        <w:pStyle w:val="pxformfl"/>
        <w:ind w:left="500"/>
      </w:pPr>
      <w:r w:rsidRPr="00A25529">
        <w:t xml:space="preserve"> </w:t>
      </w:r>
    </w:p>
    <w:p w14:paraId="28A9833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0A1BD5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Committees of the Chapter, in addition to the Executive Committee, shall be formed as needed by the Chair acting with approval of the Executive Committee.</w:t>
      </w:r>
    </w:p>
    <w:p w14:paraId="68CE3DB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4B23A1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Only members in good standing shall be eligible to serve as committee chairs.</w:t>
      </w:r>
    </w:p>
    <w:p w14:paraId="31021D8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393343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Committee chairs and members shall be appointed for a term of </w:t>
      </w:r>
      <w:r w:rsidRPr="00A25529">
        <w:rPr>
          <w:rStyle w:val="pxfinstr"/>
          <w:i/>
          <w:iCs/>
        </w:rPr>
        <w:t>[specification of time period]</w:t>
      </w:r>
      <w:r w:rsidRPr="00A25529">
        <w:t xml:space="preserve"> and may be reappointed. No committee chair shall serve more than </w:t>
      </w:r>
      <w:r w:rsidRPr="00A25529">
        <w:rPr>
          <w:rStyle w:val="pxfinstr"/>
          <w:i/>
          <w:iCs/>
        </w:rPr>
        <w:t>[specification of time period]</w:t>
      </w:r>
      <w:r w:rsidRPr="00A25529">
        <w:t>.</w:t>
      </w:r>
    </w:p>
    <w:p w14:paraId="7EA0D58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7B2C09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Committee appointments made by the Chair shall be subject to the approval of the Executive Committee.</w:t>
      </w:r>
    </w:p>
    <w:p w14:paraId="63822B5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13C55E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 majority of the elected officers shall constitute a quorum for a meeting of the Executive Board.</w:t>
      </w:r>
    </w:p>
    <w:p w14:paraId="15D79E6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XIV  SPECIFIC COMMITTEES</w:t>
      </w:r>
    </w:p>
    <w:p w14:paraId="0BE41236" w14:textId="77777777" w:rsidR="00FB29D8" w:rsidRPr="00A25529" w:rsidRDefault="00FB29D8">
      <w:pPr>
        <w:pStyle w:val="pxformfl"/>
        <w:ind w:left="500"/>
      </w:pPr>
      <w:r w:rsidRPr="00A25529">
        <w:t xml:space="preserve"> </w:t>
      </w:r>
    </w:p>
    <w:p w14:paraId="479B57B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2D80E6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In addition to the Executive Committee, the committees of the Chapter shall be the Membership Committee, the Planning and Program Committee, and the Outreach and Publicity Committee.</w:t>
      </w:r>
    </w:p>
    <w:p w14:paraId="45258EE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4CE79C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Only a member in good standing shall be eligible to serve as a chair of a committee.</w:t>
      </w:r>
    </w:p>
    <w:p w14:paraId="6C5EE13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0EF281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Committee chairs and members shall be appointed for a term of </w:t>
      </w:r>
      <w:r w:rsidRPr="00A25529">
        <w:rPr>
          <w:rStyle w:val="pxfinstr"/>
          <w:i/>
          <w:iCs/>
        </w:rPr>
        <w:t>[specification of time period]</w:t>
      </w:r>
      <w:r w:rsidRPr="00A25529">
        <w:t xml:space="preserve"> and may be reappointed. No committee chair shall serve more than </w:t>
      </w:r>
      <w:r w:rsidRPr="00A25529">
        <w:rPr>
          <w:rStyle w:val="pxfinstr"/>
          <w:i/>
          <w:iCs/>
        </w:rPr>
        <w:t>[specification of time period]</w:t>
      </w:r>
      <w:r w:rsidRPr="00A25529">
        <w:t>.</w:t>
      </w:r>
    </w:p>
    <w:p w14:paraId="08701D1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  PARLIAMENTARY PROCEDURE</w:t>
      </w:r>
    </w:p>
    <w:p w14:paraId="501814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rPr>
          <w:rStyle w:val="pxfinstr"/>
          <w:i/>
          <w:iCs/>
        </w:rPr>
        <w:t>[Robert's Rules of Order/The Standard Code of Parliamentary Procedure/[specification of other rules or code]]</w:t>
      </w:r>
      <w:r w:rsidRPr="00A25529">
        <w:t xml:space="preserve"> shall govern all proceedings of the Chapter and the Executive Committee, subject to such special rules as have been or may be adopted.</w:t>
      </w:r>
    </w:p>
    <w:p w14:paraId="46D95D5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  AMENDMENTS</w:t>
      </w:r>
    </w:p>
    <w:p w14:paraId="1BDE663D" w14:textId="77777777" w:rsidR="00FB29D8" w:rsidRPr="00A25529" w:rsidRDefault="00FB29D8">
      <w:pPr>
        <w:pStyle w:val="pxformfl"/>
        <w:ind w:left="500"/>
      </w:pPr>
      <w:r w:rsidRPr="00A25529">
        <w:t xml:space="preserve"> </w:t>
      </w:r>
    </w:p>
    <w:p w14:paraId="3E04FC4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604E88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Amendments to these Bylaws may be proposed by any member or officer or by the Executive Committee.</w:t>
      </w:r>
    </w:p>
    <w:p w14:paraId="3FE41BD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2D0CAD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All proposed amendments shall be sent by a writing deposited with the United States Postal Service or sent by e-mail to every Chapter member.</w:t>
      </w:r>
    </w:p>
    <w:p w14:paraId="5A566F3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40F52E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All proposed amendments shall be presented to the Executive Committee prior to presentation to the Chapter members.</w:t>
      </w:r>
    </w:p>
    <w:p w14:paraId="190B93D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6C324F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These Bylaws may be amended by two-thirds vote of the total number of Chapter members in good standing who are present at the meeting held on or about </w:t>
      </w:r>
      <w:r w:rsidRPr="00A25529">
        <w:rPr>
          <w:rStyle w:val="pxfinstr"/>
          <w:i/>
          <w:iCs/>
        </w:rPr>
        <w:t>[date of meeting]</w:t>
      </w:r>
      <w:r w:rsidRPr="00A25529">
        <w:t xml:space="preserve"> or who are not present at the meeting but have submitted a vote by United States Postal Service mail or by e-mail in the month prior to that meeting.</w:t>
      </w:r>
    </w:p>
    <w:p w14:paraId="6122CEE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0F6774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final adoption by the Chapter of amendments to or revisions of these Bylaws shall be contingent upon the approval of </w:t>
      </w:r>
      <w:r w:rsidRPr="00A25529">
        <w:rPr>
          <w:rStyle w:val="pxfinstr"/>
          <w:i/>
          <w:iCs/>
        </w:rPr>
        <w:t>[name of organization]</w:t>
      </w:r>
      <w:r w:rsidRPr="00A25529">
        <w:t>.</w:t>
      </w:r>
    </w:p>
    <w:p w14:paraId="0EFD136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w:t>
      </w:r>
    </w:p>
    <w:p w14:paraId="1DDEC4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Any amendments to the Bylaws of </w:t>
      </w:r>
      <w:r w:rsidRPr="00A25529">
        <w:rPr>
          <w:rStyle w:val="pxfinstr"/>
          <w:i/>
          <w:iCs/>
        </w:rPr>
        <w:t>[name of organization]</w:t>
      </w:r>
      <w:r w:rsidRPr="00A25529">
        <w:t xml:space="preserve"> that affect Chapter Bylaws shall be automatically incorporated into the Chapter Bylaws.</w:t>
      </w:r>
    </w:p>
    <w:p w14:paraId="0629A59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XVII  DISSOLUTION</w:t>
      </w:r>
    </w:p>
    <w:p w14:paraId="06C22A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Upon dissolution of this Chapter, all its assets remaining after payment of all costs and expenses of such dissolution shall be distributed to </w:t>
      </w:r>
      <w:r w:rsidRPr="00A25529">
        <w:rPr>
          <w:rStyle w:val="pxfinstr"/>
          <w:i/>
          <w:iCs/>
        </w:rPr>
        <w:t>[name of organization]</w:t>
      </w:r>
      <w:r w:rsidRPr="00A25529">
        <w:t>, and none of the assets will be distributed to any member or officer of this Chapter.</w:t>
      </w:r>
    </w:p>
    <w:p w14:paraId="61DA0E5D" w14:textId="77777777" w:rsidR="00FB29D8" w:rsidRPr="00A25529" w:rsidRDefault="00FB29D8">
      <w:pPr>
        <w:pStyle w:val="pxformnotes"/>
        <w:jc w:val="center"/>
        <w:rPr>
          <w:sz w:val="24"/>
          <w:szCs w:val="24"/>
        </w:rPr>
      </w:pPr>
      <w:r w:rsidRPr="00A25529">
        <w:rPr>
          <w:rStyle w:val="pxvis"/>
          <w:rFonts w:cs="Arial"/>
          <w:bCs/>
          <w:sz w:val="50"/>
          <w:rPrChange w:id="3385" w:author="Cara Cardinale" w:date="2025-03-04T10:36:00Z">
            <w:rPr>
              <w:rStyle w:val="pxvis"/>
              <w:rFonts w:cs="Arial"/>
              <w:bCs/>
            </w:rPr>
          </w:rPrChange>
        </w:rPr>
        <w:t>Notes to Form</w:t>
      </w:r>
    </w:p>
    <w:p w14:paraId="05660132" w14:textId="77777777" w:rsidR="00FB29D8" w:rsidRPr="00A25529" w:rsidRDefault="00FB29D8">
      <w:pPr>
        <w:pStyle w:val="pxformnotes"/>
        <w:rPr>
          <w:sz w:val="24"/>
          <w:szCs w:val="24"/>
        </w:rPr>
      </w:pPr>
    </w:p>
    <w:p w14:paraId="354894DC" w14:textId="77777777" w:rsidR="00FB29D8" w:rsidRPr="00A25529" w:rsidRDefault="00FB29D8">
      <w:pPr>
        <w:pStyle w:val="pxformrr"/>
        <w:rPr>
          <w:sz w:val="24"/>
          <w:szCs w:val="24"/>
        </w:rPr>
      </w:pPr>
      <w:r w:rsidRPr="00A25529">
        <w:rPr>
          <w:rStyle w:val="pxvis"/>
          <w:rFonts w:cs="Arial"/>
          <w:bCs/>
          <w:sz w:val="24"/>
          <w:szCs w:val="24"/>
          <w:rPrChange w:id="3386" w:author="Cara Cardinale" w:date="2025-03-04T10:36:00Z">
            <w:rPr>
              <w:rStyle w:val="pxvis"/>
              <w:rFonts w:cs="Arial"/>
              <w:bCs/>
              <w:szCs w:val="24"/>
            </w:rPr>
          </w:rPrChange>
        </w:rPr>
        <w:t>Research References</w:t>
      </w:r>
    </w:p>
    <w:p w14:paraId="3C839084" w14:textId="77777777" w:rsidR="00FB29D8" w:rsidRPr="00A25529" w:rsidRDefault="00FB29D8">
      <w:pPr>
        <w:pStyle w:val="pxformrrp"/>
        <w:rPr>
          <w:ins w:id="3387" w:author="Cara Cardinale" w:date="2025-03-02T13:56:00Z"/>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tk.ref.id="I005GWM"</w:instrText>
      </w:r>
      <w:r w:rsidRPr="00A25529">
        <w:rPr>
          <w:rStyle w:val="pxtk"/>
        </w:rPr>
        <w:fldChar w:fldCharType="end"/>
      </w:r>
      <w:r w:rsidRPr="00A25529">
        <w:rPr>
          <w:rStyle w:val="pxtk"/>
        </w:rPr>
        <w:t>West's Key Number Digest, Corporations and Business Organizations &amp;key;3384</w:t>
      </w:r>
    </w:p>
    <w:p w14:paraId="1E4BF491" w14:textId="77777777" w:rsidR="00CF6A36" w:rsidRPr="00A25529" w:rsidRDefault="00CF6A36" w:rsidP="00CF6A36">
      <w:pPr>
        <w:rPr>
          <w:ins w:id="3388" w:author="Cara Cardinale" w:date="2025-03-02T13:57:00Z"/>
        </w:rPr>
      </w:pPr>
    </w:p>
    <w:p w14:paraId="62F225A2" w14:textId="77777777" w:rsidR="00CF6A36" w:rsidRPr="00A25529" w:rsidRDefault="00CF6A36" w:rsidP="00CF6A36">
      <w:pPr>
        <w:rPr>
          <w:ins w:id="3389" w:author="Cara Cardinale" w:date="2025-03-02T13:56:00Z"/>
        </w:rPr>
      </w:pPr>
      <w:bookmarkStart w:id="3390" w:name="_Hlk191816628"/>
      <w:ins w:id="3391" w:author="Cara Cardinale" w:date="2025-03-02T13:57:00Z">
        <w:r w:rsidRPr="00A25529">
          <w:rPr>
            <w:rPrChange w:id="3392" w:author="Cara Cardinale" w:date="2025-03-04T10:36:00Z">
              <w:rPr>
                <w:sz w:val="27"/>
              </w:rPr>
            </w:rPrChange>
          </w:rPr>
          <w:t>30:104.</w:t>
        </w:r>
      </w:ins>
      <w:ins w:id="3393" w:author="Cara Cardinale" w:date="2025-03-02T14:03:00Z">
        <w:r w:rsidRPr="00A25529">
          <w:rPr>
            <w:rPrChange w:id="3394" w:author="Cara Cardinale" w:date="2025-03-04T10:36:00Z">
              <w:rPr>
                <w:sz w:val="27"/>
              </w:rPr>
            </w:rPrChange>
          </w:rPr>
          <w:t>50.</w:t>
        </w:r>
      </w:ins>
      <w:ins w:id="3395" w:author="Cara Cardinale" w:date="2025-03-02T13:57:00Z">
        <w:r w:rsidRPr="00A25529">
          <w:rPr>
            <w:rPrChange w:id="3396" w:author="Cara Cardinale" w:date="2025-03-04T10:36:00Z">
              <w:rPr>
                <w:sz w:val="27"/>
              </w:rPr>
            </w:rPrChange>
          </w:rPr>
          <w:t xml:space="preserve"> Bylaws</w:t>
        </w:r>
      </w:ins>
      <w:ins w:id="3397" w:author="Cara Cardinale" w:date="2025-03-02T13:58:00Z">
        <w:r w:rsidRPr="00A25529">
          <w:rPr>
            <w:rStyle w:val="pxsep"/>
          </w:rPr>
          <w:t>—College alumni association</w:t>
        </w:r>
      </w:ins>
    </w:p>
    <w:bookmarkEnd w:id="3390"/>
    <w:p w14:paraId="7E9A9236" w14:textId="77777777" w:rsidR="00CF6A36" w:rsidRPr="00A25529" w:rsidRDefault="00CF6A36" w:rsidP="00CF6A36">
      <w:pPr>
        <w:rPr>
          <w:ins w:id="3398" w:author="Cara Cardinale" w:date="2025-03-02T13:56:00Z"/>
        </w:rPr>
      </w:pPr>
    </w:p>
    <w:p w14:paraId="0AE82412" w14:textId="77777777" w:rsidR="00CF6A36" w:rsidRPr="00A25529" w:rsidRDefault="00CF6A36" w:rsidP="00CF6A36">
      <w:pPr>
        <w:jc w:val="center"/>
        <w:rPr>
          <w:ins w:id="3399" w:author="Cara Cardinale" w:date="2025-03-02T13:56:00Z"/>
          <w:rFonts w:ascii="Times New Roman" w:hAnsi="Times New Roman"/>
          <w:rPrChange w:id="3400" w:author="Cara Cardinale" w:date="2025-03-04T10:36:00Z">
            <w:rPr>
              <w:ins w:id="3401" w:author="Cara Cardinale" w:date="2025-03-02T13:56:00Z"/>
              <w:rFonts w:ascii="Arial" w:hAnsi="Arial"/>
              <w:sz w:val="22"/>
            </w:rPr>
          </w:rPrChange>
        </w:rPr>
      </w:pPr>
      <w:ins w:id="3402" w:author="Cara Cardinale" w:date="2025-03-02T13:56:00Z">
        <w:r w:rsidRPr="00A25529">
          <w:rPr>
            <w:rFonts w:ascii="Times New Roman" w:hAnsi="Times New Roman"/>
            <w:rPrChange w:id="3403" w:author="Cara Cardinale" w:date="2025-03-04T10:36:00Z">
              <w:rPr>
                <w:rFonts w:ascii="Arial" w:hAnsi="Arial"/>
                <w:sz w:val="22"/>
              </w:rPr>
            </w:rPrChange>
          </w:rPr>
          <w:t>BYLAWS OF</w:t>
        </w:r>
      </w:ins>
    </w:p>
    <w:p w14:paraId="06BC8329" w14:textId="77777777" w:rsidR="00CF6A36" w:rsidRPr="00A25529" w:rsidRDefault="00CF6A36" w:rsidP="00CF6A36">
      <w:pPr>
        <w:jc w:val="center"/>
        <w:rPr>
          <w:ins w:id="3404" w:author="Cara Cardinale" w:date="2025-03-02T13:56:00Z"/>
          <w:rFonts w:ascii="Times New Roman" w:hAnsi="Times New Roman"/>
          <w:rPrChange w:id="3405" w:author="Cara Cardinale" w:date="2025-03-04T10:36:00Z">
            <w:rPr>
              <w:ins w:id="3406" w:author="Cara Cardinale" w:date="2025-03-02T13:56:00Z"/>
              <w:rFonts w:ascii="Arial" w:hAnsi="Arial"/>
              <w:sz w:val="22"/>
            </w:rPr>
          </w:rPrChange>
        </w:rPr>
      </w:pPr>
      <w:ins w:id="3407" w:author="Cara Cardinale" w:date="2025-03-02T13:56:00Z">
        <w:r w:rsidRPr="00A25529">
          <w:rPr>
            <w:rFonts w:ascii="Times New Roman" w:hAnsi="Times New Roman"/>
            <w:rPrChange w:id="3408" w:author="Cara Cardinale" w:date="2025-03-04T10:36:00Z">
              <w:rPr>
                <w:rFonts w:ascii="Arial" w:hAnsi="Arial"/>
                <w:sz w:val="22"/>
              </w:rPr>
            </w:rPrChange>
          </w:rPr>
          <w:t>&lt;finstr&gt;[NAME OF CLUB]&lt;/finstr&gt;</w:t>
        </w:r>
      </w:ins>
    </w:p>
    <w:p w14:paraId="09006D5A" w14:textId="77777777" w:rsidR="00CF6A36" w:rsidRPr="00A25529" w:rsidRDefault="00CF6A36" w:rsidP="00CF6A36">
      <w:pPr>
        <w:jc w:val="center"/>
        <w:rPr>
          <w:ins w:id="3409" w:author="Cara Cardinale" w:date="2025-03-02T13:56:00Z"/>
          <w:rFonts w:ascii="Times New Roman" w:hAnsi="Times New Roman"/>
          <w:rPrChange w:id="3410" w:author="Cara Cardinale" w:date="2025-03-04T10:36:00Z">
            <w:rPr>
              <w:ins w:id="3411" w:author="Cara Cardinale" w:date="2025-03-02T13:56:00Z"/>
              <w:rFonts w:ascii="Arial" w:hAnsi="Arial"/>
              <w:sz w:val="22"/>
            </w:rPr>
          </w:rPrChange>
        </w:rPr>
      </w:pPr>
    </w:p>
    <w:p w14:paraId="706FC4AC" w14:textId="77777777" w:rsidR="00CF6A36" w:rsidRPr="00A25529" w:rsidRDefault="00CF6A36" w:rsidP="00CF6A36">
      <w:pPr>
        <w:jc w:val="center"/>
        <w:rPr>
          <w:ins w:id="3412" w:author="Cara Cardinale" w:date="2025-03-02T13:56:00Z"/>
          <w:rFonts w:ascii="Times New Roman" w:hAnsi="Times New Roman"/>
          <w:rPrChange w:id="3413" w:author="Cara Cardinale" w:date="2025-03-04T10:36:00Z">
            <w:rPr>
              <w:ins w:id="3414" w:author="Cara Cardinale" w:date="2025-03-02T13:56:00Z"/>
              <w:rFonts w:ascii="Arial" w:hAnsi="Arial"/>
              <w:sz w:val="22"/>
            </w:rPr>
          </w:rPrChange>
        </w:rPr>
      </w:pPr>
      <w:ins w:id="3415" w:author="Cara Cardinale" w:date="2025-03-02T13:56:00Z">
        <w:r w:rsidRPr="00A25529">
          <w:rPr>
            <w:rFonts w:ascii="Times New Roman" w:hAnsi="Times New Roman"/>
            <w:rPrChange w:id="3416" w:author="Cara Cardinale" w:date="2025-03-04T10:36:00Z">
              <w:rPr>
                <w:rFonts w:ascii="Arial" w:hAnsi="Arial"/>
                <w:sz w:val="22"/>
              </w:rPr>
            </w:rPrChange>
          </w:rPr>
          <w:t>Effective &lt;finstr&gt;[effective date of bylaws]&lt;/finstr&gt;</w:t>
        </w:r>
      </w:ins>
    </w:p>
    <w:p w14:paraId="0AD8F66B" w14:textId="77777777" w:rsidR="00CF6A36" w:rsidRPr="00A25529" w:rsidRDefault="00CF6A36" w:rsidP="00CF6A36">
      <w:pPr>
        <w:jc w:val="center"/>
        <w:rPr>
          <w:ins w:id="3417" w:author="Cara Cardinale" w:date="2025-03-02T13:56:00Z"/>
          <w:rFonts w:ascii="Times New Roman" w:hAnsi="Times New Roman"/>
          <w:rPrChange w:id="3418" w:author="Cara Cardinale" w:date="2025-03-04T10:36:00Z">
            <w:rPr>
              <w:ins w:id="3419" w:author="Cara Cardinale" w:date="2025-03-02T13:56:00Z"/>
              <w:rFonts w:ascii="Arial" w:hAnsi="Arial"/>
              <w:sz w:val="22"/>
            </w:rPr>
          </w:rPrChange>
        </w:rPr>
      </w:pPr>
    </w:p>
    <w:p w14:paraId="40722B22" w14:textId="77777777" w:rsidR="00CF6A36" w:rsidRPr="00A25529" w:rsidRDefault="00CF6A36" w:rsidP="00CF6A36">
      <w:pPr>
        <w:jc w:val="center"/>
        <w:rPr>
          <w:ins w:id="3420" w:author="Cara Cardinale" w:date="2025-03-02T13:56:00Z"/>
          <w:rFonts w:ascii="Times New Roman" w:hAnsi="Times New Roman"/>
          <w:u w:val="single"/>
          <w:rPrChange w:id="3421" w:author="Cara Cardinale" w:date="2025-03-04T10:36:00Z">
            <w:rPr>
              <w:ins w:id="3422" w:author="Cara Cardinale" w:date="2025-03-02T13:56:00Z"/>
              <w:rFonts w:ascii="Arial" w:hAnsi="Arial"/>
              <w:sz w:val="22"/>
              <w:u w:val="single"/>
            </w:rPr>
          </w:rPrChange>
        </w:rPr>
      </w:pPr>
      <w:ins w:id="3423" w:author="Cara Cardinale" w:date="2025-03-02T13:56:00Z">
        <w:r w:rsidRPr="00A25529">
          <w:rPr>
            <w:rFonts w:ascii="Times New Roman" w:hAnsi="Times New Roman"/>
            <w:u w:val="single"/>
            <w:rPrChange w:id="3424" w:author="Cara Cardinale" w:date="2025-03-04T10:36:00Z">
              <w:rPr>
                <w:rFonts w:ascii="Arial" w:hAnsi="Arial"/>
                <w:sz w:val="22"/>
                <w:u w:val="single"/>
              </w:rPr>
            </w:rPrChange>
          </w:rPr>
          <w:t>ARTICLE I: Name and Office</w:t>
        </w:r>
      </w:ins>
    </w:p>
    <w:p w14:paraId="76ED7D08" w14:textId="77777777" w:rsidR="00CF6A36" w:rsidRPr="00A25529" w:rsidRDefault="00CF6A36" w:rsidP="00CF6A36">
      <w:pPr>
        <w:jc w:val="center"/>
        <w:rPr>
          <w:ins w:id="3425" w:author="Cara Cardinale" w:date="2025-03-02T13:56:00Z"/>
          <w:rFonts w:ascii="Times New Roman" w:hAnsi="Times New Roman"/>
          <w:u w:val="single"/>
          <w:rPrChange w:id="3426" w:author="Cara Cardinale" w:date="2025-03-04T10:36:00Z">
            <w:rPr>
              <w:ins w:id="3427" w:author="Cara Cardinale" w:date="2025-03-02T13:56:00Z"/>
              <w:rFonts w:ascii="Arial" w:hAnsi="Arial"/>
              <w:sz w:val="22"/>
              <w:u w:val="single"/>
            </w:rPr>
          </w:rPrChange>
        </w:rPr>
      </w:pPr>
    </w:p>
    <w:p w14:paraId="0FE29944" w14:textId="77777777" w:rsidR="00CF6A36" w:rsidRPr="00A25529" w:rsidRDefault="00CF6A36" w:rsidP="00810A9C">
      <w:pPr>
        <w:numPr>
          <w:ilvl w:val="0"/>
          <w:numId w:val="6"/>
        </w:numPr>
        <w:rPr>
          <w:ins w:id="3428" w:author="Cara Cardinale" w:date="2025-03-02T13:56:00Z"/>
          <w:rFonts w:ascii="Times New Roman" w:hAnsi="Times New Roman"/>
          <w:rPrChange w:id="3429" w:author="Cara Cardinale" w:date="2025-03-04T10:36:00Z">
            <w:rPr>
              <w:ins w:id="3430" w:author="Cara Cardinale" w:date="2025-03-02T13:56:00Z"/>
              <w:rFonts w:ascii="Arial" w:hAnsi="Arial"/>
              <w:sz w:val="22"/>
            </w:rPr>
          </w:rPrChange>
        </w:rPr>
        <w:pPrChange w:id="3431" w:author="Cara Cardinale" w:date="2025-03-04T08:32:00Z">
          <w:pPr>
            <w:numPr>
              <w:numId w:val="6"/>
            </w:numPr>
            <w:ind w:left="1440" w:hanging="360"/>
          </w:pPr>
        </w:pPrChange>
      </w:pPr>
      <w:ins w:id="3432" w:author="Cara Cardinale" w:date="2025-03-02T13:56:00Z">
        <w:r w:rsidRPr="00A25529">
          <w:rPr>
            <w:rFonts w:ascii="Times New Roman" w:hAnsi="Times New Roman"/>
            <w:u w:val="single"/>
            <w:rPrChange w:id="3433" w:author="Cara Cardinale" w:date="2025-03-04T10:36:00Z">
              <w:rPr>
                <w:rFonts w:ascii="Arial" w:hAnsi="Arial"/>
                <w:sz w:val="22"/>
                <w:u w:val="single"/>
              </w:rPr>
            </w:rPrChange>
          </w:rPr>
          <w:t>Name</w:t>
        </w:r>
        <w:r w:rsidRPr="00A25529">
          <w:rPr>
            <w:rFonts w:ascii="Times New Roman" w:hAnsi="Times New Roman"/>
            <w:rPrChange w:id="3434" w:author="Cara Cardinale" w:date="2025-03-04T10:36:00Z">
              <w:rPr>
                <w:rFonts w:ascii="Arial" w:hAnsi="Arial"/>
                <w:sz w:val="22"/>
              </w:rPr>
            </w:rPrChange>
          </w:rPr>
          <w:t xml:space="preserve">. The name of the corporation is &lt;finstr&gt;[name of club]&lt;/finstr&gt; (hereafter the “Club”). </w:t>
        </w:r>
      </w:ins>
    </w:p>
    <w:p w14:paraId="031E74D6" w14:textId="77777777" w:rsidR="00CF6A36" w:rsidRPr="00A25529" w:rsidRDefault="00CF6A36" w:rsidP="00CF6A36">
      <w:pPr>
        <w:rPr>
          <w:ins w:id="3435" w:author="Cara Cardinale" w:date="2025-03-02T13:56:00Z"/>
          <w:rFonts w:ascii="Times New Roman" w:hAnsi="Times New Roman"/>
          <w:rPrChange w:id="3436" w:author="Cara Cardinale" w:date="2025-03-04T10:36:00Z">
            <w:rPr>
              <w:ins w:id="3437" w:author="Cara Cardinale" w:date="2025-03-02T13:56:00Z"/>
              <w:rFonts w:ascii="Arial" w:hAnsi="Arial"/>
              <w:sz w:val="22"/>
            </w:rPr>
          </w:rPrChange>
        </w:rPr>
      </w:pPr>
    </w:p>
    <w:p w14:paraId="4274F2E2" w14:textId="77777777" w:rsidR="00CF6A36" w:rsidRPr="00A25529" w:rsidRDefault="00CF6A36" w:rsidP="00810A9C">
      <w:pPr>
        <w:numPr>
          <w:ilvl w:val="0"/>
          <w:numId w:val="6"/>
        </w:numPr>
        <w:rPr>
          <w:ins w:id="3438" w:author="Cara Cardinale" w:date="2025-03-02T13:56:00Z"/>
          <w:rFonts w:ascii="Times New Roman" w:hAnsi="Times New Roman"/>
          <w:rPrChange w:id="3439" w:author="Cara Cardinale" w:date="2025-03-04T10:36:00Z">
            <w:rPr>
              <w:ins w:id="3440" w:author="Cara Cardinale" w:date="2025-03-02T13:56:00Z"/>
              <w:rFonts w:ascii="Arial" w:hAnsi="Arial"/>
              <w:sz w:val="22"/>
            </w:rPr>
          </w:rPrChange>
        </w:rPr>
        <w:pPrChange w:id="3441" w:author="Cara Cardinale" w:date="2025-03-04T08:32:00Z">
          <w:pPr>
            <w:numPr>
              <w:numId w:val="6"/>
            </w:numPr>
            <w:ind w:left="1440" w:hanging="360"/>
          </w:pPr>
        </w:pPrChange>
      </w:pPr>
      <w:ins w:id="3442" w:author="Cara Cardinale" w:date="2025-03-02T13:56:00Z">
        <w:r w:rsidRPr="00A25529">
          <w:rPr>
            <w:rFonts w:ascii="Times New Roman" w:hAnsi="Times New Roman"/>
            <w:u w:val="single"/>
            <w:rPrChange w:id="3443" w:author="Cara Cardinale" w:date="2025-03-04T10:36:00Z">
              <w:rPr>
                <w:rFonts w:ascii="Arial" w:hAnsi="Arial"/>
                <w:sz w:val="22"/>
                <w:u w:val="single"/>
              </w:rPr>
            </w:rPrChange>
          </w:rPr>
          <w:t>Office</w:t>
        </w:r>
        <w:r w:rsidRPr="00A25529">
          <w:rPr>
            <w:rFonts w:ascii="Times New Roman" w:hAnsi="Times New Roman"/>
            <w:rPrChange w:id="3444" w:author="Cara Cardinale" w:date="2025-03-04T10:36:00Z">
              <w:rPr>
                <w:rFonts w:ascii="Arial" w:hAnsi="Arial"/>
                <w:sz w:val="22"/>
              </w:rPr>
            </w:rPrChange>
          </w:rPr>
          <w:t>.</w:t>
        </w:r>
      </w:ins>
      <w:ins w:id="3445" w:author="Cara Cardinale" w:date="2025-03-04T08:32:00Z">
        <w:r w:rsidR="00810A9C" w:rsidRPr="00A25529">
          <w:rPr>
            <w:rFonts w:ascii="Times New Roman" w:hAnsi="Times New Roman"/>
          </w:rPr>
          <w:t xml:space="preserve"> T</w:t>
        </w:r>
      </w:ins>
      <w:ins w:id="3446" w:author="Cara Cardinale" w:date="2025-03-02T13:56:00Z">
        <w:r w:rsidRPr="00A25529">
          <w:rPr>
            <w:rFonts w:ascii="Times New Roman" w:hAnsi="Times New Roman"/>
            <w:rPrChange w:id="3447" w:author="Cara Cardinale" w:date="2025-03-04T10:36:00Z">
              <w:rPr>
                <w:rFonts w:ascii="Arial" w:hAnsi="Arial"/>
                <w:sz w:val="22"/>
              </w:rPr>
            </w:rPrChange>
          </w:rPr>
          <w:t xml:space="preserve">he principal office of the Club shall be in the County of &lt;finstr&gt;[name of county]&lt;/finstr&gt;, State of New York. The Club may also have offices at such other places as the Board of Directors may from time to time direct, or the purposes of the Club may require.   </w:t>
        </w:r>
      </w:ins>
    </w:p>
    <w:p w14:paraId="1B96AA56" w14:textId="77777777" w:rsidR="00CF6A36" w:rsidRPr="00A25529" w:rsidRDefault="00CF6A36" w:rsidP="00CF6A36">
      <w:pPr>
        <w:rPr>
          <w:ins w:id="3448" w:author="Cara Cardinale" w:date="2025-03-02T13:56:00Z"/>
          <w:rFonts w:ascii="Times New Roman" w:hAnsi="Times New Roman"/>
          <w:rPrChange w:id="3449" w:author="Cara Cardinale" w:date="2025-03-04T10:36:00Z">
            <w:rPr>
              <w:ins w:id="3450" w:author="Cara Cardinale" w:date="2025-03-02T13:56:00Z"/>
              <w:rFonts w:ascii="Arial" w:hAnsi="Arial"/>
              <w:sz w:val="22"/>
            </w:rPr>
          </w:rPrChange>
        </w:rPr>
      </w:pPr>
    </w:p>
    <w:p w14:paraId="7E1174BD" w14:textId="77777777" w:rsidR="00CF6A36" w:rsidRPr="00A25529" w:rsidRDefault="00CF6A36" w:rsidP="00810A9C">
      <w:pPr>
        <w:numPr>
          <w:ilvl w:val="0"/>
          <w:numId w:val="6"/>
        </w:numPr>
        <w:rPr>
          <w:ins w:id="3451" w:author="Cara Cardinale" w:date="2025-03-02T13:56:00Z"/>
          <w:rFonts w:ascii="Times New Roman" w:hAnsi="Times New Roman"/>
          <w:rPrChange w:id="3452" w:author="Cara Cardinale" w:date="2025-03-04T10:36:00Z">
            <w:rPr>
              <w:ins w:id="3453" w:author="Cara Cardinale" w:date="2025-03-02T13:56:00Z"/>
              <w:rFonts w:ascii="Arial" w:hAnsi="Arial"/>
              <w:sz w:val="22"/>
            </w:rPr>
          </w:rPrChange>
        </w:rPr>
        <w:pPrChange w:id="3454" w:author="Cara Cardinale" w:date="2025-03-04T08:32:00Z">
          <w:pPr>
            <w:numPr>
              <w:numId w:val="6"/>
            </w:numPr>
            <w:ind w:left="1440" w:hanging="360"/>
          </w:pPr>
        </w:pPrChange>
      </w:pPr>
      <w:ins w:id="3455" w:author="Cara Cardinale" w:date="2025-03-02T13:56:00Z">
        <w:r w:rsidRPr="00A25529">
          <w:rPr>
            <w:rFonts w:ascii="Times New Roman" w:hAnsi="Times New Roman"/>
            <w:u w:val="single"/>
            <w:rPrChange w:id="3456" w:author="Cara Cardinale" w:date="2025-03-04T10:36:00Z">
              <w:rPr>
                <w:rFonts w:ascii="Arial" w:hAnsi="Arial"/>
                <w:sz w:val="22"/>
                <w:u w:val="single"/>
              </w:rPr>
            </w:rPrChange>
          </w:rPr>
          <w:t>Purpose</w:t>
        </w:r>
        <w:r w:rsidRPr="00A25529">
          <w:rPr>
            <w:rFonts w:ascii="Times New Roman" w:hAnsi="Times New Roman"/>
            <w:rPrChange w:id="3457" w:author="Cara Cardinale" w:date="2025-03-04T10:36:00Z">
              <w:rPr>
                <w:rFonts w:ascii="Arial" w:hAnsi="Arial"/>
                <w:sz w:val="22"/>
              </w:rPr>
            </w:rPrChange>
          </w:rPr>
          <w:t>. The purpose of this organization shall be to further the interests and promote, in all respects, the welfare and expand the influence of &lt;finstr&gt;[name of college]&lt;/finstr&gt; (“&lt;finstr&gt;[name of college]&lt;/finstr&gt;” or “the College”), and, in furtherance of its charitable and educational purpose to conduct or participate in annual or capital fund drives for the College; sponsor or participate directly or indirectly in educational activities relating to the College including programs to inform Members of recent developments at the College, seminars and similar programs; assist the Admissions Office of the College and recruit students; establish and maintain scholarships; promote alumni relations with the College; and foster friendships and sociability of persons who are currently or have been connected with the College.</w:t>
        </w:r>
      </w:ins>
    </w:p>
    <w:p w14:paraId="7EB86C25" w14:textId="77777777" w:rsidR="00CF6A36" w:rsidRPr="00A25529" w:rsidRDefault="00CF6A36" w:rsidP="00CF6A36">
      <w:pPr>
        <w:ind w:left="1440" w:hanging="1440"/>
        <w:rPr>
          <w:ins w:id="3458" w:author="Cara Cardinale" w:date="2025-03-02T13:56:00Z"/>
          <w:rFonts w:ascii="Times New Roman" w:hAnsi="Times New Roman"/>
          <w:rPrChange w:id="3459" w:author="Cara Cardinale" w:date="2025-03-04T10:36:00Z">
            <w:rPr>
              <w:ins w:id="3460" w:author="Cara Cardinale" w:date="2025-03-02T13:56:00Z"/>
              <w:rFonts w:ascii="Arial" w:hAnsi="Arial"/>
              <w:sz w:val="22"/>
            </w:rPr>
          </w:rPrChange>
        </w:rPr>
      </w:pPr>
    </w:p>
    <w:p w14:paraId="0419C074" w14:textId="77777777" w:rsidR="00CF6A36" w:rsidRPr="00A25529" w:rsidRDefault="00CF6A36" w:rsidP="00CF6A36">
      <w:pPr>
        <w:ind w:left="1440" w:hanging="1440"/>
        <w:rPr>
          <w:ins w:id="3461" w:author="Cara Cardinale" w:date="2025-03-02T13:56:00Z"/>
          <w:rFonts w:ascii="Times New Roman" w:hAnsi="Times New Roman"/>
          <w:rPrChange w:id="3462" w:author="Cara Cardinale" w:date="2025-03-04T10:36:00Z">
            <w:rPr>
              <w:ins w:id="3463" w:author="Cara Cardinale" w:date="2025-03-02T13:56:00Z"/>
              <w:rFonts w:ascii="Arial" w:hAnsi="Arial"/>
              <w:sz w:val="22"/>
            </w:rPr>
          </w:rPrChange>
        </w:rPr>
      </w:pPr>
      <w:ins w:id="3464" w:author="Cara Cardinale" w:date="2025-03-02T13:56:00Z">
        <w:r w:rsidRPr="00BD0DFB">
          <w:rPr>
            <w:rFonts w:ascii="Times New Roman" w:hAnsi="Times New Roman"/>
          </w:rPr>
          <w:tab/>
        </w:r>
        <w:r w:rsidRPr="00A25529">
          <w:rPr>
            <w:rFonts w:ascii="Times New Roman" w:hAnsi="Times New Roman"/>
            <w:rPrChange w:id="3465" w:author="Cara Cardinale" w:date="2025-03-04T10:36:00Z">
              <w:rPr>
                <w:rFonts w:ascii="Arial" w:hAnsi="Arial"/>
                <w:sz w:val="22"/>
              </w:rPr>
            </w:rPrChange>
          </w:rPr>
          <w:t>The mission of the Club is to connect &lt;finstr&gt;[name of college]&lt;/finstr&gt; alumni to the College and each other, and as part of the &lt;finstr&gt;[location of community]&lt;/finstr&gt; community, while enhancing the lives of &lt;finstr&gt;[name of college]&lt;/finstr&gt; alumni through lifelong partnership in commitment to &lt;finstr&gt;[name of college]&lt;/finstr&gt;</w:t>
        </w:r>
        <w:r w:rsidRPr="00BD0DFB">
          <w:rPr>
            <w:rFonts w:ascii="Times New Roman" w:hAnsi="Times New Roman"/>
          </w:rPr>
          <w:t>’</w:t>
        </w:r>
        <w:r w:rsidRPr="00A25529">
          <w:rPr>
            <w:rFonts w:ascii="Times New Roman" w:hAnsi="Times New Roman"/>
            <w:rPrChange w:id="3466" w:author="Cara Cardinale" w:date="2025-03-04T10:36:00Z">
              <w:rPr>
                <w:rFonts w:ascii="Arial" w:hAnsi="Arial"/>
                <w:sz w:val="22"/>
              </w:rPr>
            </w:rPrChange>
          </w:rPr>
          <w:t>s founding principle of “&lt;finstr&gt;[statement of founding principle]&lt;/finstr&gt;</w:t>
        </w:r>
      </w:ins>
      <w:ins w:id="3467" w:author="Cara Cardinale" w:date="2025-03-04T09:59:00Z">
        <w:r w:rsidR="00C11684" w:rsidRPr="00A25529">
          <w:rPr>
            <w:rFonts w:ascii="Times New Roman" w:hAnsi="Times New Roman"/>
          </w:rPr>
          <w:t>”.</w:t>
        </w:r>
      </w:ins>
      <w:ins w:id="3468" w:author="Cara Cardinale" w:date="2025-03-02T13:56:00Z">
        <w:r w:rsidRPr="00A25529">
          <w:rPr>
            <w:rFonts w:ascii="Times New Roman" w:hAnsi="Times New Roman"/>
            <w:rPrChange w:id="3469" w:author="Cara Cardinale" w:date="2025-03-04T10:36:00Z">
              <w:rPr>
                <w:rFonts w:ascii="Arial" w:hAnsi="Arial"/>
                <w:sz w:val="22"/>
              </w:rPr>
            </w:rPrChange>
          </w:rPr>
          <w:t xml:space="preserve">  The Club will seek to prosper the College</w:t>
        </w:r>
        <w:r w:rsidRPr="00BD0DFB">
          <w:rPr>
            <w:rFonts w:ascii="Times New Roman" w:hAnsi="Times New Roman"/>
          </w:rPr>
          <w:t>’</w:t>
        </w:r>
        <w:r w:rsidRPr="00A25529">
          <w:rPr>
            <w:rFonts w:ascii="Times New Roman" w:hAnsi="Times New Roman"/>
            <w:rPrChange w:id="3470" w:author="Cara Cardinale" w:date="2025-03-04T10:36:00Z">
              <w:rPr>
                <w:rFonts w:ascii="Arial" w:hAnsi="Arial"/>
                <w:sz w:val="22"/>
              </w:rPr>
            </w:rPrChange>
          </w:rPr>
          <w:t>s alumni engagement strategies, imperatives and focus.</w:t>
        </w:r>
      </w:ins>
    </w:p>
    <w:p w14:paraId="6AF8E31A" w14:textId="77777777" w:rsidR="00CF6A36" w:rsidRPr="00A25529" w:rsidRDefault="00CF6A36" w:rsidP="00CF6A36">
      <w:pPr>
        <w:ind w:left="1440" w:hanging="1440"/>
        <w:rPr>
          <w:ins w:id="3471" w:author="Cara Cardinale" w:date="2025-03-02T13:56:00Z"/>
          <w:rFonts w:ascii="Times New Roman" w:hAnsi="Times New Roman"/>
          <w:rPrChange w:id="3472" w:author="Cara Cardinale" w:date="2025-03-04T10:36:00Z">
            <w:rPr>
              <w:ins w:id="3473" w:author="Cara Cardinale" w:date="2025-03-02T13:56:00Z"/>
              <w:rFonts w:ascii="Arial" w:hAnsi="Arial"/>
              <w:sz w:val="22"/>
            </w:rPr>
          </w:rPrChange>
        </w:rPr>
      </w:pPr>
    </w:p>
    <w:p w14:paraId="692D48CA" w14:textId="77777777" w:rsidR="00CF6A36" w:rsidRPr="00A25529" w:rsidRDefault="00CF6A36" w:rsidP="00C11684">
      <w:pPr>
        <w:numPr>
          <w:ilvl w:val="0"/>
          <w:numId w:val="6"/>
        </w:numPr>
        <w:rPr>
          <w:ins w:id="3474" w:author="Cara Cardinale" w:date="2025-03-02T13:56:00Z"/>
          <w:rFonts w:ascii="Times New Roman" w:hAnsi="Times New Roman"/>
          <w:rPrChange w:id="3475" w:author="Cara Cardinale" w:date="2025-03-04T10:36:00Z">
            <w:rPr>
              <w:ins w:id="3476" w:author="Cara Cardinale" w:date="2025-03-02T13:56:00Z"/>
              <w:rFonts w:ascii="Arial" w:hAnsi="Arial"/>
              <w:sz w:val="22"/>
            </w:rPr>
          </w:rPrChange>
        </w:rPr>
        <w:pPrChange w:id="3477" w:author="Cara Cardinale" w:date="2025-03-04T09:59:00Z">
          <w:pPr>
            <w:numPr>
              <w:numId w:val="6"/>
            </w:numPr>
            <w:ind w:left="1440" w:hanging="360"/>
          </w:pPr>
        </w:pPrChange>
      </w:pPr>
      <w:ins w:id="3478" w:author="Cara Cardinale" w:date="2025-03-02T13:56:00Z">
        <w:r w:rsidRPr="00A25529">
          <w:rPr>
            <w:rFonts w:ascii="Times New Roman" w:hAnsi="Times New Roman"/>
            <w:u w:val="single"/>
            <w:rPrChange w:id="3479" w:author="Cara Cardinale" w:date="2025-03-04T10:36:00Z">
              <w:rPr>
                <w:rFonts w:ascii="Arial" w:hAnsi="Arial"/>
                <w:sz w:val="22"/>
                <w:u w:val="single"/>
              </w:rPr>
            </w:rPrChange>
          </w:rPr>
          <w:t>Geographic Scope</w:t>
        </w:r>
        <w:r w:rsidRPr="00A25529">
          <w:rPr>
            <w:rFonts w:ascii="Times New Roman" w:hAnsi="Times New Roman"/>
            <w:rPrChange w:id="3480" w:author="Cara Cardinale" w:date="2025-03-04T10:36:00Z">
              <w:rPr>
                <w:rFonts w:ascii="Arial" w:hAnsi="Arial"/>
                <w:sz w:val="22"/>
              </w:rPr>
            </w:rPrChange>
          </w:rPr>
          <w:t>. The Club shall include individuals who live in &lt;finstr&gt;[location of community]&lt;/finstr&gt;, State of New York, and who meet the membership eligibility requirements below. The Club</w:t>
        </w:r>
        <w:r w:rsidRPr="00BD0DFB">
          <w:rPr>
            <w:rFonts w:ascii="Times New Roman" w:hAnsi="Times New Roman"/>
          </w:rPr>
          <w:t>’</w:t>
        </w:r>
        <w:r w:rsidRPr="00A25529">
          <w:rPr>
            <w:rFonts w:ascii="Times New Roman" w:hAnsi="Times New Roman"/>
            <w:rPrChange w:id="3481" w:author="Cara Cardinale" w:date="2025-03-04T10:36:00Z">
              <w:rPr>
                <w:rFonts w:ascii="Arial" w:hAnsi="Arial"/>
                <w:sz w:val="22"/>
              </w:rPr>
            </w:rPrChange>
          </w:rPr>
          <w:t>s geographic scope may be changed, as agreed to by &lt;finstr&gt;[name of college]&lt;/finstr&gt; and the Club</w:t>
        </w:r>
        <w:r w:rsidRPr="00BD0DFB">
          <w:rPr>
            <w:rFonts w:ascii="Times New Roman" w:hAnsi="Times New Roman"/>
          </w:rPr>
          <w:t>’</w:t>
        </w:r>
        <w:r w:rsidRPr="00A25529">
          <w:rPr>
            <w:rFonts w:ascii="Times New Roman" w:hAnsi="Times New Roman"/>
            <w:rPrChange w:id="3482" w:author="Cara Cardinale" w:date="2025-03-04T10:36:00Z">
              <w:rPr>
                <w:rFonts w:ascii="Arial" w:hAnsi="Arial"/>
                <w:sz w:val="22"/>
              </w:rPr>
            </w:rPrChange>
          </w:rPr>
          <w:t>s Board.</w:t>
        </w:r>
      </w:ins>
    </w:p>
    <w:p w14:paraId="094E6067" w14:textId="77777777" w:rsidR="00CF6A36" w:rsidRPr="00A25529" w:rsidRDefault="00CF6A36" w:rsidP="00CF6A36">
      <w:pPr>
        <w:jc w:val="center"/>
        <w:rPr>
          <w:ins w:id="3483" w:author="Cara Cardinale" w:date="2025-03-02T13:56:00Z"/>
          <w:rFonts w:ascii="Times New Roman" w:hAnsi="Times New Roman"/>
          <w:rPrChange w:id="3484" w:author="Cara Cardinale" w:date="2025-03-04T10:36:00Z">
            <w:rPr>
              <w:ins w:id="3485" w:author="Cara Cardinale" w:date="2025-03-02T13:56:00Z"/>
              <w:rFonts w:ascii="Arial" w:hAnsi="Arial"/>
              <w:sz w:val="22"/>
            </w:rPr>
          </w:rPrChange>
        </w:rPr>
      </w:pPr>
    </w:p>
    <w:p w14:paraId="1ED4FBED" w14:textId="77777777" w:rsidR="00CF6A36" w:rsidRPr="00A25529" w:rsidRDefault="00CF6A36" w:rsidP="00CF6A36">
      <w:pPr>
        <w:jc w:val="center"/>
        <w:rPr>
          <w:ins w:id="3486" w:author="Cara Cardinale" w:date="2025-03-02T13:56:00Z"/>
          <w:rFonts w:ascii="Times New Roman" w:hAnsi="Times New Roman"/>
          <w:rPrChange w:id="3487" w:author="Cara Cardinale" w:date="2025-03-04T10:36:00Z">
            <w:rPr>
              <w:ins w:id="3488" w:author="Cara Cardinale" w:date="2025-03-02T13:56:00Z"/>
              <w:rFonts w:ascii="Arial" w:hAnsi="Arial"/>
              <w:sz w:val="22"/>
            </w:rPr>
          </w:rPrChange>
        </w:rPr>
      </w:pPr>
    </w:p>
    <w:p w14:paraId="6BD188E3" w14:textId="77777777" w:rsidR="00CF6A36" w:rsidRPr="00A25529" w:rsidRDefault="00CF6A36" w:rsidP="00CF6A36">
      <w:pPr>
        <w:jc w:val="center"/>
        <w:rPr>
          <w:ins w:id="3489" w:author="Cara Cardinale" w:date="2025-03-02T13:56:00Z"/>
          <w:rFonts w:ascii="Times New Roman" w:hAnsi="Times New Roman"/>
          <w:u w:val="single"/>
          <w:rPrChange w:id="3490" w:author="Cara Cardinale" w:date="2025-03-04T10:36:00Z">
            <w:rPr>
              <w:ins w:id="3491" w:author="Cara Cardinale" w:date="2025-03-02T13:56:00Z"/>
              <w:rFonts w:ascii="Arial" w:hAnsi="Arial"/>
              <w:sz w:val="22"/>
              <w:u w:val="single"/>
            </w:rPr>
          </w:rPrChange>
        </w:rPr>
      </w:pPr>
      <w:ins w:id="3492" w:author="Cara Cardinale" w:date="2025-03-02T13:56:00Z">
        <w:r w:rsidRPr="00A25529">
          <w:rPr>
            <w:rFonts w:ascii="Times New Roman" w:hAnsi="Times New Roman"/>
            <w:u w:val="single"/>
            <w:rPrChange w:id="3493" w:author="Cara Cardinale" w:date="2025-03-04T10:36:00Z">
              <w:rPr>
                <w:rFonts w:ascii="Arial" w:hAnsi="Arial"/>
                <w:sz w:val="22"/>
                <w:u w:val="single"/>
              </w:rPr>
            </w:rPrChange>
          </w:rPr>
          <w:t>ARTICLE II: Membership</w:t>
        </w:r>
      </w:ins>
    </w:p>
    <w:p w14:paraId="607D6BD7" w14:textId="77777777" w:rsidR="00CF6A36" w:rsidRPr="00A25529" w:rsidRDefault="00CF6A36" w:rsidP="00CF6A36">
      <w:pPr>
        <w:jc w:val="center"/>
        <w:rPr>
          <w:ins w:id="3494" w:author="Cara Cardinale" w:date="2025-03-02T13:56:00Z"/>
          <w:rFonts w:ascii="Times New Roman" w:hAnsi="Times New Roman"/>
          <w:u w:val="single"/>
          <w:rPrChange w:id="3495" w:author="Cara Cardinale" w:date="2025-03-04T10:36:00Z">
            <w:rPr>
              <w:ins w:id="3496" w:author="Cara Cardinale" w:date="2025-03-02T13:56:00Z"/>
              <w:rFonts w:ascii="Arial" w:hAnsi="Arial"/>
              <w:sz w:val="22"/>
              <w:u w:val="single"/>
            </w:rPr>
          </w:rPrChange>
        </w:rPr>
      </w:pPr>
    </w:p>
    <w:p w14:paraId="469F0F37" w14:textId="77777777" w:rsidR="00CF6A36" w:rsidRPr="00A25529" w:rsidRDefault="00CF6A36" w:rsidP="00C11684">
      <w:pPr>
        <w:numPr>
          <w:ilvl w:val="0"/>
          <w:numId w:val="7"/>
        </w:numPr>
        <w:rPr>
          <w:ins w:id="3497" w:author="Cara Cardinale" w:date="2025-03-02T13:56:00Z"/>
          <w:rFonts w:ascii="Times New Roman" w:hAnsi="Times New Roman"/>
          <w:rPrChange w:id="3498" w:author="Cara Cardinale" w:date="2025-03-04T10:36:00Z">
            <w:rPr>
              <w:ins w:id="3499" w:author="Cara Cardinale" w:date="2025-03-02T13:56:00Z"/>
              <w:rFonts w:ascii="Arial" w:hAnsi="Arial"/>
              <w:sz w:val="22"/>
            </w:rPr>
          </w:rPrChange>
        </w:rPr>
        <w:pPrChange w:id="3500" w:author="Cara Cardinale" w:date="2025-03-04T09:59:00Z">
          <w:pPr>
            <w:numPr>
              <w:numId w:val="7"/>
            </w:numPr>
            <w:ind w:left="720" w:firstLine="720"/>
          </w:pPr>
        </w:pPrChange>
      </w:pPr>
      <w:ins w:id="3501" w:author="Cara Cardinale" w:date="2025-03-02T13:56:00Z">
        <w:r w:rsidRPr="00A25529">
          <w:rPr>
            <w:rFonts w:ascii="Times New Roman" w:hAnsi="Times New Roman"/>
            <w:u w:val="single"/>
            <w:rPrChange w:id="3502" w:author="Cara Cardinale" w:date="2025-03-04T10:36:00Z">
              <w:rPr>
                <w:rFonts w:ascii="Arial" w:hAnsi="Arial"/>
                <w:sz w:val="22"/>
                <w:u w:val="single"/>
              </w:rPr>
            </w:rPrChange>
          </w:rPr>
          <w:t>Eligibility</w:t>
        </w:r>
        <w:r w:rsidRPr="00A25529">
          <w:rPr>
            <w:rFonts w:ascii="Times New Roman" w:hAnsi="Times New Roman"/>
            <w:rPrChange w:id="3503" w:author="Cara Cardinale" w:date="2025-03-04T10:36:00Z">
              <w:rPr>
                <w:rFonts w:ascii="Arial" w:hAnsi="Arial"/>
                <w:sz w:val="22"/>
              </w:rPr>
            </w:rPrChange>
          </w:rPr>
          <w:t>. The following individuals shall be eligible to be Members of the Club:</w:t>
        </w:r>
      </w:ins>
    </w:p>
    <w:p w14:paraId="5F179156" w14:textId="77777777" w:rsidR="00CF6A36" w:rsidRPr="00A25529" w:rsidRDefault="00CF6A36" w:rsidP="00CF6A36">
      <w:pPr>
        <w:rPr>
          <w:ins w:id="3504" w:author="Cara Cardinale" w:date="2025-03-02T13:56:00Z"/>
          <w:rFonts w:ascii="Times New Roman" w:hAnsi="Times New Roman"/>
          <w:rPrChange w:id="3505" w:author="Cara Cardinale" w:date="2025-03-04T10:36:00Z">
            <w:rPr>
              <w:ins w:id="3506" w:author="Cara Cardinale" w:date="2025-03-02T13:56:00Z"/>
              <w:rFonts w:ascii="Arial" w:hAnsi="Arial"/>
              <w:sz w:val="22"/>
            </w:rPr>
          </w:rPrChange>
        </w:rPr>
      </w:pPr>
    </w:p>
    <w:p w14:paraId="262F80B6" w14:textId="77777777" w:rsidR="00CF6A36" w:rsidRPr="00A25529" w:rsidRDefault="00CF6A36" w:rsidP="00CF6A36">
      <w:pPr>
        <w:widowControl/>
        <w:numPr>
          <w:ilvl w:val="0"/>
          <w:numId w:val="1"/>
        </w:numPr>
        <w:autoSpaceDE/>
        <w:autoSpaceDN/>
        <w:adjustRightInd/>
        <w:rPr>
          <w:ins w:id="3507" w:author="Cara Cardinale" w:date="2025-03-02T13:56:00Z"/>
          <w:rFonts w:ascii="Times New Roman" w:hAnsi="Times New Roman"/>
          <w:rPrChange w:id="3508" w:author="Cara Cardinale" w:date="2025-03-04T10:36:00Z">
            <w:rPr>
              <w:ins w:id="3509" w:author="Cara Cardinale" w:date="2025-03-02T13:56:00Z"/>
              <w:rFonts w:ascii="Arial" w:hAnsi="Arial"/>
              <w:sz w:val="22"/>
            </w:rPr>
          </w:rPrChange>
        </w:rPr>
      </w:pPr>
      <w:ins w:id="3510" w:author="Cara Cardinale" w:date="2025-03-02T13:56:00Z">
        <w:r w:rsidRPr="00A25529">
          <w:rPr>
            <w:rFonts w:ascii="Times New Roman" w:hAnsi="Times New Roman"/>
            <w:rPrChange w:id="3511" w:author="Cara Cardinale" w:date="2025-03-04T10:36:00Z">
              <w:rPr>
                <w:rFonts w:ascii="Arial" w:hAnsi="Arial"/>
                <w:sz w:val="22"/>
              </w:rPr>
            </w:rPrChange>
          </w:rPr>
          <w:t>Any individual who has ever been a registered student in any department or course of the College and any individual who has ever been connected in any official capacity with the instructional or administrative staff, or governing board of the College.</w:t>
        </w:r>
      </w:ins>
    </w:p>
    <w:p w14:paraId="07699240" w14:textId="77777777" w:rsidR="00CF6A36" w:rsidRPr="00A25529" w:rsidRDefault="00CF6A36" w:rsidP="00CF6A36">
      <w:pPr>
        <w:ind w:left="1440"/>
        <w:rPr>
          <w:ins w:id="3512" w:author="Cara Cardinale" w:date="2025-03-02T13:56:00Z"/>
          <w:rFonts w:ascii="Times New Roman" w:hAnsi="Times New Roman"/>
          <w:rPrChange w:id="3513" w:author="Cara Cardinale" w:date="2025-03-04T10:36:00Z">
            <w:rPr>
              <w:ins w:id="3514" w:author="Cara Cardinale" w:date="2025-03-02T13:56:00Z"/>
              <w:rFonts w:ascii="Arial" w:hAnsi="Arial"/>
              <w:sz w:val="22"/>
            </w:rPr>
          </w:rPrChange>
        </w:rPr>
      </w:pPr>
    </w:p>
    <w:p w14:paraId="781C4357" w14:textId="77777777" w:rsidR="00CF6A36" w:rsidRPr="00A25529" w:rsidRDefault="00CF6A36" w:rsidP="00CF6A36">
      <w:pPr>
        <w:widowControl/>
        <w:numPr>
          <w:ilvl w:val="0"/>
          <w:numId w:val="1"/>
        </w:numPr>
        <w:autoSpaceDE/>
        <w:autoSpaceDN/>
        <w:adjustRightInd/>
        <w:rPr>
          <w:ins w:id="3515" w:author="Cara Cardinale" w:date="2025-03-02T13:56:00Z"/>
          <w:rFonts w:ascii="Times New Roman" w:hAnsi="Times New Roman"/>
          <w:rPrChange w:id="3516" w:author="Cara Cardinale" w:date="2025-03-04T10:36:00Z">
            <w:rPr>
              <w:ins w:id="3517" w:author="Cara Cardinale" w:date="2025-03-02T13:56:00Z"/>
              <w:rFonts w:ascii="Arial" w:hAnsi="Arial"/>
              <w:sz w:val="22"/>
            </w:rPr>
          </w:rPrChange>
        </w:rPr>
      </w:pPr>
      <w:ins w:id="3518" w:author="Cara Cardinale" w:date="2025-03-02T13:56:00Z">
        <w:r w:rsidRPr="00A25529">
          <w:rPr>
            <w:rFonts w:ascii="Times New Roman" w:hAnsi="Times New Roman"/>
            <w:rPrChange w:id="3519" w:author="Cara Cardinale" w:date="2025-03-04T10:36:00Z">
              <w:rPr>
                <w:rFonts w:ascii="Arial" w:hAnsi="Arial"/>
                <w:sz w:val="22"/>
              </w:rPr>
            </w:rPrChange>
          </w:rPr>
          <w:t>The spouse or significant other, widow, widower, or immediate adult family member of any person who is a Member under Subsection (a) above.</w:t>
        </w:r>
      </w:ins>
    </w:p>
    <w:p w14:paraId="6F50533E" w14:textId="77777777" w:rsidR="00CF6A36" w:rsidRPr="00A25529" w:rsidRDefault="00CF6A36" w:rsidP="00CF6A36">
      <w:pPr>
        <w:rPr>
          <w:ins w:id="3520" w:author="Cara Cardinale" w:date="2025-03-02T13:56:00Z"/>
          <w:rFonts w:ascii="Times New Roman" w:hAnsi="Times New Roman"/>
          <w:rPrChange w:id="3521" w:author="Cara Cardinale" w:date="2025-03-04T10:36:00Z">
            <w:rPr>
              <w:ins w:id="3522" w:author="Cara Cardinale" w:date="2025-03-02T13:56:00Z"/>
              <w:rFonts w:ascii="Arial" w:hAnsi="Arial"/>
              <w:sz w:val="22"/>
            </w:rPr>
          </w:rPrChange>
        </w:rPr>
      </w:pPr>
    </w:p>
    <w:p w14:paraId="77966E6D" w14:textId="77777777" w:rsidR="00CF6A36" w:rsidRPr="00A25529" w:rsidRDefault="00CF6A36" w:rsidP="00CF6A36">
      <w:pPr>
        <w:widowControl/>
        <w:numPr>
          <w:ilvl w:val="0"/>
          <w:numId w:val="1"/>
        </w:numPr>
        <w:autoSpaceDE/>
        <w:autoSpaceDN/>
        <w:adjustRightInd/>
        <w:rPr>
          <w:ins w:id="3523" w:author="Cara Cardinale" w:date="2025-03-02T13:56:00Z"/>
          <w:rFonts w:ascii="Times New Roman" w:hAnsi="Times New Roman"/>
          <w:rPrChange w:id="3524" w:author="Cara Cardinale" w:date="2025-03-04T10:36:00Z">
            <w:rPr>
              <w:ins w:id="3525" w:author="Cara Cardinale" w:date="2025-03-02T13:56:00Z"/>
              <w:rFonts w:ascii="Arial" w:hAnsi="Arial"/>
              <w:sz w:val="22"/>
            </w:rPr>
          </w:rPrChange>
        </w:rPr>
      </w:pPr>
      <w:ins w:id="3526" w:author="Cara Cardinale" w:date="2025-03-02T13:56:00Z">
        <w:r w:rsidRPr="00A25529">
          <w:rPr>
            <w:rFonts w:ascii="Times New Roman" w:hAnsi="Times New Roman"/>
            <w:rPrChange w:id="3527" w:author="Cara Cardinale" w:date="2025-03-04T10:36:00Z">
              <w:rPr>
                <w:rFonts w:ascii="Arial" w:hAnsi="Arial"/>
                <w:sz w:val="22"/>
              </w:rPr>
            </w:rPrChange>
          </w:rPr>
          <w:t>Any person interested in the College who is sponsored by a Member who is qualified under Subsection (a) above.</w:t>
        </w:r>
      </w:ins>
    </w:p>
    <w:p w14:paraId="61174401" w14:textId="77777777" w:rsidR="00CF6A36" w:rsidRPr="00A25529" w:rsidRDefault="00CF6A36" w:rsidP="00CF6A36">
      <w:pPr>
        <w:rPr>
          <w:ins w:id="3528" w:author="Cara Cardinale" w:date="2025-03-02T13:56:00Z"/>
          <w:rFonts w:ascii="Times New Roman" w:hAnsi="Times New Roman"/>
          <w:rPrChange w:id="3529" w:author="Cara Cardinale" w:date="2025-03-04T10:36:00Z">
            <w:rPr>
              <w:ins w:id="3530" w:author="Cara Cardinale" w:date="2025-03-02T13:56:00Z"/>
              <w:rFonts w:ascii="Arial" w:hAnsi="Arial"/>
              <w:sz w:val="22"/>
            </w:rPr>
          </w:rPrChange>
        </w:rPr>
      </w:pPr>
    </w:p>
    <w:p w14:paraId="5498D6AB" w14:textId="77777777" w:rsidR="00CF6A36" w:rsidRPr="00A25529" w:rsidRDefault="00CF6A36" w:rsidP="00CF6A36">
      <w:pPr>
        <w:widowControl/>
        <w:numPr>
          <w:ilvl w:val="0"/>
          <w:numId w:val="1"/>
        </w:numPr>
        <w:autoSpaceDE/>
        <w:autoSpaceDN/>
        <w:adjustRightInd/>
        <w:rPr>
          <w:ins w:id="3531" w:author="Cara Cardinale" w:date="2025-03-02T13:56:00Z"/>
          <w:rFonts w:ascii="Times New Roman" w:hAnsi="Times New Roman"/>
          <w:rPrChange w:id="3532" w:author="Cara Cardinale" w:date="2025-03-04T10:36:00Z">
            <w:rPr>
              <w:ins w:id="3533" w:author="Cara Cardinale" w:date="2025-03-02T13:56:00Z"/>
              <w:rFonts w:ascii="Arial" w:hAnsi="Arial"/>
              <w:sz w:val="22"/>
            </w:rPr>
          </w:rPrChange>
        </w:rPr>
      </w:pPr>
      <w:ins w:id="3534" w:author="Cara Cardinale" w:date="2025-03-02T13:56:00Z">
        <w:r w:rsidRPr="00A25529">
          <w:rPr>
            <w:rFonts w:ascii="Times New Roman" w:hAnsi="Times New Roman"/>
            <w:rPrChange w:id="3535" w:author="Cara Cardinale" w:date="2025-03-04T10:36:00Z">
              <w:rPr>
                <w:rFonts w:ascii="Arial" w:hAnsi="Arial"/>
                <w:sz w:val="22"/>
              </w:rPr>
            </w:rPrChange>
          </w:rPr>
          <w:t>Honorary Members as appointed by the Board of Directors (“Board”).</w:t>
        </w:r>
      </w:ins>
    </w:p>
    <w:p w14:paraId="06704514" w14:textId="77777777" w:rsidR="00CF6A36" w:rsidRPr="00A25529" w:rsidRDefault="00CF6A36" w:rsidP="00CF6A36">
      <w:pPr>
        <w:rPr>
          <w:ins w:id="3536" w:author="Cara Cardinale" w:date="2025-03-02T13:56:00Z"/>
          <w:rFonts w:ascii="Times New Roman" w:hAnsi="Times New Roman"/>
          <w:rPrChange w:id="3537" w:author="Cara Cardinale" w:date="2025-03-04T10:36:00Z">
            <w:rPr>
              <w:ins w:id="3538" w:author="Cara Cardinale" w:date="2025-03-02T13:56:00Z"/>
              <w:rFonts w:ascii="Arial" w:hAnsi="Arial"/>
              <w:sz w:val="22"/>
            </w:rPr>
          </w:rPrChange>
        </w:rPr>
      </w:pPr>
    </w:p>
    <w:p w14:paraId="1C16B369" w14:textId="77777777" w:rsidR="00CF6A36" w:rsidRPr="00A25529" w:rsidRDefault="00CF6A36" w:rsidP="00CF6A36">
      <w:pPr>
        <w:ind w:left="1440"/>
        <w:rPr>
          <w:ins w:id="3539" w:author="Cara Cardinale" w:date="2025-03-02T13:56:00Z"/>
          <w:rFonts w:ascii="Times New Roman" w:hAnsi="Times New Roman"/>
          <w:rPrChange w:id="3540" w:author="Cara Cardinale" w:date="2025-03-04T10:36:00Z">
            <w:rPr>
              <w:ins w:id="3541" w:author="Cara Cardinale" w:date="2025-03-02T13:56:00Z"/>
              <w:rFonts w:ascii="Arial" w:hAnsi="Arial"/>
              <w:sz w:val="22"/>
            </w:rPr>
          </w:rPrChange>
        </w:rPr>
      </w:pPr>
      <w:ins w:id="3542" w:author="Cara Cardinale" w:date="2025-03-02T13:56:00Z">
        <w:r w:rsidRPr="00A25529">
          <w:rPr>
            <w:rFonts w:ascii="Times New Roman" w:hAnsi="Times New Roman"/>
            <w:rPrChange w:id="3543" w:author="Cara Cardinale" w:date="2025-03-04T10:36:00Z">
              <w:rPr>
                <w:rFonts w:ascii="Arial" w:hAnsi="Arial"/>
                <w:sz w:val="22"/>
              </w:rPr>
            </w:rPrChange>
          </w:rPr>
          <w:t>During periods when the Club is operating without Annual or other dues, all &lt;finstr&gt;[name of college]&lt;/finstr&gt; alumni (based on information provided by &lt;finstr&gt;[name of college]&lt;/finstr&gt;) eligible under Article II, Section 1(a) above shall automatically be Members of the Club, unless that individual opts out of membership. If there are periods when the Board has determined that Annual or other dues are necessary, persons eligible under Article II, Section 1(a), (b), (c) and (d) above shall become a regular voting Member in good standing upon their signing a membership application provided by the Membership Committee Chair and upon paying the first year</w:t>
        </w:r>
        <w:r w:rsidRPr="00BD0DFB">
          <w:rPr>
            <w:rFonts w:ascii="Times New Roman" w:hAnsi="Times New Roman"/>
          </w:rPr>
          <w:t>’</w:t>
        </w:r>
        <w:r w:rsidRPr="00A25529">
          <w:rPr>
            <w:rFonts w:ascii="Times New Roman" w:hAnsi="Times New Roman"/>
            <w:rPrChange w:id="3544" w:author="Cara Cardinale" w:date="2025-03-04T10:36:00Z">
              <w:rPr>
                <w:rFonts w:ascii="Arial" w:hAnsi="Arial"/>
                <w:sz w:val="22"/>
              </w:rPr>
            </w:rPrChange>
          </w:rPr>
          <w:t>s dues. A Member shall remain in good standing for as long as their dues, if any (as determined by the Board), are paid in full.</w:t>
        </w:r>
      </w:ins>
    </w:p>
    <w:p w14:paraId="2DED7DE4" w14:textId="77777777" w:rsidR="00CF6A36" w:rsidRPr="00A25529" w:rsidRDefault="00CF6A36" w:rsidP="00CF6A36">
      <w:pPr>
        <w:rPr>
          <w:ins w:id="3545" w:author="Cara Cardinale" w:date="2025-03-02T13:56:00Z"/>
          <w:rFonts w:ascii="Times New Roman" w:hAnsi="Times New Roman"/>
          <w:rPrChange w:id="3546" w:author="Cara Cardinale" w:date="2025-03-04T10:36:00Z">
            <w:rPr>
              <w:ins w:id="3547" w:author="Cara Cardinale" w:date="2025-03-02T13:56:00Z"/>
              <w:rFonts w:ascii="Arial" w:hAnsi="Arial"/>
              <w:sz w:val="22"/>
            </w:rPr>
          </w:rPrChange>
        </w:rPr>
      </w:pPr>
    </w:p>
    <w:p w14:paraId="0B0356E4" w14:textId="77777777" w:rsidR="00CF6A36" w:rsidRPr="00A25529" w:rsidRDefault="00CF6A36" w:rsidP="00C11684">
      <w:pPr>
        <w:numPr>
          <w:ilvl w:val="0"/>
          <w:numId w:val="7"/>
        </w:numPr>
        <w:rPr>
          <w:ins w:id="3548" w:author="Cara Cardinale" w:date="2025-03-02T13:56:00Z"/>
          <w:rFonts w:ascii="Times New Roman" w:hAnsi="Times New Roman"/>
          <w:rPrChange w:id="3549" w:author="Cara Cardinale" w:date="2025-03-04T10:36:00Z">
            <w:rPr>
              <w:ins w:id="3550" w:author="Cara Cardinale" w:date="2025-03-02T13:56:00Z"/>
              <w:rFonts w:ascii="Arial" w:hAnsi="Arial"/>
              <w:sz w:val="22"/>
            </w:rPr>
          </w:rPrChange>
        </w:rPr>
        <w:pPrChange w:id="3551" w:author="Cara Cardinale" w:date="2025-03-04T10:00:00Z">
          <w:pPr>
            <w:numPr>
              <w:numId w:val="7"/>
            </w:numPr>
            <w:ind w:left="1440" w:hanging="360"/>
          </w:pPr>
        </w:pPrChange>
      </w:pPr>
      <w:ins w:id="3552" w:author="Cara Cardinale" w:date="2025-03-02T13:56:00Z">
        <w:r w:rsidRPr="00A25529">
          <w:rPr>
            <w:rFonts w:ascii="Times New Roman" w:hAnsi="Times New Roman"/>
            <w:u w:val="single"/>
            <w:rPrChange w:id="3553" w:author="Cara Cardinale" w:date="2025-03-04T10:36:00Z">
              <w:rPr>
                <w:rFonts w:ascii="Arial" w:hAnsi="Arial"/>
                <w:sz w:val="22"/>
                <w:u w:val="single"/>
              </w:rPr>
            </w:rPrChange>
          </w:rPr>
          <w:t>Honorary Members</w:t>
        </w:r>
        <w:r w:rsidRPr="00A25529">
          <w:rPr>
            <w:rFonts w:ascii="Times New Roman" w:hAnsi="Times New Roman"/>
            <w:rPrChange w:id="3554" w:author="Cara Cardinale" w:date="2025-03-04T10:36:00Z">
              <w:rPr>
                <w:rFonts w:ascii="Arial" w:hAnsi="Arial"/>
                <w:sz w:val="22"/>
              </w:rPr>
            </w:rPrChange>
          </w:rPr>
          <w:t>. Honorary Members shall be exempt from the payment of dues or other fees. They shall be entitled to all the privileges of regular Members, except the right to vote, hold office or to any interest in the property of the Club.</w:t>
        </w:r>
      </w:ins>
    </w:p>
    <w:p w14:paraId="1A29321C" w14:textId="77777777" w:rsidR="00CF6A36" w:rsidRPr="00A25529" w:rsidRDefault="00CF6A36" w:rsidP="00CF6A36">
      <w:pPr>
        <w:rPr>
          <w:ins w:id="3555" w:author="Cara Cardinale" w:date="2025-03-02T13:56:00Z"/>
          <w:rFonts w:ascii="Times New Roman" w:hAnsi="Times New Roman"/>
          <w:rPrChange w:id="3556" w:author="Cara Cardinale" w:date="2025-03-04T10:36:00Z">
            <w:rPr>
              <w:ins w:id="3557" w:author="Cara Cardinale" w:date="2025-03-02T13:56:00Z"/>
              <w:rFonts w:ascii="Arial" w:hAnsi="Arial"/>
              <w:sz w:val="22"/>
            </w:rPr>
          </w:rPrChange>
        </w:rPr>
      </w:pPr>
    </w:p>
    <w:p w14:paraId="39742860" w14:textId="77777777" w:rsidR="00CF6A36" w:rsidRPr="00A25529" w:rsidRDefault="00CF6A36" w:rsidP="00C11684">
      <w:pPr>
        <w:numPr>
          <w:ilvl w:val="0"/>
          <w:numId w:val="7"/>
        </w:numPr>
        <w:rPr>
          <w:ins w:id="3558" w:author="Cara Cardinale" w:date="2025-03-02T13:56:00Z"/>
          <w:rFonts w:ascii="Times New Roman" w:hAnsi="Times New Roman"/>
          <w:rPrChange w:id="3559" w:author="Cara Cardinale" w:date="2025-03-04T10:36:00Z">
            <w:rPr>
              <w:ins w:id="3560" w:author="Cara Cardinale" w:date="2025-03-02T13:56:00Z"/>
              <w:rFonts w:ascii="Arial" w:hAnsi="Arial"/>
              <w:sz w:val="22"/>
            </w:rPr>
          </w:rPrChange>
        </w:rPr>
        <w:pPrChange w:id="3561" w:author="Cara Cardinale" w:date="2025-03-04T10:04:00Z">
          <w:pPr>
            <w:numPr>
              <w:numId w:val="7"/>
            </w:numPr>
            <w:ind w:left="1440" w:hanging="360"/>
          </w:pPr>
        </w:pPrChange>
      </w:pPr>
      <w:ins w:id="3562" w:author="Cara Cardinale" w:date="2025-03-02T13:56:00Z">
        <w:r w:rsidRPr="00A25529">
          <w:rPr>
            <w:rFonts w:ascii="Times New Roman" w:hAnsi="Times New Roman"/>
            <w:u w:val="single"/>
            <w:rPrChange w:id="3563" w:author="Cara Cardinale" w:date="2025-03-04T10:36:00Z">
              <w:rPr>
                <w:rFonts w:ascii="Arial" w:hAnsi="Arial"/>
                <w:sz w:val="22"/>
                <w:u w:val="single"/>
              </w:rPr>
            </w:rPrChange>
          </w:rPr>
          <w:t>Dues</w:t>
        </w:r>
        <w:r w:rsidRPr="00A25529">
          <w:rPr>
            <w:rFonts w:ascii="Times New Roman" w:hAnsi="Times New Roman"/>
            <w:rPrChange w:id="3564" w:author="Cara Cardinale" w:date="2025-03-04T10:36:00Z">
              <w:rPr>
                <w:rFonts w:ascii="Arial" w:hAnsi="Arial"/>
                <w:sz w:val="22"/>
              </w:rPr>
            </w:rPrChange>
          </w:rPr>
          <w:t>. The Club operates without Annual or other dues, enabled by &lt;finstr&gt;[name of college]&lt;/finstr&gt;</w:t>
        </w:r>
        <w:r w:rsidRPr="00BD0DFB">
          <w:rPr>
            <w:rFonts w:ascii="Times New Roman" w:hAnsi="Times New Roman"/>
          </w:rPr>
          <w:t>’</w:t>
        </w:r>
        <w:r w:rsidRPr="00A25529">
          <w:rPr>
            <w:rFonts w:ascii="Times New Roman" w:hAnsi="Times New Roman"/>
            <w:rPrChange w:id="3565" w:author="Cara Cardinale" w:date="2025-03-04T10:36:00Z">
              <w:rPr>
                <w:rFonts w:ascii="Arial" w:hAnsi="Arial"/>
                <w:sz w:val="22"/>
              </w:rPr>
            </w:rPrChange>
          </w:rPr>
          <w:t>s support of its activities. By resolution, the Board may determine to begin Annual or other dues if necessary to continue the Club</w:t>
        </w:r>
        <w:r w:rsidRPr="00BD0DFB">
          <w:rPr>
            <w:rFonts w:ascii="Times New Roman" w:hAnsi="Times New Roman"/>
          </w:rPr>
          <w:t>’</w:t>
        </w:r>
        <w:r w:rsidRPr="00A25529">
          <w:rPr>
            <w:rFonts w:ascii="Times New Roman" w:hAnsi="Times New Roman"/>
            <w:rPrChange w:id="3566" w:author="Cara Cardinale" w:date="2025-03-04T10:36:00Z">
              <w:rPr>
                <w:rFonts w:ascii="Arial" w:hAnsi="Arial"/>
                <w:sz w:val="22"/>
              </w:rPr>
            </w:rPrChange>
          </w:rPr>
          <w:t>s activities. Annual dues or other fees may be set by the Board for regular Members. If a Member</w:t>
        </w:r>
        <w:r w:rsidRPr="00BD0DFB">
          <w:rPr>
            <w:rFonts w:ascii="Times New Roman" w:hAnsi="Times New Roman"/>
          </w:rPr>
          <w:t>’</w:t>
        </w:r>
        <w:r w:rsidRPr="00A25529">
          <w:rPr>
            <w:rFonts w:ascii="Times New Roman" w:hAnsi="Times New Roman"/>
            <w:rPrChange w:id="3567" w:author="Cara Cardinale" w:date="2025-03-04T10:36:00Z">
              <w:rPr>
                <w:rFonts w:ascii="Arial" w:hAnsi="Arial"/>
                <w:sz w:val="22"/>
              </w:rPr>
            </w:rPrChange>
          </w:rPr>
          <w:t>s dues are not paid within &lt;finstr&gt;[text number of days]&lt;/finstr&gt; (&lt;finstr&gt;[number of days]&lt;/finstr&gt;) calendar days after the date they are due, then that Member shall automatically cease to be a regular Member. The amount of the annual dues may be changed by a two-thirds vote of the Board.</w:t>
        </w:r>
      </w:ins>
    </w:p>
    <w:p w14:paraId="383DBA4D" w14:textId="77777777" w:rsidR="00CF6A36" w:rsidRPr="00A25529" w:rsidRDefault="00CF6A36" w:rsidP="00CF6A36">
      <w:pPr>
        <w:rPr>
          <w:ins w:id="3568" w:author="Cara Cardinale" w:date="2025-03-02T13:56:00Z"/>
          <w:rFonts w:ascii="Times New Roman" w:hAnsi="Times New Roman"/>
          <w:rPrChange w:id="3569" w:author="Cara Cardinale" w:date="2025-03-04T10:36:00Z">
            <w:rPr>
              <w:ins w:id="3570" w:author="Cara Cardinale" w:date="2025-03-02T13:56:00Z"/>
              <w:rFonts w:ascii="Arial" w:hAnsi="Arial"/>
              <w:sz w:val="22"/>
            </w:rPr>
          </w:rPrChange>
        </w:rPr>
      </w:pPr>
    </w:p>
    <w:p w14:paraId="3320E421" w14:textId="77777777" w:rsidR="00CF6A36" w:rsidRPr="00A25529" w:rsidRDefault="00CF6A36" w:rsidP="005E2C44">
      <w:pPr>
        <w:numPr>
          <w:ilvl w:val="0"/>
          <w:numId w:val="7"/>
        </w:numPr>
        <w:rPr>
          <w:ins w:id="3571" w:author="Cara Cardinale" w:date="2025-03-02T13:56:00Z"/>
          <w:rFonts w:ascii="Times New Roman" w:hAnsi="Times New Roman"/>
          <w:rPrChange w:id="3572" w:author="Cara Cardinale" w:date="2025-03-04T10:36:00Z">
            <w:rPr>
              <w:ins w:id="3573" w:author="Cara Cardinale" w:date="2025-03-02T13:56:00Z"/>
              <w:rFonts w:ascii="Arial" w:hAnsi="Arial"/>
              <w:sz w:val="22"/>
            </w:rPr>
          </w:rPrChange>
        </w:rPr>
        <w:pPrChange w:id="3574" w:author="Cara Cardinale" w:date="2025-03-04T10:11:00Z">
          <w:pPr>
            <w:numPr>
              <w:numId w:val="7"/>
            </w:numPr>
            <w:ind w:left="1440" w:hanging="360"/>
          </w:pPr>
        </w:pPrChange>
      </w:pPr>
      <w:ins w:id="3575" w:author="Cara Cardinale" w:date="2025-03-02T13:56:00Z">
        <w:r w:rsidRPr="00A25529">
          <w:rPr>
            <w:rFonts w:ascii="Times New Roman" w:hAnsi="Times New Roman"/>
            <w:u w:val="single"/>
            <w:rPrChange w:id="3576" w:author="Cara Cardinale" w:date="2025-03-04T10:36:00Z">
              <w:rPr>
                <w:rFonts w:ascii="Arial" w:hAnsi="Arial"/>
                <w:sz w:val="22"/>
                <w:u w:val="single"/>
              </w:rPr>
            </w:rPrChange>
          </w:rPr>
          <w:t>Resignation</w:t>
        </w:r>
        <w:r w:rsidRPr="00A25529">
          <w:rPr>
            <w:rFonts w:ascii="Times New Roman" w:hAnsi="Times New Roman"/>
            <w:rPrChange w:id="3577" w:author="Cara Cardinale" w:date="2025-03-04T10:36:00Z">
              <w:rPr>
                <w:rFonts w:ascii="Arial" w:hAnsi="Arial"/>
                <w:sz w:val="22"/>
              </w:rPr>
            </w:rPrChange>
          </w:rPr>
          <w:t>. Any Member may withdraw from the Club by giving written notice of such intention to the Membership Committee Chair or Secretary.</w:t>
        </w:r>
      </w:ins>
    </w:p>
    <w:p w14:paraId="0FDC9CC2" w14:textId="77777777" w:rsidR="00CF6A36" w:rsidRPr="00A25529" w:rsidRDefault="00CF6A36" w:rsidP="00CF6A36">
      <w:pPr>
        <w:rPr>
          <w:ins w:id="3578" w:author="Cara Cardinale" w:date="2025-03-02T13:56:00Z"/>
          <w:rFonts w:ascii="Times New Roman" w:hAnsi="Times New Roman"/>
          <w:rPrChange w:id="3579" w:author="Cara Cardinale" w:date="2025-03-04T10:36:00Z">
            <w:rPr>
              <w:ins w:id="3580" w:author="Cara Cardinale" w:date="2025-03-02T13:56:00Z"/>
              <w:rFonts w:ascii="Arial" w:hAnsi="Arial"/>
              <w:sz w:val="22"/>
            </w:rPr>
          </w:rPrChange>
        </w:rPr>
      </w:pPr>
    </w:p>
    <w:p w14:paraId="1D767EFE" w14:textId="77777777" w:rsidR="00CF6A36" w:rsidRPr="00A25529" w:rsidRDefault="00CF6A36" w:rsidP="00CF6A36">
      <w:pPr>
        <w:ind w:left="1440"/>
        <w:rPr>
          <w:ins w:id="3581" w:author="Cara Cardinale" w:date="2025-03-02T13:56:00Z"/>
          <w:rFonts w:ascii="Times New Roman" w:hAnsi="Times New Roman"/>
          <w:rPrChange w:id="3582" w:author="Cara Cardinale" w:date="2025-03-04T10:36:00Z">
            <w:rPr>
              <w:ins w:id="3583" w:author="Cara Cardinale" w:date="2025-03-02T13:56:00Z"/>
              <w:rFonts w:ascii="Arial" w:hAnsi="Arial"/>
              <w:sz w:val="22"/>
            </w:rPr>
          </w:rPrChange>
        </w:rPr>
      </w:pPr>
      <w:ins w:id="3584" w:author="Cara Cardinale" w:date="2025-03-02T13:56:00Z">
        <w:r w:rsidRPr="00A25529">
          <w:rPr>
            <w:rFonts w:ascii="Times New Roman" w:hAnsi="Times New Roman"/>
            <w:rPrChange w:id="3585" w:author="Cara Cardinale" w:date="2025-03-04T10:36:00Z">
              <w:rPr>
                <w:rFonts w:ascii="Arial" w:hAnsi="Arial"/>
                <w:sz w:val="22"/>
              </w:rPr>
            </w:rPrChange>
          </w:rPr>
          <w:t xml:space="preserve">5. </w:t>
        </w:r>
        <w:r w:rsidRPr="00A25529">
          <w:rPr>
            <w:rFonts w:ascii="Times New Roman" w:hAnsi="Times New Roman"/>
            <w:u w:val="single"/>
            <w:rPrChange w:id="3586" w:author="Cara Cardinale" w:date="2025-03-04T10:36:00Z">
              <w:rPr>
                <w:rFonts w:ascii="Arial" w:hAnsi="Arial"/>
                <w:sz w:val="22"/>
                <w:u w:val="single"/>
              </w:rPr>
            </w:rPrChange>
          </w:rPr>
          <w:t>Eligibility for Offices</w:t>
        </w:r>
        <w:r w:rsidRPr="00A25529">
          <w:rPr>
            <w:rFonts w:ascii="Times New Roman" w:hAnsi="Times New Roman"/>
            <w:rPrChange w:id="3587" w:author="Cara Cardinale" w:date="2025-03-04T10:36:00Z">
              <w:rPr>
                <w:rFonts w:ascii="Arial" w:hAnsi="Arial"/>
                <w:sz w:val="22"/>
              </w:rPr>
            </w:rPrChange>
          </w:rPr>
          <w:t xml:space="preserve">. Only &lt;finstr&gt;[name of college]&lt;/finstr&gt; alumni shall be eligible for election to or appointment as Officers, the Board, and the Nominating Committee. </w:t>
        </w:r>
      </w:ins>
    </w:p>
    <w:p w14:paraId="65F298CF" w14:textId="77777777" w:rsidR="00CF6A36" w:rsidRPr="00A25529" w:rsidRDefault="00CF6A36" w:rsidP="00CF6A36">
      <w:pPr>
        <w:rPr>
          <w:ins w:id="3588" w:author="Cara Cardinale" w:date="2025-03-02T13:56:00Z"/>
          <w:rFonts w:ascii="Times New Roman" w:hAnsi="Times New Roman"/>
          <w:rPrChange w:id="3589" w:author="Cara Cardinale" w:date="2025-03-04T10:36:00Z">
            <w:rPr>
              <w:ins w:id="3590" w:author="Cara Cardinale" w:date="2025-03-02T13:56:00Z"/>
              <w:rFonts w:ascii="Arial" w:hAnsi="Arial"/>
              <w:sz w:val="22"/>
            </w:rPr>
          </w:rPrChange>
        </w:rPr>
      </w:pPr>
    </w:p>
    <w:p w14:paraId="26DD226E" w14:textId="77777777" w:rsidR="00CF6A36" w:rsidRPr="00A25529" w:rsidRDefault="00CF6A36" w:rsidP="00CF6A36">
      <w:pPr>
        <w:rPr>
          <w:ins w:id="3591" w:author="Cara Cardinale" w:date="2025-03-02T13:56:00Z"/>
          <w:rFonts w:ascii="Times New Roman" w:hAnsi="Times New Roman"/>
          <w:rPrChange w:id="3592" w:author="Cara Cardinale" w:date="2025-03-04T10:36:00Z">
            <w:rPr>
              <w:ins w:id="3593" w:author="Cara Cardinale" w:date="2025-03-02T13:56:00Z"/>
              <w:rFonts w:ascii="Arial" w:hAnsi="Arial"/>
              <w:sz w:val="22"/>
            </w:rPr>
          </w:rPrChange>
        </w:rPr>
      </w:pPr>
    </w:p>
    <w:p w14:paraId="0C7E98A7" w14:textId="77777777" w:rsidR="00CF6A36" w:rsidRPr="00A25529" w:rsidRDefault="00CF6A36" w:rsidP="00CF6A36">
      <w:pPr>
        <w:jc w:val="center"/>
        <w:rPr>
          <w:ins w:id="3594" w:author="Cara Cardinale" w:date="2025-03-02T13:56:00Z"/>
          <w:rFonts w:ascii="Times New Roman" w:hAnsi="Times New Roman"/>
          <w:u w:val="single"/>
          <w:rPrChange w:id="3595" w:author="Cara Cardinale" w:date="2025-03-04T10:36:00Z">
            <w:rPr>
              <w:ins w:id="3596" w:author="Cara Cardinale" w:date="2025-03-02T13:56:00Z"/>
              <w:rFonts w:ascii="Arial" w:hAnsi="Arial"/>
              <w:sz w:val="22"/>
              <w:u w:val="single"/>
            </w:rPr>
          </w:rPrChange>
        </w:rPr>
      </w:pPr>
      <w:ins w:id="3597" w:author="Cara Cardinale" w:date="2025-03-02T13:56:00Z">
        <w:r w:rsidRPr="00A25529">
          <w:rPr>
            <w:rFonts w:ascii="Times New Roman" w:hAnsi="Times New Roman"/>
            <w:u w:val="single"/>
            <w:rPrChange w:id="3598" w:author="Cara Cardinale" w:date="2025-03-04T10:36:00Z">
              <w:rPr>
                <w:rFonts w:ascii="Arial" w:hAnsi="Arial"/>
                <w:sz w:val="22"/>
                <w:u w:val="single"/>
              </w:rPr>
            </w:rPrChange>
          </w:rPr>
          <w:t>ARTICLE III: Board of Directors</w:t>
        </w:r>
      </w:ins>
    </w:p>
    <w:p w14:paraId="6FB2E51B" w14:textId="77777777" w:rsidR="00CF6A36" w:rsidRPr="00A25529" w:rsidRDefault="00CF6A36" w:rsidP="00CF6A36">
      <w:pPr>
        <w:jc w:val="center"/>
        <w:rPr>
          <w:ins w:id="3599" w:author="Cara Cardinale" w:date="2025-03-02T13:56:00Z"/>
          <w:rFonts w:ascii="Times New Roman" w:hAnsi="Times New Roman"/>
          <w:u w:val="single"/>
          <w:rPrChange w:id="3600" w:author="Cara Cardinale" w:date="2025-03-04T10:36:00Z">
            <w:rPr>
              <w:ins w:id="3601" w:author="Cara Cardinale" w:date="2025-03-02T13:56:00Z"/>
              <w:rFonts w:ascii="Arial" w:hAnsi="Arial"/>
              <w:sz w:val="22"/>
              <w:u w:val="single"/>
            </w:rPr>
          </w:rPrChange>
        </w:rPr>
      </w:pPr>
    </w:p>
    <w:p w14:paraId="3D0C1D9E" w14:textId="77777777" w:rsidR="00CF6A36" w:rsidRPr="00A25529" w:rsidRDefault="00CF6A36" w:rsidP="005E2C44">
      <w:pPr>
        <w:numPr>
          <w:ilvl w:val="0"/>
          <w:numId w:val="8"/>
        </w:numPr>
        <w:rPr>
          <w:ins w:id="3602" w:author="Cara Cardinale" w:date="2025-03-02T13:56:00Z"/>
          <w:rFonts w:ascii="Times New Roman" w:hAnsi="Times New Roman"/>
          <w:rPrChange w:id="3603" w:author="Cara Cardinale" w:date="2025-03-04T10:36:00Z">
            <w:rPr>
              <w:ins w:id="3604" w:author="Cara Cardinale" w:date="2025-03-02T13:56:00Z"/>
              <w:rFonts w:ascii="Arial" w:hAnsi="Arial"/>
              <w:sz w:val="22"/>
            </w:rPr>
          </w:rPrChange>
        </w:rPr>
        <w:pPrChange w:id="3605" w:author="Cara Cardinale" w:date="2025-03-04T10:14:00Z">
          <w:pPr>
            <w:numPr>
              <w:numId w:val="8"/>
            </w:numPr>
            <w:ind w:left="1440" w:hanging="360"/>
          </w:pPr>
        </w:pPrChange>
      </w:pPr>
      <w:ins w:id="3606" w:author="Cara Cardinale" w:date="2025-03-02T13:56:00Z">
        <w:r w:rsidRPr="00A25529">
          <w:rPr>
            <w:rFonts w:ascii="Times New Roman" w:hAnsi="Times New Roman"/>
            <w:u w:val="single"/>
            <w:rPrChange w:id="3607" w:author="Cara Cardinale" w:date="2025-03-04T10:36:00Z">
              <w:rPr>
                <w:rFonts w:ascii="Arial" w:hAnsi="Arial"/>
                <w:sz w:val="22"/>
                <w:u w:val="single"/>
              </w:rPr>
            </w:rPrChange>
          </w:rPr>
          <w:t>General Powers</w:t>
        </w:r>
        <w:r w:rsidRPr="00A25529">
          <w:rPr>
            <w:rFonts w:ascii="Times New Roman" w:hAnsi="Times New Roman"/>
            <w:rPrChange w:id="3608" w:author="Cara Cardinale" w:date="2025-03-04T10:36:00Z">
              <w:rPr>
                <w:rFonts w:ascii="Arial" w:hAnsi="Arial"/>
                <w:sz w:val="22"/>
              </w:rPr>
            </w:rPrChange>
          </w:rPr>
          <w:t xml:space="preserve">. The Board shall control and manage the affairs of the Club so as to carry out its objectives. </w:t>
        </w:r>
      </w:ins>
    </w:p>
    <w:p w14:paraId="14D903F4" w14:textId="77777777" w:rsidR="00CF6A36" w:rsidRPr="00A25529" w:rsidRDefault="00CF6A36" w:rsidP="00CF6A36">
      <w:pPr>
        <w:rPr>
          <w:ins w:id="3609" w:author="Cara Cardinale" w:date="2025-03-02T13:56:00Z"/>
          <w:rFonts w:ascii="Times New Roman" w:hAnsi="Times New Roman"/>
          <w:rPrChange w:id="3610" w:author="Cara Cardinale" w:date="2025-03-04T10:36:00Z">
            <w:rPr>
              <w:ins w:id="3611" w:author="Cara Cardinale" w:date="2025-03-02T13:56:00Z"/>
              <w:rFonts w:ascii="Arial" w:hAnsi="Arial"/>
              <w:sz w:val="22"/>
            </w:rPr>
          </w:rPrChange>
        </w:rPr>
      </w:pPr>
    </w:p>
    <w:p w14:paraId="64795B0A" w14:textId="77777777" w:rsidR="00CF6A36" w:rsidRPr="00A25529" w:rsidRDefault="00CF6A36" w:rsidP="005E2C44">
      <w:pPr>
        <w:numPr>
          <w:ilvl w:val="0"/>
          <w:numId w:val="8"/>
        </w:numPr>
        <w:rPr>
          <w:ins w:id="3612" w:author="Cara Cardinale" w:date="2025-03-02T13:56:00Z"/>
          <w:rFonts w:ascii="Times New Roman" w:hAnsi="Times New Roman"/>
          <w:rPrChange w:id="3613" w:author="Cara Cardinale" w:date="2025-03-04T10:36:00Z">
            <w:rPr>
              <w:ins w:id="3614" w:author="Cara Cardinale" w:date="2025-03-02T13:56:00Z"/>
              <w:rFonts w:ascii="Arial" w:hAnsi="Arial"/>
              <w:sz w:val="22"/>
            </w:rPr>
          </w:rPrChange>
        </w:rPr>
        <w:pPrChange w:id="3615" w:author="Cara Cardinale" w:date="2025-03-04T10:14:00Z">
          <w:pPr>
            <w:numPr>
              <w:numId w:val="8"/>
            </w:numPr>
            <w:ind w:left="1440" w:hanging="360"/>
          </w:pPr>
        </w:pPrChange>
      </w:pPr>
      <w:ins w:id="3616" w:author="Cara Cardinale" w:date="2025-03-02T13:56:00Z">
        <w:r w:rsidRPr="00A25529">
          <w:rPr>
            <w:rFonts w:ascii="Times New Roman" w:hAnsi="Times New Roman"/>
            <w:u w:val="single"/>
            <w:rPrChange w:id="3617" w:author="Cara Cardinale" w:date="2025-03-04T10:36:00Z">
              <w:rPr>
                <w:rFonts w:ascii="Arial" w:hAnsi="Arial"/>
                <w:sz w:val="22"/>
                <w:u w:val="single"/>
              </w:rPr>
            </w:rPrChange>
          </w:rPr>
          <w:t>Membership and Qualification</w:t>
        </w:r>
        <w:r w:rsidRPr="00A25529">
          <w:rPr>
            <w:rFonts w:ascii="Times New Roman" w:hAnsi="Times New Roman"/>
            <w:rPrChange w:id="3618" w:author="Cara Cardinale" w:date="2025-03-04T10:36:00Z">
              <w:rPr>
                <w:rFonts w:ascii="Arial" w:hAnsi="Arial"/>
                <w:sz w:val="22"/>
              </w:rPr>
            </w:rPrChange>
          </w:rPr>
          <w:t>. The Board shall consist of elected Officers of the Club, the immediate past President, the Chair of the Standing Committees authorized by the Board, and generally not less than &lt;finstr&gt;[minimum number of members]&lt;/finstr&gt; nor more than &lt;finstr&gt;[maximum number of members]&lt;/finstr&gt; At-Large Directors.</w:t>
        </w:r>
      </w:ins>
    </w:p>
    <w:p w14:paraId="1EA67FB4" w14:textId="77777777" w:rsidR="00CF6A36" w:rsidRPr="00A25529" w:rsidRDefault="00CF6A36" w:rsidP="00CF6A36">
      <w:pPr>
        <w:rPr>
          <w:ins w:id="3619" w:author="Cara Cardinale" w:date="2025-03-02T13:56:00Z"/>
          <w:rFonts w:ascii="Times New Roman" w:hAnsi="Times New Roman"/>
          <w:rPrChange w:id="3620" w:author="Cara Cardinale" w:date="2025-03-04T10:36:00Z">
            <w:rPr>
              <w:ins w:id="3621" w:author="Cara Cardinale" w:date="2025-03-02T13:56:00Z"/>
              <w:rFonts w:ascii="Arial" w:hAnsi="Arial"/>
              <w:sz w:val="22"/>
            </w:rPr>
          </w:rPrChange>
        </w:rPr>
      </w:pPr>
    </w:p>
    <w:p w14:paraId="747DD389" w14:textId="77777777" w:rsidR="00CF6A36" w:rsidRPr="00A25529" w:rsidRDefault="00CF6A36" w:rsidP="00CF6A36">
      <w:pPr>
        <w:ind w:left="1440"/>
        <w:rPr>
          <w:ins w:id="3622" w:author="Cara Cardinale" w:date="2025-03-02T13:56:00Z"/>
          <w:rFonts w:ascii="Times New Roman" w:hAnsi="Times New Roman"/>
          <w:rPrChange w:id="3623" w:author="Cara Cardinale" w:date="2025-03-04T10:36:00Z">
            <w:rPr>
              <w:ins w:id="3624" w:author="Cara Cardinale" w:date="2025-03-02T13:56:00Z"/>
              <w:rFonts w:ascii="Arial" w:hAnsi="Arial"/>
              <w:sz w:val="22"/>
            </w:rPr>
          </w:rPrChange>
        </w:rPr>
      </w:pPr>
      <w:ins w:id="3625" w:author="Cara Cardinale" w:date="2025-03-02T13:56:00Z">
        <w:r w:rsidRPr="00A25529">
          <w:rPr>
            <w:rFonts w:ascii="Times New Roman" w:hAnsi="Times New Roman"/>
            <w:rPrChange w:id="3626" w:author="Cara Cardinale" w:date="2025-03-04T10:36:00Z">
              <w:rPr>
                <w:rFonts w:ascii="Arial" w:hAnsi="Arial"/>
                <w:sz w:val="22"/>
              </w:rPr>
            </w:rPrChange>
          </w:rPr>
          <w:t xml:space="preserve">Each Director shall be at least &lt;finstr&gt;[minimum number of years]&lt;/finstr&gt; years of age and must be a Member in good standing and a &lt;finstr&gt;[name of college]&lt;/finstr&gt; alumnus. Changes in the number of Directors shall require approval of a majority of the Board.  </w:t>
        </w:r>
      </w:ins>
    </w:p>
    <w:p w14:paraId="1A2922FC" w14:textId="77777777" w:rsidR="00CF6A36" w:rsidRPr="00A25529" w:rsidRDefault="00CF6A36" w:rsidP="00CF6A36">
      <w:pPr>
        <w:rPr>
          <w:ins w:id="3627" w:author="Cara Cardinale" w:date="2025-03-02T13:56:00Z"/>
          <w:rFonts w:ascii="Times New Roman" w:hAnsi="Times New Roman"/>
          <w:rPrChange w:id="3628" w:author="Cara Cardinale" w:date="2025-03-04T10:36:00Z">
            <w:rPr>
              <w:ins w:id="3629" w:author="Cara Cardinale" w:date="2025-03-02T13:56:00Z"/>
              <w:rFonts w:ascii="Arial" w:hAnsi="Arial"/>
              <w:sz w:val="22"/>
            </w:rPr>
          </w:rPrChange>
        </w:rPr>
      </w:pPr>
    </w:p>
    <w:p w14:paraId="372FECE6" w14:textId="77777777" w:rsidR="00CF6A36" w:rsidRPr="00A25529" w:rsidRDefault="00CF6A36" w:rsidP="00EB1C22">
      <w:pPr>
        <w:numPr>
          <w:ilvl w:val="0"/>
          <w:numId w:val="8"/>
        </w:numPr>
        <w:rPr>
          <w:ins w:id="3630" w:author="Cara Cardinale" w:date="2025-03-02T13:56:00Z"/>
          <w:rFonts w:ascii="Times New Roman" w:hAnsi="Times New Roman"/>
          <w:rPrChange w:id="3631" w:author="Cara Cardinale" w:date="2025-03-04T10:36:00Z">
            <w:rPr>
              <w:ins w:id="3632" w:author="Cara Cardinale" w:date="2025-03-02T13:56:00Z"/>
              <w:rFonts w:ascii="Arial" w:hAnsi="Arial"/>
              <w:sz w:val="22"/>
            </w:rPr>
          </w:rPrChange>
        </w:rPr>
        <w:pPrChange w:id="3633" w:author="Cara Cardinale" w:date="2025-03-04T10:19:00Z">
          <w:pPr>
            <w:numPr>
              <w:numId w:val="8"/>
            </w:numPr>
            <w:ind w:left="1440" w:hanging="360"/>
          </w:pPr>
        </w:pPrChange>
      </w:pPr>
      <w:ins w:id="3634" w:author="Cara Cardinale" w:date="2025-03-02T13:56:00Z">
        <w:r w:rsidRPr="00A25529">
          <w:rPr>
            <w:rFonts w:ascii="Times New Roman" w:hAnsi="Times New Roman"/>
            <w:u w:val="single"/>
            <w:rPrChange w:id="3635" w:author="Cara Cardinale" w:date="2025-03-04T10:36:00Z">
              <w:rPr>
                <w:rFonts w:ascii="Arial" w:hAnsi="Arial"/>
                <w:sz w:val="22"/>
                <w:u w:val="single"/>
              </w:rPr>
            </w:rPrChange>
          </w:rPr>
          <w:t>Classes and Terms</w:t>
        </w:r>
        <w:r w:rsidRPr="00A25529">
          <w:rPr>
            <w:rFonts w:ascii="Times New Roman" w:hAnsi="Times New Roman"/>
            <w:rPrChange w:id="3636" w:author="Cara Cardinale" w:date="2025-03-04T10:36:00Z">
              <w:rPr>
                <w:rFonts w:ascii="Arial" w:hAnsi="Arial"/>
                <w:sz w:val="22"/>
              </w:rPr>
            </w:rPrChange>
          </w:rPr>
          <w:t xml:space="preserve">. The elected Officers and immediate past President shall serve as Directors only for so long as they hold their respective offices. The At-Large Directors shall be divided into two classes of equal or as close as possible to equal number, and shall each serve for a term of &lt;finstr&gt;[text number of years]&lt;/finstr&gt; (&lt;finstr&gt;[number of years]&lt;/finstr&gt;) years or until their successor is elected. Any Director shall be eligible for re-election for up to a total of &lt;finstr&gt;[text number of years]&lt;/finstr&gt; (&lt;finstr&gt;[number of years]&lt;/finstr&gt;) consecutive terms in the same position.  </w:t>
        </w:r>
      </w:ins>
    </w:p>
    <w:p w14:paraId="449FF4BE" w14:textId="77777777" w:rsidR="00CF6A36" w:rsidRPr="00A25529" w:rsidRDefault="00CF6A36" w:rsidP="00CF6A36">
      <w:pPr>
        <w:rPr>
          <w:ins w:id="3637" w:author="Cara Cardinale" w:date="2025-03-02T13:56:00Z"/>
          <w:rFonts w:ascii="Times New Roman" w:hAnsi="Times New Roman"/>
          <w:rPrChange w:id="3638" w:author="Cara Cardinale" w:date="2025-03-04T10:36:00Z">
            <w:rPr>
              <w:ins w:id="3639" w:author="Cara Cardinale" w:date="2025-03-02T13:56:00Z"/>
              <w:rFonts w:ascii="Arial" w:hAnsi="Arial"/>
              <w:sz w:val="22"/>
            </w:rPr>
          </w:rPrChange>
        </w:rPr>
      </w:pPr>
    </w:p>
    <w:p w14:paraId="477CF7E9" w14:textId="77777777" w:rsidR="00CF6A36" w:rsidRPr="00A25529" w:rsidRDefault="00CF6A36" w:rsidP="00EB1C22">
      <w:pPr>
        <w:numPr>
          <w:ilvl w:val="0"/>
          <w:numId w:val="8"/>
        </w:numPr>
        <w:rPr>
          <w:ins w:id="3640" w:author="Cara Cardinale" w:date="2025-03-02T13:56:00Z"/>
          <w:rFonts w:ascii="Times New Roman" w:hAnsi="Times New Roman"/>
          <w:rPrChange w:id="3641" w:author="Cara Cardinale" w:date="2025-03-04T10:36:00Z">
            <w:rPr>
              <w:ins w:id="3642" w:author="Cara Cardinale" w:date="2025-03-02T13:56:00Z"/>
              <w:rFonts w:ascii="Arial" w:hAnsi="Arial"/>
              <w:sz w:val="22"/>
            </w:rPr>
          </w:rPrChange>
        </w:rPr>
        <w:pPrChange w:id="3643" w:author="Cara Cardinale" w:date="2025-03-04T10:19:00Z">
          <w:pPr>
            <w:numPr>
              <w:numId w:val="8"/>
            </w:numPr>
            <w:ind w:left="1440" w:hanging="360"/>
          </w:pPr>
        </w:pPrChange>
      </w:pPr>
      <w:ins w:id="3644" w:author="Cara Cardinale" w:date="2025-03-02T13:56:00Z">
        <w:r w:rsidRPr="00A25529">
          <w:rPr>
            <w:rFonts w:ascii="Times New Roman" w:hAnsi="Times New Roman"/>
            <w:u w:val="single"/>
            <w:rPrChange w:id="3645" w:author="Cara Cardinale" w:date="2025-03-04T10:36:00Z">
              <w:rPr>
                <w:rFonts w:ascii="Arial" w:hAnsi="Arial"/>
                <w:sz w:val="22"/>
                <w:u w:val="single"/>
              </w:rPr>
            </w:rPrChange>
          </w:rPr>
          <w:t>Vacancies</w:t>
        </w:r>
        <w:r w:rsidRPr="00A25529">
          <w:rPr>
            <w:rFonts w:ascii="Times New Roman" w:hAnsi="Times New Roman"/>
            <w:rPrChange w:id="3646" w:author="Cara Cardinale" w:date="2025-03-04T10:36:00Z">
              <w:rPr>
                <w:rFonts w:ascii="Arial" w:hAnsi="Arial"/>
                <w:sz w:val="22"/>
              </w:rPr>
            </w:rPrChange>
          </w:rPr>
          <w:t>. Any vacancies occurring in the Board and any position to be filled by reason of an increase in the number of directors shall be filled by a vote of the majority of the Board then in office. A Director elected to fill a vacancy caused by a resignation, death or removal shall be elected to hold office for the unexpired term of his or her predecessor.</w:t>
        </w:r>
      </w:ins>
    </w:p>
    <w:p w14:paraId="203F8C26" w14:textId="77777777" w:rsidR="00CF6A36" w:rsidRPr="00A25529" w:rsidRDefault="00CF6A36" w:rsidP="00CF6A36">
      <w:pPr>
        <w:rPr>
          <w:ins w:id="3647" w:author="Cara Cardinale" w:date="2025-03-02T13:56:00Z"/>
          <w:rFonts w:ascii="Times New Roman" w:hAnsi="Times New Roman"/>
          <w:rPrChange w:id="3648" w:author="Cara Cardinale" w:date="2025-03-04T10:36:00Z">
            <w:rPr>
              <w:ins w:id="3649" w:author="Cara Cardinale" w:date="2025-03-02T13:56:00Z"/>
              <w:rFonts w:ascii="Arial" w:hAnsi="Arial"/>
              <w:sz w:val="22"/>
            </w:rPr>
          </w:rPrChange>
        </w:rPr>
      </w:pPr>
    </w:p>
    <w:p w14:paraId="40F053DD" w14:textId="77777777" w:rsidR="00CF6A36" w:rsidRPr="00A25529" w:rsidRDefault="00CF6A36" w:rsidP="00EB1C22">
      <w:pPr>
        <w:numPr>
          <w:ilvl w:val="0"/>
          <w:numId w:val="8"/>
        </w:numPr>
        <w:rPr>
          <w:ins w:id="3650" w:author="Cara Cardinale" w:date="2025-03-02T13:56:00Z"/>
          <w:rFonts w:ascii="Times New Roman" w:hAnsi="Times New Roman"/>
          <w:rPrChange w:id="3651" w:author="Cara Cardinale" w:date="2025-03-04T10:36:00Z">
            <w:rPr>
              <w:ins w:id="3652" w:author="Cara Cardinale" w:date="2025-03-02T13:56:00Z"/>
              <w:rFonts w:ascii="Arial" w:hAnsi="Arial"/>
              <w:sz w:val="22"/>
            </w:rPr>
          </w:rPrChange>
        </w:rPr>
        <w:pPrChange w:id="3653" w:author="Cara Cardinale" w:date="2025-03-04T10:20:00Z">
          <w:pPr>
            <w:numPr>
              <w:numId w:val="8"/>
            </w:numPr>
            <w:ind w:left="1440" w:hanging="360"/>
          </w:pPr>
        </w:pPrChange>
      </w:pPr>
      <w:ins w:id="3654" w:author="Cara Cardinale" w:date="2025-03-02T13:56:00Z">
        <w:r w:rsidRPr="00A25529">
          <w:rPr>
            <w:rFonts w:ascii="Times New Roman" w:hAnsi="Times New Roman"/>
            <w:u w:val="single"/>
            <w:rPrChange w:id="3655" w:author="Cara Cardinale" w:date="2025-03-04T10:36:00Z">
              <w:rPr>
                <w:rFonts w:ascii="Arial" w:hAnsi="Arial"/>
                <w:sz w:val="22"/>
                <w:u w:val="single"/>
              </w:rPr>
            </w:rPrChange>
          </w:rPr>
          <w:t>Removal</w:t>
        </w:r>
        <w:r w:rsidRPr="00A25529">
          <w:rPr>
            <w:rFonts w:ascii="Times New Roman" w:hAnsi="Times New Roman"/>
            <w:rPrChange w:id="3656" w:author="Cara Cardinale" w:date="2025-03-04T10:36:00Z">
              <w:rPr>
                <w:rFonts w:ascii="Arial" w:hAnsi="Arial"/>
                <w:sz w:val="22"/>
              </w:rPr>
            </w:rPrChange>
          </w:rPr>
          <w:t>. A Director may be removed for cause by action of a 2/3 majority of the members of the Board. Any Director who is absent from &lt;finstr&gt;[number of meetings]&lt;/finstr&gt; consecutive Board meetings, without a valid excuse to the Board, shall be automatically deemed to have resigned and shall be notified by the Secretary.</w:t>
        </w:r>
      </w:ins>
    </w:p>
    <w:p w14:paraId="5ECE18C1" w14:textId="77777777" w:rsidR="00CF6A36" w:rsidRPr="00A25529" w:rsidRDefault="00CF6A36" w:rsidP="00CF6A36">
      <w:pPr>
        <w:rPr>
          <w:ins w:id="3657" w:author="Cara Cardinale" w:date="2025-03-02T13:56:00Z"/>
          <w:rFonts w:ascii="Times New Roman" w:hAnsi="Times New Roman"/>
          <w:rPrChange w:id="3658" w:author="Cara Cardinale" w:date="2025-03-04T10:36:00Z">
            <w:rPr>
              <w:ins w:id="3659" w:author="Cara Cardinale" w:date="2025-03-02T13:56:00Z"/>
              <w:rFonts w:ascii="Arial" w:hAnsi="Arial"/>
              <w:sz w:val="22"/>
            </w:rPr>
          </w:rPrChange>
        </w:rPr>
      </w:pPr>
    </w:p>
    <w:p w14:paraId="23988B4B" w14:textId="77777777" w:rsidR="00CF6A36" w:rsidRPr="00A25529" w:rsidRDefault="00CF6A36" w:rsidP="00CF6A36">
      <w:pPr>
        <w:ind w:left="1440"/>
        <w:rPr>
          <w:ins w:id="3660" w:author="Cara Cardinale" w:date="2025-03-02T13:56:00Z"/>
          <w:rFonts w:ascii="Times New Roman" w:hAnsi="Times New Roman"/>
          <w:rPrChange w:id="3661" w:author="Cara Cardinale" w:date="2025-03-04T10:36:00Z">
            <w:rPr>
              <w:ins w:id="3662" w:author="Cara Cardinale" w:date="2025-03-02T13:56:00Z"/>
              <w:rFonts w:ascii="Arial" w:hAnsi="Arial"/>
              <w:sz w:val="22"/>
            </w:rPr>
          </w:rPrChange>
        </w:rPr>
      </w:pPr>
      <w:ins w:id="3663" w:author="Cara Cardinale" w:date="2025-03-02T13:56:00Z">
        <w:r w:rsidRPr="00A25529">
          <w:rPr>
            <w:rFonts w:ascii="Times New Roman" w:hAnsi="Times New Roman"/>
            <w:rPrChange w:id="3664" w:author="Cara Cardinale" w:date="2025-03-04T10:36:00Z">
              <w:rPr>
                <w:rFonts w:ascii="Arial" w:hAnsi="Arial"/>
                <w:sz w:val="22"/>
              </w:rPr>
            </w:rPrChange>
          </w:rPr>
          <w:t xml:space="preserve">6. </w:t>
        </w:r>
        <w:r w:rsidRPr="00A25529">
          <w:rPr>
            <w:rFonts w:ascii="Times New Roman" w:hAnsi="Times New Roman"/>
            <w:u w:val="single"/>
            <w:rPrChange w:id="3665" w:author="Cara Cardinale" w:date="2025-03-04T10:36:00Z">
              <w:rPr>
                <w:rFonts w:ascii="Arial" w:hAnsi="Arial"/>
                <w:sz w:val="22"/>
                <w:u w:val="single"/>
              </w:rPr>
            </w:rPrChange>
          </w:rPr>
          <w:t>Resignation</w:t>
        </w:r>
        <w:r w:rsidRPr="00A25529">
          <w:rPr>
            <w:rFonts w:ascii="Times New Roman" w:hAnsi="Times New Roman"/>
            <w:rPrChange w:id="3666" w:author="Cara Cardinale" w:date="2025-03-04T10:36:00Z">
              <w:rPr>
                <w:rFonts w:ascii="Arial" w:hAnsi="Arial"/>
                <w:sz w:val="22"/>
              </w:rPr>
            </w:rPrChange>
          </w:rPr>
          <w:t>. Any Director may resign at any time by giving written notice to the President or Secretary of the Club. Such resignation shall take effect at the time specified therein, or, if no time is specified therein, then upon receipt thereof.</w:t>
        </w:r>
      </w:ins>
    </w:p>
    <w:p w14:paraId="2E24744B" w14:textId="77777777" w:rsidR="00CF6A36" w:rsidRPr="00A25529" w:rsidRDefault="00CF6A36" w:rsidP="00CF6A36">
      <w:pPr>
        <w:rPr>
          <w:ins w:id="3667" w:author="Cara Cardinale" w:date="2025-03-02T13:56:00Z"/>
          <w:rFonts w:ascii="Times New Roman" w:hAnsi="Times New Roman"/>
          <w:rPrChange w:id="3668" w:author="Cara Cardinale" w:date="2025-03-04T10:36:00Z">
            <w:rPr>
              <w:ins w:id="3669" w:author="Cara Cardinale" w:date="2025-03-02T13:56:00Z"/>
              <w:rFonts w:ascii="Arial" w:hAnsi="Arial"/>
              <w:sz w:val="22"/>
            </w:rPr>
          </w:rPrChange>
        </w:rPr>
      </w:pPr>
    </w:p>
    <w:p w14:paraId="478E35FD" w14:textId="77777777" w:rsidR="00CF6A36" w:rsidRPr="00A25529" w:rsidRDefault="00CF6A36" w:rsidP="00CF6A36">
      <w:pPr>
        <w:ind w:left="1440"/>
        <w:rPr>
          <w:ins w:id="3670" w:author="Cara Cardinale" w:date="2025-03-02T13:56:00Z"/>
          <w:rFonts w:ascii="Times New Roman" w:hAnsi="Times New Roman"/>
          <w:rPrChange w:id="3671" w:author="Cara Cardinale" w:date="2025-03-04T10:36:00Z">
            <w:rPr>
              <w:ins w:id="3672" w:author="Cara Cardinale" w:date="2025-03-02T13:56:00Z"/>
              <w:rFonts w:ascii="Arial" w:hAnsi="Arial"/>
              <w:sz w:val="22"/>
            </w:rPr>
          </w:rPrChange>
        </w:rPr>
      </w:pPr>
      <w:ins w:id="3673" w:author="Cara Cardinale" w:date="2025-03-02T13:56:00Z">
        <w:r w:rsidRPr="00A25529">
          <w:rPr>
            <w:rFonts w:ascii="Times New Roman" w:hAnsi="Times New Roman"/>
            <w:rPrChange w:id="3674" w:author="Cara Cardinale" w:date="2025-03-04T10:36:00Z">
              <w:rPr>
                <w:rFonts w:ascii="Arial" w:hAnsi="Arial"/>
                <w:sz w:val="22"/>
              </w:rPr>
            </w:rPrChange>
          </w:rPr>
          <w:t>7.</w:t>
        </w:r>
      </w:ins>
      <w:ins w:id="3675" w:author="Cara Cardinale" w:date="2025-03-04T10:20:00Z">
        <w:r w:rsidR="00EB1C22" w:rsidRPr="00A25529">
          <w:rPr>
            <w:rFonts w:ascii="Times New Roman" w:hAnsi="Times New Roman"/>
          </w:rPr>
          <w:t xml:space="preserve">  </w:t>
        </w:r>
      </w:ins>
      <w:ins w:id="3676" w:author="Cara Cardinale" w:date="2025-03-02T13:56:00Z">
        <w:r w:rsidRPr="00A25529">
          <w:rPr>
            <w:rFonts w:ascii="Times New Roman" w:hAnsi="Times New Roman"/>
            <w:u w:val="single"/>
            <w:rPrChange w:id="3677" w:author="Cara Cardinale" w:date="2025-03-04T10:36:00Z">
              <w:rPr>
                <w:rFonts w:ascii="Arial" w:hAnsi="Arial"/>
                <w:sz w:val="22"/>
                <w:u w:val="single"/>
              </w:rPr>
            </w:rPrChange>
          </w:rPr>
          <w:t>Compensation</w:t>
        </w:r>
        <w:r w:rsidRPr="00A25529">
          <w:rPr>
            <w:rFonts w:ascii="Times New Roman" w:hAnsi="Times New Roman"/>
            <w:rPrChange w:id="3678" w:author="Cara Cardinale" w:date="2025-03-04T10:36:00Z">
              <w:rPr>
                <w:rFonts w:ascii="Arial" w:hAnsi="Arial"/>
                <w:sz w:val="22"/>
              </w:rPr>
            </w:rPrChange>
          </w:rPr>
          <w:t>. Officers and Directors shall not receive any payment for their services. However, reasonable expenses incurred in the performance of Club duties can be reimbursed up to the full cost of such. Reimbursements for the cost of travel for Alumni Affairs initiated meetings are subject to the prior approval of the Board.</w:t>
        </w:r>
      </w:ins>
    </w:p>
    <w:p w14:paraId="35BA1576" w14:textId="77777777" w:rsidR="00CF6A36" w:rsidRPr="00A25529" w:rsidRDefault="00CF6A36" w:rsidP="00CF6A36">
      <w:pPr>
        <w:rPr>
          <w:ins w:id="3679" w:author="Cara Cardinale" w:date="2025-03-02T13:56:00Z"/>
          <w:rFonts w:ascii="Times New Roman" w:hAnsi="Times New Roman"/>
          <w:rPrChange w:id="3680" w:author="Cara Cardinale" w:date="2025-03-04T10:36:00Z">
            <w:rPr>
              <w:ins w:id="3681" w:author="Cara Cardinale" w:date="2025-03-02T13:56:00Z"/>
              <w:rFonts w:ascii="Arial" w:hAnsi="Arial"/>
              <w:sz w:val="22"/>
            </w:rPr>
          </w:rPrChange>
        </w:rPr>
      </w:pPr>
    </w:p>
    <w:p w14:paraId="3ED60E95" w14:textId="77777777" w:rsidR="00CF6A36" w:rsidRPr="00A25529" w:rsidRDefault="00CF6A36" w:rsidP="00CF6A36">
      <w:pPr>
        <w:rPr>
          <w:ins w:id="3682" w:author="Cara Cardinale" w:date="2025-03-02T13:56:00Z"/>
          <w:rFonts w:ascii="Times New Roman" w:hAnsi="Times New Roman"/>
          <w:rPrChange w:id="3683" w:author="Cara Cardinale" w:date="2025-03-04T10:36:00Z">
            <w:rPr>
              <w:ins w:id="3684" w:author="Cara Cardinale" w:date="2025-03-02T13:56:00Z"/>
              <w:rFonts w:ascii="Arial" w:hAnsi="Arial"/>
              <w:sz w:val="22"/>
            </w:rPr>
          </w:rPrChange>
        </w:rPr>
      </w:pPr>
    </w:p>
    <w:p w14:paraId="34FA453E" w14:textId="77777777" w:rsidR="00CF6A36" w:rsidRPr="00A25529" w:rsidRDefault="00CF6A36" w:rsidP="00CF6A36">
      <w:pPr>
        <w:jc w:val="center"/>
        <w:rPr>
          <w:ins w:id="3685" w:author="Cara Cardinale" w:date="2025-03-02T13:56:00Z"/>
          <w:rFonts w:ascii="Times New Roman" w:hAnsi="Times New Roman"/>
          <w:u w:val="single"/>
          <w:rPrChange w:id="3686" w:author="Cara Cardinale" w:date="2025-03-04T10:36:00Z">
            <w:rPr>
              <w:ins w:id="3687" w:author="Cara Cardinale" w:date="2025-03-02T13:56:00Z"/>
              <w:rFonts w:ascii="Arial" w:hAnsi="Arial"/>
              <w:sz w:val="22"/>
              <w:u w:val="single"/>
            </w:rPr>
          </w:rPrChange>
        </w:rPr>
      </w:pPr>
      <w:ins w:id="3688" w:author="Cara Cardinale" w:date="2025-03-02T13:56:00Z">
        <w:r w:rsidRPr="00A25529">
          <w:rPr>
            <w:rFonts w:ascii="Times New Roman" w:hAnsi="Times New Roman"/>
            <w:u w:val="single"/>
            <w:rPrChange w:id="3689" w:author="Cara Cardinale" w:date="2025-03-04T10:36:00Z">
              <w:rPr>
                <w:rFonts w:ascii="Arial" w:hAnsi="Arial"/>
                <w:sz w:val="22"/>
                <w:u w:val="single"/>
              </w:rPr>
            </w:rPrChange>
          </w:rPr>
          <w:t>ARTICLE IV: Officers</w:t>
        </w:r>
      </w:ins>
    </w:p>
    <w:p w14:paraId="003F3092" w14:textId="77777777" w:rsidR="00CF6A36" w:rsidRPr="00A25529" w:rsidRDefault="00CF6A36" w:rsidP="00CF6A36">
      <w:pPr>
        <w:jc w:val="center"/>
        <w:rPr>
          <w:ins w:id="3690" w:author="Cara Cardinale" w:date="2025-03-02T13:56:00Z"/>
          <w:rFonts w:ascii="Times New Roman" w:hAnsi="Times New Roman"/>
          <w:u w:val="single"/>
          <w:rPrChange w:id="3691" w:author="Cara Cardinale" w:date="2025-03-04T10:36:00Z">
            <w:rPr>
              <w:ins w:id="3692" w:author="Cara Cardinale" w:date="2025-03-02T13:56:00Z"/>
              <w:rFonts w:ascii="Arial" w:hAnsi="Arial"/>
              <w:sz w:val="22"/>
              <w:u w:val="single"/>
            </w:rPr>
          </w:rPrChange>
        </w:rPr>
      </w:pPr>
    </w:p>
    <w:p w14:paraId="13370ABD" w14:textId="77777777" w:rsidR="00CF6A36" w:rsidRPr="00A25529" w:rsidRDefault="00CF6A36" w:rsidP="00EB1C22">
      <w:pPr>
        <w:numPr>
          <w:ilvl w:val="0"/>
          <w:numId w:val="9"/>
        </w:numPr>
        <w:rPr>
          <w:ins w:id="3693" w:author="Cara Cardinale" w:date="2025-03-02T13:56:00Z"/>
          <w:rFonts w:ascii="Times New Roman" w:hAnsi="Times New Roman"/>
          <w:rPrChange w:id="3694" w:author="Cara Cardinale" w:date="2025-03-04T10:36:00Z">
            <w:rPr>
              <w:ins w:id="3695" w:author="Cara Cardinale" w:date="2025-03-02T13:56:00Z"/>
              <w:rFonts w:ascii="Arial" w:hAnsi="Arial"/>
              <w:sz w:val="22"/>
            </w:rPr>
          </w:rPrChange>
        </w:rPr>
        <w:pPrChange w:id="3696" w:author="Cara Cardinale" w:date="2025-03-04T10:20:00Z">
          <w:pPr>
            <w:numPr>
              <w:numId w:val="9"/>
            </w:numPr>
            <w:ind w:left="1440" w:hanging="360"/>
          </w:pPr>
        </w:pPrChange>
      </w:pPr>
      <w:ins w:id="3697" w:author="Cara Cardinale" w:date="2025-03-02T13:56:00Z">
        <w:r w:rsidRPr="00A25529">
          <w:rPr>
            <w:rFonts w:ascii="Times New Roman" w:hAnsi="Times New Roman"/>
            <w:u w:val="single"/>
            <w:rPrChange w:id="3698" w:author="Cara Cardinale" w:date="2025-03-04T10:36:00Z">
              <w:rPr>
                <w:rFonts w:ascii="Arial" w:hAnsi="Arial"/>
                <w:sz w:val="22"/>
                <w:u w:val="single"/>
              </w:rPr>
            </w:rPrChange>
          </w:rPr>
          <w:t>Officers</w:t>
        </w:r>
        <w:r w:rsidRPr="00A25529">
          <w:rPr>
            <w:rFonts w:ascii="Times New Roman" w:hAnsi="Times New Roman"/>
            <w:rPrChange w:id="3699" w:author="Cara Cardinale" w:date="2025-03-04T10:36:00Z">
              <w:rPr>
                <w:rFonts w:ascii="Arial" w:hAnsi="Arial"/>
                <w:sz w:val="22"/>
              </w:rPr>
            </w:rPrChange>
          </w:rPr>
          <w:t xml:space="preserve">. The elected offices of the Club shall consist of a President, one Vice President, a Secretary, and a Treasurer. No person shall hold more than one elected office at the same time. </w:t>
        </w:r>
      </w:ins>
    </w:p>
    <w:p w14:paraId="41A3A2E5" w14:textId="77777777" w:rsidR="00CF6A36" w:rsidRPr="00A25529" w:rsidRDefault="00CF6A36" w:rsidP="00CF6A36">
      <w:pPr>
        <w:rPr>
          <w:ins w:id="3700" w:author="Cara Cardinale" w:date="2025-03-02T13:56:00Z"/>
          <w:rFonts w:ascii="Times New Roman" w:hAnsi="Times New Roman"/>
          <w:rPrChange w:id="3701" w:author="Cara Cardinale" w:date="2025-03-04T10:36:00Z">
            <w:rPr>
              <w:ins w:id="3702" w:author="Cara Cardinale" w:date="2025-03-02T13:56:00Z"/>
              <w:rFonts w:ascii="Arial" w:hAnsi="Arial"/>
              <w:sz w:val="22"/>
            </w:rPr>
          </w:rPrChange>
        </w:rPr>
      </w:pPr>
    </w:p>
    <w:p w14:paraId="3DACEFCF" w14:textId="77777777" w:rsidR="00CF6A36" w:rsidRPr="00A25529" w:rsidRDefault="00CF6A36" w:rsidP="00EB1C22">
      <w:pPr>
        <w:numPr>
          <w:ilvl w:val="0"/>
          <w:numId w:val="9"/>
        </w:numPr>
        <w:rPr>
          <w:ins w:id="3703" w:author="Cara Cardinale" w:date="2025-03-02T13:56:00Z"/>
          <w:rFonts w:ascii="Times New Roman" w:hAnsi="Times New Roman"/>
          <w:rPrChange w:id="3704" w:author="Cara Cardinale" w:date="2025-03-04T10:36:00Z">
            <w:rPr>
              <w:ins w:id="3705" w:author="Cara Cardinale" w:date="2025-03-02T13:56:00Z"/>
              <w:rFonts w:ascii="Arial" w:hAnsi="Arial"/>
              <w:sz w:val="22"/>
            </w:rPr>
          </w:rPrChange>
        </w:rPr>
        <w:pPrChange w:id="3706" w:author="Cara Cardinale" w:date="2025-03-04T10:20:00Z">
          <w:pPr>
            <w:numPr>
              <w:numId w:val="9"/>
            </w:numPr>
            <w:ind w:left="1440" w:hanging="360"/>
          </w:pPr>
        </w:pPrChange>
      </w:pPr>
      <w:ins w:id="3707" w:author="Cara Cardinale" w:date="2025-03-02T13:56:00Z">
        <w:r w:rsidRPr="00A25529">
          <w:rPr>
            <w:rFonts w:ascii="Times New Roman" w:hAnsi="Times New Roman"/>
            <w:u w:val="single"/>
            <w:rPrChange w:id="3708" w:author="Cara Cardinale" w:date="2025-03-04T10:36:00Z">
              <w:rPr>
                <w:rFonts w:ascii="Arial" w:hAnsi="Arial"/>
                <w:sz w:val="22"/>
                <w:u w:val="single"/>
              </w:rPr>
            </w:rPrChange>
          </w:rPr>
          <w:t>Eligibility</w:t>
        </w:r>
        <w:r w:rsidRPr="00A25529">
          <w:rPr>
            <w:rFonts w:ascii="Times New Roman" w:hAnsi="Times New Roman"/>
            <w:rPrChange w:id="3709" w:author="Cara Cardinale" w:date="2025-03-04T10:36:00Z">
              <w:rPr>
                <w:rFonts w:ascii="Arial" w:hAnsi="Arial"/>
                <w:sz w:val="22"/>
              </w:rPr>
            </w:rPrChange>
          </w:rPr>
          <w:t xml:space="preserve">. Any Member in good standing who is also an alumnus of &lt;finstr&gt;[name of college]&lt;/finstr&gt; may serve as an Officer of the Club. </w:t>
        </w:r>
      </w:ins>
    </w:p>
    <w:p w14:paraId="2E78A23B" w14:textId="77777777" w:rsidR="00CF6A36" w:rsidRPr="00A25529" w:rsidRDefault="00CF6A36" w:rsidP="00CF6A36">
      <w:pPr>
        <w:rPr>
          <w:ins w:id="3710" w:author="Cara Cardinale" w:date="2025-03-02T13:56:00Z"/>
          <w:rFonts w:ascii="Times New Roman" w:hAnsi="Times New Roman"/>
          <w:rPrChange w:id="3711" w:author="Cara Cardinale" w:date="2025-03-04T10:36:00Z">
            <w:rPr>
              <w:ins w:id="3712" w:author="Cara Cardinale" w:date="2025-03-02T13:56:00Z"/>
              <w:rFonts w:ascii="Arial" w:hAnsi="Arial"/>
              <w:sz w:val="22"/>
            </w:rPr>
          </w:rPrChange>
        </w:rPr>
      </w:pPr>
    </w:p>
    <w:p w14:paraId="64F47697" w14:textId="77777777" w:rsidR="00CF6A36" w:rsidRPr="00A25529" w:rsidRDefault="00CF6A36" w:rsidP="00EB1C22">
      <w:pPr>
        <w:numPr>
          <w:ilvl w:val="0"/>
          <w:numId w:val="9"/>
        </w:numPr>
        <w:rPr>
          <w:ins w:id="3713" w:author="Cara Cardinale" w:date="2025-03-02T13:56:00Z"/>
          <w:rFonts w:ascii="Times New Roman" w:hAnsi="Times New Roman"/>
          <w:rPrChange w:id="3714" w:author="Cara Cardinale" w:date="2025-03-04T10:36:00Z">
            <w:rPr>
              <w:ins w:id="3715" w:author="Cara Cardinale" w:date="2025-03-02T13:56:00Z"/>
              <w:rFonts w:ascii="Arial" w:hAnsi="Arial"/>
              <w:sz w:val="22"/>
            </w:rPr>
          </w:rPrChange>
        </w:rPr>
        <w:pPrChange w:id="3716" w:author="Cara Cardinale" w:date="2025-03-04T10:20:00Z">
          <w:pPr>
            <w:numPr>
              <w:numId w:val="9"/>
            </w:numPr>
            <w:ind w:left="1440" w:hanging="360"/>
          </w:pPr>
        </w:pPrChange>
      </w:pPr>
      <w:ins w:id="3717" w:author="Cara Cardinale" w:date="2025-03-02T13:56:00Z">
        <w:r w:rsidRPr="00A25529">
          <w:rPr>
            <w:rFonts w:ascii="Times New Roman" w:hAnsi="Times New Roman"/>
            <w:u w:val="single"/>
            <w:rPrChange w:id="3718" w:author="Cara Cardinale" w:date="2025-03-04T10:36:00Z">
              <w:rPr>
                <w:rFonts w:ascii="Arial" w:hAnsi="Arial"/>
                <w:sz w:val="22"/>
                <w:u w:val="single"/>
              </w:rPr>
            </w:rPrChange>
          </w:rPr>
          <w:t>Term of Office</w:t>
        </w:r>
        <w:r w:rsidRPr="00A25529">
          <w:rPr>
            <w:rFonts w:ascii="Times New Roman" w:hAnsi="Times New Roman"/>
            <w:rPrChange w:id="3719" w:author="Cara Cardinale" w:date="2025-03-04T10:36:00Z">
              <w:rPr>
                <w:rFonts w:ascii="Arial" w:hAnsi="Arial"/>
                <w:sz w:val="22"/>
              </w:rPr>
            </w:rPrChange>
          </w:rPr>
          <w:t>. Officers shall assume their official duties immediately following their election, and shall serve for a term of &lt;finstr&gt;[number of years]&lt;/finstr&gt; years or until re-election or election of their successors.</w:t>
        </w:r>
      </w:ins>
    </w:p>
    <w:p w14:paraId="117671CC" w14:textId="77777777" w:rsidR="00CF6A36" w:rsidRPr="00A25529" w:rsidRDefault="00CF6A36" w:rsidP="00CF6A36">
      <w:pPr>
        <w:ind w:left="1440" w:hanging="1440"/>
        <w:rPr>
          <w:ins w:id="3720" w:author="Cara Cardinale" w:date="2025-03-02T13:56:00Z"/>
          <w:rFonts w:ascii="Times New Roman" w:hAnsi="Times New Roman"/>
          <w:rPrChange w:id="3721" w:author="Cara Cardinale" w:date="2025-03-04T10:36:00Z">
            <w:rPr>
              <w:ins w:id="3722" w:author="Cara Cardinale" w:date="2025-03-02T13:56:00Z"/>
              <w:rFonts w:ascii="Arial" w:hAnsi="Arial"/>
              <w:sz w:val="22"/>
            </w:rPr>
          </w:rPrChange>
        </w:rPr>
      </w:pPr>
    </w:p>
    <w:p w14:paraId="07F86B04" w14:textId="77777777" w:rsidR="00CF6A36" w:rsidRPr="00A25529" w:rsidRDefault="00CF6A36" w:rsidP="00EB1C22">
      <w:pPr>
        <w:numPr>
          <w:ilvl w:val="0"/>
          <w:numId w:val="9"/>
        </w:numPr>
        <w:rPr>
          <w:ins w:id="3723" w:author="Cara Cardinale" w:date="2025-03-02T13:56:00Z"/>
          <w:rFonts w:ascii="Times New Roman" w:hAnsi="Times New Roman"/>
          <w:rPrChange w:id="3724" w:author="Cara Cardinale" w:date="2025-03-04T10:36:00Z">
            <w:rPr>
              <w:ins w:id="3725" w:author="Cara Cardinale" w:date="2025-03-02T13:56:00Z"/>
              <w:rFonts w:ascii="Arial" w:hAnsi="Arial"/>
              <w:sz w:val="22"/>
            </w:rPr>
          </w:rPrChange>
        </w:rPr>
        <w:pPrChange w:id="3726" w:author="Cara Cardinale" w:date="2025-03-04T10:21:00Z">
          <w:pPr>
            <w:numPr>
              <w:numId w:val="9"/>
            </w:numPr>
            <w:ind w:left="1440" w:hanging="360"/>
          </w:pPr>
        </w:pPrChange>
      </w:pPr>
      <w:ins w:id="3727" w:author="Cara Cardinale" w:date="2025-03-02T13:56:00Z">
        <w:r w:rsidRPr="00A25529">
          <w:rPr>
            <w:rFonts w:ascii="Times New Roman" w:hAnsi="Times New Roman"/>
            <w:u w:val="single"/>
            <w:rPrChange w:id="3728" w:author="Cara Cardinale" w:date="2025-03-04T10:36:00Z">
              <w:rPr>
                <w:rFonts w:ascii="Arial" w:hAnsi="Arial"/>
                <w:sz w:val="22"/>
                <w:u w:val="single"/>
              </w:rPr>
            </w:rPrChange>
          </w:rPr>
          <w:t>Removal</w:t>
        </w:r>
        <w:r w:rsidRPr="00A25529">
          <w:rPr>
            <w:rFonts w:ascii="Times New Roman" w:hAnsi="Times New Roman"/>
            <w:rPrChange w:id="3729" w:author="Cara Cardinale" w:date="2025-03-04T10:36:00Z">
              <w:rPr>
                <w:rFonts w:ascii="Arial" w:hAnsi="Arial"/>
                <w:sz w:val="22"/>
              </w:rPr>
            </w:rPrChange>
          </w:rPr>
          <w:t>. Any Officer may be removed by action of a two-thirds majority of the Board whenever in its judgment the best interest of the Club would be served thereby.</w:t>
        </w:r>
      </w:ins>
    </w:p>
    <w:p w14:paraId="602E2C01" w14:textId="77777777" w:rsidR="00CF6A36" w:rsidRPr="00A25529" w:rsidRDefault="00CF6A36" w:rsidP="00CF6A36">
      <w:pPr>
        <w:ind w:left="1440" w:hanging="1440"/>
        <w:rPr>
          <w:ins w:id="3730" w:author="Cara Cardinale" w:date="2025-03-02T13:56:00Z"/>
          <w:rFonts w:ascii="Times New Roman" w:hAnsi="Times New Roman"/>
          <w:rPrChange w:id="3731" w:author="Cara Cardinale" w:date="2025-03-04T10:36:00Z">
            <w:rPr>
              <w:ins w:id="3732" w:author="Cara Cardinale" w:date="2025-03-02T13:56:00Z"/>
              <w:rFonts w:ascii="Arial" w:hAnsi="Arial"/>
              <w:sz w:val="22"/>
            </w:rPr>
          </w:rPrChange>
        </w:rPr>
      </w:pPr>
    </w:p>
    <w:p w14:paraId="665AFB00" w14:textId="77777777" w:rsidR="00CF6A36" w:rsidRPr="00A25529" w:rsidRDefault="00CF6A36" w:rsidP="00EB1C22">
      <w:pPr>
        <w:numPr>
          <w:ilvl w:val="0"/>
          <w:numId w:val="9"/>
        </w:numPr>
        <w:rPr>
          <w:ins w:id="3733" w:author="Cara Cardinale" w:date="2025-03-02T13:56:00Z"/>
          <w:rFonts w:ascii="Times New Roman" w:hAnsi="Times New Roman"/>
          <w:rPrChange w:id="3734" w:author="Cara Cardinale" w:date="2025-03-04T10:36:00Z">
            <w:rPr>
              <w:ins w:id="3735" w:author="Cara Cardinale" w:date="2025-03-02T13:56:00Z"/>
              <w:rFonts w:ascii="Arial" w:hAnsi="Arial"/>
              <w:sz w:val="22"/>
            </w:rPr>
          </w:rPrChange>
        </w:rPr>
        <w:pPrChange w:id="3736" w:author="Cara Cardinale" w:date="2025-03-04T10:21:00Z">
          <w:pPr>
            <w:numPr>
              <w:numId w:val="9"/>
            </w:numPr>
            <w:ind w:left="1440" w:hanging="360"/>
          </w:pPr>
        </w:pPrChange>
      </w:pPr>
      <w:ins w:id="3737" w:author="Cara Cardinale" w:date="2025-03-02T13:56:00Z">
        <w:r w:rsidRPr="00A25529">
          <w:rPr>
            <w:rFonts w:ascii="Times New Roman" w:hAnsi="Times New Roman"/>
            <w:u w:val="single"/>
            <w:rPrChange w:id="3738" w:author="Cara Cardinale" w:date="2025-03-04T10:36:00Z">
              <w:rPr>
                <w:rFonts w:ascii="Arial" w:hAnsi="Arial"/>
                <w:sz w:val="22"/>
                <w:u w:val="single"/>
              </w:rPr>
            </w:rPrChange>
          </w:rPr>
          <w:t>Vacancies</w:t>
        </w:r>
        <w:r w:rsidRPr="00A25529">
          <w:rPr>
            <w:rFonts w:ascii="Times New Roman" w:hAnsi="Times New Roman"/>
            <w:rPrChange w:id="3739" w:author="Cara Cardinale" w:date="2025-03-04T10:36:00Z">
              <w:rPr>
                <w:rFonts w:ascii="Arial" w:hAnsi="Arial"/>
                <w:sz w:val="22"/>
              </w:rPr>
            </w:rPrChange>
          </w:rPr>
          <w:t>. A vacancy in any office because of death, resignation, removal, disqualification or otherwise may be filled by the Board for the unexpired term.</w:t>
        </w:r>
      </w:ins>
    </w:p>
    <w:p w14:paraId="4B5C2AA2" w14:textId="77777777" w:rsidR="00CF6A36" w:rsidRPr="00A25529" w:rsidRDefault="00CF6A36" w:rsidP="00CF6A36">
      <w:pPr>
        <w:rPr>
          <w:ins w:id="3740" w:author="Cara Cardinale" w:date="2025-03-02T13:56:00Z"/>
          <w:rFonts w:ascii="Times New Roman" w:hAnsi="Times New Roman"/>
          <w:rPrChange w:id="3741" w:author="Cara Cardinale" w:date="2025-03-04T10:36:00Z">
            <w:rPr>
              <w:ins w:id="3742" w:author="Cara Cardinale" w:date="2025-03-02T13:56:00Z"/>
              <w:rFonts w:ascii="Arial" w:hAnsi="Arial"/>
              <w:sz w:val="22"/>
            </w:rPr>
          </w:rPrChange>
        </w:rPr>
      </w:pPr>
    </w:p>
    <w:p w14:paraId="29DC5774" w14:textId="77777777" w:rsidR="00CF6A36" w:rsidRPr="00A25529" w:rsidRDefault="00CF6A36" w:rsidP="00EB1C22">
      <w:pPr>
        <w:numPr>
          <w:ilvl w:val="0"/>
          <w:numId w:val="9"/>
        </w:numPr>
        <w:rPr>
          <w:ins w:id="3743" w:author="Cara Cardinale" w:date="2025-03-02T13:56:00Z"/>
          <w:rFonts w:ascii="Times New Roman" w:hAnsi="Times New Roman"/>
          <w:rPrChange w:id="3744" w:author="Cara Cardinale" w:date="2025-03-04T10:36:00Z">
            <w:rPr>
              <w:ins w:id="3745" w:author="Cara Cardinale" w:date="2025-03-02T13:56:00Z"/>
              <w:rFonts w:ascii="Arial" w:hAnsi="Arial"/>
              <w:sz w:val="22"/>
            </w:rPr>
          </w:rPrChange>
        </w:rPr>
        <w:pPrChange w:id="3746" w:author="Cara Cardinale" w:date="2025-03-04T10:21:00Z">
          <w:pPr>
            <w:numPr>
              <w:numId w:val="9"/>
            </w:numPr>
            <w:ind w:left="720" w:firstLine="720"/>
          </w:pPr>
        </w:pPrChange>
      </w:pPr>
      <w:ins w:id="3747" w:author="Cara Cardinale" w:date="2025-03-02T13:56:00Z">
        <w:r w:rsidRPr="00A25529">
          <w:rPr>
            <w:rFonts w:ascii="Times New Roman" w:hAnsi="Times New Roman"/>
            <w:u w:val="single"/>
            <w:rPrChange w:id="3748" w:author="Cara Cardinale" w:date="2025-03-04T10:36:00Z">
              <w:rPr>
                <w:rFonts w:ascii="Arial" w:hAnsi="Arial"/>
                <w:sz w:val="22"/>
                <w:u w:val="single"/>
              </w:rPr>
            </w:rPrChange>
          </w:rPr>
          <w:t>Duties of Officers</w:t>
        </w:r>
        <w:r w:rsidRPr="00A25529">
          <w:rPr>
            <w:rFonts w:ascii="Times New Roman" w:hAnsi="Times New Roman"/>
            <w:rPrChange w:id="3749" w:author="Cara Cardinale" w:date="2025-03-04T10:36:00Z">
              <w:rPr>
                <w:rFonts w:ascii="Arial" w:hAnsi="Arial"/>
                <w:sz w:val="22"/>
              </w:rPr>
            </w:rPrChange>
          </w:rPr>
          <w:t>.</w:t>
        </w:r>
      </w:ins>
    </w:p>
    <w:p w14:paraId="0513C560" w14:textId="77777777" w:rsidR="00CF6A36" w:rsidRPr="00A25529" w:rsidRDefault="00CF6A36" w:rsidP="00CF6A36">
      <w:pPr>
        <w:rPr>
          <w:ins w:id="3750" w:author="Cara Cardinale" w:date="2025-03-02T13:56:00Z"/>
          <w:rFonts w:ascii="Times New Roman" w:hAnsi="Times New Roman"/>
          <w:u w:val="single"/>
          <w:rPrChange w:id="3751" w:author="Cara Cardinale" w:date="2025-03-04T10:36:00Z">
            <w:rPr>
              <w:ins w:id="3752" w:author="Cara Cardinale" w:date="2025-03-02T13:56:00Z"/>
              <w:rFonts w:ascii="Arial" w:hAnsi="Arial"/>
              <w:sz w:val="22"/>
              <w:u w:val="single"/>
            </w:rPr>
          </w:rPrChange>
        </w:rPr>
      </w:pPr>
    </w:p>
    <w:p w14:paraId="6287AB3F" w14:textId="77777777" w:rsidR="00CF6A36" w:rsidRPr="00A25529" w:rsidRDefault="00CF6A36" w:rsidP="00CF6A36">
      <w:pPr>
        <w:ind w:left="1800" w:hanging="360"/>
        <w:rPr>
          <w:ins w:id="3753" w:author="Cara Cardinale" w:date="2025-03-02T13:56:00Z"/>
          <w:rFonts w:ascii="Times New Roman" w:hAnsi="Times New Roman"/>
          <w:rPrChange w:id="3754" w:author="Cara Cardinale" w:date="2025-03-04T10:36:00Z">
            <w:rPr>
              <w:ins w:id="3755" w:author="Cara Cardinale" w:date="2025-03-02T13:56:00Z"/>
              <w:rFonts w:ascii="Arial" w:hAnsi="Arial"/>
              <w:sz w:val="22"/>
            </w:rPr>
          </w:rPrChange>
        </w:rPr>
      </w:pPr>
      <w:ins w:id="3756" w:author="Cara Cardinale" w:date="2025-03-02T13:56:00Z">
        <w:r w:rsidRPr="00A25529">
          <w:rPr>
            <w:rFonts w:ascii="Times New Roman" w:hAnsi="Times New Roman"/>
            <w:rPrChange w:id="3757" w:author="Cara Cardinale" w:date="2025-03-04T10:36:00Z">
              <w:rPr>
                <w:rFonts w:ascii="Arial" w:hAnsi="Arial"/>
                <w:sz w:val="22"/>
              </w:rPr>
            </w:rPrChange>
          </w:rPr>
          <w:t xml:space="preserve">(a)  </w:t>
        </w:r>
        <w:r w:rsidRPr="00A25529">
          <w:rPr>
            <w:rFonts w:ascii="Times New Roman" w:hAnsi="Times New Roman"/>
            <w:u w:val="single"/>
            <w:rPrChange w:id="3758" w:author="Cara Cardinale" w:date="2025-03-04T10:36:00Z">
              <w:rPr>
                <w:rFonts w:ascii="Arial" w:hAnsi="Arial"/>
                <w:sz w:val="22"/>
                <w:u w:val="single"/>
              </w:rPr>
            </w:rPrChange>
          </w:rPr>
          <w:t>President</w:t>
        </w:r>
        <w:r w:rsidRPr="00A25529">
          <w:rPr>
            <w:rFonts w:ascii="Times New Roman" w:hAnsi="Times New Roman"/>
            <w:rPrChange w:id="3759" w:author="Cara Cardinale" w:date="2025-03-04T10:36:00Z">
              <w:rPr>
                <w:rFonts w:ascii="Arial" w:hAnsi="Arial"/>
                <w:sz w:val="22"/>
              </w:rPr>
            </w:rPrChange>
          </w:rPr>
          <w:t xml:space="preserve">. The President shall have the usual duties and powers pertaining to that office. The President is responsible for overall programs, developing a Club sense of purpose, fostering new initiatives, and representing the club to the community; shall preside at all meetings of the Club, shall chair all meetings of the Board and shall be an ex-officio member of every committee; shall encourage a good representation from the club at &lt;finstr&gt;[name of college]&lt;/finstr&gt; programs; shall communicate regularly with the &lt;finstr&gt;[name of college]&lt;/finstr&gt; Alumni Office contacts; shall delegate responsibility and hold Officers and Committee Chairs responsible; and shall groom a successor.  </w:t>
        </w:r>
      </w:ins>
    </w:p>
    <w:p w14:paraId="09C172A5" w14:textId="77777777" w:rsidR="00CF6A36" w:rsidRPr="00A25529" w:rsidRDefault="00CF6A36" w:rsidP="00CF6A36">
      <w:pPr>
        <w:jc w:val="center"/>
        <w:rPr>
          <w:ins w:id="3760" w:author="Cara Cardinale" w:date="2025-03-02T13:56:00Z"/>
          <w:rFonts w:ascii="Times New Roman" w:hAnsi="Times New Roman"/>
          <w:rPrChange w:id="3761" w:author="Cara Cardinale" w:date="2025-03-04T10:36:00Z">
            <w:rPr>
              <w:ins w:id="3762" w:author="Cara Cardinale" w:date="2025-03-02T13:56:00Z"/>
              <w:rFonts w:ascii="Arial" w:hAnsi="Arial"/>
            </w:rPr>
          </w:rPrChange>
        </w:rPr>
      </w:pPr>
    </w:p>
    <w:p w14:paraId="5D57E6DA" w14:textId="77777777" w:rsidR="00CF6A36" w:rsidRPr="00A25529" w:rsidRDefault="00CF6A36" w:rsidP="00CF6A36">
      <w:pPr>
        <w:widowControl/>
        <w:numPr>
          <w:ilvl w:val="0"/>
          <w:numId w:val="2"/>
        </w:numPr>
        <w:autoSpaceDE/>
        <w:autoSpaceDN/>
        <w:adjustRightInd/>
        <w:rPr>
          <w:ins w:id="3763" w:author="Cara Cardinale" w:date="2025-03-02T13:56:00Z"/>
          <w:rFonts w:ascii="Times New Roman" w:hAnsi="Times New Roman"/>
          <w:rPrChange w:id="3764" w:author="Cara Cardinale" w:date="2025-03-04T10:36:00Z">
            <w:rPr>
              <w:ins w:id="3765" w:author="Cara Cardinale" w:date="2025-03-02T13:56:00Z"/>
              <w:rFonts w:ascii="Arial" w:hAnsi="Arial"/>
              <w:sz w:val="22"/>
            </w:rPr>
          </w:rPrChange>
        </w:rPr>
      </w:pPr>
      <w:ins w:id="3766" w:author="Cara Cardinale" w:date="2025-03-02T13:56:00Z">
        <w:r w:rsidRPr="00A25529">
          <w:rPr>
            <w:rFonts w:ascii="Times New Roman" w:hAnsi="Times New Roman"/>
            <w:u w:val="single"/>
            <w:rPrChange w:id="3767" w:author="Cara Cardinale" w:date="2025-03-04T10:36:00Z">
              <w:rPr>
                <w:rFonts w:ascii="Arial" w:hAnsi="Arial"/>
                <w:sz w:val="22"/>
                <w:u w:val="single"/>
              </w:rPr>
            </w:rPrChange>
          </w:rPr>
          <w:t>Vice President</w:t>
        </w:r>
        <w:r w:rsidRPr="00A25529">
          <w:rPr>
            <w:rFonts w:ascii="Times New Roman" w:hAnsi="Times New Roman"/>
            <w:rPrChange w:id="3768" w:author="Cara Cardinale" w:date="2025-03-04T10:36:00Z">
              <w:rPr>
                <w:rFonts w:ascii="Arial" w:hAnsi="Arial"/>
                <w:sz w:val="22"/>
              </w:rPr>
            </w:rPrChange>
          </w:rPr>
          <w:t>.</w:t>
        </w:r>
      </w:ins>
      <w:ins w:id="3769" w:author="Cara Cardinale" w:date="2025-03-04T10:21:00Z">
        <w:r w:rsidR="00EB1C22" w:rsidRPr="00A25529">
          <w:rPr>
            <w:rFonts w:ascii="Times New Roman" w:hAnsi="Times New Roman"/>
          </w:rPr>
          <w:t xml:space="preserve"> </w:t>
        </w:r>
      </w:ins>
      <w:ins w:id="3770" w:author="Cara Cardinale" w:date="2025-03-02T13:56:00Z">
        <w:r w:rsidRPr="00A25529">
          <w:rPr>
            <w:rFonts w:ascii="Times New Roman" w:hAnsi="Times New Roman"/>
            <w:rPrChange w:id="3771" w:author="Cara Cardinale" w:date="2025-03-04T10:36:00Z">
              <w:rPr>
                <w:rFonts w:ascii="Arial" w:hAnsi="Arial"/>
                <w:sz w:val="22"/>
              </w:rPr>
            </w:rPrChange>
          </w:rPr>
          <w:t xml:space="preserve">The Vice President shall perform the duties and exercise the power of the President during his or her absence, or at his or her request. If the office of the President becomes vacant, he or she shall become President for the unexpired term. In addition, he or she shall be primarily responsible for program coordination for the Club and shall act as Chair of the Program Committee. The Vice President will exercise the power of the President during his or her absence, or at his or her request, and shall become President for the unexpired term if the office of the President becomes vacant.  </w:t>
        </w:r>
      </w:ins>
    </w:p>
    <w:p w14:paraId="10401AE8" w14:textId="77777777" w:rsidR="00CF6A36" w:rsidRPr="00A25529" w:rsidRDefault="00CF6A36" w:rsidP="00CF6A36">
      <w:pPr>
        <w:ind w:left="1440"/>
        <w:rPr>
          <w:ins w:id="3772" w:author="Cara Cardinale" w:date="2025-03-02T13:56:00Z"/>
          <w:rFonts w:ascii="Times New Roman" w:hAnsi="Times New Roman"/>
          <w:rPrChange w:id="3773" w:author="Cara Cardinale" w:date="2025-03-04T10:36:00Z">
            <w:rPr>
              <w:ins w:id="3774" w:author="Cara Cardinale" w:date="2025-03-02T13:56:00Z"/>
              <w:rFonts w:ascii="Arial" w:hAnsi="Arial"/>
              <w:sz w:val="22"/>
            </w:rPr>
          </w:rPrChange>
        </w:rPr>
      </w:pPr>
    </w:p>
    <w:p w14:paraId="0654E45E" w14:textId="77777777" w:rsidR="00CF6A36" w:rsidRPr="00A25529" w:rsidRDefault="00CF6A36" w:rsidP="00CF6A36">
      <w:pPr>
        <w:widowControl/>
        <w:numPr>
          <w:ilvl w:val="0"/>
          <w:numId w:val="2"/>
        </w:numPr>
        <w:autoSpaceDE/>
        <w:autoSpaceDN/>
        <w:adjustRightInd/>
        <w:rPr>
          <w:ins w:id="3775" w:author="Cara Cardinale" w:date="2025-03-02T13:56:00Z"/>
          <w:rFonts w:ascii="Times New Roman" w:hAnsi="Times New Roman"/>
          <w:rPrChange w:id="3776" w:author="Cara Cardinale" w:date="2025-03-04T10:36:00Z">
            <w:rPr>
              <w:ins w:id="3777" w:author="Cara Cardinale" w:date="2025-03-02T13:56:00Z"/>
              <w:rFonts w:ascii="Arial" w:hAnsi="Arial"/>
              <w:sz w:val="22"/>
            </w:rPr>
          </w:rPrChange>
        </w:rPr>
      </w:pPr>
      <w:ins w:id="3778" w:author="Cara Cardinale" w:date="2025-03-02T13:56:00Z">
        <w:r w:rsidRPr="00A25529">
          <w:rPr>
            <w:rFonts w:ascii="Times New Roman" w:hAnsi="Times New Roman"/>
            <w:u w:val="single"/>
            <w:rPrChange w:id="3779" w:author="Cara Cardinale" w:date="2025-03-04T10:36:00Z">
              <w:rPr>
                <w:rFonts w:ascii="Arial" w:hAnsi="Arial"/>
                <w:sz w:val="22"/>
                <w:u w:val="single"/>
              </w:rPr>
            </w:rPrChange>
          </w:rPr>
          <w:t>Secretary</w:t>
        </w:r>
        <w:r w:rsidRPr="00A25529">
          <w:rPr>
            <w:rFonts w:ascii="Times New Roman" w:hAnsi="Times New Roman"/>
            <w:rPrChange w:id="3780" w:author="Cara Cardinale" w:date="2025-03-04T10:36:00Z">
              <w:rPr>
                <w:rFonts w:ascii="Arial" w:hAnsi="Arial"/>
                <w:sz w:val="22"/>
              </w:rPr>
            </w:rPrChange>
          </w:rPr>
          <w:t>. The Secretary shall keep Minutes of all meetings of the Members and the Board; shall assure that a current list of all active Members of the Club is available for the Club; will be responsible for giving the members notice of all member Annual or special meetings; shall preserve copies of publications, correspondence, notices, documents and other club records; and for any correspondence as directed by the President or specified herein.</w:t>
        </w:r>
      </w:ins>
    </w:p>
    <w:p w14:paraId="01C99277" w14:textId="77777777" w:rsidR="00CF6A36" w:rsidRPr="00A25529" w:rsidRDefault="00CF6A36" w:rsidP="00CF6A36">
      <w:pPr>
        <w:rPr>
          <w:ins w:id="3781" w:author="Cara Cardinale" w:date="2025-03-02T13:56:00Z"/>
          <w:rFonts w:ascii="Times New Roman" w:hAnsi="Times New Roman"/>
          <w:rPrChange w:id="3782" w:author="Cara Cardinale" w:date="2025-03-04T10:36:00Z">
            <w:rPr>
              <w:ins w:id="3783" w:author="Cara Cardinale" w:date="2025-03-02T13:56:00Z"/>
              <w:rFonts w:ascii="Arial" w:hAnsi="Arial"/>
              <w:sz w:val="22"/>
            </w:rPr>
          </w:rPrChange>
        </w:rPr>
      </w:pPr>
    </w:p>
    <w:p w14:paraId="2D048811" w14:textId="77777777" w:rsidR="00CF6A36" w:rsidRPr="00A25529" w:rsidRDefault="00CF6A36" w:rsidP="00CF6A36">
      <w:pPr>
        <w:widowControl/>
        <w:numPr>
          <w:ilvl w:val="0"/>
          <w:numId w:val="2"/>
        </w:numPr>
        <w:autoSpaceDE/>
        <w:autoSpaceDN/>
        <w:adjustRightInd/>
        <w:rPr>
          <w:ins w:id="3784" w:author="Cara Cardinale" w:date="2025-03-02T13:56:00Z"/>
          <w:rFonts w:ascii="Times New Roman" w:hAnsi="Times New Roman"/>
          <w:u w:val="single"/>
          <w:rPrChange w:id="3785" w:author="Cara Cardinale" w:date="2025-03-04T10:36:00Z">
            <w:rPr>
              <w:ins w:id="3786" w:author="Cara Cardinale" w:date="2025-03-02T13:56:00Z"/>
              <w:rFonts w:ascii="Arial" w:hAnsi="Arial"/>
              <w:sz w:val="22"/>
              <w:u w:val="single"/>
            </w:rPr>
          </w:rPrChange>
        </w:rPr>
      </w:pPr>
      <w:ins w:id="3787" w:author="Cara Cardinale" w:date="2025-03-02T13:56:00Z">
        <w:r w:rsidRPr="00A25529">
          <w:rPr>
            <w:rFonts w:ascii="Times New Roman" w:hAnsi="Times New Roman"/>
            <w:u w:val="single"/>
            <w:rPrChange w:id="3788" w:author="Cara Cardinale" w:date="2025-03-04T10:36:00Z">
              <w:rPr>
                <w:rFonts w:ascii="Arial" w:hAnsi="Arial"/>
                <w:sz w:val="22"/>
                <w:u w:val="single"/>
              </w:rPr>
            </w:rPrChange>
          </w:rPr>
          <w:t>Treasurer</w:t>
        </w:r>
        <w:r w:rsidRPr="00A25529">
          <w:rPr>
            <w:rFonts w:ascii="Times New Roman" w:hAnsi="Times New Roman"/>
            <w:rPrChange w:id="3789" w:author="Cara Cardinale" w:date="2025-03-04T10:36:00Z">
              <w:rPr>
                <w:rFonts w:ascii="Arial" w:hAnsi="Arial"/>
                <w:sz w:val="22"/>
              </w:rPr>
            </w:rPrChange>
          </w:rPr>
          <w:t>. The Treasurer shall keep the funds of the Club in a separate bank account; shall collect all monies due or paid to the Club; shall make all disbursements, submit a written report of the financial condition of the Club at Board meetings and at the Annual Meeting and render any special financial report whenever requested by the President or Board; shall keep all scholarship, loan and other funds separate and distinct from each other and from the operating funds of the Club, and report the values and status of each such fund at least quarterly to the Board and at the Annual meeting; must file any applicable reports to the U.S. Internal Revenue Service and other federal and New York State entities.</w:t>
        </w:r>
      </w:ins>
    </w:p>
    <w:p w14:paraId="21E4CDCB" w14:textId="77777777" w:rsidR="00CF6A36" w:rsidRPr="00A25529" w:rsidRDefault="00CF6A36" w:rsidP="00CF6A36">
      <w:pPr>
        <w:pStyle w:val="ListParagraph"/>
        <w:rPr>
          <w:ins w:id="3790" w:author="Cara Cardinale" w:date="2025-03-02T13:56:00Z"/>
          <w:u w:val="single"/>
          <w:rPrChange w:id="3791" w:author="Cara Cardinale" w:date="2025-03-04T10:36:00Z">
            <w:rPr>
              <w:ins w:id="3792" w:author="Cara Cardinale" w:date="2025-03-02T13:56:00Z"/>
              <w:rFonts w:ascii="Arial" w:hAnsi="Arial"/>
              <w:u w:val="single"/>
            </w:rPr>
          </w:rPrChange>
        </w:rPr>
      </w:pPr>
    </w:p>
    <w:p w14:paraId="61B7B884" w14:textId="77777777" w:rsidR="00CF6A36" w:rsidRPr="00A25529" w:rsidRDefault="00CF6A36" w:rsidP="00CF6A36">
      <w:pPr>
        <w:widowControl/>
        <w:numPr>
          <w:ilvl w:val="0"/>
          <w:numId w:val="2"/>
        </w:numPr>
        <w:autoSpaceDE/>
        <w:autoSpaceDN/>
        <w:adjustRightInd/>
        <w:rPr>
          <w:ins w:id="3793" w:author="Cara Cardinale" w:date="2025-03-02T13:56:00Z"/>
          <w:rFonts w:ascii="Times New Roman" w:hAnsi="Times New Roman"/>
          <w:u w:val="single"/>
          <w:rPrChange w:id="3794" w:author="Cara Cardinale" w:date="2025-03-04T10:36:00Z">
            <w:rPr>
              <w:ins w:id="3795" w:author="Cara Cardinale" w:date="2025-03-02T13:56:00Z"/>
              <w:rFonts w:ascii="Arial" w:hAnsi="Arial"/>
              <w:sz w:val="22"/>
              <w:u w:val="single"/>
            </w:rPr>
          </w:rPrChange>
        </w:rPr>
      </w:pPr>
      <w:ins w:id="3796" w:author="Cara Cardinale" w:date="2025-03-02T13:56:00Z">
        <w:r w:rsidRPr="00A25529">
          <w:rPr>
            <w:rFonts w:ascii="Times New Roman" w:hAnsi="Times New Roman"/>
            <w:u w:val="single"/>
            <w:rPrChange w:id="3797" w:author="Cara Cardinale" w:date="2025-03-04T10:36:00Z">
              <w:rPr>
                <w:rFonts w:ascii="Arial" w:hAnsi="Arial"/>
                <w:sz w:val="22"/>
                <w:u w:val="single"/>
              </w:rPr>
            </w:rPrChange>
          </w:rPr>
          <w:t>Immediate Past President</w:t>
        </w:r>
        <w:r w:rsidRPr="00A25529">
          <w:rPr>
            <w:rFonts w:ascii="Times New Roman" w:hAnsi="Times New Roman"/>
            <w:rPrChange w:id="3798" w:author="Cara Cardinale" w:date="2025-03-04T10:36:00Z">
              <w:rPr>
                <w:rFonts w:ascii="Arial" w:hAnsi="Arial"/>
                <w:sz w:val="22"/>
              </w:rPr>
            </w:rPrChange>
          </w:rPr>
          <w:t>. The Immediate Past President shall be permitted to hold that position for the duration of the incoming, successor President.</w:t>
        </w:r>
      </w:ins>
    </w:p>
    <w:p w14:paraId="602E7CA3" w14:textId="77777777" w:rsidR="00CF6A36" w:rsidRPr="00A25529" w:rsidRDefault="00CF6A36" w:rsidP="00CF6A36">
      <w:pPr>
        <w:rPr>
          <w:ins w:id="3799" w:author="Cara Cardinale" w:date="2025-03-02T13:56:00Z"/>
          <w:rFonts w:ascii="Times New Roman" w:hAnsi="Times New Roman"/>
          <w:u w:val="single"/>
          <w:rPrChange w:id="3800" w:author="Cara Cardinale" w:date="2025-03-04T10:36:00Z">
            <w:rPr>
              <w:ins w:id="3801" w:author="Cara Cardinale" w:date="2025-03-02T13:56:00Z"/>
              <w:rFonts w:ascii="Arial" w:hAnsi="Arial"/>
              <w:sz w:val="22"/>
              <w:u w:val="single"/>
            </w:rPr>
          </w:rPrChange>
        </w:rPr>
      </w:pPr>
    </w:p>
    <w:p w14:paraId="72706D80" w14:textId="77777777" w:rsidR="00CF6A36" w:rsidRPr="00A25529" w:rsidRDefault="00CF6A36" w:rsidP="00CF6A36">
      <w:pPr>
        <w:rPr>
          <w:ins w:id="3802" w:author="Cara Cardinale" w:date="2025-03-02T13:56:00Z"/>
          <w:rFonts w:ascii="Times New Roman" w:hAnsi="Times New Roman"/>
          <w:u w:val="single"/>
          <w:rPrChange w:id="3803" w:author="Cara Cardinale" w:date="2025-03-04T10:36:00Z">
            <w:rPr>
              <w:ins w:id="3804" w:author="Cara Cardinale" w:date="2025-03-02T13:56:00Z"/>
              <w:rFonts w:ascii="Arial" w:hAnsi="Arial"/>
              <w:sz w:val="22"/>
              <w:u w:val="single"/>
            </w:rPr>
          </w:rPrChange>
        </w:rPr>
      </w:pPr>
    </w:p>
    <w:p w14:paraId="5E25C41B" w14:textId="77777777" w:rsidR="00CF6A36" w:rsidRPr="00A25529" w:rsidRDefault="00CF6A36" w:rsidP="00CF6A36">
      <w:pPr>
        <w:jc w:val="center"/>
        <w:rPr>
          <w:ins w:id="3805" w:author="Cara Cardinale" w:date="2025-03-02T13:56:00Z"/>
          <w:rFonts w:ascii="Times New Roman" w:hAnsi="Times New Roman"/>
          <w:u w:val="single"/>
          <w:rPrChange w:id="3806" w:author="Cara Cardinale" w:date="2025-03-04T10:36:00Z">
            <w:rPr>
              <w:ins w:id="3807" w:author="Cara Cardinale" w:date="2025-03-02T13:56:00Z"/>
              <w:rFonts w:ascii="Arial" w:hAnsi="Arial"/>
              <w:sz w:val="22"/>
              <w:u w:val="single"/>
            </w:rPr>
          </w:rPrChange>
        </w:rPr>
      </w:pPr>
      <w:ins w:id="3808" w:author="Cara Cardinale" w:date="2025-03-02T13:56:00Z">
        <w:r w:rsidRPr="00A25529">
          <w:rPr>
            <w:rFonts w:ascii="Times New Roman" w:hAnsi="Times New Roman"/>
            <w:u w:val="single"/>
            <w:rPrChange w:id="3809" w:author="Cara Cardinale" w:date="2025-03-04T10:36:00Z">
              <w:rPr>
                <w:rFonts w:ascii="Arial" w:hAnsi="Arial"/>
                <w:sz w:val="22"/>
                <w:u w:val="single"/>
              </w:rPr>
            </w:rPrChange>
          </w:rPr>
          <w:t>ARTICLE V: Meetings</w:t>
        </w:r>
      </w:ins>
    </w:p>
    <w:p w14:paraId="69E11C58" w14:textId="77777777" w:rsidR="00CF6A36" w:rsidRPr="00A25529" w:rsidRDefault="00CF6A36" w:rsidP="00CF6A36">
      <w:pPr>
        <w:jc w:val="center"/>
        <w:rPr>
          <w:ins w:id="3810" w:author="Cara Cardinale" w:date="2025-03-02T13:56:00Z"/>
          <w:rFonts w:ascii="Times New Roman" w:hAnsi="Times New Roman"/>
          <w:u w:val="single"/>
          <w:rPrChange w:id="3811" w:author="Cara Cardinale" w:date="2025-03-04T10:36:00Z">
            <w:rPr>
              <w:ins w:id="3812" w:author="Cara Cardinale" w:date="2025-03-02T13:56:00Z"/>
              <w:rFonts w:ascii="Arial" w:hAnsi="Arial"/>
              <w:sz w:val="22"/>
              <w:u w:val="single"/>
            </w:rPr>
          </w:rPrChange>
        </w:rPr>
      </w:pPr>
    </w:p>
    <w:p w14:paraId="7C094251" w14:textId="77777777" w:rsidR="00CF6A36" w:rsidRPr="00A25529" w:rsidRDefault="00CF6A36" w:rsidP="00EB1C22">
      <w:pPr>
        <w:numPr>
          <w:ilvl w:val="0"/>
          <w:numId w:val="10"/>
        </w:numPr>
        <w:rPr>
          <w:ins w:id="3813" w:author="Cara Cardinale" w:date="2025-03-02T13:56:00Z"/>
          <w:rFonts w:ascii="Times New Roman" w:hAnsi="Times New Roman"/>
          <w:rPrChange w:id="3814" w:author="Cara Cardinale" w:date="2025-03-04T10:36:00Z">
            <w:rPr>
              <w:ins w:id="3815" w:author="Cara Cardinale" w:date="2025-03-02T13:56:00Z"/>
              <w:rFonts w:ascii="Arial" w:hAnsi="Arial"/>
              <w:sz w:val="22"/>
            </w:rPr>
          </w:rPrChange>
        </w:rPr>
        <w:pPrChange w:id="3816" w:author="Cara Cardinale" w:date="2025-03-04T10:22:00Z">
          <w:pPr>
            <w:numPr>
              <w:numId w:val="10"/>
            </w:numPr>
            <w:ind w:left="1440" w:hanging="360"/>
          </w:pPr>
        </w:pPrChange>
      </w:pPr>
      <w:ins w:id="3817" w:author="Cara Cardinale" w:date="2025-03-02T13:56:00Z">
        <w:r w:rsidRPr="00A25529">
          <w:rPr>
            <w:rFonts w:ascii="Times New Roman" w:hAnsi="Times New Roman"/>
            <w:u w:val="single"/>
            <w:rPrChange w:id="3818" w:author="Cara Cardinale" w:date="2025-03-04T10:36:00Z">
              <w:rPr>
                <w:rFonts w:ascii="Arial" w:hAnsi="Arial"/>
                <w:sz w:val="22"/>
                <w:u w:val="single"/>
              </w:rPr>
            </w:rPrChange>
          </w:rPr>
          <w:t>Annual Meeting of the Members</w:t>
        </w:r>
        <w:r w:rsidRPr="00A25529">
          <w:rPr>
            <w:rFonts w:ascii="Times New Roman" w:hAnsi="Times New Roman"/>
            <w:rPrChange w:id="3819" w:author="Cara Cardinale" w:date="2025-03-04T10:36:00Z">
              <w:rPr>
                <w:rFonts w:ascii="Arial" w:hAnsi="Arial"/>
                <w:sz w:val="22"/>
              </w:rPr>
            </w:rPrChange>
          </w:rPr>
          <w:t>. There shall be an Annual Meeting of Members of the Club to be held at such time and place as the Directors may determine. Notice of the time and place of each Annual Meeting of Members shall be given in writing and sent to each active Member in good standing at the Member</w:t>
        </w:r>
        <w:r w:rsidRPr="00BD0DFB">
          <w:rPr>
            <w:rFonts w:ascii="Times New Roman" w:hAnsi="Times New Roman"/>
          </w:rPr>
          <w:t>’</w:t>
        </w:r>
        <w:r w:rsidRPr="00A25529">
          <w:rPr>
            <w:rFonts w:ascii="Times New Roman" w:hAnsi="Times New Roman"/>
            <w:rPrChange w:id="3820" w:author="Cara Cardinale" w:date="2025-03-04T10:36:00Z">
              <w:rPr>
                <w:rFonts w:ascii="Arial" w:hAnsi="Arial"/>
                <w:sz w:val="22"/>
              </w:rPr>
            </w:rPrChange>
          </w:rPr>
          <w:t>s last known email or postal address at least &lt;finstr&gt;[text number of minimum days]&lt;/finstr&gt; (&lt;finstr&gt;[minimum number of days]&lt;/finstr&gt;) calendar days and no more than &lt;finstr&gt;[text number of maximum days]&lt;/finstr&gt; (&lt;finstr&gt;[maximum number of days]&lt;/finstr&gt;) calendar days prior to the date of the meeting.</w:t>
        </w:r>
      </w:ins>
    </w:p>
    <w:p w14:paraId="0A422247" w14:textId="77777777" w:rsidR="00CF6A36" w:rsidRPr="00A25529" w:rsidRDefault="00CF6A36" w:rsidP="00CF6A36">
      <w:pPr>
        <w:ind w:left="1440" w:hanging="1440"/>
        <w:rPr>
          <w:ins w:id="3821" w:author="Cara Cardinale" w:date="2025-03-02T13:56:00Z"/>
          <w:rFonts w:ascii="Times New Roman" w:hAnsi="Times New Roman"/>
          <w:rPrChange w:id="3822" w:author="Cara Cardinale" w:date="2025-03-04T10:36:00Z">
            <w:rPr>
              <w:ins w:id="3823" w:author="Cara Cardinale" w:date="2025-03-02T13:56:00Z"/>
              <w:rFonts w:ascii="Arial" w:hAnsi="Arial"/>
              <w:sz w:val="22"/>
            </w:rPr>
          </w:rPrChange>
        </w:rPr>
      </w:pPr>
    </w:p>
    <w:p w14:paraId="2629B338" w14:textId="77777777" w:rsidR="00CF6A36" w:rsidRPr="00A25529" w:rsidRDefault="00CF6A36" w:rsidP="00CF6A36">
      <w:pPr>
        <w:ind w:left="1440"/>
        <w:rPr>
          <w:ins w:id="3824" w:author="Cara Cardinale" w:date="2025-03-02T13:56:00Z"/>
          <w:rFonts w:ascii="Times New Roman" w:hAnsi="Times New Roman"/>
          <w:rPrChange w:id="3825" w:author="Cara Cardinale" w:date="2025-03-04T10:36:00Z">
            <w:rPr>
              <w:ins w:id="3826" w:author="Cara Cardinale" w:date="2025-03-02T13:56:00Z"/>
              <w:rFonts w:ascii="Arial" w:hAnsi="Arial"/>
              <w:sz w:val="22"/>
            </w:rPr>
          </w:rPrChange>
        </w:rPr>
      </w:pPr>
      <w:ins w:id="3827" w:author="Cara Cardinale" w:date="2025-03-02T13:56:00Z">
        <w:r w:rsidRPr="00A25529">
          <w:rPr>
            <w:rFonts w:ascii="Times New Roman" w:hAnsi="Times New Roman"/>
            <w:rPrChange w:id="3828" w:author="Cara Cardinale" w:date="2025-03-04T10:36:00Z">
              <w:rPr>
                <w:rFonts w:ascii="Arial" w:hAnsi="Arial"/>
                <w:sz w:val="22"/>
              </w:rPr>
            </w:rPrChange>
          </w:rPr>
          <w:t xml:space="preserve">2. </w:t>
        </w:r>
      </w:ins>
      <w:ins w:id="3829" w:author="Cara Cardinale" w:date="2025-03-04T10:22:00Z">
        <w:r w:rsidR="00EB1C22" w:rsidRPr="00A25529">
          <w:rPr>
            <w:rFonts w:ascii="Times New Roman" w:hAnsi="Times New Roman"/>
          </w:rPr>
          <w:t xml:space="preserve"> </w:t>
        </w:r>
      </w:ins>
      <w:ins w:id="3830" w:author="Cara Cardinale" w:date="2025-03-02T13:56:00Z">
        <w:r w:rsidRPr="00A25529">
          <w:rPr>
            <w:rFonts w:ascii="Times New Roman" w:hAnsi="Times New Roman"/>
            <w:u w:val="single"/>
            <w:rPrChange w:id="3831" w:author="Cara Cardinale" w:date="2025-03-04T10:36:00Z">
              <w:rPr>
                <w:rFonts w:ascii="Arial" w:hAnsi="Arial"/>
                <w:sz w:val="22"/>
                <w:u w:val="single"/>
              </w:rPr>
            </w:rPrChange>
          </w:rPr>
          <w:t>Special Meeting of the Members</w:t>
        </w:r>
        <w:r w:rsidRPr="00A25529">
          <w:rPr>
            <w:rFonts w:ascii="Times New Roman" w:hAnsi="Times New Roman"/>
            <w:rPrChange w:id="3832" w:author="Cara Cardinale" w:date="2025-03-04T10:36:00Z">
              <w:rPr>
                <w:rFonts w:ascii="Arial" w:hAnsi="Arial"/>
                <w:sz w:val="22"/>
              </w:rPr>
            </w:rPrChange>
          </w:rPr>
          <w:t>. Special meetings of Members may be called by the President upon the written request of &lt;finstr&gt;[text number of members]&lt;/finstr&gt; (&lt;finstr&gt;[number of members]&lt;/finstr&gt;) active Members to such officer, or by a majority of the Board. Notice of the time and place of any special meeting shall be given in writing and sent to each active Member in good standing at the Member</w:t>
        </w:r>
        <w:r w:rsidRPr="00BD0DFB">
          <w:rPr>
            <w:rFonts w:ascii="Times New Roman" w:hAnsi="Times New Roman"/>
          </w:rPr>
          <w:t>’</w:t>
        </w:r>
        <w:r w:rsidRPr="00A25529">
          <w:rPr>
            <w:rFonts w:ascii="Times New Roman" w:hAnsi="Times New Roman"/>
            <w:rPrChange w:id="3833" w:author="Cara Cardinale" w:date="2025-03-04T10:36:00Z">
              <w:rPr>
                <w:rFonts w:ascii="Arial" w:hAnsi="Arial"/>
                <w:sz w:val="22"/>
              </w:rPr>
            </w:rPrChange>
          </w:rPr>
          <w:t>s last known email or postal address at least &lt;finstr&gt;[text number of minimum days]&lt;/finstr&gt; (&lt;finstr&gt;[minimum number of days]&lt;/finstr&gt;) calendar days but not more than &lt;finstr&gt;[text number of maximum days]&lt;/finstr&gt; (&lt;finstr&gt;[maximum number of days]&lt;/finstr&gt;) calendar days prior to the date of the meeting.</w:t>
        </w:r>
      </w:ins>
    </w:p>
    <w:p w14:paraId="28CD3261" w14:textId="77777777" w:rsidR="00CF6A36" w:rsidRPr="00A25529" w:rsidRDefault="00CF6A36" w:rsidP="00CF6A36">
      <w:pPr>
        <w:ind w:left="1440" w:hanging="1440"/>
        <w:rPr>
          <w:ins w:id="3834" w:author="Cara Cardinale" w:date="2025-03-02T13:56:00Z"/>
          <w:rFonts w:ascii="Times New Roman" w:hAnsi="Times New Roman"/>
          <w:rPrChange w:id="3835" w:author="Cara Cardinale" w:date="2025-03-04T10:36:00Z">
            <w:rPr>
              <w:ins w:id="3836" w:author="Cara Cardinale" w:date="2025-03-02T13:56:00Z"/>
              <w:rFonts w:ascii="Arial" w:hAnsi="Arial"/>
              <w:sz w:val="22"/>
            </w:rPr>
          </w:rPrChange>
        </w:rPr>
      </w:pPr>
    </w:p>
    <w:p w14:paraId="63126E34" w14:textId="77777777" w:rsidR="00CF6A36" w:rsidRPr="00A25529" w:rsidRDefault="00CF6A36" w:rsidP="00CF6A36">
      <w:pPr>
        <w:ind w:left="1440"/>
        <w:rPr>
          <w:ins w:id="3837" w:author="Cara Cardinale" w:date="2025-03-02T13:56:00Z"/>
          <w:rFonts w:ascii="Times New Roman" w:hAnsi="Times New Roman"/>
          <w:rPrChange w:id="3838" w:author="Cara Cardinale" w:date="2025-03-04T10:36:00Z">
            <w:rPr>
              <w:ins w:id="3839" w:author="Cara Cardinale" w:date="2025-03-02T13:56:00Z"/>
              <w:rFonts w:ascii="Arial" w:hAnsi="Arial"/>
              <w:sz w:val="22"/>
            </w:rPr>
          </w:rPrChange>
        </w:rPr>
      </w:pPr>
      <w:ins w:id="3840" w:author="Cara Cardinale" w:date="2025-03-02T13:56:00Z">
        <w:r w:rsidRPr="00A25529">
          <w:rPr>
            <w:rFonts w:ascii="Times New Roman" w:hAnsi="Times New Roman"/>
            <w:rPrChange w:id="3841" w:author="Cara Cardinale" w:date="2025-03-04T10:36:00Z">
              <w:rPr>
                <w:rFonts w:ascii="Arial" w:hAnsi="Arial"/>
                <w:sz w:val="22"/>
              </w:rPr>
            </w:rPrChange>
          </w:rPr>
          <w:t xml:space="preserve">3. </w:t>
        </w:r>
        <w:r w:rsidRPr="00A25529">
          <w:rPr>
            <w:rFonts w:ascii="Times New Roman" w:hAnsi="Times New Roman"/>
            <w:u w:val="single"/>
            <w:rPrChange w:id="3842" w:author="Cara Cardinale" w:date="2025-03-04T10:36:00Z">
              <w:rPr>
                <w:rFonts w:ascii="Arial" w:hAnsi="Arial"/>
                <w:sz w:val="22"/>
                <w:u w:val="single"/>
              </w:rPr>
            </w:rPrChange>
          </w:rPr>
          <w:t>Regular and Special Meetings of the Board</w:t>
        </w:r>
        <w:r w:rsidRPr="00A25529">
          <w:rPr>
            <w:rFonts w:ascii="Times New Roman" w:hAnsi="Times New Roman"/>
            <w:rPrChange w:id="3843" w:author="Cara Cardinale" w:date="2025-03-04T10:36:00Z">
              <w:rPr>
                <w:rFonts w:ascii="Arial" w:hAnsi="Arial"/>
                <w:sz w:val="22"/>
              </w:rPr>
            </w:rPrChange>
          </w:rPr>
          <w:t>. Regular meetings of the Board may be held without notice at such time and place as it shall from time to time determine. Special Meetings may be called by the President or upon written notice of at least &lt;finstr&gt;[text number of directors]&lt;/finstr&gt; (&lt;finstr&gt;[number of directors]&lt;/finstr&gt;) Directors. Notice of a special meeting shall be given in writing and sent by email or postal mail, or by telephone at least &lt;finstr&gt;[text number of days]&lt;/finstr&gt; (&lt;finstr&gt;[number of days]&lt;/finstr&gt;) calendar days prior to the meeting to all Directors by the President and Secretary. All meetings of the Board shall be open to Members, unless the Board otherwise elects. Board meetings may be held by conference telephone or similar communications equipment allowing all participants in the meeting to hear each other</w:t>
        </w:r>
        <w:r w:rsidRPr="00A25529">
          <w:rPr>
            <w:rFonts w:ascii="Times New Roman" w:hAnsi="Times New Roman"/>
            <w:rPrChange w:id="3844" w:author="Cara Cardinale" w:date="2025-03-04T10:36:00Z">
              <w:rPr/>
            </w:rPrChange>
          </w:rPr>
          <w:t>.</w:t>
        </w:r>
      </w:ins>
    </w:p>
    <w:p w14:paraId="551ABF38" w14:textId="77777777" w:rsidR="00CF6A36" w:rsidRPr="00A25529" w:rsidRDefault="00CF6A36" w:rsidP="00CF6A36">
      <w:pPr>
        <w:rPr>
          <w:ins w:id="3845" w:author="Cara Cardinale" w:date="2025-03-02T13:56:00Z"/>
          <w:rFonts w:ascii="Times New Roman" w:hAnsi="Times New Roman"/>
          <w:rPrChange w:id="3846" w:author="Cara Cardinale" w:date="2025-03-04T10:36:00Z">
            <w:rPr>
              <w:ins w:id="3847" w:author="Cara Cardinale" w:date="2025-03-02T13:56:00Z"/>
              <w:rFonts w:ascii="Arial" w:hAnsi="Arial"/>
              <w:sz w:val="22"/>
            </w:rPr>
          </w:rPrChange>
        </w:rPr>
      </w:pPr>
    </w:p>
    <w:p w14:paraId="7E26AA9F" w14:textId="77777777" w:rsidR="00CF6A36" w:rsidRPr="00A25529" w:rsidRDefault="00CF6A36" w:rsidP="00CF6A36">
      <w:pPr>
        <w:ind w:left="1440"/>
        <w:rPr>
          <w:ins w:id="3848" w:author="Cara Cardinale" w:date="2025-03-02T13:56:00Z"/>
          <w:rFonts w:ascii="Times New Roman" w:hAnsi="Times New Roman"/>
          <w:rPrChange w:id="3849" w:author="Cara Cardinale" w:date="2025-03-04T10:36:00Z">
            <w:rPr>
              <w:ins w:id="3850" w:author="Cara Cardinale" w:date="2025-03-02T13:56:00Z"/>
              <w:rFonts w:ascii="Arial" w:hAnsi="Arial"/>
              <w:sz w:val="22"/>
            </w:rPr>
          </w:rPrChange>
        </w:rPr>
      </w:pPr>
      <w:ins w:id="3851" w:author="Cara Cardinale" w:date="2025-03-02T13:56:00Z">
        <w:r w:rsidRPr="00A25529">
          <w:rPr>
            <w:rFonts w:ascii="Times New Roman" w:hAnsi="Times New Roman"/>
            <w:rPrChange w:id="3852" w:author="Cara Cardinale" w:date="2025-03-04T10:36:00Z">
              <w:rPr>
                <w:rFonts w:ascii="Arial" w:hAnsi="Arial"/>
                <w:sz w:val="22"/>
              </w:rPr>
            </w:rPrChange>
          </w:rPr>
          <w:t>4.</w:t>
        </w:r>
      </w:ins>
      <w:ins w:id="3853" w:author="Cara Cardinale" w:date="2025-03-04T10:23:00Z">
        <w:r w:rsidR="00EB1C22" w:rsidRPr="00A25529">
          <w:rPr>
            <w:rFonts w:ascii="Times New Roman" w:hAnsi="Times New Roman"/>
          </w:rPr>
          <w:t xml:space="preserve"> </w:t>
        </w:r>
      </w:ins>
      <w:ins w:id="3854" w:author="Cara Cardinale" w:date="2025-03-02T13:56:00Z">
        <w:r w:rsidRPr="00A25529">
          <w:rPr>
            <w:rFonts w:ascii="Times New Roman" w:hAnsi="Times New Roman"/>
            <w:u w:val="single"/>
            <w:rPrChange w:id="3855" w:author="Cara Cardinale" w:date="2025-03-04T10:36:00Z">
              <w:rPr>
                <w:rFonts w:ascii="Arial" w:hAnsi="Arial"/>
                <w:sz w:val="22"/>
                <w:u w:val="single"/>
              </w:rPr>
            </w:rPrChange>
          </w:rPr>
          <w:t>Quorums</w:t>
        </w:r>
        <w:r w:rsidRPr="00A25529">
          <w:rPr>
            <w:rFonts w:ascii="Times New Roman" w:hAnsi="Times New Roman"/>
            <w:rPrChange w:id="3856" w:author="Cara Cardinale" w:date="2025-03-04T10:36:00Z">
              <w:rPr>
                <w:rFonts w:ascii="Arial" w:hAnsi="Arial"/>
                <w:sz w:val="22"/>
              </w:rPr>
            </w:rPrChange>
          </w:rPr>
          <w:t>. In years where the Club does not collect Annual or other dues, the quorum shall be set at &lt;finstr&gt;[text number of individuals]&lt;/finstr&gt; (&lt;finstr&gt;[number of individuals]&lt;/finstr&gt;) of the individuals identified by &lt;finstr&gt;[name of college]&lt;/finstr&gt; as Members under Article II, Section 1(a). In any other years, the lesser of &lt;finstr&gt;[number of individuals]&lt;/finstr&gt; Members or &lt;finstr&gt;[specification of fraction]&lt;/finstr&gt; of all active Members in good standing shall constitute a quorum for the transaction of business by the Members at any meeting thereof. A majority of the entire membership of the Board shall constitute a quorum for the transaction of business of the Board at any meeting thereof.</w:t>
        </w:r>
      </w:ins>
    </w:p>
    <w:p w14:paraId="2C6C8974" w14:textId="77777777" w:rsidR="00CF6A36" w:rsidRPr="00A25529" w:rsidRDefault="00CF6A36" w:rsidP="00CF6A36">
      <w:pPr>
        <w:ind w:left="1440" w:hanging="1440"/>
        <w:rPr>
          <w:ins w:id="3857" w:author="Cara Cardinale" w:date="2025-03-02T13:56:00Z"/>
          <w:rFonts w:ascii="Times New Roman" w:hAnsi="Times New Roman"/>
          <w:rPrChange w:id="3858" w:author="Cara Cardinale" w:date="2025-03-04T10:36:00Z">
            <w:rPr>
              <w:ins w:id="3859" w:author="Cara Cardinale" w:date="2025-03-02T13:56:00Z"/>
              <w:rFonts w:ascii="Arial" w:hAnsi="Arial"/>
              <w:sz w:val="22"/>
            </w:rPr>
          </w:rPrChange>
        </w:rPr>
      </w:pPr>
    </w:p>
    <w:p w14:paraId="5AE1EC00" w14:textId="77777777" w:rsidR="00CF6A36" w:rsidRPr="00A25529" w:rsidRDefault="00CF6A36" w:rsidP="00CF6A36">
      <w:pPr>
        <w:ind w:left="1440"/>
        <w:rPr>
          <w:ins w:id="3860" w:author="Cara Cardinale" w:date="2025-03-02T13:56:00Z"/>
          <w:rFonts w:ascii="Times New Roman" w:hAnsi="Times New Roman"/>
          <w:rPrChange w:id="3861" w:author="Cara Cardinale" w:date="2025-03-04T10:36:00Z">
            <w:rPr>
              <w:ins w:id="3862" w:author="Cara Cardinale" w:date="2025-03-02T13:56:00Z"/>
              <w:rFonts w:ascii="Arial" w:hAnsi="Arial"/>
              <w:sz w:val="22"/>
            </w:rPr>
          </w:rPrChange>
        </w:rPr>
      </w:pPr>
      <w:ins w:id="3863" w:author="Cara Cardinale" w:date="2025-03-02T13:56:00Z">
        <w:r w:rsidRPr="00A25529">
          <w:rPr>
            <w:rFonts w:ascii="Times New Roman" w:hAnsi="Times New Roman"/>
            <w:rPrChange w:id="3864" w:author="Cara Cardinale" w:date="2025-03-04T10:36:00Z">
              <w:rPr>
                <w:rFonts w:ascii="Arial" w:hAnsi="Arial"/>
                <w:sz w:val="22"/>
              </w:rPr>
            </w:rPrChange>
          </w:rPr>
          <w:t>If authorized by the Board and arranged by the Club, any one or more Member or Director may participate in a meeting of the Members, or the Board, or any committee, by means of a conference telephone, video-conferencing or similar electronic means that allows all persons participating in the meeting to hear each other at the same time. Participation by such means shall constitute presence in person at such a meeting.</w:t>
        </w:r>
      </w:ins>
    </w:p>
    <w:p w14:paraId="28279312" w14:textId="77777777" w:rsidR="00CF6A36" w:rsidRPr="00A25529" w:rsidRDefault="00CF6A36" w:rsidP="00CF6A36">
      <w:pPr>
        <w:ind w:left="1440" w:hanging="1440"/>
        <w:rPr>
          <w:ins w:id="3865" w:author="Cara Cardinale" w:date="2025-03-02T13:56:00Z"/>
          <w:rFonts w:ascii="Times New Roman" w:hAnsi="Times New Roman"/>
          <w:rPrChange w:id="3866" w:author="Cara Cardinale" w:date="2025-03-04T10:36:00Z">
            <w:rPr>
              <w:ins w:id="3867" w:author="Cara Cardinale" w:date="2025-03-02T13:56:00Z"/>
              <w:rFonts w:ascii="Arial" w:hAnsi="Arial"/>
              <w:sz w:val="22"/>
            </w:rPr>
          </w:rPrChange>
        </w:rPr>
      </w:pPr>
    </w:p>
    <w:p w14:paraId="1141CF91" w14:textId="77777777" w:rsidR="00CF6A36" w:rsidRPr="00A25529" w:rsidRDefault="00CF6A36" w:rsidP="00CF6A36">
      <w:pPr>
        <w:ind w:left="1440"/>
        <w:rPr>
          <w:ins w:id="3868" w:author="Cara Cardinale" w:date="2025-03-02T13:56:00Z"/>
          <w:rFonts w:ascii="Times New Roman" w:hAnsi="Times New Roman"/>
          <w:rPrChange w:id="3869" w:author="Cara Cardinale" w:date="2025-03-04T10:36:00Z">
            <w:rPr>
              <w:ins w:id="3870" w:author="Cara Cardinale" w:date="2025-03-02T13:56:00Z"/>
              <w:rFonts w:ascii="Arial" w:hAnsi="Arial"/>
              <w:sz w:val="22"/>
            </w:rPr>
          </w:rPrChange>
        </w:rPr>
      </w:pPr>
      <w:ins w:id="3871" w:author="Cara Cardinale" w:date="2025-03-02T13:56:00Z">
        <w:r w:rsidRPr="00A25529">
          <w:rPr>
            <w:rFonts w:ascii="Times New Roman" w:hAnsi="Times New Roman"/>
            <w:rPrChange w:id="3872" w:author="Cara Cardinale" w:date="2025-03-04T10:36:00Z">
              <w:rPr>
                <w:rFonts w:ascii="Arial" w:hAnsi="Arial"/>
                <w:sz w:val="22"/>
              </w:rPr>
            </w:rPrChange>
          </w:rPr>
          <w:t>5.</w:t>
        </w:r>
      </w:ins>
      <w:ins w:id="3873" w:author="Cara Cardinale" w:date="2025-03-04T10:23:00Z">
        <w:r w:rsidR="00EB1C22" w:rsidRPr="00A25529">
          <w:rPr>
            <w:rFonts w:ascii="Times New Roman" w:hAnsi="Times New Roman"/>
          </w:rPr>
          <w:t xml:space="preserve"> </w:t>
        </w:r>
      </w:ins>
      <w:ins w:id="3874" w:author="Cara Cardinale" w:date="2025-03-02T13:56:00Z">
        <w:r w:rsidRPr="00A25529">
          <w:rPr>
            <w:rFonts w:ascii="Times New Roman" w:hAnsi="Times New Roman"/>
            <w:u w:val="single"/>
            <w:rPrChange w:id="3875" w:author="Cara Cardinale" w:date="2025-03-04T10:36:00Z">
              <w:rPr>
                <w:rFonts w:ascii="Arial" w:hAnsi="Arial"/>
                <w:sz w:val="22"/>
                <w:u w:val="single"/>
              </w:rPr>
            </w:rPrChange>
          </w:rPr>
          <w:t>Action without Meeting</w:t>
        </w:r>
        <w:r w:rsidRPr="00A25529">
          <w:rPr>
            <w:rFonts w:ascii="Times New Roman" w:hAnsi="Times New Roman"/>
            <w:rPrChange w:id="3876" w:author="Cara Cardinale" w:date="2025-03-04T10:36:00Z">
              <w:rPr>
                <w:rFonts w:ascii="Arial" w:hAnsi="Arial"/>
                <w:sz w:val="22"/>
              </w:rPr>
            </w:rPrChange>
          </w:rPr>
          <w:t>. Any action which may be taken at a meeting of the Members, the Board, or any Committee, may be taken without a meeting if all of the Members entitled to vote, or all Directors, or all Committee members consent in writing or by electronic means to the adoption of a resolution authorizing the action. The resolution and written or electronic consent thereto by the Members entitled to vote, or the Board, or the Committee shall be filed with the Minutes of the proceedings of the Members, Board or Committee.</w:t>
        </w:r>
      </w:ins>
    </w:p>
    <w:p w14:paraId="24C49FBB" w14:textId="77777777" w:rsidR="00CF6A36" w:rsidRPr="00A25529" w:rsidRDefault="00CF6A36" w:rsidP="00CF6A36">
      <w:pPr>
        <w:ind w:left="1440" w:hanging="1440"/>
        <w:rPr>
          <w:ins w:id="3877" w:author="Cara Cardinale" w:date="2025-03-02T13:56:00Z"/>
          <w:rFonts w:ascii="Times New Roman" w:hAnsi="Times New Roman"/>
          <w:rPrChange w:id="3878" w:author="Cara Cardinale" w:date="2025-03-04T10:36:00Z">
            <w:rPr>
              <w:ins w:id="3879" w:author="Cara Cardinale" w:date="2025-03-02T13:56:00Z"/>
              <w:rFonts w:ascii="Arial" w:hAnsi="Arial"/>
              <w:sz w:val="22"/>
            </w:rPr>
          </w:rPrChange>
        </w:rPr>
      </w:pPr>
    </w:p>
    <w:p w14:paraId="2630894D" w14:textId="77777777" w:rsidR="00CF6A36" w:rsidRPr="00A25529" w:rsidRDefault="00CF6A36" w:rsidP="00CF6A36">
      <w:pPr>
        <w:ind w:left="1440"/>
        <w:rPr>
          <w:ins w:id="3880" w:author="Cara Cardinale" w:date="2025-03-02T13:56:00Z"/>
          <w:rFonts w:ascii="Times New Roman" w:hAnsi="Times New Roman"/>
          <w:rPrChange w:id="3881" w:author="Cara Cardinale" w:date="2025-03-04T10:36:00Z">
            <w:rPr>
              <w:ins w:id="3882" w:author="Cara Cardinale" w:date="2025-03-02T13:56:00Z"/>
              <w:rFonts w:ascii="Arial" w:hAnsi="Arial"/>
              <w:sz w:val="22"/>
            </w:rPr>
          </w:rPrChange>
        </w:rPr>
      </w:pPr>
      <w:ins w:id="3883" w:author="Cara Cardinale" w:date="2025-03-02T13:56:00Z">
        <w:r w:rsidRPr="00A25529">
          <w:rPr>
            <w:rFonts w:ascii="Times New Roman" w:hAnsi="Times New Roman"/>
            <w:rPrChange w:id="3884" w:author="Cara Cardinale" w:date="2025-03-04T10:36:00Z">
              <w:rPr>
                <w:rFonts w:ascii="Arial" w:hAnsi="Arial"/>
                <w:sz w:val="22"/>
              </w:rPr>
            </w:rPrChange>
          </w:rPr>
          <w:t xml:space="preserve">6. </w:t>
        </w:r>
      </w:ins>
      <w:ins w:id="3885" w:author="Cara Cardinale" w:date="2025-03-04T10:23:00Z">
        <w:r w:rsidR="00EB1C22" w:rsidRPr="00A25529">
          <w:rPr>
            <w:rFonts w:ascii="Times New Roman" w:hAnsi="Times New Roman"/>
          </w:rPr>
          <w:t xml:space="preserve"> </w:t>
        </w:r>
      </w:ins>
      <w:ins w:id="3886" w:author="Cara Cardinale" w:date="2025-03-02T13:56:00Z">
        <w:r w:rsidRPr="00A25529">
          <w:rPr>
            <w:rFonts w:ascii="Times New Roman" w:hAnsi="Times New Roman"/>
            <w:u w:val="single"/>
            <w:rPrChange w:id="3887" w:author="Cara Cardinale" w:date="2025-03-04T10:36:00Z">
              <w:rPr>
                <w:rFonts w:ascii="Arial" w:hAnsi="Arial"/>
                <w:sz w:val="22"/>
                <w:u w:val="single"/>
              </w:rPr>
            </w:rPrChange>
          </w:rPr>
          <w:t>Proxies</w:t>
        </w:r>
        <w:r w:rsidRPr="00A25529">
          <w:rPr>
            <w:rFonts w:ascii="Times New Roman" w:hAnsi="Times New Roman"/>
            <w:rPrChange w:id="3888" w:author="Cara Cardinale" w:date="2025-03-04T10:36:00Z">
              <w:rPr>
                <w:rFonts w:ascii="Arial" w:hAnsi="Arial"/>
                <w:sz w:val="22"/>
              </w:rPr>
            </w:rPrChange>
          </w:rPr>
          <w:t>. Every Member entitled to vote at a meeting of Members or to express consent or dissent without a meeting may authorize another Member to act for him or her by written or electronic proxy. Every completed proxy must be returned to the Secretary. No proxy shall be valid for more than &lt;finstr&gt;[number of months]&lt;/finstr&gt; months unless otherwise provided by the proxy, and may be revoked by the Member executing it.</w:t>
        </w:r>
      </w:ins>
    </w:p>
    <w:p w14:paraId="2F100393" w14:textId="77777777" w:rsidR="00CF6A36" w:rsidRPr="00A25529" w:rsidRDefault="00CF6A36" w:rsidP="00CF6A36">
      <w:pPr>
        <w:ind w:left="1440" w:hanging="1440"/>
        <w:rPr>
          <w:ins w:id="3889" w:author="Cara Cardinale" w:date="2025-03-02T13:56:00Z"/>
          <w:rFonts w:ascii="Times New Roman" w:hAnsi="Times New Roman"/>
          <w:rPrChange w:id="3890" w:author="Cara Cardinale" w:date="2025-03-04T10:36:00Z">
            <w:rPr>
              <w:ins w:id="3891" w:author="Cara Cardinale" w:date="2025-03-02T13:56:00Z"/>
              <w:rFonts w:ascii="Arial" w:hAnsi="Arial"/>
              <w:sz w:val="22"/>
            </w:rPr>
          </w:rPrChange>
        </w:rPr>
      </w:pPr>
    </w:p>
    <w:p w14:paraId="1465E583" w14:textId="77777777" w:rsidR="00CF6A36" w:rsidRPr="00A25529" w:rsidRDefault="00CF6A36" w:rsidP="00EB1C22">
      <w:pPr>
        <w:numPr>
          <w:ilvl w:val="0"/>
          <w:numId w:val="9"/>
        </w:numPr>
        <w:rPr>
          <w:ins w:id="3892" w:author="Cara Cardinale" w:date="2025-03-02T13:56:00Z"/>
          <w:rFonts w:ascii="Times New Roman" w:hAnsi="Times New Roman"/>
          <w:rPrChange w:id="3893" w:author="Cara Cardinale" w:date="2025-03-04T10:36:00Z">
            <w:rPr>
              <w:ins w:id="3894" w:author="Cara Cardinale" w:date="2025-03-02T13:56:00Z"/>
              <w:rFonts w:ascii="Arial" w:hAnsi="Arial"/>
              <w:sz w:val="22"/>
            </w:rPr>
          </w:rPrChange>
        </w:rPr>
        <w:pPrChange w:id="3895" w:author="Cara Cardinale" w:date="2025-03-04T10:24:00Z">
          <w:pPr>
            <w:numPr>
              <w:numId w:val="9"/>
            </w:numPr>
            <w:ind w:left="1440" w:hanging="360"/>
          </w:pPr>
        </w:pPrChange>
      </w:pPr>
      <w:ins w:id="3896" w:author="Cara Cardinale" w:date="2025-03-02T13:56:00Z">
        <w:r w:rsidRPr="00A25529">
          <w:rPr>
            <w:rFonts w:ascii="Times New Roman" w:hAnsi="Times New Roman"/>
            <w:u w:val="single"/>
            <w:rPrChange w:id="3897" w:author="Cara Cardinale" w:date="2025-03-04T10:36:00Z">
              <w:rPr>
                <w:rFonts w:ascii="Arial" w:hAnsi="Arial"/>
                <w:sz w:val="22"/>
                <w:u w:val="single"/>
              </w:rPr>
            </w:rPrChange>
          </w:rPr>
          <w:t>Waiver of Notice</w:t>
        </w:r>
        <w:r w:rsidRPr="00A25529">
          <w:rPr>
            <w:rFonts w:ascii="Times New Roman" w:hAnsi="Times New Roman"/>
            <w:rPrChange w:id="3898" w:author="Cara Cardinale" w:date="2025-03-04T10:36:00Z">
              <w:rPr>
                <w:rFonts w:ascii="Arial" w:hAnsi="Arial"/>
                <w:sz w:val="22"/>
              </w:rPr>
            </w:rPrChange>
          </w:rPr>
          <w:t>. Notice of a meeting need not be given to any Member, or Director, or Committee member who submits a signed written or electronic waiver thereof whether before, during or after the meeting nor to any such member who attends the meetings without protesting, prior thereto or at its commencement, the lack of notice to him or her.</w:t>
        </w:r>
      </w:ins>
    </w:p>
    <w:p w14:paraId="24229487" w14:textId="77777777" w:rsidR="00CF6A36" w:rsidRPr="00A25529" w:rsidRDefault="00CF6A36" w:rsidP="00CF6A36">
      <w:pPr>
        <w:rPr>
          <w:ins w:id="3899" w:author="Cara Cardinale" w:date="2025-03-02T13:56:00Z"/>
          <w:rFonts w:ascii="Times New Roman" w:hAnsi="Times New Roman"/>
          <w:rPrChange w:id="3900" w:author="Cara Cardinale" w:date="2025-03-04T10:36:00Z">
            <w:rPr>
              <w:ins w:id="3901" w:author="Cara Cardinale" w:date="2025-03-02T13:56:00Z"/>
              <w:rFonts w:ascii="Arial" w:hAnsi="Arial"/>
              <w:sz w:val="22"/>
            </w:rPr>
          </w:rPrChange>
        </w:rPr>
      </w:pPr>
    </w:p>
    <w:p w14:paraId="5DA8D2E3" w14:textId="77777777" w:rsidR="00CF6A36" w:rsidRPr="00A25529" w:rsidRDefault="00CF6A36" w:rsidP="00EB1C22">
      <w:pPr>
        <w:numPr>
          <w:ilvl w:val="0"/>
          <w:numId w:val="9"/>
        </w:numPr>
        <w:rPr>
          <w:ins w:id="3902" w:author="Cara Cardinale" w:date="2025-03-02T13:56:00Z"/>
          <w:rFonts w:ascii="Times New Roman" w:hAnsi="Times New Roman"/>
          <w:rPrChange w:id="3903" w:author="Cara Cardinale" w:date="2025-03-04T10:36:00Z">
            <w:rPr>
              <w:ins w:id="3904" w:author="Cara Cardinale" w:date="2025-03-02T13:56:00Z"/>
              <w:rFonts w:ascii="Arial" w:hAnsi="Arial"/>
              <w:sz w:val="22"/>
            </w:rPr>
          </w:rPrChange>
        </w:rPr>
        <w:pPrChange w:id="3905" w:author="Cara Cardinale" w:date="2025-03-04T10:24:00Z">
          <w:pPr>
            <w:numPr>
              <w:numId w:val="9"/>
            </w:numPr>
            <w:ind w:left="1440" w:hanging="360"/>
          </w:pPr>
        </w:pPrChange>
      </w:pPr>
      <w:ins w:id="3906" w:author="Cara Cardinale" w:date="2025-03-02T13:56:00Z">
        <w:r w:rsidRPr="00A25529">
          <w:rPr>
            <w:rFonts w:ascii="Times New Roman" w:hAnsi="Times New Roman"/>
            <w:u w:val="single"/>
            <w:rPrChange w:id="3907" w:author="Cara Cardinale" w:date="2025-03-04T10:36:00Z">
              <w:rPr>
                <w:rFonts w:ascii="Arial" w:hAnsi="Arial"/>
                <w:sz w:val="22"/>
                <w:u w:val="single"/>
              </w:rPr>
            </w:rPrChange>
          </w:rPr>
          <w:t>Annual Calendar</w:t>
        </w:r>
        <w:r w:rsidRPr="00A25529">
          <w:rPr>
            <w:rFonts w:ascii="Times New Roman" w:hAnsi="Times New Roman"/>
            <w:rPrChange w:id="3908" w:author="Cara Cardinale" w:date="2025-03-04T10:36:00Z">
              <w:rPr>
                <w:rFonts w:ascii="Arial" w:hAnsi="Arial"/>
                <w:sz w:val="22"/>
              </w:rPr>
            </w:rPrChange>
          </w:rPr>
          <w:t>. The President and Vice President(s) shall, prior to &lt;finstr&gt;[specification of date]&lt;/finstr&gt; of each year, prepare a calendar of meetings and activities scheduled for the Club year. The calendar shall be circulated to the Members promptly. The calendar may be changed by the Board during the year.</w:t>
        </w:r>
      </w:ins>
    </w:p>
    <w:p w14:paraId="30AF321F" w14:textId="77777777" w:rsidR="00CF6A36" w:rsidRPr="00A25529" w:rsidRDefault="00CF6A36" w:rsidP="00CF6A36">
      <w:pPr>
        <w:rPr>
          <w:ins w:id="3909" w:author="Cara Cardinale" w:date="2025-03-02T13:56:00Z"/>
          <w:rFonts w:ascii="Times New Roman" w:hAnsi="Times New Roman"/>
          <w:rPrChange w:id="3910" w:author="Cara Cardinale" w:date="2025-03-04T10:36:00Z">
            <w:rPr>
              <w:ins w:id="3911" w:author="Cara Cardinale" w:date="2025-03-02T13:56:00Z"/>
              <w:rFonts w:ascii="Arial" w:hAnsi="Arial"/>
              <w:sz w:val="22"/>
            </w:rPr>
          </w:rPrChange>
        </w:rPr>
      </w:pPr>
    </w:p>
    <w:p w14:paraId="4C229911" w14:textId="77777777" w:rsidR="00CF6A36" w:rsidRPr="00A25529" w:rsidRDefault="00CF6A36" w:rsidP="00CF6A36">
      <w:pPr>
        <w:rPr>
          <w:ins w:id="3912" w:author="Cara Cardinale" w:date="2025-03-02T13:56:00Z"/>
          <w:rFonts w:ascii="Times New Roman" w:hAnsi="Times New Roman"/>
          <w:rPrChange w:id="3913" w:author="Cara Cardinale" w:date="2025-03-04T10:36:00Z">
            <w:rPr>
              <w:ins w:id="3914" w:author="Cara Cardinale" w:date="2025-03-02T13:56:00Z"/>
              <w:rFonts w:ascii="Arial" w:hAnsi="Arial"/>
              <w:sz w:val="22"/>
            </w:rPr>
          </w:rPrChange>
        </w:rPr>
      </w:pPr>
    </w:p>
    <w:p w14:paraId="6656F7CA" w14:textId="77777777" w:rsidR="00CF6A36" w:rsidRPr="00A25529" w:rsidRDefault="00CF6A36" w:rsidP="00CF6A36">
      <w:pPr>
        <w:jc w:val="center"/>
        <w:rPr>
          <w:ins w:id="3915" w:author="Cara Cardinale" w:date="2025-03-02T13:56:00Z"/>
          <w:rFonts w:ascii="Times New Roman" w:hAnsi="Times New Roman"/>
          <w:u w:val="single"/>
          <w:rPrChange w:id="3916" w:author="Cara Cardinale" w:date="2025-03-04T10:36:00Z">
            <w:rPr>
              <w:ins w:id="3917" w:author="Cara Cardinale" w:date="2025-03-02T13:56:00Z"/>
              <w:rFonts w:ascii="Arial" w:hAnsi="Arial"/>
              <w:sz w:val="22"/>
              <w:u w:val="single"/>
            </w:rPr>
          </w:rPrChange>
        </w:rPr>
      </w:pPr>
      <w:ins w:id="3918" w:author="Cara Cardinale" w:date="2025-03-02T13:56:00Z">
        <w:r w:rsidRPr="00A25529">
          <w:rPr>
            <w:rFonts w:ascii="Times New Roman" w:hAnsi="Times New Roman"/>
            <w:u w:val="single"/>
            <w:rPrChange w:id="3919" w:author="Cara Cardinale" w:date="2025-03-04T10:36:00Z">
              <w:rPr>
                <w:rFonts w:ascii="Arial" w:hAnsi="Arial"/>
                <w:sz w:val="22"/>
                <w:u w:val="single"/>
              </w:rPr>
            </w:rPrChange>
          </w:rPr>
          <w:t>ARTICLE VI: Elections</w:t>
        </w:r>
      </w:ins>
    </w:p>
    <w:p w14:paraId="316CFFB0" w14:textId="77777777" w:rsidR="00CF6A36" w:rsidRPr="00A25529" w:rsidRDefault="00CF6A36" w:rsidP="00CF6A36">
      <w:pPr>
        <w:jc w:val="center"/>
        <w:rPr>
          <w:ins w:id="3920" w:author="Cara Cardinale" w:date="2025-03-02T13:56:00Z"/>
          <w:rFonts w:ascii="Times New Roman" w:hAnsi="Times New Roman"/>
          <w:u w:val="single"/>
          <w:rPrChange w:id="3921" w:author="Cara Cardinale" w:date="2025-03-04T10:36:00Z">
            <w:rPr>
              <w:ins w:id="3922" w:author="Cara Cardinale" w:date="2025-03-02T13:56:00Z"/>
              <w:rFonts w:ascii="Arial" w:hAnsi="Arial"/>
              <w:sz w:val="22"/>
              <w:u w:val="single"/>
            </w:rPr>
          </w:rPrChange>
        </w:rPr>
      </w:pPr>
    </w:p>
    <w:p w14:paraId="3D99CDB7" w14:textId="77777777" w:rsidR="00CF6A36" w:rsidRPr="00A25529" w:rsidRDefault="00CF6A36" w:rsidP="00EB1C22">
      <w:pPr>
        <w:numPr>
          <w:ilvl w:val="0"/>
          <w:numId w:val="11"/>
        </w:numPr>
        <w:rPr>
          <w:ins w:id="3923" w:author="Cara Cardinale" w:date="2025-03-02T13:56:00Z"/>
          <w:rFonts w:ascii="Times New Roman" w:hAnsi="Times New Roman"/>
          <w:rPrChange w:id="3924" w:author="Cara Cardinale" w:date="2025-03-04T10:36:00Z">
            <w:rPr>
              <w:ins w:id="3925" w:author="Cara Cardinale" w:date="2025-03-02T13:56:00Z"/>
              <w:rFonts w:ascii="Arial" w:hAnsi="Arial"/>
              <w:sz w:val="22"/>
            </w:rPr>
          </w:rPrChange>
        </w:rPr>
        <w:pPrChange w:id="3926" w:author="Cara Cardinale" w:date="2025-03-04T10:24:00Z">
          <w:pPr>
            <w:numPr>
              <w:numId w:val="11"/>
            </w:numPr>
            <w:ind w:left="1440" w:hanging="360"/>
          </w:pPr>
        </w:pPrChange>
      </w:pPr>
      <w:ins w:id="3927" w:author="Cara Cardinale" w:date="2025-03-02T13:56:00Z">
        <w:r w:rsidRPr="00A25529">
          <w:rPr>
            <w:rFonts w:ascii="Times New Roman" w:hAnsi="Times New Roman"/>
            <w:u w:val="single"/>
            <w:rPrChange w:id="3928" w:author="Cara Cardinale" w:date="2025-03-04T10:36:00Z">
              <w:rPr>
                <w:rFonts w:ascii="Arial" w:hAnsi="Arial"/>
                <w:sz w:val="22"/>
                <w:u w:val="single"/>
              </w:rPr>
            </w:rPrChange>
          </w:rPr>
          <w:t>Officers</w:t>
        </w:r>
        <w:r w:rsidRPr="00A25529">
          <w:rPr>
            <w:rFonts w:ascii="Times New Roman" w:hAnsi="Times New Roman"/>
            <w:rPrChange w:id="3929" w:author="Cara Cardinale" w:date="2025-03-04T10:36:00Z">
              <w:rPr>
                <w:rFonts w:ascii="Arial" w:hAnsi="Arial"/>
                <w:sz w:val="22"/>
              </w:rPr>
            </w:rPrChange>
          </w:rPr>
          <w:t xml:space="preserve">. The Officers shall be elected by the Members at the Annual Meeting or, at the discretion of the Board, by email, electronic, or postal mail ballot, and shall hold office until their successors shall be duly elected and qualified. </w:t>
        </w:r>
      </w:ins>
    </w:p>
    <w:p w14:paraId="5075C9F5" w14:textId="77777777" w:rsidR="00CF6A36" w:rsidRPr="00A25529" w:rsidRDefault="00CF6A36" w:rsidP="00CF6A36">
      <w:pPr>
        <w:ind w:left="1440" w:hanging="1440"/>
        <w:rPr>
          <w:ins w:id="3930" w:author="Cara Cardinale" w:date="2025-03-02T13:56:00Z"/>
          <w:rFonts w:ascii="Times New Roman" w:hAnsi="Times New Roman"/>
          <w:rPrChange w:id="3931" w:author="Cara Cardinale" w:date="2025-03-04T10:36:00Z">
            <w:rPr>
              <w:ins w:id="3932" w:author="Cara Cardinale" w:date="2025-03-02T13:56:00Z"/>
              <w:rFonts w:ascii="Arial" w:hAnsi="Arial"/>
              <w:sz w:val="22"/>
            </w:rPr>
          </w:rPrChange>
        </w:rPr>
      </w:pPr>
    </w:p>
    <w:p w14:paraId="51D1AC19" w14:textId="77777777" w:rsidR="00CF6A36" w:rsidRPr="00A25529" w:rsidRDefault="00CF6A36" w:rsidP="00EB1C22">
      <w:pPr>
        <w:numPr>
          <w:ilvl w:val="0"/>
          <w:numId w:val="11"/>
        </w:numPr>
        <w:rPr>
          <w:ins w:id="3933" w:author="Cara Cardinale" w:date="2025-03-02T13:56:00Z"/>
          <w:rFonts w:ascii="Times New Roman" w:hAnsi="Times New Roman"/>
          <w:rPrChange w:id="3934" w:author="Cara Cardinale" w:date="2025-03-04T10:36:00Z">
            <w:rPr>
              <w:ins w:id="3935" w:author="Cara Cardinale" w:date="2025-03-02T13:56:00Z"/>
              <w:rFonts w:ascii="Arial" w:hAnsi="Arial"/>
              <w:sz w:val="22"/>
            </w:rPr>
          </w:rPrChange>
        </w:rPr>
        <w:pPrChange w:id="3936" w:author="Cara Cardinale" w:date="2025-03-04T10:24:00Z">
          <w:pPr>
            <w:numPr>
              <w:numId w:val="11"/>
            </w:numPr>
            <w:ind w:left="1440" w:hanging="360"/>
          </w:pPr>
        </w:pPrChange>
      </w:pPr>
      <w:ins w:id="3937" w:author="Cara Cardinale" w:date="2025-03-02T13:56:00Z">
        <w:r w:rsidRPr="00A25529">
          <w:rPr>
            <w:rFonts w:ascii="Times New Roman" w:hAnsi="Times New Roman"/>
            <w:u w:val="single"/>
            <w:rPrChange w:id="3938" w:author="Cara Cardinale" w:date="2025-03-04T10:36:00Z">
              <w:rPr>
                <w:rFonts w:ascii="Arial" w:hAnsi="Arial"/>
                <w:sz w:val="22"/>
                <w:u w:val="single"/>
              </w:rPr>
            </w:rPrChange>
          </w:rPr>
          <w:t>At-Large Directors</w:t>
        </w:r>
        <w:r w:rsidRPr="00A25529">
          <w:rPr>
            <w:rFonts w:ascii="Times New Roman" w:hAnsi="Times New Roman"/>
            <w:rPrChange w:id="3939" w:author="Cara Cardinale" w:date="2025-03-04T10:36:00Z">
              <w:rPr>
                <w:rFonts w:ascii="Arial" w:hAnsi="Arial"/>
                <w:sz w:val="22"/>
              </w:rPr>
            </w:rPrChange>
          </w:rPr>
          <w:t>. At each Annual Meeting, or at the discretion of the Board, by email, electronic, or postal mail ballot, At-Large Directors shall be elected by the Members for a term of &lt;finstr&gt;[number of years]&lt;/finstr&gt; years to succeed the class whose term then expires.</w:t>
        </w:r>
      </w:ins>
    </w:p>
    <w:p w14:paraId="73C40ABA" w14:textId="77777777" w:rsidR="00CF6A36" w:rsidRPr="00A25529" w:rsidRDefault="00CF6A36" w:rsidP="00CF6A36">
      <w:pPr>
        <w:ind w:left="1440" w:hanging="1440"/>
        <w:rPr>
          <w:ins w:id="3940" w:author="Cara Cardinale" w:date="2025-03-02T13:56:00Z"/>
          <w:rFonts w:ascii="Times New Roman" w:hAnsi="Times New Roman"/>
          <w:rPrChange w:id="3941" w:author="Cara Cardinale" w:date="2025-03-04T10:36:00Z">
            <w:rPr>
              <w:ins w:id="3942" w:author="Cara Cardinale" w:date="2025-03-02T13:56:00Z"/>
              <w:rFonts w:ascii="Arial" w:hAnsi="Arial"/>
              <w:sz w:val="22"/>
            </w:rPr>
          </w:rPrChange>
        </w:rPr>
      </w:pPr>
    </w:p>
    <w:p w14:paraId="42DC84FF" w14:textId="77777777" w:rsidR="00CF6A36" w:rsidRPr="00A25529" w:rsidRDefault="00CF6A36" w:rsidP="00EB1C22">
      <w:pPr>
        <w:numPr>
          <w:ilvl w:val="0"/>
          <w:numId w:val="11"/>
        </w:numPr>
        <w:rPr>
          <w:ins w:id="3943" w:author="Cara Cardinale" w:date="2025-03-02T13:56:00Z"/>
          <w:rFonts w:ascii="Times New Roman" w:hAnsi="Times New Roman"/>
          <w:rPrChange w:id="3944" w:author="Cara Cardinale" w:date="2025-03-04T10:36:00Z">
            <w:rPr>
              <w:ins w:id="3945" w:author="Cara Cardinale" w:date="2025-03-02T13:56:00Z"/>
              <w:rFonts w:ascii="Arial" w:hAnsi="Arial"/>
              <w:sz w:val="22"/>
            </w:rPr>
          </w:rPrChange>
        </w:rPr>
        <w:pPrChange w:id="3946" w:author="Cara Cardinale" w:date="2025-03-04T10:25:00Z">
          <w:pPr>
            <w:numPr>
              <w:numId w:val="11"/>
            </w:numPr>
            <w:ind w:left="1440" w:hanging="360"/>
          </w:pPr>
        </w:pPrChange>
      </w:pPr>
      <w:ins w:id="3947" w:author="Cara Cardinale" w:date="2025-03-02T13:56:00Z">
        <w:r w:rsidRPr="00A25529">
          <w:rPr>
            <w:rFonts w:ascii="Times New Roman" w:hAnsi="Times New Roman"/>
            <w:u w:val="single"/>
            <w:rPrChange w:id="3948" w:author="Cara Cardinale" w:date="2025-03-04T10:36:00Z">
              <w:rPr>
                <w:rFonts w:ascii="Arial" w:hAnsi="Arial"/>
                <w:sz w:val="22"/>
                <w:u w:val="single"/>
              </w:rPr>
            </w:rPrChange>
          </w:rPr>
          <w:t>Nominating Committee</w:t>
        </w:r>
        <w:r w:rsidRPr="00A25529">
          <w:rPr>
            <w:rFonts w:ascii="Times New Roman" w:hAnsi="Times New Roman"/>
            <w:rPrChange w:id="3949" w:author="Cara Cardinale" w:date="2025-03-04T10:36:00Z">
              <w:rPr>
                <w:rFonts w:ascii="Arial" w:hAnsi="Arial"/>
                <w:sz w:val="22"/>
              </w:rPr>
            </w:rPrChange>
          </w:rPr>
          <w:t xml:space="preserve">. The Nominating Committee shall consist of the &lt;finstr&gt;[titles of officers]&lt;/finstr&gt; and at least one (1) other Member in good standing (who shall not be an Officer or Board member) who shall be appointed by the Chair, all of whom shall be &lt;finstr&gt;[name of college]&lt;/finstr&gt; Alumni. The committee shall consist of an odd number of members. The duty of the Nominating Committee shall be to nominate a slate of Officers and Directors, to be voted upon at the Annual Meeting. The President shall appoint a Chair who has had at least </w:t>
        </w:r>
      </w:ins>
      <w:ins w:id="3950" w:author="Cara Cardinale" w:date="2025-03-04T10:25:00Z">
        <w:r w:rsidR="00EB1C22" w:rsidRPr="00A25529">
          <w:rPr>
            <w:rFonts w:ascii="Times New Roman" w:hAnsi="Times New Roman"/>
          </w:rPr>
          <w:t>&lt;finstr&gt;[text number of years]&lt;/finstr&gt;</w:t>
        </w:r>
      </w:ins>
      <w:ins w:id="3951" w:author="Cara Cardinale" w:date="2025-03-02T13:56:00Z">
        <w:r w:rsidRPr="00A25529">
          <w:rPr>
            <w:rFonts w:ascii="Times New Roman" w:hAnsi="Times New Roman"/>
            <w:rPrChange w:id="3952" w:author="Cara Cardinale" w:date="2025-03-04T10:36:00Z">
              <w:rPr>
                <w:rFonts w:ascii="Arial" w:hAnsi="Arial"/>
                <w:sz w:val="22"/>
              </w:rPr>
            </w:rPrChange>
          </w:rPr>
          <w:t xml:space="preserve"> (</w:t>
        </w:r>
      </w:ins>
      <w:ins w:id="3953" w:author="Cara Cardinale" w:date="2025-03-04T10:25:00Z">
        <w:r w:rsidR="00EB1C22" w:rsidRPr="00A25529">
          <w:rPr>
            <w:rFonts w:ascii="Times New Roman" w:hAnsi="Times New Roman"/>
          </w:rPr>
          <w:t>&lt;finstr&gt;[number of years]&lt;/finstr&gt;</w:t>
        </w:r>
      </w:ins>
      <w:ins w:id="3954" w:author="Cara Cardinale" w:date="2025-03-02T13:56:00Z">
        <w:r w:rsidRPr="00A25529">
          <w:rPr>
            <w:rFonts w:ascii="Times New Roman" w:hAnsi="Times New Roman"/>
            <w:rPrChange w:id="3955" w:author="Cara Cardinale" w:date="2025-03-04T10:36:00Z">
              <w:rPr>
                <w:rFonts w:ascii="Arial" w:hAnsi="Arial"/>
                <w:sz w:val="22"/>
              </w:rPr>
            </w:rPrChange>
          </w:rPr>
          <w:t>) years of active involvement with the Club, and who is not otherwise a current Board member.</w:t>
        </w:r>
      </w:ins>
    </w:p>
    <w:p w14:paraId="20E6F531" w14:textId="77777777" w:rsidR="00CF6A36" w:rsidRPr="00A25529" w:rsidRDefault="00CF6A36" w:rsidP="00CF6A36">
      <w:pPr>
        <w:ind w:left="1440" w:hanging="1440"/>
        <w:rPr>
          <w:ins w:id="3956" w:author="Cara Cardinale" w:date="2025-03-02T13:56:00Z"/>
          <w:rFonts w:ascii="Times New Roman" w:hAnsi="Times New Roman"/>
          <w:rPrChange w:id="3957" w:author="Cara Cardinale" w:date="2025-03-04T10:36:00Z">
            <w:rPr>
              <w:ins w:id="3958" w:author="Cara Cardinale" w:date="2025-03-02T13:56:00Z"/>
              <w:rFonts w:ascii="Arial" w:hAnsi="Arial"/>
              <w:sz w:val="22"/>
            </w:rPr>
          </w:rPrChange>
        </w:rPr>
      </w:pPr>
    </w:p>
    <w:p w14:paraId="57592860" w14:textId="77777777" w:rsidR="00CF6A36" w:rsidRPr="00A25529" w:rsidRDefault="00CF6A36" w:rsidP="00EB1C22">
      <w:pPr>
        <w:numPr>
          <w:ilvl w:val="0"/>
          <w:numId w:val="11"/>
        </w:numPr>
        <w:rPr>
          <w:ins w:id="3959" w:author="Cara Cardinale" w:date="2025-03-02T13:56:00Z"/>
          <w:rFonts w:ascii="Times New Roman" w:hAnsi="Times New Roman"/>
          <w:rPrChange w:id="3960" w:author="Cara Cardinale" w:date="2025-03-04T10:36:00Z">
            <w:rPr>
              <w:ins w:id="3961" w:author="Cara Cardinale" w:date="2025-03-02T13:56:00Z"/>
              <w:rFonts w:ascii="Arial" w:hAnsi="Arial"/>
              <w:sz w:val="22"/>
            </w:rPr>
          </w:rPrChange>
        </w:rPr>
        <w:pPrChange w:id="3962" w:author="Cara Cardinale" w:date="2025-03-04T10:25:00Z">
          <w:pPr>
            <w:numPr>
              <w:numId w:val="11"/>
            </w:numPr>
            <w:ind w:left="1440" w:hanging="360"/>
          </w:pPr>
        </w:pPrChange>
      </w:pPr>
      <w:ins w:id="3963" w:author="Cara Cardinale" w:date="2025-03-02T13:56:00Z">
        <w:r w:rsidRPr="00A25529">
          <w:rPr>
            <w:rFonts w:ascii="Times New Roman" w:hAnsi="Times New Roman"/>
            <w:u w:val="single"/>
            <w:rPrChange w:id="3964" w:author="Cara Cardinale" w:date="2025-03-04T10:36:00Z">
              <w:rPr>
                <w:rFonts w:ascii="Arial" w:hAnsi="Arial"/>
                <w:sz w:val="22"/>
                <w:u w:val="single"/>
              </w:rPr>
            </w:rPrChange>
          </w:rPr>
          <w:t>Other Nominations</w:t>
        </w:r>
        <w:r w:rsidRPr="00A25529">
          <w:rPr>
            <w:rFonts w:ascii="Times New Roman" w:hAnsi="Times New Roman"/>
            <w:rPrChange w:id="3965" w:author="Cara Cardinale" w:date="2025-03-04T10:36:00Z">
              <w:rPr>
                <w:rFonts w:ascii="Arial" w:hAnsi="Arial"/>
                <w:sz w:val="22"/>
              </w:rPr>
            </w:rPrChange>
          </w:rPr>
          <w:t>. Other nominations, in addition to those submitted by the Nominating Committee, must be filed with the President or the Secretary no later than &lt;finstr&gt;[date of filing]&lt;/finstr&gt;  on written petition of &lt;finstr&gt;[text number of members]&lt;/finstr&gt; (&lt;finstr&gt;[number of members]&lt;/finstr&gt;) Members in good standing. No nominations will be received from the floor.</w:t>
        </w:r>
      </w:ins>
    </w:p>
    <w:p w14:paraId="126EC0F9" w14:textId="77777777" w:rsidR="00CF6A36" w:rsidRPr="00A25529" w:rsidRDefault="00CF6A36" w:rsidP="00CF6A36">
      <w:pPr>
        <w:ind w:left="1440" w:hanging="1440"/>
        <w:rPr>
          <w:ins w:id="3966" w:author="Cara Cardinale" w:date="2025-03-02T13:56:00Z"/>
          <w:rFonts w:ascii="Times New Roman" w:hAnsi="Times New Roman"/>
          <w:rPrChange w:id="3967" w:author="Cara Cardinale" w:date="2025-03-04T10:36:00Z">
            <w:rPr>
              <w:ins w:id="3968" w:author="Cara Cardinale" w:date="2025-03-02T13:56:00Z"/>
              <w:rFonts w:ascii="Arial" w:hAnsi="Arial"/>
              <w:sz w:val="22"/>
            </w:rPr>
          </w:rPrChange>
        </w:rPr>
      </w:pPr>
    </w:p>
    <w:p w14:paraId="3DEDB89E" w14:textId="77777777" w:rsidR="00CF6A36" w:rsidRPr="00A25529" w:rsidRDefault="00CF6A36" w:rsidP="00EB1C22">
      <w:pPr>
        <w:numPr>
          <w:ilvl w:val="0"/>
          <w:numId w:val="11"/>
        </w:numPr>
        <w:jc w:val="both"/>
        <w:rPr>
          <w:ins w:id="3969" w:author="Cara Cardinale" w:date="2025-03-02T13:56:00Z"/>
          <w:rFonts w:ascii="Times New Roman" w:hAnsi="Times New Roman"/>
          <w:rPrChange w:id="3970" w:author="Cara Cardinale" w:date="2025-03-04T10:36:00Z">
            <w:rPr>
              <w:ins w:id="3971" w:author="Cara Cardinale" w:date="2025-03-02T13:56:00Z"/>
              <w:rFonts w:ascii="Arial" w:hAnsi="Arial"/>
              <w:sz w:val="22"/>
            </w:rPr>
          </w:rPrChange>
        </w:rPr>
        <w:pPrChange w:id="3972" w:author="Cara Cardinale" w:date="2025-03-04T10:25:00Z">
          <w:pPr>
            <w:numPr>
              <w:numId w:val="11"/>
            </w:numPr>
            <w:ind w:left="2160" w:hanging="720"/>
            <w:jc w:val="both"/>
          </w:pPr>
        </w:pPrChange>
      </w:pPr>
      <w:ins w:id="3973" w:author="Cara Cardinale" w:date="2025-03-02T13:56:00Z">
        <w:r w:rsidRPr="00A25529">
          <w:rPr>
            <w:rFonts w:ascii="Times New Roman" w:hAnsi="Times New Roman"/>
            <w:u w:val="single"/>
            <w:rPrChange w:id="3974" w:author="Cara Cardinale" w:date="2025-03-04T10:36:00Z">
              <w:rPr>
                <w:rFonts w:ascii="Arial" w:hAnsi="Arial"/>
                <w:sz w:val="22"/>
                <w:u w:val="single"/>
              </w:rPr>
            </w:rPrChange>
          </w:rPr>
          <w:t>Voting and Election</w:t>
        </w:r>
        <w:r w:rsidRPr="00A25529">
          <w:rPr>
            <w:rFonts w:ascii="Times New Roman" w:hAnsi="Times New Roman"/>
            <w:rPrChange w:id="3975" w:author="Cara Cardinale" w:date="2025-03-04T10:36:00Z">
              <w:rPr>
                <w:rFonts w:ascii="Arial" w:hAnsi="Arial"/>
                <w:sz w:val="22"/>
              </w:rPr>
            </w:rPrChange>
          </w:rPr>
          <w:t>. Officers and Directors shall be elected by a majority</w:t>
        </w:r>
      </w:ins>
    </w:p>
    <w:p w14:paraId="63D06D06" w14:textId="77777777" w:rsidR="00CF6A36" w:rsidRPr="00A25529" w:rsidRDefault="00CF6A36" w:rsidP="00CF6A36">
      <w:pPr>
        <w:ind w:left="2160" w:hanging="720"/>
        <w:jc w:val="both"/>
        <w:rPr>
          <w:ins w:id="3976" w:author="Cara Cardinale" w:date="2025-03-02T13:56:00Z"/>
          <w:rFonts w:ascii="Times New Roman" w:hAnsi="Times New Roman"/>
          <w:rPrChange w:id="3977" w:author="Cara Cardinale" w:date="2025-03-04T10:36:00Z">
            <w:rPr>
              <w:ins w:id="3978" w:author="Cara Cardinale" w:date="2025-03-02T13:56:00Z"/>
              <w:rFonts w:ascii="Arial" w:hAnsi="Arial"/>
              <w:sz w:val="22"/>
            </w:rPr>
          </w:rPrChange>
        </w:rPr>
      </w:pPr>
      <w:ins w:id="3979" w:author="Cara Cardinale" w:date="2025-03-02T13:56:00Z">
        <w:r w:rsidRPr="00A25529">
          <w:rPr>
            <w:rFonts w:ascii="Times New Roman" w:hAnsi="Times New Roman"/>
            <w:rPrChange w:id="3980" w:author="Cara Cardinale" w:date="2025-03-04T10:36:00Z">
              <w:rPr>
                <w:rFonts w:ascii="Arial" w:hAnsi="Arial"/>
                <w:sz w:val="22"/>
              </w:rPr>
            </w:rPrChange>
          </w:rPr>
          <w:t>of the votes cast. The President may serve no more than &lt;finstr&gt;[number of</w:t>
        </w:r>
      </w:ins>
    </w:p>
    <w:p w14:paraId="4DF36109" w14:textId="77777777" w:rsidR="00CF6A36" w:rsidRPr="00A25529" w:rsidRDefault="00CF6A36" w:rsidP="00CF6A36">
      <w:pPr>
        <w:ind w:left="2160" w:hanging="720"/>
        <w:jc w:val="both"/>
        <w:rPr>
          <w:ins w:id="3981" w:author="Cara Cardinale" w:date="2025-03-02T13:56:00Z"/>
          <w:rFonts w:ascii="Times New Roman" w:hAnsi="Times New Roman"/>
          <w:rPrChange w:id="3982" w:author="Cara Cardinale" w:date="2025-03-04T10:36:00Z">
            <w:rPr>
              <w:ins w:id="3983" w:author="Cara Cardinale" w:date="2025-03-02T13:56:00Z"/>
              <w:rFonts w:ascii="Arial" w:hAnsi="Arial"/>
              <w:sz w:val="22"/>
            </w:rPr>
          </w:rPrChange>
        </w:rPr>
      </w:pPr>
      <w:ins w:id="3984" w:author="Cara Cardinale" w:date="2025-03-02T13:56:00Z">
        <w:r w:rsidRPr="00A25529">
          <w:rPr>
            <w:rFonts w:ascii="Times New Roman" w:hAnsi="Times New Roman"/>
            <w:rPrChange w:id="3985" w:author="Cara Cardinale" w:date="2025-03-04T10:36:00Z">
              <w:rPr>
                <w:rFonts w:ascii="Arial" w:hAnsi="Arial"/>
                <w:sz w:val="22"/>
              </w:rPr>
            </w:rPrChange>
          </w:rPr>
          <w:t>terms]&lt;/finstr&gt; consecutive terms.</w:t>
        </w:r>
      </w:ins>
    </w:p>
    <w:p w14:paraId="0CDE78A7" w14:textId="77777777" w:rsidR="00CF6A36" w:rsidRPr="00A25529" w:rsidRDefault="00CF6A36" w:rsidP="00CF6A36">
      <w:pPr>
        <w:rPr>
          <w:ins w:id="3986" w:author="Cara Cardinale" w:date="2025-03-02T13:56:00Z"/>
          <w:rFonts w:ascii="Times New Roman" w:hAnsi="Times New Roman"/>
          <w:rPrChange w:id="3987" w:author="Cara Cardinale" w:date="2025-03-04T10:36:00Z">
            <w:rPr>
              <w:ins w:id="3988" w:author="Cara Cardinale" w:date="2025-03-02T13:56:00Z"/>
              <w:rFonts w:ascii="Arial" w:hAnsi="Arial"/>
              <w:sz w:val="22"/>
            </w:rPr>
          </w:rPrChange>
        </w:rPr>
      </w:pPr>
    </w:p>
    <w:p w14:paraId="4DC7651A" w14:textId="77777777" w:rsidR="00CF6A36" w:rsidRPr="00A25529" w:rsidRDefault="00CF6A36" w:rsidP="00CF6A36">
      <w:pPr>
        <w:rPr>
          <w:ins w:id="3989" w:author="Cara Cardinale" w:date="2025-03-02T13:56:00Z"/>
          <w:rFonts w:ascii="Times New Roman" w:hAnsi="Times New Roman"/>
          <w:rPrChange w:id="3990" w:author="Cara Cardinale" w:date="2025-03-04T10:36:00Z">
            <w:rPr>
              <w:ins w:id="3991" w:author="Cara Cardinale" w:date="2025-03-02T13:56:00Z"/>
              <w:rFonts w:ascii="Arial" w:hAnsi="Arial"/>
              <w:sz w:val="22"/>
            </w:rPr>
          </w:rPrChange>
        </w:rPr>
      </w:pPr>
    </w:p>
    <w:p w14:paraId="757E6664" w14:textId="77777777" w:rsidR="00CF6A36" w:rsidRPr="00A25529" w:rsidRDefault="00CF6A36" w:rsidP="00CF6A36">
      <w:pPr>
        <w:jc w:val="center"/>
        <w:rPr>
          <w:ins w:id="3992" w:author="Cara Cardinale" w:date="2025-03-02T13:56:00Z"/>
          <w:rFonts w:ascii="Times New Roman" w:hAnsi="Times New Roman"/>
          <w:u w:val="single"/>
          <w:rPrChange w:id="3993" w:author="Cara Cardinale" w:date="2025-03-04T10:36:00Z">
            <w:rPr>
              <w:ins w:id="3994" w:author="Cara Cardinale" w:date="2025-03-02T13:56:00Z"/>
              <w:rFonts w:ascii="Arial" w:hAnsi="Arial"/>
              <w:sz w:val="22"/>
              <w:u w:val="single"/>
            </w:rPr>
          </w:rPrChange>
        </w:rPr>
      </w:pPr>
      <w:ins w:id="3995" w:author="Cara Cardinale" w:date="2025-03-02T13:56:00Z">
        <w:r w:rsidRPr="00A25529">
          <w:rPr>
            <w:rFonts w:ascii="Times New Roman" w:hAnsi="Times New Roman"/>
            <w:u w:val="single"/>
            <w:rPrChange w:id="3996" w:author="Cara Cardinale" w:date="2025-03-04T10:36:00Z">
              <w:rPr>
                <w:rFonts w:ascii="Arial" w:hAnsi="Arial"/>
                <w:sz w:val="22"/>
                <w:u w:val="single"/>
              </w:rPr>
            </w:rPrChange>
          </w:rPr>
          <w:t>ARTICLE VII: Committees</w:t>
        </w:r>
      </w:ins>
    </w:p>
    <w:p w14:paraId="0D2B0344" w14:textId="77777777" w:rsidR="00CF6A36" w:rsidRPr="00A25529" w:rsidRDefault="00CF6A36" w:rsidP="00CF6A36">
      <w:pPr>
        <w:jc w:val="center"/>
        <w:rPr>
          <w:ins w:id="3997" w:author="Cara Cardinale" w:date="2025-03-02T13:56:00Z"/>
          <w:rFonts w:ascii="Times New Roman" w:hAnsi="Times New Roman"/>
          <w:u w:val="single"/>
          <w:rPrChange w:id="3998" w:author="Cara Cardinale" w:date="2025-03-04T10:36:00Z">
            <w:rPr>
              <w:ins w:id="3999" w:author="Cara Cardinale" w:date="2025-03-02T13:56:00Z"/>
              <w:rFonts w:ascii="Arial" w:hAnsi="Arial"/>
              <w:sz w:val="22"/>
              <w:u w:val="single"/>
            </w:rPr>
          </w:rPrChange>
        </w:rPr>
      </w:pPr>
    </w:p>
    <w:p w14:paraId="462901C6" w14:textId="77777777" w:rsidR="00CF6A36" w:rsidRPr="00A25529" w:rsidRDefault="00CF6A36" w:rsidP="00EB1C22">
      <w:pPr>
        <w:numPr>
          <w:ilvl w:val="0"/>
          <w:numId w:val="12"/>
        </w:numPr>
        <w:rPr>
          <w:ins w:id="4000" w:author="Cara Cardinale" w:date="2025-03-02T13:56:00Z"/>
          <w:rFonts w:ascii="Times New Roman" w:hAnsi="Times New Roman"/>
          <w:rPrChange w:id="4001" w:author="Cara Cardinale" w:date="2025-03-04T10:36:00Z">
            <w:rPr>
              <w:ins w:id="4002" w:author="Cara Cardinale" w:date="2025-03-02T13:56:00Z"/>
              <w:rFonts w:ascii="Arial" w:hAnsi="Arial"/>
              <w:sz w:val="22"/>
            </w:rPr>
          </w:rPrChange>
        </w:rPr>
        <w:pPrChange w:id="4003" w:author="Cara Cardinale" w:date="2025-03-04T10:26:00Z">
          <w:pPr>
            <w:numPr>
              <w:numId w:val="12"/>
            </w:numPr>
            <w:ind w:left="1440" w:hanging="360"/>
          </w:pPr>
        </w:pPrChange>
      </w:pPr>
      <w:ins w:id="4004" w:author="Cara Cardinale" w:date="2025-03-02T13:56:00Z">
        <w:r w:rsidRPr="00A25529">
          <w:rPr>
            <w:rFonts w:ascii="Times New Roman" w:hAnsi="Times New Roman"/>
            <w:u w:val="single"/>
            <w:rPrChange w:id="4005" w:author="Cara Cardinale" w:date="2025-03-04T10:36:00Z">
              <w:rPr>
                <w:rFonts w:ascii="Arial" w:hAnsi="Arial"/>
                <w:sz w:val="22"/>
                <w:u w:val="single"/>
              </w:rPr>
            </w:rPrChange>
          </w:rPr>
          <w:t>Committees of the Board</w:t>
        </w:r>
        <w:r w:rsidRPr="00A25529">
          <w:rPr>
            <w:rFonts w:ascii="Times New Roman" w:hAnsi="Times New Roman"/>
            <w:rPrChange w:id="4006" w:author="Cara Cardinale" w:date="2025-03-04T10:36:00Z">
              <w:rPr>
                <w:rFonts w:ascii="Arial" w:hAnsi="Arial"/>
                <w:sz w:val="22"/>
              </w:rPr>
            </w:rPrChange>
          </w:rPr>
          <w:t>. The Board may, in its discretion, by resolution adopted by a majority of the entire Board, designate from among its members an Executive Committee, and other standing or special committees, each of which shall consist of three or more Members in good standing. All committees exist at the discretion of the Board and shall be responsible to the Board. Each committee shall make a report of their activities to the Board, and shall observe such other procedures as are prescribed by the Board.</w:t>
        </w:r>
      </w:ins>
    </w:p>
    <w:p w14:paraId="2E35DA01" w14:textId="77777777" w:rsidR="00CF6A36" w:rsidRPr="00A25529" w:rsidRDefault="00CF6A36" w:rsidP="00CF6A36">
      <w:pPr>
        <w:rPr>
          <w:ins w:id="4007" w:author="Cara Cardinale" w:date="2025-03-02T13:56:00Z"/>
          <w:rFonts w:ascii="Times New Roman" w:hAnsi="Times New Roman"/>
          <w:rPrChange w:id="4008" w:author="Cara Cardinale" w:date="2025-03-04T10:36:00Z">
            <w:rPr>
              <w:ins w:id="4009" w:author="Cara Cardinale" w:date="2025-03-02T13:56:00Z"/>
              <w:rFonts w:ascii="Arial" w:hAnsi="Arial"/>
              <w:sz w:val="22"/>
            </w:rPr>
          </w:rPrChange>
        </w:rPr>
      </w:pPr>
    </w:p>
    <w:p w14:paraId="62F9205E" w14:textId="77777777" w:rsidR="00CF6A36" w:rsidRPr="00A25529" w:rsidRDefault="00CF6A36" w:rsidP="00CF6A36">
      <w:pPr>
        <w:ind w:left="1440"/>
        <w:rPr>
          <w:ins w:id="4010" w:author="Cara Cardinale" w:date="2025-03-02T13:56:00Z"/>
          <w:rFonts w:ascii="Times New Roman" w:hAnsi="Times New Roman"/>
          <w:rPrChange w:id="4011" w:author="Cara Cardinale" w:date="2025-03-04T10:36:00Z">
            <w:rPr>
              <w:ins w:id="4012" w:author="Cara Cardinale" w:date="2025-03-02T13:56:00Z"/>
              <w:rFonts w:ascii="Arial" w:hAnsi="Arial"/>
              <w:sz w:val="22"/>
            </w:rPr>
          </w:rPrChange>
        </w:rPr>
      </w:pPr>
      <w:ins w:id="4013" w:author="Cara Cardinale" w:date="2025-03-02T13:56:00Z">
        <w:r w:rsidRPr="00A25529">
          <w:rPr>
            <w:rFonts w:ascii="Times New Roman" w:hAnsi="Times New Roman"/>
            <w:rPrChange w:id="4014" w:author="Cara Cardinale" w:date="2025-03-04T10:36:00Z">
              <w:rPr>
                <w:rFonts w:ascii="Arial" w:hAnsi="Arial"/>
                <w:sz w:val="22"/>
              </w:rPr>
            </w:rPrChange>
          </w:rPr>
          <w:t>The Board may designate one or more Directors as alternative members of any such Committee, who may replace any absent member or members at any meeting of such Committee.</w:t>
        </w:r>
      </w:ins>
    </w:p>
    <w:p w14:paraId="0A5BA558" w14:textId="77777777" w:rsidR="00CF6A36" w:rsidRPr="00A25529" w:rsidRDefault="00CF6A36" w:rsidP="00CF6A36">
      <w:pPr>
        <w:ind w:left="1440"/>
        <w:rPr>
          <w:ins w:id="4015" w:author="Cara Cardinale" w:date="2025-03-02T13:56:00Z"/>
          <w:rFonts w:ascii="Times New Roman" w:hAnsi="Times New Roman"/>
          <w:rPrChange w:id="4016" w:author="Cara Cardinale" w:date="2025-03-04T10:36:00Z">
            <w:rPr>
              <w:ins w:id="4017" w:author="Cara Cardinale" w:date="2025-03-02T13:56:00Z"/>
              <w:rFonts w:ascii="Arial" w:hAnsi="Arial"/>
              <w:sz w:val="22"/>
            </w:rPr>
          </w:rPrChange>
        </w:rPr>
      </w:pPr>
    </w:p>
    <w:p w14:paraId="78E2E9B9" w14:textId="77777777" w:rsidR="00CF6A36" w:rsidRPr="00A25529" w:rsidRDefault="00CF6A36" w:rsidP="00CF6A36">
      <w:pPr>
        <w:ind w:left="1440"/>
        <w:rPr>
          <w:ins w:id="4018" w:author="Cara Cardinale" w:date="2025-03-02T13:56:00Z"/>
          <w:rFonts w:ascii="Times New Roman" w:hAnsi="Times New Roman"/>
          <w:rPrChange w:id="4019" w:author="Cara Cardinale" w:date="2025-03-04T10:36:00Z">
            <w:rPr>
              <w:ins w:id="4020" w:author="Cara Cardinale" w:date="2025-03-02T13:56:00Z"/>
              <w:rFonts w:ascii="Arial" w:hAnsi="Arial"/>
              <w:sz w:val="22"/>
            </w:rPr>
          </w:rPrChange>
        </w:rPr>
      </w:pPr>
      <w:ins w:id="4021" w:author="Cara Cardinale" w:date="2025-03-02T13:56:00Z">
        <w:r w:rsidRPr="00A25529">
          <w:rPr>
            <w:rFonts w:ascii="Times New Roman" w:hAnsi="Times New Roman"/>
            <w:rPrChange w:id="4022" w:author="Cara Cardinale" w:date="2025-03-04T10:36:00Z">
              <w:rPr>
                <w:rFonts w:ascii="Arial" w:hAnsi="Arial"/>
                <w:sz w:val="22"/>
              </w:rPr>
            </w:rPrChange>
          </w:rPr>
          <w:t>Any action required or permitted to be taken by a Committee of the Board may be taken without a meeting if all members of the Committee consent in writing to the adoption of a resolution authorizing such action. The resolution and the written consents shall be filed with the proceedings of the Committee.</w:t>
        </w:r>
      </w:ins>
    </w:p>
    <w:p w14:paraId="342D465C" w14:textId="77777777" w:rsidR="00CF6A36" w:rsidRPr="00A25529" w:rsidRDefault="00CF6A36" w:rsidP="00CF6A36">
      <w:pPr>
        <w:ind w:left="1440"/>
        <w:rPr>
          <w:ins w:id="4023" w:author="Cara Cardinale" w:date="2025-03-02T13:56:00Z"/>
          <w:rFonts w:ascii="Times New Roman" w:hAnsi="Times New Roman"/>
          <w:rPrChange w:id="4024" w:author="Cara Cardinale" w:date="2025-03-04T10:36:00Z">
            <w:rPr>
              <w:ins w:id="4025" w:author="Cara Cardinale" w:date="2025-03-02T13:56:00Z"/>
              <w:rFonts w:ascii="Arial" w:hAnsi="Arial"/>
              <w:sz w:val="22"/>
            </w:rPr>
          </w:rPrChange>
        </w:rPr>
      </w:pPr>
    </w:p>
    <w:p w14:paraId="47F0FD7B" w14:textId="77777777" w:rsidR="00CF6A36" w:rsidRPr="00A25529" w:rsidRDefault="00CF6A36" w:rsidP="00CF6A36">
      <w:pPr>
        <w:ind w:left="1440"/>
        <w:rPr>
          <w:ins w:id="4026" w:author="Cara Cardinale" w:date="2025-03-02T13:56:00Z"/>
          <w:rFonts w:ascii="Times New Roman" w:hAnsi="Times New Roman"/>
          <w:rPrChange w:id="4027" w:author="Cara Cardinale" w:date="2025-03-04T10:36:00Z">
            <w:rPr>
              <w:ins w:id="4028" w:author="Cara Cardinale" w:date="2025-03-02T13:56:00Z"/>
              <w:rFonts w:ascii="Arial" w:hAnsi="Arial"/>
              <w:sz w:val="22"/>
            </w:rPr>
          </w:rPrChange>
        </w:rPr>
      </w:pPr>
      <w:ins w:id="4029" w:author="Cara Cardinale" w:date="2025-03-02T13:56:00Z">
        <w:r w:rsidRPr="00A25529">
          <w:rPr>
            <w:rFonts w:ascii="Times New Roman" w:hAnsi="Times New Roman"/>
            <w:rPrChange w:id="4030" w:author="Cara Cardinale" w:date="2025-03-04T10:36:00Z">
              <w:rPr>
                <w:rFonts w:ascii="Arial" w:hAnsi="Arial"/>
                <w:sz w:val="22"/>
              </w:rPr>
            </w:rPrChange>
          </w:rPr>
          <w:t xml:space="preserve">All other Committees of the Board shall have those powers conferred upon them by the Board, except that no Committee shall have power: </w:t>
        </w:r>
      </w:ins>
    </w:p>
    <w:p w14:paraId="03392B28" w14:textId="77777777" w:rsidR="00CF6A36" w:rsidRPr="00A25529" w:rsidRDefault="00CF6A36" w:rsidP="00CF6A36">
      <w:pPr>
        <w:ind w:left="1440"/>
        <w:rPr>
          <w:ins w:id="4031" w:author="Cara Cardinale" w:date="2025-03-02T13:56:00Z"/>
          <w:rFonts w:ascii="Times New Roman" w:hAnsi="Times New Roman"/>
          <w:rPrChange w:id="4032" w:author="Cara Cardinale" w:date="2025-03-04T10:36:00Z">
            <w:rPr>
              <w:ins w:id="4033" w:author="Cara Cardinale" w:date="2025-03-02T13:56:00Z"/>
              <w:rFonts w:ascii="Arial" w:hAnsi="Arial"/>
              <w:sz w:val="22"/>
            </w:rPr>
          </w:rPrChange>
        </w:rPr>
      </w:pPr>
    </w:p>
    <w:p w14:paraId="43395E58" w14:textId="77777777" w:rsidR="00CF6A36" w:rsidRPr="00A25529" w:rsidRDefault="00CF6A36" w:rsidP="00CF6A36">
      <w:pPr>
        <w:widowControl/>
        <w:numPr>
          <w:ilvl w:val="0"/>
          <w:numId w:val="3"/>
        </w:numPr>
        <w:autoSpaceDE/>
        <w:autoSpaceDN/>
        <w:adjustRightInd/>
        <w:ind w:left="1800" w:hanging="360"/>
        <w:rPr>
          <w:ins w:id="4034" w:author="Cara Cardinale" w:date="2025-03-02T13:56:00Z"/>
          <w:rFonts w:ascii="Times New Roman" w:hAnsi="Times New Roman"/>
          <w:rPrChange w:id="4035" w:author="Cara Cardinale" w:date="2025-03-04T10:36:00Z">
            <w:rPr>
              <w:ins w:id="4036" w:author="Cara Cardinale" w:date="2025-03-02T13:56:00Z"/>
              <w:rFonts w:ascii="Arial" w:hAnsi="Arial"/>
              <w:sz w:val="22"/>
            </w:rPr>
          </w:rPrChange>
        </w:rPr>
      </w:pPr>
      <w:ins w:id="4037" w:author="Cara Cardinale" w:date="2025-03-02T13:56:00Z">
        <w:r w:rsidRPr="00A25529">
          <w:rPr>
            <w:rFonts w:ascii="Times New Roman" w:hAnsi="Times New Roman"/>
            <w:rPrChange w:id="4038" w:author="Cara Cardinale" w:date="2025-03-04T10:36:00Z">
              <w:rPr>
                <w:rFonts w:ascii="Arial" w:hAnsi="Arial"/>
                <w:sz w:val="22"/>
              </w:rPr>
            </w:rPrChange>
          </w:rPr>
          <w:t xml:space="preserve">to fill vacancies in the Board or in any Committee thereof; </w:t>
        </w:r>
      </w:ins>
    </w:p>
    <w:p w14:paraId="0AE53462" w14:textId="77777777" w:rsidR="00CF6A36" w:rsidRPr="00A25529" w:rsidRDefault="00CF6A36" w:rsidP="00CF6A36">
      <w:pPr>
        <w:ind w:left="1800" w:hanging="360"/>
        <w:rPr>
          <w:ins w:id="4039" w:author="Cara Cardinale" w:date="2025-03-02T13:56:00Z"/>
          <w:rFonts w:ascii="Times New Roman" w:hAnsi="Times New Roman"/>
          <w:rPrChange w:id="4040" w:author="Cara Cardinale" w:date="2025-03-04T10:36:00Z">
            <w:rPr>
              <w:ins w:id="4041" w:author="Cara Cardinale" w:date="2025-03-02T13:56:00Z"/>
              <w:rFonts w:ascii="Arial" w:hAnsi="Arial"/>
              <w:sz w:val="22"/>
            </w:rPr>
          </w:rPrChange>
        </w:rPr>
      </w:pPr>
    </w:p>
    <w:p w14:paraId="161758FD" w14:textId="77777777" w:rsidR="00CF6A36" w:rsidRPr="00A25529" w:rsidRDefault="00CF6A36" w:rsidP="00CF6A36">
      <w:pPr>
        <w:widowControl/>
        <w:numPr>
          <w:ilvl w:val="0"/>
          <w:numId w:val="3"/>
        </w:numPr>
        <w:autoSpaceDE/>
        <w:autoSpaceDN/>
        <w:adjustRightInd/>
        <w:ind w:left="1800" w:hanging="360"/>
        <w:rPr>
          <w:ins w:id="4042" w:author="Cara Cardinale" w:date="2025-03-02T13:56:00Z"/>
          <w:rFonts w:ascii="Times New Roman" w:hAnsi="Times New Roman"/>
          <w:rPrChange w:id="4043" w:author="Cara Cardinale" w:date="2025-03-04T10:36:00Z">
            <w:rPr>
              <w:ins w:id="4044" w:author="Cara Cardinale" w:date="2025-03-02T13:56:00Z"/>
              <w:rFonts w:ascii="Arial" w:hAnsi="Arial"/>
              <w:sz w:val="22"/>
            </w:rPr>
          </w:rPrChange>
        </w:rPr>
      </w:pPr>
      <w:ins w:id="4045" w:author="Cara Cardinale" w:date="2025-03-02T13:56:00Z">
        <w:r w:rsidRPr="00A25529">
          <w:rPr>
            <w:rFonts w:ascii="Times New Roman" w:hAnsi="Times New Roman"/>
            <w:rPrChange w:id="4046" w:author="Cara Cardinale" w:date="2025-03-04T10:36:00Z">
              <w:rPr>
                <w:rFonts w:ascii="Arial" w:hAnsi="Arial"/>
                <w:sz w:val="22"/>
              </w:rPr>
            </w:rPrChange>
          </w:rPr>
          <w:t xml:space="preserve">to fix compensation of Directors for service on the Board or any Committee thereof; </w:t>
        </w:r>
      </w:ins>
    </w:p>
    <w:p w14:paraId="18BD9D08" w14:textId="77777777" w:rsidR="00CF6A36" w:rsidRPr="00A25529" w:rsidRDefault="00CF6A36" w:rsidP="00CF6A36">
      <w:pPr>
        <w:ind w:left="1800" w:hanging="360"/>
        <w:rPr>
          <w:ins w:id="4047" w:author="Cara Cardinale" w:date="2025-03-02T13:56:00Z"/>
          <w:rFonts w:ascii="Times New Roman" w:hAnsi="Times New Roman"/>
          <w:rPrChange w:id="4048" w:author="Cara Cardinale" w:date="2025-03-04T10:36:00Z">
            <w:rPr>
              <w:ins w:id="4049" w:author="Cara Cardinale" w:date="2025-03-02T13:56:00Z"/>
              <w:rFonts w:ascii="Arial" w:hAnsi="Arial"/>
              <w:sz w:val="22"/>
            </w:rPr>
          </w:rPrChange>
        </w:rPr>
      </w:pPr>
    </w:p>
    <w:p w14:paraId="3D3DFB72" w14:textId="77777777" w:rsidR="00CF6A36" w:rsidRPr="00A25529" w:rsidRDefault="00CF6A36" w:rsidP="00CF6A36">
      <w:pPr>
        <w:widowControl/>
        <w:numPr>
          <w:ilvl w:val="0"/>
          <w:numId w:val="3"/>
        </w:numPr>
        <w:autoSpaceDE/>
        <w:autoSpaceDN/>
        <w:adjustRightInd/>
        <w:ind w:left="1800" w:hanging="360"/>
        <w:rPr>
          <w:ins w:id="4050" w:author="Cara Cardinale" w:date="2025-03-02T13:56:00Z"/>
          <w:rFonts w:ascii="Times New Roman" w:hAnsi="Times New Roman"/>
          <w:rPrChange w:id="4051" w:author="Cara Cardinale" w:date="2025-03-04T10:36:00Z">
            <w:rPr>
              <w:ins w:id="4052" w:author="Cara Cardinale" w:date="2025-03-02T13:56:00Z"/>
              <w:rFonts w:ascii="Arial" w:hAnsi="Arial"/>
              <w:sz w:val="22"/>
            </w:rPr>
          </w:rPrChange>
        </w:rPr>
      </w:pPr>
      <w:ins w:id="4053" w:author="Cara Cardinale" w:date="2025-03-02T13:56:00Z">
        <w:r w:rsidRPr="00A25529">
          <w:rPr>
            <w:rFonts w:ascii="Times New Roman" w:hAnsi="Times New Roman"/>
            <w:rPrChange w:id="4054" w:author="Cara Cardinale" w:date="2025-03-04T10:36:00Z">
              <w:rPr>
                <w:rFonts w:ascii="Arial" w:hAnsi="Arial"/>
                <w:sz w:val="22"/>
              </w:rPr>
            </w:rPrChange>
          </w:rPr>
          <w:t>to repeal, amend or adopt these By</w:t>
        </w:r>
      </w:ins>
      <w:ins w:id="4055" w:author="Cara Cardinale" w:date="2025-03-04T08:18:00Z">
        <w:r w:rsidR="00BE0AE6" w:rsidRPr="00A25529">
          <w:rPr>
            <w:rFonts w:ascii="Times New Roman" w:hAnsi="Times New Roman"/>
            <w:rPrChange w:id="4056" w:author="Cara Cardinale" w:date="2025-03-04T10:36:00Z">
              <w:rPr>
                <w:rFonts w:ascii="Arial" w:hAnsi="Arial"/>
              </w:rPr>
            </w:rPrChange>
          </w:rPr>
          <w:t>l</w:t>
        </w:r>
      </w:ins>
      <w:ins w:id="4057" w:author="Cara Cardinale" w:date="2025-03-02T13:56:00Z">
        <w:r w:rsidRPr="00A25529">
          <w:rPr>
            <w:rFonts w:ascii="Times New Roman" w:hAnsi="Times New Roman"/>
            <w:rPrChange w:id="4058" w:author="Cara Cardinale" w:date="2025-03-04T10:36:00Z">
              <w:rPr>
                <w:rFonts w:ascii="Arial" w:hAnsi="Arial"/>
                <w:sz w:val="22"/>
              </w:rPr>
            </w:rPrChange>
          </w:rPr>
          <w:t xml:space="preserve">aws; </w:t>
        </w:r>
      </w:ins>
    </w:p>
    <w:p w14:paraId="0DE41F75" w14:textId="77777777" w:rsidR="00CF6A36" w:rsidRPr="00A25529" w:rsidRDefault="00CF6A36" w:rsidP="00CF6A36">
      <w:pPr>
        <w:ind w:left="1800" w:hanging="360"/>
        <w:rPr>
          <w:ins w:id="4059" w:author="Cara Cardinale" w:date="2025-03-02T13:56:00Z"/>
          <w:rFonts w:ascii="Times New Roman" w:hAnsi="Times New Roman"/>
          <w:rPrChange w:id="4060" w:author="Cara Cardinale" w:date="2025-03-04T10:36:00Z">
            <w:rPr>
              <w:ins w:id="4061" w:author="Cara Cardinale" w:date="2025-03-02T13:56:00Z"/>
              <w:rFonts w:ascii="Arial" w:hAnsi="Arial"/>
              <w:sz w:val="22"/>
            </w:rPr>
          </w:rPrChange>
        </w:rPr>
      </w:pPr>
    </w:p>
    <w:p w14:paraId="03977338" w14:textId="77777777" w:rsidR="00CF6A36" w:rsidRPr="00A25529" w:rsidRDefault="00CF6A36" w:rsidP="00CF6A36">
      <w:pPr>
        <w:widowControl/>
        <w:numPr>
          <w:ilvl w:val="0"/>
          <w:numId w:val="3"/>
        </w:numPr>
        <w:autoSpaceDE/>
        <w:autoSpaceDN/>
        <w:adjustRightInd/>
        <w:ind w:left="1800" w:hanging="360"/>
        <w:rPr>
          <w:ins w:id="4062" w:author="Cara Cardinale" w:date="2025-03-02T13:56:00Z"/>
          <w:rFonts w:ascii="Times New Roman" w:hAnsi="Times New Roman"/>
          <w:rPrChange w:id="4063" w:author="Cara Cardinale" w:date="2025-03-04T10:36:00Z">
            <w:rPr>
              <w:ins w:id="4064" w:author="Cara Cardinale" w:date="2025-03-02T13:56:00Z"/>
              <w:rFonts w:ascii="Arial" w:hAnsi="Arial"/>
              <w:sz w:val="22"/>
            </w:rPr>
          </w:rPrChange>
        </w:rPr>
      </w:pPr>
      <w:ins w:id="4065" w:author="Cara Cardinale" w:date="2025-03-02T13:56:00Z">
        <w:r w:rsidRPr="00A25529">
          <w:rPr>
            <w:rFonts w:ascii="Times New Roman" w:hAnsi="Times New Roman"/>
            <w:rPrChange w:id="4066" w:author="Cara Cardinale" w:date="2025-03-04T10:36:00Z">
              <w:rPr>
                <w:rFonts w:ascii="Arial" w:hAnsi="Arial"/>
                <w:sz w:val="22"/>
              </w:rPr>
            </w:rPrChange>
          </w:rPr>
          <w:t xml:space="preserve">to amend or repeal any Board resolution which does not, by its terms, make it amendable or repealable by such Committee; or </w:t>
        </w:r>
      </w:ins>
    </w:p>
    <w:p w14:paraId="642BE928" w14:textId="77777777" w:rsidR="00CF6A36" w:rsidRPr="00A25529" w:rsidRDefault="00CF6A36" w:rsidP="00CF6A36">
      <w:pPr>
        <w:ind w:left="1800" w:hanging="360"/>
        <w:rPr>
          <w:ins w:id="4067" w:author="Cara Cardinale" w:date="2025-03-02T13:56:00Z"/>
          <w:rFonts w:ascii="Times New Roman" w:hAnsi="Times New Roman"/>
          <w:rPrChange w:id="4068" w:author="Cara Cardinale" w:date="2025-03-04T10:36:00Z">
            <w:rPr>
              <w:ins w:id="4069" w:author="Cara Cardinale" w:date="2025-03-02T13:56:00Z"/>
              <w:rFonts w:ascii="Arial" w:hAnsi="Arial"/>
              <w:sz w:val="22"/>
            </w:rPr>
          </w:rPrChange>
        </w:rPr>
      </w:pPr>
    </w:p>
    <w:p w14:paraId="039C9E1E" w14:textId="77777777" w:rsidR="00CF6A36" w:rsidRPr="00A25529" w:rsidRDefault="00CF6A36" w:rsidP="00CF6A36">
      <w:pPr>
        <w:ind w:left="1800" w:hanging="360"/>
        <w:rPr>
          <w:ins w:id="4070" w:author="Cara Cardinale" w:date="2025-03-02T13:56:00Z"/>
          <w:rFonts w:ascii="Times New Roman" w:hAnsi="Times New Roman"/>
          <w:rPrChange w:id="4071" w:author="Cara Cardinale" w:date="2025-03-04T10:36:00Z">
            <w:rPr>
              <w:ins w:id="4072" w:author="Cara Cardinale" w:date="2025-03-02T13:56:00Z"/>
              <w:rFonts w:ascii="Arial" w:hAnsi="Arial"/>
              <w:sz w:val="22"/>
            </w:rPr>
          </w:rPrChange>
        </w:rPr>
      </w:pPr>
      <w:ins w:id="4073" w:author="Cara Cardinale" w:date="2025-03-02T13:56:00Z">
        <w:r w:rsidRPr="00A25529">
          <w:rPr>
            <w:rFonts w:ascii="Times New Roman" w:hAnsi="Times New Roman"/>
            <w:rPrChange w:id="4074" w:author="Cara Cardinale" w:date="2025-03-04T10:36:00Z">
              <w:rPr>
                <w:rFonts w:ascii="Arial" w:hAnsi="Arial"/>
                <w:sz w:val="22"/>
              </w:rPr>
            </w:rPrChange>
          </w:rPr>
          <w:t>(e)</w:t>
        </w:r>
        <w:r w:rsidRPr="00BD0DFB">
          <w:rPr>
            <w:rFonts w:ascii="Times New Roman" w:hAnsi="Times New Roman"/>
          </w:rPr>
          <w:tab/>
        </w:r>
        <w:r w:rsidRPr="00A25529">
          <w:rPr>
            <w:rFonts w:ascii="Times New Roman" w:hAnsi="Times New Roman"/>
            <w:rPrChange w:id="4075" w:author="Cara Cardinale" w:date="2025-03-04T10:36:00Z">
              <w:rPr>
                <w:rFonts w:ascii="Arial" w:hAnsi="Arial"/>
                <w:sz w:val="22"/>
              </w:rPr>
            </w:rPrChange>
          </w:rPr>
          <w:t>to remove or fix the compensation of Officers who are elected or appointed by the Board.</w:t>
        </w:r>
      </w:ins>
    </w:p>
    <w:p w14:paraId="2A6A9EAB" w14:textId="77777777" w:rsidR="00CF6A36" w:rsidRPr="00A25529" w:rsidRDefault="00CF6A36" w:rsidP="00CF6A36">
      <w:pPr>
        <w:ind w:left="1800" w:hanging="360"/>
        <w:rPr>
          <w:ins w:id="4076" w:author="Cara Cardinale" w:date="2025-03-02T13:56:00Z"/>
          <w:rFonts w:ascii="Times New Roman" w:hAnsi="Times New Roman"/>
          <w:rPrChange w:id="4077" w:author="Cara Cardinale" w:date="2025-03-04T10:36:00Z">
            <w:rPr>
              <w:ins w:id="4078" w:author="Cara Cardinale" w:date="2025-03-02T13:56:00Z"/>
              <w:rFonts w:ascii="Arial" w:hAnsi="Arial"/>
              <w:sz w:val="22"/>
            </w:rPr>
          </w:rPrChange>
        </w:rPr>
      </w:pPr>
    </w:p>
    <w:p w14:paraId="5755E1AF" w14:textId="77777777" w:rsidR="00CF6A36" w:rsidRPr="00A25529" w:rsidRDefault="00CF6A36" w:rsidP="00CF6A36">
      <w:pPr>
        <w:ind w:left="1440"/>
        <w:rPr>
          <w:ins w:id="4079" w:author="Cara Cardinale" w:date="2025-03-02T13:56:00Z"/>
          <w:rFonts w:ascii="Times New Roman" w:hAnsi="Times New Roman"/>
          <w:rPrChange w:id="4080" w:author="Cara Cardinale" w:date="2025-03-04T10:36:00Z">
            <w:rPr>
              <w:ins w:id="4081" w:author="Cara Cardinale" w:date="2025-03-02T13:56:00Z"/>
              <w:rFonts w:ascii="Arial" w:hAnsi="Arial"/>
              <w:sz w:val="22"/>
            </w:rPr>
          </w:rPrChange>
        </w:rPr>
      </w:pPr>
      <w:ins w:id="4082" w:author="Cara Cardinale" w:date="2025-03-02T13:56:00Z">
        <w:r w:rsidRPr="00A25529">
          <w:rPr>
            <w:rFonts w:ascii="Times New Roman" w:hAnsi="Times New Roman"/>
            <w:rPrChange w:id="4083" w:author="Cara Cardinale" w:date="2025-03-04T10:36:00Z">
              <w:rPr>
                <w:rFonts w:ascii="Arial" w:hAnsi="Arial"/>
                <w:sz w:val="22"/>
              </w:rPr>
            </w:rPrChange>
          </w:rPr>
          <w:t xml:space="preserve">2. </w:t>
        </w:r>
        <w:r w:rsidRPr="00A25529">
          <w:rPr>
            <w:rFonts w:ascii="Times New Roman" w:hAnsi="Times New Roman"/>
            <w:u w:val="single"/>
            <w:rPrChange w:id="4084" w:author="Cara Cardinale" w:date="2025-03-04T10:36:00Z">
              <w:rPr>
                <w:rFonts w:ascii="Arial" w:hAnsi="Arial"/>
                <w:sz w:val="22"/>
                <w:u w:val="single"/>
              </w:rPr>
            </w:rPrChange>
          </w:rPr>
          <w:t>Standing Committees</w:t>
        </w:r>
        <w:r w:rsidRPr="00A25529">
          <w:rPr>
            <w:rFonts w:ascii="Times New Roman" w:hAnsi="Times New Roman"/>
            <w:rPrChange w:id="4085" w:author="Cara Cardinale" w:date="2025-03-04T10:36:00Z">
              <w:rPr>
                <w:rFonts w:ascii="Arial" w:hAnsi="Arial"/>
                <w:sz w:val="22"/>
              </w:rPr>
            </w:rPrChange>
          </w:rPr>
          <w:t>. The following standing Committees shall be maintained:&lt;finstr&gt;[list of committees]&lt;/finstr&gt;. Specific duties of each of the standing Committees shall be determined by the Board.</w:t>
        </w:r>
      </w:ins>
    </w:p>
    <w:p w14:paraId="14BFCF11" w14:textId="77777777" w:rsidR="00CF6A36" w:rsidRPr="00A25529" w:rsidRDefault="00CF6A36" w:rsidP="00CF6A36">
      <w:pPr>
        <w:rPr>
          <w:ins w:id="4086" w:author="Cara Cardinale" w:date="2025-03-02T13:56:00Z"/>
          <w:rFonts w:ascii="Times New Roman" w:hAnsi="Times New Roman"/>
          <w:rPrChange w:id="4087" w:author="Cara Cardinale" w:date="2025-03-04T10:36:00Z">
            <w:rPr>
              <w:ins w:id="4088" w:author="Cara Cardinale" w:date="2025-03-02T13:56:00Z"/>
              <w:rFonts w:ascii="Arial" w:hAnsi="Arial"/>
              <w:sz w:val="22"/>
            </w:rPr>
          </w:rPrChange>
        </w:rPr>
      </w:pPr>
    </w:p>
    <w:p w14:paraId="1D778683" w14:textId="77777777" w:rsidR="00CF6A36" w:rsidRPr="00A25529" w:rsidRDefault="00CF6A36" w:rsidP="00CF6A36">
      <w:pPr>
        <w:ind w:left="1440"/>
        <w:rPr>
          <w:ins w:id="4089" w:author="Cara Cardinale" w:date="2025-03-02T13:56:00Z"/>
          <w:rFonts w:ascii="Times New Roman" w:hAnsi="Times New Roman"/>
          <w:rPrChange w:id="4090" w:author="Cara Cardinale" w:date="2025-03-04T10:36:00Z">
            <w:rPr>
              <w:ins w:id="4091" w:author="Cara Cardinale" w:date="2025-03-02T13:56:00Z"/>
              <w:rFonts w:ascii="Arial" w:hAnsi="Arial"/>
              <w:sz w:val="22"/>
            </w:rPr>
          </w:rPrChange>
        </w:rPr>
      </w:pPr>
      <w:ins w:id="4092" w:author="Cara Cardinale" w:date="2025-03-02T13:56:00Z">
        <w:r w:rsidRPr="00A25529">
          <w:rPr>
            <w:rFonts w:ascii="Times New Roman" w:hAnsi="Times New Roman"/>
            <w:rPrChange w:id="4093" w:author="Cara Cardinale" w:date="2025-03-04T10:36:00Z">
              <w:rPr>
                <w:rFonts w:ascii="Arial" w:hAnsi="Arial"/>
                <w:sz w:val="22"/>
              </w:rPr>
            </w:rPrChange>
          </w:rPr>
          <w:t>The President shall appoint the Chair of each Committee, who will, with the approval of the elected members of the Board, become voting members of the Board. Each committee Chair will, in coordination with the President, appoint and remove members of that Committee and any subcommittees or task forces.</w:t>
        </w:r>
      </w:ins>
    </w:p>
    <w:p w14:paraId="0D700012" w14:textId="77777777" w:rsidR="00CF6A36" w:rsidRPr="00A25529" w:rsidRDefault="00CF6A36" w:rsidP="00CF6A36">
      <w:pPr>
        <w:ind w:left="1440"/>
        <w:rPr>
          <w:ins w:id="4094" w:author="Cara Cardinale" w:date="2025-03-02T13:56:00Z"/>
          <w:rFonts w:ascii="Times New Roman" w:hAnsi="Times New Roman"/>
          <w:rPrChange w:id="4095" w:author="Cara Cardinale" w:date="2025-03-04T10:36:00Z">
            <w:rPr>
              <w:ins w:id="4096" w:author="Cara Cardinale" w:date="2025-03-02T13:56:00Z"/>
              <w:rFonts w:ascii="Arial" w:hAnsi="Arial"/>
              <w:sz w:val="22"/>
            </w:rPr>
          </w:rPrChange>
        </w:rPr>
      </w:pPr>
    </w:p>
    <w:p w14:paraId="1CBF7A06" w14:textId="77777777" w:rsidR="00CF6A36" w:rsidRPr="00A25529" w:rsidRDefault="00CF6A36" w:rsidP="00CF6A36">
      <w:pPr>
        <w:ind w:left="1440"/>
        <w:rPr>
          <w:ins w:id="4097" w:author="Cara Cardinale" w:date="2025-03-02T13:56:00Z"/>
          <w:rFonts w:ascii="Times New Roman" w:hAnsi="Times New Roman"/>
          <w:rPrChange w:id="4098" w:author="Cara Cardinale" w:date="2025-03-04T10:36:00Z">
            <w:rPr>
              <w:ins w:id="4099" w:author="Cara Cardinale" w:date="2025-03-02T13:56:00Z"/>
              <w:rFonts w:ascii="Arial" w:hAnsi="Arial"/>
              <w:sz w:val="22"/>
            </w:rPr>
          </w:rPrChange>
        </w:rPr>
      </w:pPr>
      <w:ins w:id="4100" w:author="Cara Cardinale" w:date="2025-03-02T13:56:00Z">
        <w:r w:rsidRPr="00BD0DFB">
          <w:rPr>
            <w:rFonts w:ascii="Times New Roman" w:hAnsi="Times New Roman"/>
          </w:rPr>
          <w:tab/>
        </w:r>
        <w:r w:rsidRPr="00A25529">
          <w:rPr>
            <w:rFonts w:ascii="Times New Roman" w:hAnsi="Times New Roman"/>
            <w:rPrChange w:id="4101" w:author="Cara Cardinale" w:date="2025-03-04T10:36:00Z">
              <w:rPr>
                <w:rFonts w:ascii="Arial" w:hAnsi="Arial"/>
                <w:sz w:val="22"/>
              </w:rPr>
            </w:rPrChange>
          </w:rPr>
          <w:t>&lt;finstr&gt;[List of committee names and description of functions]&lt;/finstr&gt;</w:t>
        </w:r>
      </w:ins>
    </w:p>
    <w:p w14:paraId="78B8F698" w14:textId="77777777" w:rsidR="00CF6A36" w:rsidRPr="00A25529" w:rsidRDefault="00CF6A36" w:rsidP="00CF6A36">
      <w:pPr>
        <w:rPr>
          <w:ins w:id="4102" w:author="Cara Cardinale" w:date="2025-03-02T13:56:00Z"/>
          <w:rFonts w:ascii="Times New Roman" w:hAnsi="Times New Roman"/>
          <w:rPrChange w:id="4103" w:author="Cara Cardinale" w:date="2025-03-04T10:36:00Z">
            <w:rPr>
              <w:ins w:id="4104" w:author="Cara Cardinale" w:date="2025-03-02T13:56:00Z"/>
              <w:rFonts w:ascii="Arial" w:hAnsi="Arial"/>
              <w:sz w:val="22"/>
            </w:rPr>
          </w:rPrChange>
        </w:rPr>
      </w:pPr>
    </w:p>
    <w:p w14:paraId="6AD90AD2" w14:textId="77777777" w:rsidR="00CF6A36" w:rsidRPr="00A25529" w:rsidRDefault="00CF6A36" w:rsidP="00CF6A36">
      <w:pPr>
        <w:ind w:left="1440" w:hanging="1440"/>
        <w:rPr>
          <w:ins w:id="4105" w:author="Cara Cardinale" w:date="2025-03-02T13:56:00Z"/>
          <w:rFonts w:ascii="Times New Roman" w:hAnsi="Times New Roman"/>
          <w:rPrChange w:id="4106" w:author="Cara Cardinale" w:date="2025-03-04T10:36:00Z">
            <w:rPr>
              <w:ins w:id="4107" w:author="Cara Cardinale" w:date="2025-03-02T13:56:00Z"/>
              <w:rFonts w:ascii="Arial" w:hAnsi="Arial"/>
              <w:sz w:val="22"/>
            </w:rPr>
          </w:rPrChange>
        </w:rPr>
      </w:pPr>
    </w:p>
    <w:p w14:paraId="2380FFD2" w14:textId="77777777" w:rsidR="00CF6A36" w:rsidRPr="00A25529" w:rsidRDefault="00CF6A36" w:rsidP="00CF6A36">
      <w:pPr>
        <w:ind w:left="1440"/>
        <w:rPr>
          <w:ins w:id="4108" w:author="Cara Cardinale" w:date="2025-03-02T13:56:00Z"/>
          <w:rFonts w:ascii="Times New Roman" w:hAnsi="Times New Roman"/>
          <w:rPrChange w:id="4109" w:author="Cara Cardinale" w:date="2025-03-04T10:36:00Z">
            <w:rPr>
              <w:ins w:id="4110" w:author="Cara Cardinale" w:date="2025-03-02T13:56:00Z"/>
              <w:rFonts w:ascii="Arial" w:hAnsi="Arial"/>
              <w:sz w:val="22"/>
            </w:rPr>
          </w:rPrChange>
        </w:rPr>
      </w:pPr>
      <w:ins w:id="4111" w:author="Cara Cardinale" w:date="2025-03-02T13:56:00Z">
        <w:r w:rsidRPr="00A25529">
          <w:rPr>
            <w:rFonts w:ascii="Times New Roman" w:hAnsi="Times New Roman"/>
            <w:rPrChange w:id="4112" w:author="Cara Cardinale" w:date="2025-03-04T10:36:00Z">
              <w:rPr>
                <w:rFonts w:ascii="Arial" w:hAnsi="Arial"/>
                <w:sz w:val="22"/>
              </w:rPr>
            </w:rPrChange>
          </w:rPr>
          <w:t xml:space="preserve">3. </w:t>
        </w:r>
        <w:r w:rsidRPr="00A25529">
          <w:rPr>
            <w:rFonts w:ascii="Times New Roman" w:hAnsi="Times New Roman"/>
            <w:u w:val="single"/>
            <w:rPrChange w:id="4113" w:author="Cara Cardinale" w:date="2025-03-04T10:36:00Z">
              <w:rPr>
                <w:rFonts w:ascii="Arial" w:hAnsi="Arial"/>
                <w:sz w:val="22"/>
                <w:u w:val="single"/>
              </w:rPr>
            </w:rPrChange>
          </w:rPr>
          <w:t>Executive Committee</w:t>
        </w:r>
        <w:r w:rsidRPr="00A25529">
          <w:rPr>
            <w:rFonts w:ascii="Times New Roman" w:hAnsi="Times New Roman"/>
            <w:rPrChange w:id="4114" w:author="Cara Cardinale" w:date="2025-03-04T10:36:00Z">
              <w:rPr>
                <w:rFonts w:ascii="Arial" w:hAnsi="Arial"/>
                <w:sz w:val="22"/>
              </w:rPr>
            </w:rPrChange>
          </w:rPr>
          <w:t>. The Board may, in its discretion, by an affirmative vote of a majority of the entire Board, appoint an Executive Committee or any other Committee of the Board, to consist of any &lt;finstr&gt;[text number of members]&lt;/finstr&gt; (&lt;finstr&gt;[number of members]&lt;/finstr&gt;) or more Officers and/or Directors as the Board may from time to time determine. The Executive Committee shall have and may exercise between meetings of the Board all the powers of the Board in the management of the business and affairs of the Club.</w:t>
        </w:r>
      </w:ins>
    </w:p>
    <w:p w14:paraId="26E2D390" w14:textId="77777777" w:rsidR="00CF6A36" w:rsidRPr="00A25529" w:rsidRDefault="00CF6A36" w:rsidP="00CF6A36">
      <w:pPr>
        <w:rPr>
          <w:ins w:id="4115" w:author="Cara Cardinale" w:date="2025-03-02T13:56:00Z"/>
          <w:rFonts w:ascii="Times New Roman" w:hAnsi="Times New Roman"/>
          <w:rPrChange w:id="4116" w:author="Cara Cardinale" w:date="2025-03-04T10:36:00Z">
            <w:rPr>
              <w:ins w:id="4117" w:author="Cara Cardinale" w:date="2025-03-02T13:56:00Z"/>
            </w:rPr>
          </w:rPrChange>
        </w:rPr>
      </w:pPr>
    </w:p>
    <w:p w14:paraId="66DAFE99" w14:textId="77777777" w:rsidR="00CF6A36" w:rsidRPr="00A25529" w:rsidRDefault="00CF6A36" w:rsidP="00CF6A36">
      <w:pPr>
        <w:jc w:val="center"/>
        <w:rPr>
          <w:ins w:id="4118" w:author="Cara Cardinale" w:date="2025-03-02T13:56:00Z"/>
          <w:rFonts w:ascii="Times New Roman" w:hAnsi="Times New Roman"/>
          <w:u w:val="single"/>
          <w:rPrChange w:id="4119" w:author="Cara Cardinale" w:date="2025-03-04T10:36:00Z">
            <w:rPr>
              <w:ins w:id="4120" w:author="Cara Cardinale" w:date="2025-03-02T13:56:00Z"/>
              <w:rFonts w:ascii="Arial" w:hAnsi="Arial"/>
              <w:sz w:val="22"/>
              <w:u w:val="single"/>
            </w:rPr>
          </w:rPrChange>
        </w:rPr>
      </w:pPr>
      <w:ins w:id="4121" w:author="Cara Cardinale" w:date="2025-03-02T13:56:00Z">
        <w:r w:rsidRPr="00A25529">
          <w:rPr>
            <w:rFonts w:ascii="Times New Roman" w:hAnsi="Times New Roman"/>
            <w:u w:val="single"/>
            <w:rPrChange w:id="4122" w:author="Cara Cardinale" w:date="2025-03-04T10:36:00Z">
              <w:rPr>
                <w:rFonts w:ascii="Arial" w:hAnsi="Arial"/>
                <w:sz w:val="22"/>
                <w:u w:val="single"/>
              </w:rPr>
            </w:rPrChange>
          </w:rPr>
          <w:t xml:space="preserve">ARTICLE VIII: Indemnification and Insurance </w:t>
        </w:r>
      </w:ins>
    </w:p>
    <w:p w14:paraId="7A6611C3" w14:textId="77777777" w:rsidR="00CF6A36" w:rsidRPr="00A25529" w:rsidRDefault="00CF6A36" w:rsidP="00CF6A36">
      <w:pPr>
        <w:jc w:val="center"/>
        <w:rPr>
          <w:ins w:id="4123" w:author="Cara Cardinale" w:date="2025-03-02T13:56:00Z"/>
          <w:rFonts w:ascii="Times New Roman" w:hAnsi="Times New Roman"/>
          <w:u w:val="single"/>
          <w:rPrChange w:id="4124" w:author="Cara Cardinale" w:date="2025-03-04T10:36:00Z">
            <w:rPr>
              <w:ins w:id="4125" w:author="Cara Cardinale" w:date="2025-03-02T13:56:00Z"/>
              <w:rFonts w:ascii="Arial" w:hAnsi="Arial"/>
              <w:sz w:val="22"/>
              <w:u w:val="single"/>
            </w:rPr>
          </w:rPrChange>
        </w:rPr>
      </w:pPr>
    </w:p>
    <w:p w14:paraId="38C47268" w14:textId="77777777" w:rsidR="00CF6A36" w:rsidRPr="00A25529" w:rsidRDefault="00CF6A36" w:rsidP="00EB1C22">
      <w:pPr>
        <w:numPr>
          <w:ilvl w:val="0"/>
          <w:numId w:val="13"/>
        </w:numPr>
        <w:rPr>
          <w:ins w:id="4126" w:author="Cara Cardinale" w:date="2025-03-02T13:56:00Z"/>
          <w:rFonts w:ascii="Times New Roman" w:hAnsi="Times New Roman"/>
          <w:rPrChange w:id="4127" w:author="Cara Cardinale" w:date="2025-03-04T10:36:00Z">
            <w:rPr>
              <w:ins w:id="4128" w:author="Cara Cardinale" w:date="2025-03-02T13:56:00Z"/>
              <w:rFonts w:ascii="Arial" w:hAnsi="Arial"/>
              <w:sz w:val="22"/>
            </w:rPr>
          </w:rPrChange>
        </w:rPr>
        <w:pPrChange w:id="4129" w:author="Cara Cardinale" w:date="2025-03-04T10:27:00Z">
          <w:pPr>
            <w:numPr>
              <w:numId w:val="13"/>
            </w:numPr>
            <w:ind w:left="1440" w:hanging="360"/>
          </w:pPr>
        </w:pPrChange>
      </w:pPr>
      <w:ins w:id="4130" w:author="Cara Cardinale" w:date="2025-03-02T13:56:00Z">
        <w:r w:rsidRPr="00A25529">
          <w:rPr>
            <w:rFonts w:ascii="Times New Roman" w:hAnsi="Times New Roman"/>
            <w:u w:val="single"/>
            <w:rPrChange w:id="4131" w:author="Cara Cardinale" w:date="2025-03-04T10:36:00Z">
              <w:rPr>
                <w:rFonts w:ascii="Arial" w:hAnsi="Arial"/>
                <w:sz w:val="22"/>
                <w:u w:val="single"/>
              </w:rPr>
            </w:rPrChange>
          </w:rPr>
          <w:t>Indemnification</w:t>
        </w:r>
        <w:r w:rsidRPr="00A25529">
          <w:rPr>
            <w:rFonts w:ascii="Times New Roman" w:hAnsi="Times New Roman"/>
            <w:rPrChange w:id="4132" w:author="Cara Cardinale" w:date="2025-03-04T10:36:00Z">
              <w:rPr>
                <w:rFonts w:ascii="Arial" w:hAnsi="Arial"/>
                <w:sz w:val="22"/>
              </w:rPr>
            </w:rPrChange>
          </w:rPr>
          <w:t>. The Club shall</w:t>
        </w:r>
        <w:r w:rsidRPr="00A25529">
          <w:rPr>
            <w:rFonts w:ascii="Times New Roman" w:hAnsi="Times New Roman"/>
            <w:b/>
            <w:rPrChange w:id="4133" w:author="Cara Cardinale" w:date="2025-03-04T10:36:00Z">
              <w:rPr>
                <w:rFonts w:ascii="Arial" w:hAnsi="Arial"/>
                <w:b/>
                <w:sz w:val="22"/>
              </w:rPr>
            </w:rPrChange>
          </w:rPr>
          <w:t xml:space="preserve">, </w:t>
        </w:r>
        <w:r w:rsidRPr="00A25529">
          <w:rPr>
            <w:rFonts w:ascii="Times New Roman" w:hAnsi="Times New Roman"/>
            <w:rPrChange w:id="4134" w:author="Cara Cardinale" w:date="2025-03-04T10:36:00Z">
              <w:rPr>
                <w:rFonts w:ascii="Arial" w:hAnsi="Arial"/>
                <w:sz w:val="22"/>
              </w:rPr>
            </w:rPrChange>
          </w:rPr>
          <w:t>to the fullest extent now or hereafter permitted by law, indemnify any person against any claim made or threatened to be made</w:t>
        </w:r>
        <w:r w:rsidRPr="00A25529">
          <w:rPr>
            <w:rFonts w:ascii="Times New Roman" w:hAnsi="Times New Roman"/>
            <w:b/>
            <w:rPrChange w:id="4135" w:author="Cara Cardinale" w:date="2025-03-04T10:36:00Z">
              <w:rPr>
                <w:rFonts w:ascii="Arial" w:hAnsi="Arial"/>
                <w:b/>
                <w:sz w:val="22"/>
              </w:rPr>
            </w:rPrChange>
          </w:rPr>
          <w:t xml:space="preserve"> </w:t>
        </w:r>
        <w:r w:rsidRPr="00A25529">
          <w:rPr>
            <w:rFonts w:ascii="Times New Roman" w:hAnsi="Times New Roman"/>
            <w:rPrChange w:id="4136" w:author="Cara Cardinale" w:date="2025-03-04T10:36:00Z">
              <w:rPr>
                <w:rFonts w:ascii="Arial" w:hAnsi="Arial"/>
                <w:sz w:val="22"/>
              </w:rPr>
            </w:rPrChange>
          </w:rPr>
          <w:t xml:space="preserve">in connection with any action, suit, investigation or proceeding (or any claim or other matter therein), whether civil, criminal, administrative or otherwise in nature, including any settlements thereof or any appeals therein, with respect to which such person is named or otherwise becomes or is threatened to be made a party by reason of being, or at any time having been a Director or Officer of the Club, or by reason of being, or at any time having been, while such a Director or Officer of the Club or, at the direction or request of the Club, a Director or Officer against any and all costs and expenses (including attorney fees, judgments, fines, penalties, amounts paid in settlement, and other disbursements) actually and reasonably incurred by or imposed upon such person.  </w:t>
        </w:r>
      </w:ins>
    </w:p>
    <w:p w14:paraId="6365D054" w14:textId="77777777" w:rsidR="00CF6A36" w:rsidRPr="00A25529" w:rsidRDefault="00CF6A36" w:rsidP="00CF6A36">
      <w:pPr>
        <w:ind w:left="1440" w:hanging="1440"/>
        <w:jc w:val="both"/>
        <w:rPr>
          <w:ins w:id="4137" w:author="Cara Cardinale" w:date="2025-03-02T13:56:00Z"/>
          <w:rFonts w:ascii="Times New Roman" w:hAnsi="Times New Roman"/>
          <w:rPrChange w:id="4138" w:author="Cara Cardinale" w:date="2025-03-04T10:36:00Z">
            <w:rPr>
              <w:ins w:id="4139" w:author="Cara Cardinale" w:date="2025-03-02T13:56:00Z"/>
              <w:rFonts w:ascii="Arial" w:hAnsi="Arial"/>
              <w:sz w:val="22"/>
            </w:rPr>
          </w:rPrChange>
        </w:rPr>
      </w:pPr>
      <w:ins w:id="4140" w:author="Cara Cardinale" w:date="2025-03-02T13:56:00Z">
        <w:r w:rsidRPr="00BD0DFB">
          <w:rPr>
            <w:rFonts w:ascii="Times New Roman" w:hAnsi="Times New Roman"/>
          </w:rPr>
          <w:tab/>
        </w:r>
      </w:ins>
    </w:p>
    <w:p w14:paraId="53F60A78" w14:textId="77777777" w:rsidR="00CF6A36" w:rsidRPr="00A25529" w:rsidRDefault="00CF6A36" w:rsidP="00EB1C22">
      <w:pPr>
        <w:numPr>
          <w:ilvl w:val="0"/>
          <w:numId w:val="13"/>
        </w:numPr>
        <w:jc w:val="both"/>
        <w:rPr>
          <w:ins w:id="4141" w:author="Cara Cardinale" w:date="2025-03-02T13:56:00Z"/>
          <w:rFonts w:ascii="Times New Roman" w:hAnsi="Times New Roman"/>
          <w:rPrChange w:id="4142" w:author="Cara Cardinale" w:date="2025-03-04T10:36:00Z">
            <w:rPr>
              <w:ins w:id="4143" w:author="Cara Cardinale" w:date="2025-03-02T13:56:00Z"/>
              <w:rFonts w:ascii="Arial" w:hAnsi="Arial"/>
              <w:sz w:val="22"/>
            </w:rPr>
          </w:rPrChange>
        </w:rPr>
        <w:pPrChange w:id="4144" w:author="Cara Cardinale" w:date="2025-03-04T10:27:00Z">
          <w:pPr>
            <w:numPr>
              <w:numId w:val="13"/>
            </w:numPr>
            <w:ind w:left="1440" w:hanging="360"/>
            <w:jc w:val="both"/>
          </w:pPr>
        </w:pPrChange>
      </w:pPr>
      <w:ins w:id="4145" w:author="Cara Cardinale" w:date="2025-03-02T13:56:00Z">
        <w:r w:rsidRPr="00A25529">
          <w:rPr>
            <w:rFonts w:ascii="Times New Roman" w:hAnsi="Times New Roman"/>
            <w:u w:val="single"/>
            <w:rPrChange w:id="4146" w:author="Cara Cardinale" w:date="2025-03-04T10:36:00Z">
              <w:rPr>
                <w:rFonts w:ascii="Arial" w:hAnsi="Arial"/>
                <w:sz w:val="22"/>
                <w:u w:val="single"/>
              </w:rPr>
            </w:rPrChange>
          </w:rPr>
          <w:t>Insurance</w:t>
        </w:r>
        <w:r w:rsidRPr="00A25529">
          <w:rPr>
            <w:rFonts w:ascii="Times New Roman" w:hAnsi="Times New Roman"/>
            <w:rPrChange w:id="4147" w:author="Cara Cardinale" w:date="2025-03-04T10:36:00Z">
              <w:rPr>
                <w:rFonts w:ascii="Arial" w:hAnsi="Arial"/>
                <w:sz w:val="22"/>
              </w:rPr>
            </w:rPrChange>
          </w:rPr>
          <w:t>. The Club may purchase and maintain such insurance on behalf of any person who is or at any time has been a Director, Officer, or agent of, or in a similar capacity with, the Club, or who is or at any time has been, at the direction or request of the Club, a Director, Officer, Chair, manager, adviser of or other agent of or fiduciary for any other corporation, partnership, trust, venture or other entity or enterprise, including any employee benefit plan</w:t>
        </w:r>
        <w:r w:rsidRPr="00A25529">
          <w:rPr>
            <w:rFonts w:ascii="Times New Roman" w:hAnsi="Times New Roman"/>
            <w:b/>
            <w:rPrChange w:id="4148" w:author="Cara Cardinale" w:date="2025-03-04T10:36:00Z">
              <w:rPr>
                <w:rFonts w:ascii="Arial" w:hAnsi="Arial"/>
                <w:b/>
                <w:sz w:val="22"/>
              </w:rPr>
            </w:rPrChange>
          </w:rPr>
          <w:t xml:space="preserve">, </w:t>
        </w:r>
        <w:r w:rsidRPr="00A25529">
          <w:rPr>
            <w:rFonts w:ascii="Times New Roman" w:hAnsi="Times New Roman"/>
            <w:rPrChange w:id="4149" w:author="Cara Cardinale" w:date="2025-03-04T10:36:00Z">
              <w:rPr>
                <w:rFonts w:ascii="Arial" w:hAnsi="Arial"/>
                <w:sz w:val="22"/>
              </w:rPr>
            </w:rPrChange>
          </w:rPr>
          <w:t>insuring them to the extent permitted by law,</w:t>
        </w:r>
        <w:r w:rsidRPr="00A25529">
          <w:rPr>
            <w:rFonts w:ascii="Times New Roman" w:hAnsi="Times New Roman"/>
            <w:b/>
            <w:rPrChange w:id="4150" w:author="Cara Cardinale" w:date="2025-03-04T10:36:00Z">
              <w:rPr>
                <w:rFonts w:ascii="Arial" w:hAnsi="Arial"/>
                <w:b/>
                <w:sz w:val="22"/>
              </w:rPr>
            </w:rPrChange>
          </w:rPr>
          <w:t xml:space="preserve"> </w:t>
        </w:r>
        <w:r w:rsidRPr="00A25529">
          <w:rPr>
            <w:rFonts w:ascii="Times New Roman" w:hAnsi="Times New Roman"/>
            <w:rPrChange w:id="4151" w:author="Cara Cardinale" w:date="2025-03-04T10:36:00Z">
              <w:rPr>
                <w:rFonts w:ascii="Arial" w:hAnsi="Arial"/>
                <w:sz w:val="22"/>
              </w:rPr>
            </w:rPrChange>
          </w:rPr>
          <w:t>against any liability asserted against or incurred by such person in connection with any such service to or on behalf of the Club.</w:t>
        </w:r>
      </w:ins>
    </w:p>
    <w:p w14:paraId="20FC8346" w14:textId="77777777" w:rsidR="00CF6A36" w:rsidRPr="00A25529" w:rsidRDefault="00CF6A36" w:rsidP="00CF6A36">
      <w:pPr>
        <w:rPr>
          <w:ins w:id="4152" w:author="Cara Cardinale" w:date="2025-03-02T13:56:00Z"/>
          <w:rFonts w:ascii="Times New Roman" w:hAnsi="Times New Roman"/>
          <w:rPrChange w:id="4153" w:author="Cara Cardinale" w:date="2025-03-04T10:36:00Z">
            <w:rPr>
              <w:ins w:id="4154" w:author="Cara Cardinale" w:date="2025-03-02T13:56:00Z"/>
              <w:rFonts w:ascii="Arial" w:hAnsi="Arial"/>
              <w:sz w:val="22"/>
            </w:rPr>
          </w:rPrChange>
        </w:rPr>
      </w:pPr>
    </w:p>
    <w:p w14:paraId="1244DA91" w14:textId="77777777" w:rsidR="00CF6A36" w:rsidRPr="00A25529" w:rsidRDefault="00CF6A36" w:rsidP="00EB1C22">
      <w:pPr>
        <w:numPr>
          <w:ilvl w:val="0"/>
          <w:numId w:val="13"/>
        </w:numPr>
        <w:rPr>
          <w:ins w:id="4155" w:author="Cara Cardinale" w:date="2025-03-02T13:56:00Z"/>
          <w:rFonts w:ascii="Times New Roman" w:hAnsi="Times New Roman"/>
          <w:b/>
          <w:rPrChange w:id="4156" w:author="Cara Cardinale" w:date="2025-03-04T10:36:00Z">
            <w:rPr>
              <w:ins w:id="4157" w:author="Cara Cardinale" w:date="2025-03-02T13:56:00Z"/>
              <w:rFonts w:ascii="Arial" w:hAnsi="Arial"/>
              <w:b/>
            </w:rPr>
          </w:rPrChange>
        </w:rPr>
        <w:pPrChange w:id="4158" w:author="Cara Cardinale" w:date="2025-03-04T10:27:00Z">
          <w:pPr>
            <w:numPr>
              <w:numId w:val="13"/>
            </w:numPr>
            <w:ind w:left="1440" w:hanging="360"/>
          </w:pPr>
        </w:pPrChange>
      </w:pPr>
      <w:ins w:id="4159" w:author="Cara Cardinale" w:date="2025-03-02T13:56:00Z">
        <w:r w:rsidRPr="00A25529">
          <w:rPr>
            <w:rFonts w:ascii="Times New Roman" w:hAnsi="Times New Roman"/>
            <w:u w:val="single"/>
            <w:rPrChange w:id="4160" w:author="Cara Cardinale" w:date="2025-03-04T10:36:00Z">
              <w:rPr>
                <w:rFonts w:ascii="Arial" w:hAnsi="Arial"/>
                <w:sz w:val="22"/>
                <w:u w:val="single"/>
              </w:rPr>
            </w:rPrChange>
          </w:rPr>
          <w:t>Advance of Expense</w:t>
        </w:r>
        <w:r w:rsidRPr="00A25529">
          <w:rPr>
            <w:rFonts w:ascii="Times New Roman" w:hAnsi="Times New Roman"/>
            <w:rPrChange w:id="4161" w:author="Cara Cardinale" w:date="2025-03-04T10:36:00Z">
              <w:rPr>
                <w:rFonts w:ascii="Arial" w:hAnsi="Arial"/>
                <w:sz w:val="22"/>
              </w:rPr>
            </w:rPrChange>
          </w:rPr>
          <w:t>. Expenses of each person indemnified hereunder incurred in defending a civil, criminal, administrative or investigative action, suit or proceeding (including all appeals), or threat thereof, may be paid by the Club in advance of the final disposition of such action, suit or proceeding as authorized by the Board, whether a disinterested quorum exists or not, upon receipt of an undertaking by or on behalf of the Director or Officer to repay such amount unless it shall ultimately be determined that he or she is entitled to be indemnified by the Club</w:t>
        </w:r>
        <w:r w:rsidRPr="00A25529">
          <w:rPr>
            <w:rFonts w:ascii="Times New Roman" w:hAnsi="Times New Roman"/>
            <w:rPrChange w:id="4162" w:author="Cara Cardinale" w:date="2025-03-04T10:36:00Z">
              <w:rPr/>
            </w:rPrChange>
          </w:rPr>
          <w:t>.</w:t>
        </w:r>
      </w:ins>
    </w:p>
    <w:p w14:paraId="7681A0BF" w14:textId="77777777" w:rsidR="00CF6A36" w:rsidRPr="00A25529" w:rsidRDefault="00CF6A36" w:rsidP="00CF6A36">
      <w:pPr>
        <w:ind w:left="1440" w:hanging="1440"/>
        <w:rPr>
          <w:ins w:id="4163" w:author="Cara Cardinale" w:date="2025-03-02T13:56:00Z"/>
          <w:rFonts w:ascii="Times New Roman" w:hAnsi="Times New Roman"/>
          <w:rPrChange w:id="4164" w:author="Cara Cardinale" w:date="2025-03-04T10:36:00Z">
            <w:rPr>
              <w:ins w:id="4165" w:author="Cara Cardinale" w:date="2025-03-02T13:56:00Z"/>
              <w:rFonts w:ascii="Arial" w:hAnsi="Arial"/>
              <w:sz w:val="22"/>
            </w:rPr>
          </w:rPrChange>
        </w:rPr>
      </w:pPr>
    </w:p>
    <w:p w14:paraId="6600C8CE" w14:textId="77777777" w:rsidR="00CF6A36" w:rsidRPr="00A25529" w:rsidRDefault="00CF6A36" w:rsidP="00EB1C22">
      <w:pPr>
        <w:numPr>
          <w:ilvl w:val="0"/>
          <w:numId w:val="13"/>
        </w:numPr>
        <w:rPr>
          <w:ins w:id="4166" w:author="Cara Cardinale" w:date="2025-03-02T13:56:00Z"/>
          <w:rFonts w:ascii="Times New Roman" w:hAnsi="Times New Roman"/>
          <w:rPrChange w:id="4167" w:author="Cara Cardinale" w:date="2025-03-04T10:36:00Z">
            <w:rPr>
              <w:ins w:id="4168" w:author="Cara Cardinale" w:date="2025-03-02T13:56:00Z"/>
              <w:rFonts w:ascii="Arial" w:hAnsi="Arial"/>
              <w:sz w:val="22"/>
            </w:rPr>
          </w:rPrChange>
        </w:rPr>
        <w:pPrChange w:id="4169" w:author="Cara Cardinale" w:date="2025-03-04T10:27:00Z">
          <w:pPr>
            <w:numPr>
              <w:numId w:val="13"/>
            </w:numPr>
            <w:ind w:left="1440" w:hanging="360"/>
          </w:pPr>
        </w:pPrChange>
      </w:pPr>
      <w:ins w:id="4170" w:author="Cara Cardinale" w:date="2025-03-02T13:56:00Z">
        <w:r w:rsidRPr="00A25529">
          <w:rPr>
            <w:rFonts w:ascii="Times New Roman" w:hAnsi="Times New Roman"/>
            <w:u w:val="single"/>
            <w:rPrChange w:id="4171" w:author="Cara Cardinale" w:date="2025-03-04T10:36:00Z">
              <w:rPr>
                <w:rFonts w:ascii="Arial" w:hAnsi="Arial"/>
                <w:sz w:val="22"/>
                <w:u w:val="single"/>
              </w:rPr>
            </w:rPrChange>
          </w:rPr>
          <w:t>Non-Exclusiveness: Heir</w:t>
        </w:r>
        <w:r w:rsidRPr="00A25529">
          <w:rPr>
            <w:rFonts w:ascii="Times New Roman" w:hAnsi="Times New Roman"/>
            <w:rPrChange w:id="4172" w:author="Cara Cardinale" w:date="2025-03-04T10:36:00Z">
              <w:rPr>
                <w:rFonts w:ascii="Arial" w:hAnsi="Arial"/>
                <w:sz w:val="22"/>
              </w:rPr>
            </w:rPrChange>
          </w:rPr>
          <w:t>. The indemnification provided by this Article shall not be deemed exclusive of any other rights to which those seeking indemnification may be entitled as a matter of law or under the Certificate of Incorporation, these Bylaws, any agreement, resolution of the Board, any insurance purchased by the Club, or otherwise, both as to action in his or her official capacity and as to action in another capacity while holding such office, and shall continue as to a person who has ceased to be a Director or Officer and shall inure to the benefit of the heirs, executors and administrators of such a person.</w:t>
        </w:r>
      </w:ins>
    </w:p>
    <w:p w14:paraId="472465C5" w14:textId="77777777" w:rsidR="00CF6A36" w:rsidRPr="00A25529" w:rsidRDefault="00CF6A36" w:rsidP="00CF6A36">
      <w:pPr>
        <w:rPr>
          <w:ins w:id="4173" w:author="Cara Cardinale" w:date="2025-03-02T13:56:00Z"/>
          <w:rFonts w:ascii="Times New Roman" w:hAnsi="Times New Roman"/>
          <w:rPrChange w:id="4174" w:author="Cara Cardinale" w:date="2025-03-04T10:36:00Z">
            <w:rPr>
              <w:ins w:id="4175" w:author="Cara Cardinale" w:date="2025-03-02T13:56:00Z"/>
              <w:rFonts w:ascii="Arial" w:hAnsi="Arial"/>
              <w:sz w:val="22"/>
            </w:rPr>
          </w:rPrChange>
        </w:rPr>
      </w:pPr>
    </w:p>
    <w:p w14:paraId="5A6115B9" w14:textId="77777777" w:rsidR="00CF6A36" w:rsidRPr="00A25529" w:rsidRDefault="00CF6A36" w:rsidP="00CF6A36">
      <w:pPr>
        <w:rPr>
          <w:ins w:id="4176" w:author="Cara Cardinale" w:date="2025-03-02T13:56:00Z"/>
          <w:rFonts w:ascii="Times New Roman" w:hAnsi="Times New Roman"/>
          <w:rPrChange w:id="4177" w:author="Cara Cardinale" w:date="2025-03-04T10:36:00Z">
            <w:rPr>
              <w:ins w:id="4178" w:author="Cara Cardinale" w:date="2025-03-02T13:56:00Z"/>
              <w:rFonts w:ascii="Arial" w:hAnsi="Arial"/>
              <w:sz w:val="22"/>
            </w:rPr>
          </w:rPrChange>
        </w:rPr>
      </w:pPr>
    </w:p>
    <w:p w14:paraId="598B4E45" w14:textId="77777777" w:rsidR="00CF6A36" w:rsidRPr="00A25529" w:rsidRDefault="00CF6A36" w:rsidP="00CF6A36">
      <w:pPr>
        <w:jc w:val="center"/>
        <w:rPr>
          <w:ins w:id="4179" w:author="Cara Cardinale" w:date="2025-03-02T13:56:00Z"/>
          <w:rFonts w:ascii="Times New Roman" w:hAnsi="Times New Roman"/>
          <w:u w:val="single"/>
          <w:rPrChange w:id="4180" w:author="Cara Cardinale" w:date="2025-03-04T10:36:00Z">
            <w:rPr>
              <w:ins w:id="4181" w:author="Cara Cardinale" w:date="2025-03-02T13:56:00Z"/>
              <w:rFonts w:ascii="Arial" w:hAnsi="Arial"/>
              <w:sz w:val="22"/>
              <w:u w:val="single"/>
            </w:rPr>
          </w:rPrChange>
        </w:rPr>
      </w:pPr>
      <w:ins w:id="4182" w:author="Cara Cardinale" w:date="2025-03-02T13:56:00Z">
        <w:r w:rsidRPr="00A25529">
          <w:rPr>
            <w:rFonts w:ascii="Times New Roman" w:hAnsi="Times New Roman"/>
            <w:u w:val="single"/>
            <w:rPrChange w:id="4183" w:author="Cara Cardinale" w:date="2025-03-04T10:36:00Z">
              <w:rPr>
                <w:rFonts w:ascii="Arial" w:hAnsi="Arial"/>
                <w:sz w:val="22"/>
                <w:u w:val="single"/>
              </w:rPr>
            </w:rPrChange>
          </w:rPr>
          <w:t>ARTICLE IX: Amendments</w:t>
        </w:r>
      </w:ins>
    </w:p>
    <w:p w14:paraId="504694C4" w14:textId="77777777" w:rsidR="00CF6A36" w:rsidRPr="00A25529" w:rsidRDefault="00CF6A36" w:rsidP="00CF6A36">
      <w:pPr>
        <w:jc w:val="center"/>
        <w:rPr>
          <w:ins w:id="4184" w:author="Cara Cardinale" w:date="2025-03-02T13:56:00Z"/>
          <w:rFonts w:ascii="Times New Roman" w:hAnsi="Times New Roman"/>
          <w:u w:val="single"/>
          <w:rPrChange w:id="4185" w:author="Cara Cardinale" w:date="2025-03-04T10:36:00Z">
            <w:rPr>
              <w:ins w:id="4186" w:author="Cara Cardinale" w:date="2025-03-02T13:56:00Z"/>
              <w:rFonts w:ascii="Arial" w:hAnsi="Arial"/>
              <w:sz w:val="22"/>
              <w:u w:val="single"/>
            </w:rPr>
          </w:rPrChange>
        </w:rPr>
      </w:pPr>
    </w:p>
    <w:p w14:paraId="3EC60C07" w14:textId="77777777" w:rsidR="00CF6A36" w:rsidRPr="00A25529" w:rsidRDefault="00CF6A36" w:rsidP="00EB1C22">
      <w:pPr>
        <w:numPr>
          <w:ilvl w:val="0"/>
          <w:numId w:val="14"/>
        </w:numPr>
        <w:rPr>
          <w:ins w:id="4187" w:author="Cara Cardinale" w:date="2025-03-02T13:56:00Z"/>
          <w:rFonts w:ascii="Times New Roman" w:hAnsi="Times New Roman"/>
          <w:rPrChange w:id="4188" w:author="Cara Cardinale" w:date="2025-03-04T10:36:00Z">
            <w:rPr>
              <w:ins w:id="4189" w:author="Cara Cardinale" w:date="2025-03-02T13:56:00Z"/>
              <w:rFonts w:ascii="Arial" w:hAnsi="Arial"/>
              <w:sz w:val="22"/>
            </w:rPr>
          </w:rPrChange>
        </w:rPr>
        <w:pPrChange w:id="4190" w:author="Cara Cardinale" w:date="2025-03-04T10:27:00Z">
          <w:pPr>
            <w:numPr>
              <w:numId w:val="14"/>
            </w:numPr>
            <w:ind w:left="1440" w:hanging="360"/>
          </w:pPr>
        </w:pPrChange>
      </w:pPr>
      <w:ins w:id="4191" w:author="Cara Cardinale" w:date="2025-03-02T13:56:00Z">
        <w:r w:rsidRPr="00A25529">
          <w:rPr>
            <w:rFonts w:ascii="Times New Roman" w:hAnsi="Times New Roman"/>
            <w:u w:val="single"/>
            <w:rPrChange w:id="4192" w:author="Cara Cardinale" w:date="2025-03-04T10:36:00Z">
              <w:rPr>
                <w:rFonts w:ascii="Arial" w:hAnsi="Arial"/>
                <w:sz w:val="22"/>
                <w:u w:val="single"/>
              </w:rPr>
            </w:rPrChange>
          </w:rPr>
          <w:t>Amendments</w:t>
        </w:r>
        <w:r w:rsidRPr="00A25529">
          <w:rPr>
            <w:rFonts w:ascii="Times New Roman" w:hAnsi="Times New Roman"/>
            <w:rPrChange w:id="4193" w:author="Cara Cardinale" w:date="2025-03-04T10:36:00Z">
              <w:rPr>
                <w:rFonts w:ascii="Arial" w:hAnsi="Arial"/>
                <w:sz w:val="22"/>
              </w:rPr>
            </w:rPrChange>
          </w:rPr>
          <w:t>. These Bylaws may be amended by a majority vote of those active Members in good standing present at the Annual Meeting or a Special Meeting of the Club. The Secretary shall send a copy of each proposed Amendment to each Member in good standing at his or her email or postal address as shown in the records of the Club at least &lt;finstr&gt;[text number of minimum days]&lt;/finstr&gt; (&lt;finstr&gt;[minimum number of days]&lt;/finstr&gt;) calendar days and not more than &lt;finstr&gt;[text number of maximum days]&lt;/finstr&gt; (&lt;finstr&gt;[maximum number of days]&lt;/finstr&gt;) calendar days prior to the date of the meeting at which the proposed amendment is to be voted on. Amendments may be proposed by majority vote of the Board or petition signed by &lt;finstr&gt;[text number of members]&lt;/finstr&gt; (&lt;finstr&gt;[number of members]&lt;/finstr&gt;) Members in good standing of the Club submitted to the Secretary.</w:t>
        </w:r>
      </w:ins>
    </w:p>
    <w:p w14:paraId="4EC846CD" w14:textId="77777777" w:rsidR="00CF6A36" w:rsidRPr="00A25529" w:rsidRDefault="00CF6A36" w:rsidP="00CF6A36">
      <w:pPr>
        <w:rPr>
          <w:ins w:id="4194" w:author="Cara Cardinale" w:date="2025-03-02T13:56:00Z"/>
          <w:rFonts w:ascii="Times New Roman" w:hAnsi="Times New Roman"/>
          <w:rPrChange w:id="4195" w:author="Cara Cardinale" w:date="2025-03-04T10:36:00Z">
            <w:rPr>
              <w:ins w:id="4196" w:author="Cara Cardinale" w:date="2025-03-02T13:56:00Z"/>
              <w:rFonts w:ascii="Arial" w:hAnsi="Arial"/>
              <w:sz w:val="22"/>
            </w:rPr>
          </w:rPrChange>
        </w:rPr>
      </w:pPr>
    </w:p>
    <w:p w14:paraId="745113A4" w14:textId="77777777" w:rsidR="00CF6A36" w:rsidRPr="00A25529" w:rsidRDefault="00CF6A36" w:rsidP="00CF6A36">
      <w:pPr>
        <w:rPr>
          <w:ins w:id="4197" w:author="Cara Cardinale" w:date="2025-03-02T13:56:00Z"/>
          <w:rFonts w:ascii="Times New Roman" w:hAnsi="Times New Roman"/>
          <w:rPrChange w:id="4198" w:author="Cara Cardinale" w:date="2025-03-04T10:36:00Z">
            <w:rPr>
              <w:ins w:id="4199" w:author="Cara Cardinale" w:date="2025-03-02T13:56:00Z"/>
              <w:rFonts w:ascii="Arial" w:hAnsi="Arial"/>
              <w:sz w:val="22"/>
            </w:rPr>
          </w:rPrChange>
        </w:rPr>
      </w:pPr>
    </w:p>
    <w:p w14:paraId="656B6D5E" w14:textId="77777777" w:rsidR="00CF6A36" w:rsidRPr="00A25529" w:rsidRDefault="00CF6A36" w:rsidP="00CF6A36">
      <w:pPr>
        <w:jc w:val="center"/>
        <w:rPr>
          <w:ins w:id="4200" w:author="Cara Cardinale" w:date="2025-03-02T13:56:00Z"/>
          <w:rFonts w:ascii="Times New Roman" w:hAnsi="Times New Roman"/>
          <w:u w:val="single"/>
          <w:rPrChange w:id="4201" w:author="Cara Cardinale" w:date="2025-03-04T10:36:00Z">
            <w:rPr>
              <w:ins w:id="4202" w:author="Cara Cardinale" w:date="2025-03-02T13:56:00Z"/>
              <w:rFonts w:ascii="Arial" w:hAnsi="Arial"/>
              <w:sz w:val="22"/>
              <w:u w:val="single"/>
            </w:rPr>
          </w:rPrChange>
        </w:rPr>
      </w:pPr>
      <w:ins w:id="4203" w:author="Cara Cardinale" w:date="2025-03-02T13:56:00Z">
        <w:r w:rsidRPr="00A25529">
          <w:rPr>
            <w:rFonts w:ascii="Times New Roman" w:hAnsi="Times New Roman"/>
            <w:u w:val="single"/>
            <w:rPrChange w:id="4204" w:author="Cara Cardinale" w:date="2025-03-04T10:36:00Z">
              <w:rPr>
                <w:rFonts w:ascii="Arial" w:hAnsi="Arial"/>
                <w:sz w:val="22"/>
                <w:u w:val="single"/>
              </w:rPr>
            </w:rPrChange>
          </w:rPr>
          <w:t>ARTICLE X: Miscellaneous</w:t>
        </w:r>
      </w:ins>
    </w:p>
    <w:p w14:paraId="654F937A" w14:textId="77777777" w:rsidR="00CF6A36" w:rsidRPr="00A25529" w:rsidRDefault="00CF6A36" w:rsidP="00CF6A36">
      <w:pPr>
        <w:jc w:val="center"/>
        <w:rPr>
          <w:ins w:id="4205" w:author="Cara Cardinale" w:date="2025-03-02T13:56:00Z"/>
          <w:rFonts w:ascii="Times New Roman" w:hAnsi="Times New Roman"/>
          <w:u w:val="single"/>
          <w:rPrChange w:id="4206" w:author="Cara Cardinale" w:date="2025-03-04T10:36:00Z">
            <w:rPr>
              <w:ins w:id="4207" w:author="Cara Cardinale" w:date="2025-03-02T13:56:00Z"/>
              <w:rFonts w:ascii="Arial" w:hAnsi="Arial"/>
              <w:sz w:val="22"/>
              <w:u w:val="single"/>
            </w:rPr>
          </w:rPrChange>
        </w:rPr>
      </w:pPr>
    </w:p>
    <w:p w14:paraId="38D9917A" w14:textId="77777777" w:rsidR="00CF6A36" w:rsidRPr="00A25529" w:rsidRDefault="00CF6A36" w:rsidP="00EB1C22">
      <w:pPr>
        <w:numPr>
          <w:ilvl w:val="0"/>
          <w:numId w:val="15"/>
        </w:numPr>
        <w:rPr>
          <w:ins w:id="4208" w:author="Cara Cardinale" w:date="2025-03-02T13:56:00Z"/>
          <w:rFonts w:ascii="Times New Roman" w:hAnsi="Times New Roman"/>
          <w:rPrChange w:id="4209" w:author="Cara Cardinale" w:date="2025-03-04T10:36:00Z">
            <w:rPr>
              <w:ins w:id="4210" w:author="Cara Cardinale" w:date="2025-03-02T13:56:00Z"/>
              <w:rFonts w:ascii="Arial" w:hAnsi="Arial"/>
              <w:sz w:val="22"/>
            </w:rPr>
          </w:rPrChange>
        </w:rPr>
        <w:pPrChange w:id="4211" w:author="Cara Cardinale" w:date="2025-03-04T10:28:00Z">
          <w:pPr>
            <w:numPr>
              <w:numId w:val="15"/>
            </w:numPr>
            <w:ind w:left="1440" w:hanging="360"/>
          </w:pPr>
        </w:pPrChange>
      </w:pPr>
      <w:ins w:id="4212" w:author="Cara Cardinale" w:date="2025-03-02T13:56:00Z">
        <w:r w:rsidRPr="00A25529">
          <w:rPr>
            <w:rFonts w:ascii="Times New Roman" w:hAnsi="Times New Roman"/>
            <w:u w:val="single"/>
            <w:rPrChange w:id="4213" w:author="Cara Cardinale" w:date="2025-03-04T10:36:00Z">
              <w:rPr>
                <w:rFonts w:ascii="Arial" w:hAnsi="Arial"/>
                <w:sz w:val="22"/>
                <w:u w:val="single"/>
              </w:rPr>
            </w:rPrChange>
          </w:rPr>
          <w:t>Fiscal Year</w:t>
        </w:r>
        <w:r w:rsidRPr="00A25529">
          <w:rPr>
            <w:rFonts w:ascii="Times New Roman" w:hAnsi="Times New Roman"/>
            <w:rPrChange w:id="4214" w:author="Cara Cardinale" w:date="2025-03-04T10:36:00Z">
              <w:rPr>
                <w:rFonts w:ascii="Arial" w:hAnsi="Arial"/>
                <w:sz w:val="22"/>
              </w:rPr>
            </w:rPrChange>
          </w:rPr>
          <w:t>. Unless otherwise ordered by the Board, the fiscal year of the Club shall be &lt;finstr&gt;[start date of fiscal year]&lt;/finstr&gt; through &lt;finstr&gt;[end date of fiscal year]&lt;/finstr&gt;.</w:t>
        </w:r>
      </w:ins>
    </w:p>
    <w:p w14:paraId="0DAECD37" w14:textId="77777777" w:rsidR="00CF6A36" w:rsidRPr="00A25529" w:rsidRDefault="00CF6A36" w:rsidP="00CF6A36">
      <w:pPr>
        <w:ind w:left="1440" w:hanging="1440"/>
        <w:rPr>
          <w:ins w:id="4215" w:author="Cara Cardinale" w:date="2025-03-02T13:56:00Z"/>
          <w:rFonts w:ascii="Times New Roman" w:hAnsi="Times New Roman"/>
          <w:rPrChange w:id="4216" w:author="Cara Cardinale" w:date="2025-03-04T10:36:00Z">
            <w:rPr>
              <w:ins w:id="4217" w:author="Cara Cardinale" w:date="2025-03-02T13:56:00Z"/>
              <w:rFonts w:ascii="Arial" w:hAnsi="Arial"/>
              <w:sz w:val="22"/>
            </w:rPr>
          </w:rPrChange>
        </w:rPr>
      </w:pPr>
    </w:p>
    <w:p w14:paraId="06036CEF" w14:textId="77777777" w:rsidR="00CF6A36" w:rsidRPr="00A25529" w:rsidRDefault="00CF6A36" w:rsidP="00EB1C22">
      <w:pPr>
        <w:numPr>
          <w:ilvl w:val="0"/>
          <w:numId w:val="15"/>
        </w:numPr>
        <w:rPr>
          <w:ins w:id="4218" w:author="Cara Cardinale" w:date="2025-03-02T13:56:00Z"/>
          <w:rFonts w:ascii="Times New Roman" w:hAnsi="Times New Roman"/>
          <w:rPrChange w:id="4219" w:author="Cara Cardinale" w:date="2025-03-04T10:36:00Z">
            <w:rPr>
              <w:ins w:id="4220" w:author="Cara Cardinale" w:date="2025-03-02T13:56:00Z"/>
              <w:rFonts w:ascii="Arial" w:hAnsi="Arial"/>
              <w:sz w:val="22"/>
            </w:rPr>
          </w:rPrChange>
        </w:rPr>
        <w:pPrChange w:id="4221" w:author="Cara Cardinale" w:date="2025-03-04T10:28:00Z">
          <w:pPr>
            <w:numPr>
              <w:numId w:val="15"/>
            </w:numPr>
            <w:ind w:left="1440" w:hanging="360"/>
          </w:pPr>
        </w:pPrChange>
      </w:pPr>
      <w:ins w:id="4222" w:author="Cara Cardinale" w:date="2025-03-02T13:56:00Z">
        <w:r w:rsidRPr="00A25529">
          <w:rPr>
            <w:rFonts w:ascii="Times New Roman" w:hAnsi="Times New Roman"/>
            <w:u w:val="single"/>
            <w:rPrChange w:id="4223" w:author="Cara Cardinale" w:date="2025-03-04T10:36:00Z">
              <w:rPr>
                <w:rFonts w:ascii="Arial" w:hAnsi="Arial"/>
                <w:sz w:val="22"/>
                <w:u w:val="single"/>
              </w:rPr>
            </w:rPrChange>
          </w:rPr>
          <w:t>Construction</w:t>
        </w:r>
        <w:r w:rsidRPr="00A25529">
          <w:rPr>
            <w:rFonts w:ascii="Times New Roman" w:hAnsi="Times New Roman"/>
            <w:rPrChange w:id="4224" w:author="Cara Cardinale" w:date="2025-03-04T10:36:00Z">
              <w:rPr>
                <w:rFonts w:ascii="Arial" w:hAnsi="Arial"/>
                <w:sz w:val="22"/>
              </w:rPr>
            </w:rPrChange>
          </w:rPr>
          <w:t>. If there is a conflict between the provisions of the Certificate of Incorporation and these Bylaws, the provisions of the Certificate of Incorporation shall govern. All questions of government and procedure for which no provision is made in the Certificate of Incorporation or in the Bylaws and not addressed in the New York Not-for-Profit Corporation Law shall be decided upon the authority contained in Robert</w:t>
        </w:r>
        <w:r w:rsidRPr="00BD0DFB">
          <w:rPr>
            <w:rFonts w:ascii="Times New Roman" w:hAnsi="Times New Roman"/>
          </w:rPr>
          <w:t>’</w:t>
        </w:r>
        <w:r w:rsidRPr="00A25529">
          <w:rPr>
            <w:rFonts w:ascii="Times New Roman" w:hAnsi="Times New Roman"/>
            <w:rPrChange w:id="4225" w:author="Cara Cardinale" w:date="2025-03-04T10:36:00Z">
              <w:rPr>
                <w:rFonts w:ascii="Arial" w:hAnsi="Arial"/>
                <w:sz w:val="22"/>
              </w:rPr>
            </w:rPrChange>
          </w:rPr>
          <w:t>s Rules Of Order.</w:t>
        </w:r>
      </w:ins>
    </w:p>
    <w:p w14:paraId="4C76B7E8" w14:textId="77777777" w:rsidR="00CF6A36" w:rsidRPr="00A25529" w:rsidRDefault="00CF6A36" w:rsidP="00CF6A36">
      <w:pPr>
        <w:ind w:left="1440" w:hanging="1440"/>
        <w:rPr>
          <w:ins w:id="4226" w:author="Cara Cardinale" w:date="2025-03-02T13:56:00Z"/>
          <w:rFonts w:ascii="Times New Roman" w:hAnsi="Times New Roman"/>
          <w:rPrChange w:id="4227" w:author="Cara Cardinale" w:date="2025-03-04T10:36:00Z">
            <w:rPr>
              <w:ins w:id="4228" w:author="Cara Cardinale" w:date="2025-03-02T13:56:00Z"/>
              <w:rFonts w:ascii="Arial" w:hAnsi="Arial"/>
              <w:sz w:val="22"/>
            </w:rPr>
          </w:rPrChange>
        </w:rPr>
      </w:pPr>
    </w:p>
    <w:p w14:paraId="017A2A22" w14:textId="77777777" w:rsidR="00CF6A36" w:rsidRPr="00A25529" w:rsidRDefault="00CF6A36" w:rsidP="00EB1C22">
      <w:pPr>
        <w:numPr>
          <w:ilvl w:val="0"/>
          <w:numId w:val="15"/>
        </w:numPr>
        <w:rPr>
          <w:ins w:id="4229" w:author="Cara Cardinale" w:date="2025-03-02T13:56:00Z"/>
          <w:rFonts w:ascii="Times New Roman" w:hAnsi="Times New Roman"/>
          <w:rPrChange w:id="4230" w:author="Cara Cardinale" w:date="2025-03-04T10:36:00Z">
            <w:rPr>
              <w:ins w:id="4231" w:author="Cara Cardinale" w:date="2025-03-02T13:56:00Z"/>
              <w:rFonts w:ascii="Arial" w:hAnsi="Arial"/>
              <w:sz w:val="22"/>
            </w:rPr>
          </w:rPrChange>
        </w:rPr>
        <w:pPrChange w:id="4232" w:author="Cara Cardinale" w:date="2025-03-04T10:28:00Z">
          <w:pPr>
            <w:numPr>
              <w:numId w:val="15"/>
            </w:numPr>
            <w:ind w:left="1440" w:hanging="360"/>
          </w:pPr>
        </w:pPrChange>
      </w:pPr>
      <w:ins w:id="4233" w:author="Cara Cardinale" w:date="2025-03-02T13:56:00Z">
        <w:r w:rsidRPr="00A25529">
          <w:rPr>
            <w:rFonts w:ascii="Times New Roman" w:hAnsi="Times New Roman"/>
            <w:u w:val="single"/>
            <w:rPrChange w:id="4234" w:author="Cara Cardinale" w:date="2025-03-04T10:36:00Z">
              <w:rPr>
                <w:rFonts w:ascii="Arial" w:hAnsi="Arial"/>
                <w:sz w:val="22"/>
                <w:u w:val="single"/>
              </w:rPr>
            </w:rPrChange>
          </w:rPr>
          <w:t>Reconciliation</w:t>
        </w:r>
        <w:r w:rsidRPr="00A25529">
          <w:rPr>
            <w:rFonts w:ascii="Times New Roman" w:hAnsi="Times New Roman"/>
            <w:rPrChange w:id="4235" w:author="Cara Cardinale" w:date="2025-03-04T10:36:00Z">
              <w:rPr>
                <w:rFonts w:ascii="Arial" w:hAnsi="Arial"/>
                <w:sz w:val="22"/>
              </w:rPr>
            </w:rPrChange>
          </w:rPr>
          <w:t>. The masculine gender, wherever used herein, shall include the feminine, the neuter shall include the masculine and feminine and the singular shall include the plural wherever necessary or appropriate.</w:t>
        </w:r>
      </w:ins>
    </w:p>
    <w:p w14:paraId="46AF0E94" w14:textId="77777777" w:rsidR="00CF6A36" w:rsidRPr="00A25529" w:rsidRDefault="00CF6A36" w:rsidP="00CF6A36">
      <w:pPr>
        <w:ind w:left="1440" w:hanging="1440"/>
        <w:rPr>
          <w:ins w:id="4236" w:author="Cara Cardinale" w:date="2025-03-02T13:56:00Z"/>
          <w:rFonts w:ascii="Times New Roman" w:hAnsi="Times New Roman"/>
          <w:rPrChange w:id="4237" w:author="Cara Cardinale" w:date="2025-03-04T10:36:00Z">
            <w:rPr>
              <w:ins w:id="4238" w:author="Cara Cardinale" w:date="2025-03-02T13:56:00Z"/>
              <w:rFonts w:ascii="Arial" w:hAnsi="Arial"/>
              <w:sz w:val="22"/>
            </w:rPr>
          </w:rPrChange>
        </w:rPr>
      </w:pPr>
    </w:p>
    <w:p w14:paraId="44CF0E65" w14:textId="77777777" w:rsidR="00CF6A36" w:rsidRPr="00A25529" w:rsidRDefault="00CF6A36" w:rsidP="00EB1C22">
      <w:pPr>
        <w:numPr>
          <w:ilvl w:val="0"/>
          <w:numId w:val="15"/>
        </w:numPr>
        <w:rPr>
          <w:ins w:id="4239" w:author="Cara Cardinale" w:date="2025-03-02T13:56:00Z"/>
          <w:rFonts w:ascii="Times New Roman" w:hAnsi="Times New Roman"/>
          <w:rPrChange w:id="4240" w:author="Cara Cardinale" w:date="2025-03-04T10:36:00Z">
            <w:rPr>
              <w:ins w:id="4241" w:author="Cara Cardinale" w:date="2025-03-02T13:56:00Z"/>
              <w:rFonts w:ascii="Arial" w:hAnsi="Arial"/>
              <w:sz w:val="22"/>
            </w:rPr>
          </w:rPrChange>
        </w:rPr>
        <w:pPrChange w:id="4242" w:author="Cara Cardinale" w:date="2025-03-04T10:28:00Z">
          <w:pPr>
            <w:numPr>
              <w:numId w:val="15"/>
            </w:numPr>
            <w:ind w:left="1440" w:hanging="360"/>
          </w:pPr>
        </w:pPrChange>
      </w:pPr>
      <w:ins w:id="4243" w:author="Cara Cardinale" w:date="2025-03-02T13:56:00Z">
        <w:r w:rsidRPr="00A25529">
          <w:rPr>
            <w:rFonts w:ascii="Times New Roman" w:hAnsi="Times New Roman"/>
            <w:u w:val="single"/>
            <w:rPrChange w:id="4244" w:author="Cara Cardinale" w:date="2025-03-04T10:36:00Z">
              <w:rPr>
                <w:rFonts w:ascii="Arial" w:hAnsi="Arial"/>
                <w:sz w:val="22"/>
                <w:u w:val="single"/>
              </w:rPr>
            </w:rPrChange>
          </w:rPr>
          <w:t>Tax Exempt Status</w:t>
        </w:r>
        <w:r w:rsidRPr="00A25529">
          <w:rPr>
            <w:rFonts w:ascii="Times New Roman" w:hAnsi="Times New Roman"/>
            <w:rPrChange w:id="4245" w:author="Cara Cardinale" w:date="2025-03-04T10:36:00Z">
              <w:rPr>
                <w:rFonts w:ascii="Arial" w:hAnsi="Arial"/>
                <w:sz w:val="22"/>
              </w:rPr>
            </w:rPrChange>
          </w:rPr>
          <w:t>. The Club currently operates as a separate entity which is exempt from federal income tax under Section 501(c)(3) of the U.S. Internal Revenue Code. The Board will ensure continuation of such tax exempt status under federal and any applicable State of New York laws and regulations.</w:t>
        </w:r>
      </w:ins>
    </w:p>
    <w:p w14:paraId="56681AB2" w14:textId="77777777" w:rsidR="00CF6A36" w:rsidRPr="00A25529" w:rsidRDefault="00CF6A36" w:rsidP="00CF6A36">
      <w:pPr>
        <w:ind w:left="1440" w:hanging="1440"/>
        <w:rPr>
          <w:ins w:id="4246" w:author="Cara Cardinale" w:date="2025-03-02T13:56:00Z"/>
          <w:rFonts w:ascii="Times New Roman" w:hAnsi="Times New Roman"/>
          <w:rPrChange w:id="4247" w:author="Cara Cardinale" w:date="2025-03-04T10:36:00Z">
            <w:rPr>
              <w:ins w:id="4248" w:author="Cara Cardinale" w:date="2025-03-02T13:56:00Z"/>
              <w:rFonts w:ascii="Arial" w:hAnsi="Arial"/>
              <w:sz w:val="22"/>
            </w:rPr>
          </w:rPrChange>
        </w:rPr>
      </w:pPr>
    </w:p>
    <w:p w14:paraId="72D50EFB" w14:textId="77777777" w:rsidR="00CF6A36" w:rsidRPr="00A25529" w:rsidRDefault="00CF6A36" w:rsidP="00CF6A36">
      <w:pPr>
        <w:ind w:left="1440"/>
        <w:rPr>
          <w:ins w:id="4249" w:author="Cara Cardinale" w:date="2025-03-02T13:56:00Z"/>
          <w:rFonts w:ascii="Times New Roman" w:hAnsi="Times New Roman"/>
          <w:rPrChange w:id="4250" w:author="Cara Cardinale" w:date="2025-03-04T10:36:00Z">
            <w:rPr>
              <w:ins w:id="4251" w:author="Cara Cardinale" w:date="2025-03-02T13:56:00Z"/>
              <w:rFonts w:ascii="Arial" w:hAnsi="Arial"/>
              <w:sz w:val="22"/>
            </w:rPr>
          </w:rPrChange>
        </w:rPr>
      </w:pPr>
      <w:ins w:id="4252" w:author="Cara Cardinale" w:date="2025-03-02T13:56:00Z">
        <w:r w:rsidRPr="00A25529">
          <w:rPr>
            <w:rFonts w:ascii="Times New Roman" w:hAnsi="Times New Roman"/>
            <w:rPrChange w:id="4253" w:author="Cara Cardinale" w:date="2025-03-04T10:36:00Z">
              <w:rPr>
                <w:rFonts w:ascii="Arial" w:hAnsi="Arial"/>
                <w:sz w:val="22"/>
              </w:rPr>
            </w:rPrChange>
          </w:rPr>
          <w:t xml:space="preserve"> 5. </w:t>
        </w:r>
      </w:ins>
      <w:ins w:id="4254" w:author="Cara Cardinale" w:date="2025-03-04T10:28:00Z">
        <w:r w:rsidR="00EB1C22" w:rsidRPr="00A25529">
          <w:rPr>
            <w:rFonts w:ascii="Times New Roman" w:hAnsi="Times New Roman"/>
          </w:rPr>
          <w:t xml:space="preserve"> </w:t>
        </w:r>
      </w:ins>
      <w:ins w:id="4255" w:author="Cara Cardinale" w:date="2025-03-02T13:56:00Z">
        <w:r w:rsidRPr="00A25529">
          <w:rPr>
            <w:rFonts w:ascii="Times New Roman" w:hAnsi="Times New Roman"/>
            <w:u w:val="single"/>
            <w:rPrChange w:id="4256" w:author="Cara Cardinale" w:date="2025-03-04T10:36:00Z">
              <w:rPr>
                <w:rFonts w:ascii="Arial" w:hAnsi="Arial"/>
                <w:sz w:val="22"/>
                <w:u w:val="single"/>
              </w:rPr>
            </w:rPrChange>
          </w:rPr>
          <w:t>Ownership of Work</w:t>
        </w:r>
        <w:r w:rsidRPr="00A25529">
          <w:rPr>
            <w:rFonts w:ascii="Times New Roman" w:hAnsi="Times New Roman"/>
            <w:rPrChange w:id="4257" w:author="Cara Cardinale" w:date="2025-03-04T10:36:00Z">
              <w:rPr>
                <w:rFonts w:ascii="Arial" w:hAnsi="Arial"/>
                <w:sz w:val="22"/>
              </w:rPr>
            </w:rPrChange>
          </w:rPr>
          <w:t>. Any work produced by or for the Club, on a Club website or otherwise, as part of the Club</w:t>
        </w:r>
        <w:r w:rsidRPr="00BD0DFB">
          <w:rPr>
            <w:rFonts w:ascii="Times New Roman" w:hAnsi="Times New Roman"/>
          </w:rPr>
          <w:t>’</w:t>
        </w:r>
        <w:r w:rsidRPr="00A25529">
          <w:rPr>
            <w:rFonts w:ascii="Times New Roman" w:hAnsi="Times New Roman"/>
            <w:rPrChange w:id="4258" w:author="Cara Cardinale" w:date="2025-03-04T10:36:00Z">
              <w:rPr>
                <w:rFonts w:ascii="Arial" w:hAnsi="Arial"/>
                <w:sz w:val="22"/>
              </w:rPr>
            </w:rPrChange>
          </w:rPr>
          <w:t>s activities, is the Club</w:t>
        </w:r>
        <w:r w:rsidRPr="00BD0DFB">
          <w:rPr>
            <w:rFonts w:ascii="Times New Roman" w:hAnsi="Times New Roman"/>
          </w:rPr>
          <w:t>’</w:t>
        </w:r>
        <w:r w:rsidRPr="00A25529">
          <w:rPr>
            <w:rFonts w:ascii="Times New Roman" w:hAnsi="Times New Roman"/>
            <w:rPrChange w:id="4259" w:author="Cara Cardinale" w:date="2025-03-04T10:36:00Z">
              <w:rPr>
                <w:rFonts w:ascii="Arial" w:hAnsi="Arial"/>
                <w:sz w:val="22"/>
              </w:rPr>
            </w:rPrChange>
          </w:rPr>
          <w:t>s property.</w:t>
        </w:r>
      </w:ins>
    </w:p>
    <w:p w14:paraId="72AC97BC" w14:textId="77777777" w:rsidR="00CF6A36" w:rsidRPr="00A25529" w:rsidRDefault="00CF6A36" w:rsidP="00CF6A36">
      <w:pPr>
        <w:rPr>
          <w:ins w:id="4260" w:author="Cara Cardinale" w:date="2025-03-02T13:56:00Z"/>
          <w:rFonts w:ascii="Times New Roman" w:hAnsi="Times New Roman"/>
          <w:rPrChange w:id="4261" w:author="Cara Cardinale" w:date="2025-03-04T10:36:00Z">
            <w:rPr>
              <w:ins w:id="4262" w:author="Cara Cardinale" w:date="2025-03-02T13:56:00Z"/>
              <w:rFonts w:ascii="Arial" w:hAnsi="Arial"/>
              <w:sz w:val="22"/>
            </w:rPr>
          </w:rPrChange>
        </w:rPr>
      </w:pPr>
    </w:p>
    <w:p w14:paraId="6245FE82" w14:textId="77777777" w:rsidR="00CF6A36" w:rsidRPr="00A25529" w:rsidRDefault="00CF6A36" w:rsidP="00CF6A36">
      <w:pPr>
        <w:rPr>
          <w:ins w:id="4263" w:author="Cara Cardinale" w:date="2025-03-02T13:56:00Z"/>
          <w:rFonts w:ascii="Times New Roman" w:hAnsi="Times New Roman"/>
          <w:rPrChange w:id="4264" w:author="Cara Cardinale" w:date="2025-03-04T10:36:00Z">
            <w:rPr>
              <w:ins w:id="4265" w:author="Cara Cardinale" w:date="2025-03-02T13:56:00Z"/>
              <w:rFonts w:ascii="Arial" w:hAnsi="Arial"/>
              <w:sz w:val="22"/>
            </w:rPr>
          </w:rPrChange>
        </w:rPr>
      </w:pPr>
    </w:p>
    <w:p w14:paraId="32419AC4" w14:textId="77777777" w:rsidR="00CF6A36" w:rsidRPr="00A25529" w:rsidRDefault="00CF6A36" w:rsidP="00CF6A36">
      <w:pPr>
        <w:jc w:val="center"/>
        <w:rPr>
          <w:ins w:id="4266" w:author="Cara Cardinale" w:date="2025-03-02T13:56:00Z"/>
          <w:rFonts w:ascii="Times New Roman" w:hAnsi="Times New Roman"/>
          <w:u w:val="single"/>
          <w:rPrChange w:id="4267" w:author="Cara Cardinale" w:date="2025-03-04T10:36:00Z">
            <w:rPr>
              <w:ins w:id="4268" w:author="Cara Cardinale" w:date="2025-03-02T13:56:00Z"/>
              <w:rFonts w:ascii="Arial" w:hAnsi="Arial"/>
              <w:sz w:val="22"/>
              <w:u w:val="single"/>
            </w:rPr>
          </w:rPrChange>
        </w:rPr>
      </w:pPr>
      <w:ins w:id="4269" w:author="Cara Cardinale" w:date="2025-03-02T13:56:00Z">
        <w:r w:rsidRPr="00A25529">
          <w:rPr>
            <w:rFonts w:ascii="Times New Roman" w:hAnsi="Times New Roman"/>
            <w:u w:val="single"/>
            <w:rPrChange w:id="4270" w:author="Cara Cardinale" w:date="2025-03-04T10:36:00Z">
              <w:rPr>
                <w:rFonts w:ascii="Arial" w:hAnsi="Arial"/>
                <w:sz w:val="22"/>
                <w:u w:val="single"/>
              </w:rPr>
            </w:rPrChange>
          </w:rPr>
          <w:t>ARTICLE XI: Dissolution</w:t>
        </w:r>
      </w:ins>
    </w:p>
    <w:p w14:paraId="19DB2D5E" w14:textId="77777777" w:rsidR="00CF6A36" w:rsidRPr="00A25529" w:rsidRDefault="00CF6A36" w:rsidP="00CF6A36">
      <w:pPr>
        <w:jc w:val="center"/>
        <w:rPr>
          <w:ins w:id="4271" w:author="Cara Cardinale" w:date="2025-03-02T13:56:00Z"/>
          <w:rFonts w:ascii="Times New Roman" w:hAnsi="Times New Roman"/>
          <w:u w:val="single"/>
          <w:rPrChange w:id="4272" w:author="Cara Cardinale" w:date="2025-03-04T10:36:00Z">
            <w:rPr>
              <w:ins w:id="4273" w:author="Cara Cardinale" w:date="2025-03-02T13:56:00Z"/>
              <w:rFonts w:ascii="Arial" w:hAnsi="Arial"/>
              <w:sz w:val="22"/>
              <w:u w:val="single"/>
            </w:rPr>
          </w:rPrChange>
        </w:rPr>
      </w:pPr>
    </w:p>
    <w:p w14:paraId="086832AA" w14:textId="77777777" w:rsidR="00CF6A36" w:rsidRPr="00A25529" w:rsidRDefault="00CF6A36" w:rsidP="00CF6A36">
      <w:pPr>
        <w:rPr>
          <w:ins w:id="4274" w:author="Cara Cardinale" w:date="2025-03-02T13:56:00Z"/>
          <w:rFonts w:ascii="Times New Roman" w:hAnsi="Times New Roman"/>
          <w:rPrChange w:id="4275" w:author="Cara Cardinale" w:date="2025-03-04T10:36:00Z">
            <w:rPr>
              <w:ins w:id="4276" w:author="Cara Cardinale" w:date="2025-03-02T13:56:00Z"/>
              <w:rFonts w:ascii="Arial" w:hAnsi="Arial"/>
              <w:sz w:val="22"/>
            </w:rPr>
          </w:rPrChange>
        </w:rPr>
      </w:pPr>
      <w:ins w:id="4277" w:author="Cara Cardinale" w:date="2025-03-02T13:56:00Z">
        <w:r w:rsidRPr="00A25529">
          <w:rPr>
            <w:rFonts w:ascii="Times New Roman" w:hAnsi="Times New Roman"/>
            <w:rPrChange w:id="4278" w:author="Cara Cardinale" w:date="2025-03-04T10:36:00Z">
              <w:rPr>
                <w:rFonts w:ascii="Arial" w:hAnsi="Arial"/>
                <w:sz w:val="22"/>
              </w:rPr>
            </w:rPrChange>
          </w:rPr>
          <w:t>In the event of the dissolution of the Club, all remaining property or assets of the Club shall, after necessary expenses thereof, be distributed to such organizations which shall qualify under Section 501(c)(3) of the Internal Revenue Code of 1986, as amended, and regulations there under, or to another organization to be used in such manner as in the judgment of a Justice of the Supreme Court of the State of New York will best accomplish the general purposes for which the Club was formed.</w:t>
        </w:r>
      </w:ins>
    </w:p>
    <w:p w14:paraId="206C4A20" w14:textId="77777777" w:rsidR="00CF6A36" w:rsidRPr="00A25529" w:rsidRDefault="00CF6A36" w:rsidP="00CF6A36">
      <w:pPr>
        <w:rPr>
          <w:ins w:id="4279" w:author="Cara Cardinale" w:date="2025-03-02T13:56:00Z"/>
          <w:rFonts w:ascii="Times New Roman" w:hAnsi="Times New Roman"/>
          <w:rPrChange w:id="4280" w:author="Cara Cardinale" w:date="2025-03-04T10:36:00Z">
            <w:rPr>
              <w:ins w:id="4281" w:author="Cara Cardinale" w:date="2025-03-02T13:56:00Z"/>
              <w:rFonts w:ascii="Arial" w:hAnsi="Arial"/>
              <w:sz w:val="22"/>
            </w:rPr>
          </w:rPrChange>
        </w:rPr>
      </w:pPr>
    </w:p>
    <w:p w14:paraId="75646119" w14:textId="77777777" w:rsidR="00CF6A36" w:rsidRPr="00A25529" w:rsidRDefault="00CF6A36" w:rsidP="00CF6A36">
      <w:pPr>
        <w:rPr>
          <w:ins w:id="4282" w:author="Cara Cardinale" w:date="2025-03-02T13:56:00Z"/>
          <w:rFonts w:ascii="Times New Roman" w:hAnsi="Times New Roman"/>
          <w:rPrChange w:id="4283" w:author="Cara Cardinale" w:date="2025-03-04T10:36:00Z">
            <w:rPr>
              <w:ins w:id="4284" w:author="Cara Cardinale" w:date="2025-03-02T13:56:00Z"/>
            </w:rPr>
          </w:rPrChange>
        </w:rPr>
      </w:pPr>
    </w:p>
    <w:p w14:paraId="26EDF41E" w14:textId="77777777" w:rsidR="00CF6A36" w:rsidRPr="00A25529" w:rsidRDefault="00CF6A36" w:rsidP="00CF6A36">
      <w:pPr>
        <w:pStyle w:val="pxformnotes"/>
        <w:jc w:val="center"/>
        <w:rPr>
          <w:ins w:id="4285" w:author="Cara Cardinale" w:date="2025-03-02T14:01:00Z"/>
          <w:rFonts w:ascii="Times New Roman" w:hAnsi="Times New Roman"/>
          <w:sz w:val="24"/>
          <w:szCs w:val="24"/>
          <w:rPrChange w:id="4286" w:author="Cara Cardinale" w:date="2025-03-04T10:36:00Z">
            <w:rPr>
              <w:ins w:id="4287" w:author="Cara Cardinale" w:date="2025-03-02T14:01:00Z"/>
              <w:sz w:val="24"/>
              <w:szCs w:val="24"/>
            </w:rPr>
          </w:rPrChange>
        </w:rPr>
      </w:pPr>
      <w:ins w:id="4288" w:author="Cara Cardinale" w:date="2025-03-02T14:01:00Z">
        <w:r w:rsidRPr="00A25529">
          <w:rPr>
            <w:rStyle w:val="pxvis"/>
            <w:rFonts w:ascii="Times New Roman" w:hAnsi="Times New Roman"/>
            <w:bCs/>
            <w:sz w:val="50"/>
            <w:rPrChange w:id="4289" w:author="Cara Cardinale" w:date="2025-03-04T10:36:00Z">
              <w:rPr>
                <w:rStyle w:val="pxvis"/>
                <w:bCs/>
              </w:rPr>
            </w:rPrChange>
          </w:rPr>
          <w:t>Notes to Form</w:t>
        </w:r>
      </w:ins>
    </w:p>
    <w:p w14:paraId="11BAFC71" w14:textId="77777777" w:rsidR="00CF6A36" w:rsidRPr="00A25529" w:rsidRDefault="00CF6A36" w:rsidP="00CF6A36">
      <w:pPr>
        <w:pStyle w:val="pxformnotes"/>
        <w:rPr>
          <w:ins w:id="4290" w:author="Cara Cardinale" w:date="2025-03-02T14:01:00Z"/>
          <w:rFonts w:ascii="Times New Roman" w:hAnsi="Times New Roman"/>
          <w:sz w:val="24"/>
          <w:szCs w:val="24"/>
          <w:rPrChange w:id="4291" w:author="Cara Cardinale" w:date="2025-03-04T10:36:00Z">
            <w:rPr>
              <w:ins w:id="4292" w:author="Cara Cardinale" w:date="2025-03-02T14:01:00Z"/>
              <w:sz w:val="24"/>
              <w:szCs w:val="24"/>
            </w:rPr>
          </w:rPrChange>
        </w:rPr>
      </w:pPr>
    </w:p>
    <w:p w14:paraId="4D7330D9" w14:textId="77777777" w:rsidR="00CF6A36" w:rsidRPr="00A25529" w:rsidRDefault="00CF6A36" w:rsidP="00CF6A36">
      <w:pPr>
        <w:pStyle w:val="pxformrr"/>
        <w:rPr>
          <w:ins w:id="4293" w:author="Cara Cardinale" w:date="2025-03-02T14:01:00Z"/>
          <w:rFonts w:ascii="Times New Roman" w:hAnsi="Times New Roman"/>
          <w:sz w:val="24"/>
          <w:szCs w:val="24"/>
          <w:rPrChange w:id="4294" w:author="Cara Cardinale" w:date="2025-03-04T10:36:00Z">
            <w:rPr>
              <w:ins w:id="4295" w:author="Cara Cardinale" w:date="2025-03-02T14:01:00Z"/>
              <w:sz w:val="24"/>
              <w:szCs w:val="24"/>
            </w:rPr>
          </w:rPrChange>
        </w:rPr>
      </w:pPr>
      <w:ins w:id="4296" w:author="Cara Cardinale" w:date="2025-03-02T14:01:00Z">
        <w:r w:rsidRPr="00A25529">
          <w:rPr>
            <w:rStyle w:val="pxvis"/>
            <w:rFonts w:ascii="Times New Roman" w:hAnsi="Times New Roman"/>
            <w:bCs/>
            <w:sz w:val="24"/>
            <w:szCs w:val="24"/>
            <w:rPrChange w:id="4297" w:author="Cara Cardinale" w:date="2025-03-04T10:36:00Z">
              <w:rPr>
                <w:rStyle w:val="pxvis"/>
                <w:bCs/>
                <w:szCs w:val="24"/>
              </w:rPr>
            </w:rPrChange>
          </w:rPr>
          <w:t>Research References</w:t>
        </w:r>
      </w:ins>
    </w:p>
    <w:p w14:paraId="5725DEB4" w14:textId="77777777" w:rsidR="00CF6A36" w:rsidRPr="00A25529" w:rsidRDefault="00CF6A36" w:rsidP="00CF6A36">
      <w:pPr>
        <w:pStyle w:val="pxformrrp"/>
        <w:rPr>
          <w:ins w:id="4298" w:author="Cara Cardinale" w:date="2025-03-02T14:01:00Z"/>
          <w:rStyle w:val="pxtk"/>
        </w:rPr>
      </w:pPr>
      <w:ins w:id="4299" w:author="Cara Cardinale" w:date="2025-03-02T14:01:00Z">
        <w:r w:rsidRPr="00A25529">
          <w:rPr>
            <w:rFonts w:ascii="Times New Roman" w:hAnsi="Times New Roman"/>
            <w:rPrChange w:id="4300" w:author="Cara Cardinale" w:date="2025-03-04T10:36:00Z">
              <w:rPr/>
            </w:rPrChange>
          </w:rPr>
          <w:t xml:space="preserve"> </w:t>
        </w:r>
        <w:r w:rsidRPr="00BD0DFB">
          <w:rPr>
            <w:rStyle w:val="pxvis"/>
            <w:rFonts w:ascii="Times New Roman" w:hAnsi="Times New Roman"/>
            <w:b w:val="0"/>
            <w:sz w:val="24"/>
          </w:rPr>
          <w:tab/>
        </w:r>
        <w:r w:rsidRPr="00BD0DFB">
          <w:rPr>
            <w:rStyle w:val="pxtk"/>
            <w:rFonts w:ascii="Times New Roman" w:hAnsi="Times New Roman"/>
            <w:color w:val="FF0000"/>
            <w:vertAlign w:val="superscript"/>
          </w:rPr>
          <w:t>►</w:t>
        </w:r>
        <w:r w:rsidRPr="00BD0DFB">
          <w:rPr>
            <w:rStyle w:val="pxtk"/>
            <w:rFonts w:ascii="Times New Roman" w:hAnsi="Times New Roman"/>
          </w:rPr>
          <w:fldChar w:fldCharType="begin"/>
        </w:r>
        <w:r w:rsidRPr="00A25529">
          <w:rPr>
            <w:rStyle w:val="pxtk"/>
            <w:rFonts w:ascii="Times New Roman" w:hAnsi="Times New Roman"/>
            <w:rPrChange w:id="4301" w:author="Cara Cardinale" w:date="2025-03-04T10:36:00Z">
              <w:rPr>
                <w:rStyle w:val="pxtk"/>
              </w:rPr>
            </w:rPrChange>
          </w:rPr>
          <w:instrText>tk.ref.id="I005GWM"</w:instrText>
        </w:r>
        <w:r w:rsidRPr="00BD0DFB">
          <w:rPr>
            <w:rStyle w:val="pxtk"/>
            <w:rFonts w:ascii="Times New Roman" w:hAnsi="Times New Roman"/>
          </w:rPr>
          <w:fldChar w:fldCharType="end"/>
        </w:r>
        <w:r w:rsidRPr="00A25529">
          <w:rPr>
            <w:rStyle w:val="pxtk"/>
            <w:rFonts w:ascii="Times New Roman" w:hAnsi="Times New Roman"/>
            <w:rPrChange w:id="4302" w:author="Cara Cardinale" w:date="2025-03-04T10:36:00Z">
              <w:rPr>
                <w:rStyle w:val="pxtk"/>
              </w:rPr>
            </w:rPrChange>
          </w:rPr>
          <w:t>West's Key Number Digest, Corporations and</w:t>
        </w:r>
        <w:r w:rsidRPr="00A25529">
          <w:rPr>
            <w:rStyle w:val="pxtk"/>
          </w:rPr>
          <w:t xml:space="preserve"> Business Organizations &amp;key;3384</w:t>
        </w:r>
      </w:ins>
    </w:p>
    <w:p w14:paraId="62DD927B" w14:textId="77777777" w:rsidR="00CF6A36" w:rsidRPr="00A25529" w:rsidRDefault="00CF6A36" w:rsidP="00CF6A36">
      <w:pPr>
        <w:pPrChange w:id="4303" w:author="Cara Cardinale" w:date="2025-03-02T13:56:00Z">
          <w:pPr>
            <w:pStyle w:val="pxformrrp"/>
          </w:pPr>
        </w:pPrChange>
      </w:pPr>
    </w:p>
    <w:p w14:paraId="69495285" w14:textId="77777777" w:rsidR="00FB29D8" w:rsidRPr="00A25529" w:rsidRDefault="00FB29D8">
      <w:pPr>
        <w:pStyle w:val="pxd"/>
        <w:spacing w:before="180"/>
      </w:pPr>
      <w:r w:rsidRPr="00A25529">
        <w:t>(2) Membership Provisions</w:t>
      </w:r>
    </w:p>
    <w:p w14:paraId="3CEFB05A" w14:textId="77777777" w:rsidR="00FB29D8" w:rsidRPr="00A25529" w:rsidRDefault="00FB29D8">
      <w:pPr>
        <w:pStyle w:val="pxs"/>
        <w:spacing w:before="180"/>
        <w:rPr>
          <w:rPrChange w:id="4304" w:author="Cara Cardinale" w:date="2025-03-04T10:36:00Z">
            <w:rPr>
              <w:sz w:val="27"/>
            </w:rPr>
          </w:rPrChange>
        </w:rPr>
      </w:pPr>
      <w:r w:rsidRPr="00A25529">
        <w:rPr>
          <w:rPrChange w:id="4305" w:author="Cara Cardinale" w:date="2025-03-04T10:36:00Z">
            <w:rPr>
              <w:sz w:val="27"/>
            </w:rPr>
          </w:rPrChange>
        </w:rPr>
        <w:t>30:105. Provision against discrimination; eligibility and classification of members</w:t>
      </w:r>
    </w:p>
    <w:p w14:paraId="524D4615" w14:textId="77777777" w:rsidR="00FB29D8" w:rsidRPr="00A25529" w:rsidRDefault="00FB29D8">
      <w:pPr>
        <w:pStyle w:val="pxov"/>
        <w:rPr>
          <w:vanish/>
        </w:rPr>
      </w:pPr>
      <w:r w:rsidRPr="00A25529">
        <w:rPr>
          <w:vanish/>
        </w:rPr>
        <w:t>FCV</w:t>
      </w:r>
    </w:p>
    <w:p w14:paraId="79868837" w14:textId="77777777" w:rsidR="00FB29D8" w:rsidRPr="00A25529" w:rsidRDefault="00FB29D8">
      <w:pPr>
        <w:pStyle w:val="pxov"/>
        <w:rPr>
          <w:vanish/>
        </w:rPr>
      </w:pPr>
      <w:r w:rsidRPr="00A25529">
        <w:rPr>
          <w:vanish/>
        </w:rPr>
        <w:t>FTR</w:t>
      </w:r>
    </w:p>
    <w:p w14:paraId="39249819" w14:textId="77777777" w:rsidR="00FB29D8" w:rsidRPr="00A25529" w:rsidRDefault="00FB29D8">
      <w:pPr>
        <w:pStyle w:val="pxov"/>
        <w:rPr>
          <w:vanish/>
        </w:rPr>
      </w:pPr>
      <w:r w:rsidRPr="00A25529">
        <w:rPr>
          <w:vanish/>
        </w:rPr>
        <w:t>COL</w:t>
      </w:r>
    </w:p>
    <w:p w14:paraId="4BEBC322" w14:textId="77777777" w:rsidR="00FB29D8" w:rsidRPr="00A25529" w:rsidRDefault="00FB29D8">
      <w:pPr>
        <w:pStyle w:val="pxov"/>
        <w:rPr>
          <w:vanish/>
        </w:rPr>
      </w:pPr>
      <w:r w:rsidRPr="00A25529">
        <w:rPr>
          <w:vanish/>
        </w:rPr>
        <w:t>NFP</w:t>
      </w:r>
    </w:p>
    <w:p w14:paraId="2EA9D734" w14:textId="77777777" w:rsidR="00FB29D8" w:rsidRPr="00A25529" w:rsidRDefault="00FB29D8">
      <w:pPr>
        <w:pStyle w:val="pxov"/>
        <w:rPr>
          <w:vanish/>
        </w:rPr>
      </w:pPr>
      <w:r w:rsidRPr="00A25529">
        <w:rPr>
          <w:vanish/>
        </w:rPr>
        <w:t>CLS</w:t>
      </w:r>
    </w:p>
    <w:p w14:paraId="44B1B64A" w14:textId="77777777" w:rsidR="00FB29D8" w:rsidRPr="00A25529" w:rsidRDefault="00FB29D8">
      <w:pPr>
        <w:pStyle w:val="pxov"/>
        <w:rPr>
          <w:vanish/>
        </w:rPr>
      </w:pPr>
      <w:r w:rsidRPr="00A25529">
        <w:rPr>
          <w:vanish/>
        </w:rPr>
        <w:t>TEM</w:t>
      </w:r>
    </w:p>
    <w:p w14:paraId="70AB0AE6" w14:textId="77777777" w:rsidR="00FB29D8" w:rsidRPr="00A25529" w:rsidRDefault="00FB29D8">
      <w:pPr>
        <w:pStyle w:val="pxov"/>
        <w:rPr>
          <w:vanish/>
        </w:rPr>
      </w:pPr>
      <w:r w:rsidRPr="00A25529">
        <w:rPr>
          <w:vanish/>
        </w:rPr>
        <w:t>MTD</w:t>
      </w:r>
    </w:p>
    <w:p w14:paraId="6CCE07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form.fid="Id5549ab01b6411e684899cfd92da4eb0"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p.ct.id="f2fd26a0b92511efa75bc0a5c2da1858|113|30:105"</w:instrText>
      </w:r>
      <w:r w:rsidRPr="00A25529">
        <w:fldChar w:fldCharType="end"/>
      </w:r>
      <w:r w:rsidRPr="00A25529">
        <w:t xml:space="preserve">No member of the </w:t>
      </w:r>
      <w:r w:rsidRPr="00A25529">
        <w:rPr>
          <w:rStyle w:val="pxfinstr"/>
          <w:i/>
          <w:iCs/>
        </w:rPr>
        <w:t>[club/association]</w:t>
      </w:r>
      <w:r w:rsidRPr="00A25529">
        <w:t xml:space="preserve"> shall be discriminated against because of race, color, religion, ethnic or cultural background, </w:t>
      </w:r>
      <w:del w:id="4306" w:author="Cara Cardinale" w:date="2025-03-02T19:49:00Z">
        <w:r w:rsidRPr="00A25529" w:rsidDel="00327CE0">
          <w:rPr>
            <w:rStyle w:val="pxfinstr"/>
            <w:i/>
            <w:iCs/>
          </w:rPr>
          <w:delText xml:space="preserve">[OPTIONAL: </w:delText>
        </w:r>
      </w:del>
      <w:r w:rsidRPr="00A25529">
        <w:rPr>
          <w:rStyle w:val="pxfinstr"/>
          <w:rPrChange w:id="4307" w:author="Cara Cardinale" w:date="2025-03-04T10:36:00Z">
            <w:rPr>
              <w:rStyle w:val="pxfinstr"/>
              <w:i/>
            </w:rPr>
          </w:rPrChange>
        </w:rPr>
        <w:t>age, sex</w:t>
      </w:r>
      <w:del w:id="4308" w:author="Cara Cardinale" w:date="2025-03-02T19:49:00Z">
        <w:r w:rsidRPr="00A25529" w:rsidDel="00327CE0">
          <w:rPr>
            <w:rStyle w:val="pxfinstr"/>
            <w:i/>
            <w:iCs/>
          </w:rPr>
          <w:delText>,]</w:delText>
        </w:r>
      </w:del>
      <w:r w:rsidRPr="00A25529">
        <w:t xml:space="preserve"> or previous membership in a lawful </w:t>
      </w:r>
      <w:r w:rsidRPr="00A25529">
        <w:rPr>
          <w:rStyle w:val="pxfinstr"/>
          <w:i/>
          <w:iCs/>
        </w:rPr>
        <w:t>[club/association]</w:t>
      </w:r>
      <w:r w:rsidRPr="00A25529">
        <w:t xml:space="preserve">, nor shall there be any discrimination based on race, color, religion, ethnic or cultural background, </w:t>
      </w:r>
      <w:del w:id="4309" w:author="Cara Cardinale" w:date="2025-03-02T19:49:00Z">
        <w:r w:rsidRPr="00A25529" w:rsidDel="00327CE0">
          <w:rPr>
            <w:rStyle w:val="pxfinstr"/>
            <w:i/>
            <w:iCs/>
          </w:rPr>
          <w:delText>[OPTIONA</w:delText>
        </w:r>
      </w:del>
      <w:del w:id="4310" w:author="Cara Cardinale" w:date="2025-03-02T19:50:00Z">
        <w:r w:rsidRPr="00A25529" w:rsidDel="00327CE0">
          <w:rPr>
            <w:rStyle w:val="pxfinstr"/>
            <w:i/>
            <w:iCs/>
          </w:rPr>
          <w:delText>L</w:delText>
        </w:r>
        <w:r w:rsidRPr="00A25529" w:rsidDel="00327CE0">
          <w:rPr>
            <w:rStyle w:val="pxfinstr"/>
            <w:rPrChange w:id="4311" w:author="Cara Cardinale" w:date="2025-03-04T10:36:00Z">
              <w:rPr>
                <w:rStyle w:val="pxfinstr"/>
                <w:i/>
              </w:rPr>
            </w:rPrChange>
          </w:rPr>
          <w:delText xml:space="preserve">: </w:delText>
        </w:r>
      </w:del>
      <w:r w:rsidRPr="00A25529">
        <w:rPr>
          <w:rStyle w:val="pxfinstr"/>
          <w:rPrChange w:id="4312" w:author="Cara Cardinale" w:date="2025-03-04T10:36:00Z">
            <w:rPr>
              <w:rStyle w:val="pxfinstr"/>
              <w:i/>
            </w:rPr>
          </w:rPrChange>
        </w:rPr>
        <w:t>age, sex,</w:t>
      </w:r>
      <w:del w:id="4313" w:author="Cara Cardinale" w:date="2025-03-02T19:50:00Z">
        <w:r w:rsidRPr="00A25529" w:rsidDel="00327CE0">
          <w:rPr>
            <w:rStyle w:val="pxfinstr"/>
            <w:rPrChange w:id="4314" w:author="Cara Cardinale" w:date="2025-03-04T10:36:00Z">
              <w:rPr>
                <w:rStyle w:val="pxfinstr"/>
                <w:i/>
              </w:rPr>
            </w:rPrChange>
          </w:rPr>
          <w:delText>]</w:delText>
        </w:r>
      </w:del>
      <w:r w:rsidRPr="00A25529">
        <w:t xml:space="preserve"> or previous membership in a lawful </w:t>
      </w:r>
      <w:r w:rsidRPr="00A25529">
        <w:rPr>
          <w:rStyle w:val="pxfinstr"/>
          <w:i/>
          <w:iCs/>
        </w:rPr>
        <w:t>[club/association]</w:t>
      </w:r>
      <w:r w:rsidRPr="00A25529">
        <w:t xml:space="preserve"> in the admission policies of the club or association.</w:t>
      </w:r>
    </w:p>
    <w:p w14:paraId="370198C8" w14:textId="77777777" w:rsidR="00FB29D8" w:rsidRPr="00A25529" w:rsidRDefault="00FB29D8">
      <w:pPr>
        <w:pStyle w:val="pxformnotes"/>
        <w:jc w:val="center"/>
        <w:rPr>
          <w:sz w:val="24"/>
          <w:szCs w:val="24"/>
        </w:rPr>
      </w:pPr>
      <w:r w:rsidRPr="00A25529">
        <w:rPr>
          <w:rStyle w:val="pxvis"/>
          <w:rFonts w:cs="Arial"/>
          <w:bCs/>
          <w:sz w:val="50"/>
          <w:rPrChange w:id="4315" w:author="Cara Cardinale" w:date="2025-03-04T10:36:00Z">
            <w:rPr>
              <w:rStyle w:val="pxvis"/>
              <w:rFonts w:cs="Arial"/>
              <w:bCs/>
            </w:rPr>
          </w:rPrChange>
        </w:rPr>
        <w:t>Notes to Form</w:t>
      </w:r>
    </w:p>
    <w:p w14:paraId="534EF2D1" w14:textId="77777777" w:rsidR="00FB29D8" w:rsidRPr="00A25529" w:rsidRDefault="00FB29D8">
      <w:pPr>
        <w:pStyle w:val="pxformnotes"/>
        <w:rPr>
          <w:sz w:val="24"/>
          <w:szCs w:val="24"/>
        </w:rPr>
      </w:pPr>
    </w:p>
    <w:p w14:paraId="16C624AE" w14:textId="77777777" w:rsidR="00FB29D8" w:rsidRPr="00A25529" w:rsidRDefault="00FB29D8">
      <w:pPr>
        <w:pStyle w:val="pxformnote"/>
        <w:spacing w:before="180"/>
      </w:pPr>
      <w:r w:rsidRPr="00A25529">
        <w:t xml:space="preserve">Tax Notes </w:t>
      </w:r>
    </w:p>
    <w:p w14:paraId="4A79D8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p.ct.id="f2fd26a0b92511efa75bc0a5c2da1858|113|30:105"</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st.ref.id="I008A1I"</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3F65A802" w14:textId="77777777" w:rsidR="00FB29D8" w:rsidRPr="00A25529" w:rsidRDefault="00FB29D8">
      <w:pPr>
        <w:pStyle w:val="pxformrr"/>
        <w:rPr>
          <w:sz w:val="24"/>
          <w:szCs w:val="24"/>
        </w:rPr>
      </w:pPr>
      <w:r w:rsidRPr="00A25529">
        <w:rPr>
          <w:rStyle w:val="pxvis"/>
          <w:rFonts w:cs="Arial"/>
          <w:bCs/>
          <w:sz w:val="50"/>
          <w:rPrChange w:id="4316" w:author="Cara Cardinale" w:date="2025-03-04T10:36:00Z">
            <w:rPr>
              <w:rStyle w:val="pxvis"/>
              <w:rFonts w:cs="Arial"/>
              <w:bCs/>
            </w:rPr>
          </w:rPrChange>
        </w:rPr>
        <w:t>Research References</w:t>
      </w:r>
    </w:p>
    <w:p w14:paraId="39EB20C8" w14:textId="77777777" w:rsidR="00FB29D8" w:rsidRPr="00A25529" w:rsidRDefault="00FB29D8">
      <w:pPr>
        <w:pStyle w:val="pxformrrp"/>
        <w:rPr>
          <w:ins w:id="4317" w:author="Cara Cardinale" w:date="2025-03-02T19:50:00Z"/>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tk.ref.id="I00B36E"</w:instrText>
      </w:r>
      <w:r w:rsidRPr="00A25529">
        <w:rPr>
          <w:rStyle w:val="pxtk"/>
        </w:rPr>
        <w:fldChar w:fldCharType="end"/>
      </w:r>
      <w:r w:rsidRPr="00A25529">
        <w:rPr>
          <w:rStyle w:val="pxtk"/>
        </w:rPr>
        <w:t>West's Key Number Digest, Internal Revenue &amp;key;4045 to 4079</w:t>
      </w:r>
    </w:p>
    <w:p w14:paraId="0C555A26" w14:textId="77777777" w:rsidR="00327CE0" w:rsidRPr="00A25529" w:rsidRDefault="00327CE0" w:rsidP="00327CE0">
      <w:pPr>
        <w:rPr>
          <w:ins w:id="4318" w:author="Cara Cardinale" w:date="2025-03-02T19:50:00Z"/>
        </w:rPr>
      </w:pPr>
    </w:p>
    <w:p w14:paraId="41700DD7" w14:textId="77777777" w:rsidR="00327CE0" w:rsidRPr="00A25529" w:rsidRDefault="00327CE0" w:rsidP="00327CE0">
      <w:pPr>
        <w:pStyle w:val="pxformnotes"/>
        <w:rPr>
          <w:ins w:id="4319" w:author="Cara Cardinale" w:date="2025-03-02T19:53:00Z"/>
          <w:rFonts w:ascii="Times New Roman" w:hAnsi="Times New Roman"/>
          <w:sz w:val="24"/>
          <w:szCs w:val="24"/>
        </w:rPr>
      </w:pPr>
      <w:bookmarkStart w:id="4320" w:name="_Hlk191837657"/>
      <w:ins w:id="4321" w:author="Cara Cardinale" w:date="2025-03-02T19:50:00Z">
        <w:r w:rsidRPr="00A25529">
          <w:rPr>
            <w:rFonts w:ascii="Times New Roman" w:hAnsi="Times New Roman"/>
            <w:rPrChange w:id="4322" w:author="Cara Cardinale" w:date="2025-03-04T10:36:00Z">
              <w:rPr/>
            </w:rPrChange>
          </w:rPr>
          <w:t>30:10</w:t>
        </w:r>
        <w:r w:rsidRPr="00A25529">
          <w:rPr>
            <w:rFonts w:ascii="Times New Roman" w:hAnsi="Times New Roman"/>
            <w:sz w:val="24"/>
            <w:szCs w:val="24"/>
            <w:rPrChange w:id="4323" w:author="Cara Cardinale" w:date="2025-03-04T10:36:00Z">
              <w:rPr>
                <w:sz w:val="24"/>
                <w:szCs w:val="24"/>
              </w:rPr>
            </w:rPrChange>
          </w:rPr>
          <w:t>5.50.</w:t>
        </w:r>
      </w:ins>
      <w:ins w:id="4324" w:author="Cara Cardinale" w:date="2025-03-02T19:53:00Z">
        <w:r w:rsidR="00F63B21" w:rsidRPr="00A25529">
          <w:rPr>
            <w:rFonts w:ascii="Times New Roman" w:hAnsi="Times New Roman"/>
            <w:sz w:val="24"/>
            <w:szCs w:val="24"/>
          </w:rPr>
          <w:t xml:space="preserve"> Nondiscrimination</w:t>
        </w:r>
      </w:ins>
    </w:p>
    <w:bookmarkEnd w:id="4320"/>
    <w:p w14:paraId="02CFC721" w14:textId="77777777" w:rsidR="00F63B21" w:rsidRPr="00A25529" w:rsidRDefault="00F63B21" w:rsidP="00F63B21">
      <w:pPr>
        <w:rPr>
          <w:ins w:id="4325" w:author="Cara Cardinale" w:date="2025-03-02T19:50:00Z"/>
        </w:rPr>
        <w:pPrChange w:id="4326" w:author="Cara Cardinale" w:date="2025-03-02T19:53:00Z">
          <w:pPr>
            <w:pStyle w:val="pxformnotes"/>
          </w:pPr>
        </w:pPrChange>
      </w:pPr>
    </w:p>
    <w:p w14:paraId="7816DE2E" w14:textId="77777777" w:rsidR="00327CE0" w:rsidRPr="00A25529" w:rsidRDefault="00327CE0" w:rsidP="00327CE0">
      <w:pPr>
        <w:pStyle w:val="pxformrr"/>
        <w:rPr>
          <w:ins w:id="4327" w:author="Cara Cardinale" w:date="2025-03-02T19:52:00Z"/>
          <w:rFonts w:ascii="Times New Roman" w:hAnsi="Times New Roman"/>
          <w:sz w:val="24"/>
          <w:szCs w:val="24"/>
        </w:rPr>
      </w:pPr>
      <w:ins w:id="4328" w:author="Cara Cardinale" w:date="2025-03-02T19:51:00Z">
        <w:r w:rsidRPr="00A25529">
          <w:rPr>
            <w:rFonts w:ascii="Times New Roman" w:hAnsi="Times New Roman"/>
            <w:sz w:val="24"/>
            <w:szCs w:val="24"/>
          </w:rPr>
          <w:t> </w:t>
        </w:r>
      </w:ins>
      <w:ins w:id="4329" w:author="Cara Cardinale" w:date="2025-03-02T19:52:00Z">
        <w:r w:rsidRPr="00A25529">
          <w:rPr>
            <w:rFonts w:ascii="Times New Roman" w:hAnsi="Times New Roman"/>
            <w:sz w:val="24"/>
            <w:szCs w:val="24"/>
          </w:rPr>
          <w:tab/>
        </w:r>
      </w:ins>
      <w:ins w:id="4330" w:author="Cara Cardinale" w:date="2025-03-02T19:53:00Z">
        <w:r w:rsidRPr="00A25529">
          <w:rPr>
            <w:rFonts w:ascii="Times New Roman" w:hAnsi="Times New Roman"/>
            <w:sz w:val="24"/>
            <w:szCs w:val="24"/>
          </w:rPr>
          <w:t>M</w:t>
        </w:r>
      </w:ins>
      <w:ins w:id="4331" w:author="Cara Cardinale" w:date="2025-03-02T19:51:00Z">
        <w:r w:rsidRPr="00A25529">
          <w:rPr>
            <w:rFonts w:ascii="Times New Roman" w:hAnsi="Times New Roman"/>
            <w:sz w:val="24"/>
            <w:szCs w:val="24"/>
            <w:rPrChange w:id="4332" w:author="Cara Cardinale" w:date="2025-03-04T10:36:00Z">
              <w:rPr>
                <w:rFonts w:ascii="Arial" w:hAnsi="Arial"/>
                <w:b/>
                <w:sz w:val="24"/>
                <w:szCs w:val="24"/>
              </w:rPr>
            </w:rPrChange>
          </w:rPr>
          <w:t xml:space="preserve">embership </w:t>
        </w:r>
      </w:ins>
      <w:ins w:id="4333" w:author="Cara Cardinale" w:date="2025-03-02T19:53:00Z">
        <w:r w:rsidRPr="00A25529">
          <w:rPr>
            <w:rFonts w:ascii="Times New Roman" w:hAnsi="Times New Roman"/>
            <w:sz w:val="24"/>
            <w:szCs w:val="24"/>
          </w:rPr>
          <w:t xml:space="preserve">in </w:t>
        </w:r>
        <w:r w:rsidR="00F63B21" w:rsidRPr="00A25529">
          <w:rPr>
            <w:rFonts w:ascii="Times New Roman" w:hAnsi="Times New Roman"/>
            <w:sz w:val="24"/>
            <w:szCs w:val="24"/>
          </w:rPr>
          <w:t xml:space="preserve">&lt;finstr&gt;[name of club or association]&lt;/finstr&gt; </w:t>
        </w:r>
      </w:ins>
      <w:ins w:id="4334" w:author="Cara Cardinale" w:date="2025-03-02T19:51:00Z">
        <w:r w:rsidRPr="00A25529">
          <w:rPr>
            <w:rFonts w:ascii="Times New Roman" w:hAnsi="Times New Roman"/>
            <w:sz w:val="24"/>
            <w:szCs w:val="24"/>
            <w:rPrChange w:id="4335" w:author="Cara Cardinale" w:date="2025-03-04T10:36:00Z">
              <w:rPr>
                <w:rFonts w:ascii="Arial" w:hAnsi="Arial"/>
                <w:b/>
                <w:sz w:val="24"/>
                <w:szCs w:val="24"/>
              </w:rPr>
            </w:rPrChange>
          </w:rPr>
          <w:t xml:space="preserve">will </w:t>
        </w:r>
      </w:ins>
      <w:ins w:id="4336" w:author="Cara Cardinale" w:date="2025-03-02T19:53:00Z">
        <w:r w:rsidR="00F63B21" w:rsidRPr="00A25529">
          <w:rPr>
            <w:rFonts w:ascii="Times New Roman" w:hAnsi="Times New Roman"/>
            <w:sz w:val="24"/>
            <w:szCs w:val="24"/>
          </w:rPr>
          <w:t xml:space="preserve">not </w:t>
        </w:r>
      </w:ins>
      <w:ins w:id="4337" w:author="Cara Cardinale" w:date="2025-03-02T19:51:00Z">
        <w:r w:rsidRPr="00A25529">
          <w:rPr>
            <w:rFonts w:ascii="Times New Roman" w:hAnsi="Times New Roman"/>
            <w:sz w:val="24"/>
            <w:szCs w:val="24"/>
            <w:rPrChange w:id="4338" w:author="Cara Cardinale" w:date="2025-03-04T10:36:00Z">
              <w:rPr>
                <w:rFonts w:ascii="Arial" w:hAnsi="Arial"/>
                <w:b/>
                <w:sz w:val="24"/>
                <w:szCs w:val="24"/>
              </w:rPr>
            </w:rPrChange>
          </w:rPr>
          <w:t>be denied to any person on account of race, color, religion, sex, age, national origin, disability, sexual orientation, or gender identity.</w:t>
        </w:r>
      </w:ins>
    </w:p>
    <w:p w14:paraId="20567676" w14:textId="77777777" w:rsidR="00327CE0" w:rsidRPr="00A25529" w:rsidRDefault="00327CE0" w:rsidP="00327CE0">
      <w:pPr>
        <w:pStyle w:val="pxformrr"/>
        <w:rPr>
          <w:ins w:id="4339" w:author="Cara Cardinale" w:date="2025-03-02T19:52:00Z"/>
          <w:rFonts w:ascii="Times New Roman" w:hAnsi="Times New Roman"/>
          <w:sz w:val="24"/>
          <w:szCs w:val="24"/>
        </w:rPr>
      </w:pPr>
    </w:p>
    <w:p w14:paraId="300B5F11" w14:textId="77777777" w:rsidR="00327CE0" w:rsidRPr="00A25529" w:rsidRDefault="00327CE0" w:rsidP="00327CE0">
      <w:pPr>
        <w:pStyle w:val="pxformnotes"/>
        <w:jc w:val="center"/>
        <w:rPr>
          <w:ins w:id="4340" w:author="Cara Cardinale" w:date="2025-03-02T19:52:00Z"/>
          <w:rFonts w:ascii="Times New Roman" w:hAnsi="Times New Roman"/>
          <w:sz w:val="24"/>
          <w:szCs w:val="24"/>
        </w:rPr>
      </w:pPr>
      <w:ins w:id="4341" w:author="Cara Cardinale" w:date="2025-03-02T19:52:00Z">
        <w:r w:rsidRPr="00A25529">
          <w:rPr>
            <w:rStyle w:val="pxvis"/>
            <w:rFonts w:ascii="Times New Roman" w:hAnsi="Times New Roman"/>
            <w:bCs/>
            <w:sz w:val="24"/>
            <w:szCs w:val="24"/>
          </w:rPr>
          <w:t>Notes to Form</w:t>
        </w:r>
      </w:ins>
    </w:p>
    <w:p w14:paraId="3F4ACC9E" w14:textId="77777777" w:rsidR="00327CE0" w:rsidRPr="00A25529" w:rsidRDefault="00327CE0" w:rsidP="00327CE0">
      <w:pPr>
        <w:pStyle w:val="pxformrr"/>
        <w:rPr>
          <w:ins w:id="4342" w:author="Cara Cardinale" w:date="2025-03-02T19:50:00Z"/>
          <w:rFonts w:ascii="Times New Roman" w:hAnsi="Times New Roman"/>
          <w:sz w:val="24"/>
          <w:szCs w:val="24"/>
          <w:rPrChange w:id="4343" w:author="Cara Cardinale" w:date="2025-03-04T10:36:00Z">
            <w:rPr>
              <w:ins w:id="4344" w:author="Cara Cardinale" w:date="2025-03-02T19:50:00Z"/>
              <w:sz w:val="24"/>
              <w:szCs w:val="24"/>
            </w:rPr>
          </w:rPrChange>
        </w:rPr>
      </w:pPr>
      <w:ins w:id="4345" w:author="Cara Cardinale" w:date="2025-03-02T19:50:00Z">
        <w:r w:rsidRPr="00A25529">
          <w:rPr>
            <w:rStyle w:val="pxvis"/>
            <w:rFonts w:ascii="Times New Roman" w:hAnsi="Times New Roman"/>
            <w:sz w:val="24"/>
            <w:szCs w:val="24"/>
            <w:rPrChange w:id="4346" w:author="Cara Cardinale" w:date="2025-03-04T10:36:00Z">
              <w:rPr>
                <w:rStyle w:val="pxvis"/>
                <w:sz w:val="24"/>
                <w:szCs w:val="24"/>
              </w:rPr>
            </w:rPrChange>
          </w:rPr>
          <w:t>Research References</w:t>
        </w:r>
      </w:ins>
    </w:p>
    <w:p w14:paraId="3398A124" w14:textId="77777777" w:rsidR="00327CE0" w:rsidRPr="00A25529" w:rsidRDefault="00327CE0" w:rsidP="00327CE0">
      <w:pPr>
        <w:pStyle w:val="pxformrrp"/>
        <w:rPr>
          <w:ins w:id="4347" w:author="Cara Cardinale" w:date="2025-03-02T19:50:00Z"/>
          <w:rFonts w:ascii="Times New Roman" w:hAnsi="Times New Roman"/>
          <w:rPrChange w:id="4348" w:author="Cara Cardinale" w:date="2025-03-04T10:36:00Z">
            <w:rPr>
              <w:ins w:id="4349" w:author="Cara Cardinale" w:date="2025-03-02T19:50:00Z"/>
            </w:rPr>
          </w:rPrChange>
        </w:rPr>
      </w:pPr>
      <w:ins w:id="4350" w:author="Cara Cardinale" w:date="2025-03-02T19:50:00Z">
        <w:r w:rsidRPr="00A25529">
          <w:rPr>
            <w:rFonts w:ascii="Times New Roman" w:hAnsi="Times New Roman"/>
            <w:rPrChange w:id="4351" w:author="Cara Cardinale" w:date="2025-03-04T10:36:00Z">
              <w:rPr/>
            </w:rPrChange>
          </w:rPr>
          <w:t xml:space="preserve"> </w:t>
        </w:r>
        <w:r w:rsidRPr="00A25529">
          <w:rPr>
            <w:rStyle w:val="pxvis"/>
            <w:rFonts w:ascii="Times New Roman" w:hAnsi="Times New Roman"/>
            <w:b w:val="0"/>
            <w:sz w:val="24"/>
          </w:rPr>
          <w:tab/>
        </w:r>
        <w:r w:rsidRPr="00A25529">
          <w:rPr>
            <w:rStyle w:val="pxtk"/>
            <w:rFonts w:ascii="Times New Roman" w:hAnsi="Times New Roman"/>
            <w:color w:val="FF0000"/>
            <w:vertAlign w:val="superscript"/>
          </w:rPr>
          <w:t>►</w:t>
        </w:r>
        <w:r w:rsidRPr="00BD0DFB">
          <w:rPr>
            <w:rStyle w:val="pxtk"/>
            <w:rFonts w:ascii="Times New Roman" w:hAnsi="Times New Roman"/>
          </w:rPr>
          <w:fldChar w:fldCharType="begin"/>
        </w:r>
        <w:r w:rsidRPr="00A25529">
          <w:rPr>
            <w:rStyle w:val="pxtk"/>
            <w:rFonts w:ascii="Times New Roman" w:hAnsi="Times New Roman"/>
            <w:rPrChange w:id="4352" w:author="Cara Cardinale" w:date="2025-03-04T10:36:00Z">
              <w:rPr>
                <w:rStyle w:val="pxtk"/>
              </w:rPr>
            </w:rPrChange>
          </w:rPr>
          <w:instrText>tk.ref.id="I006L8J"</w:instrText>
        </w:r>
        <w:r w:rsidRPr="00BD0DFB">
          <w:rPr>
            <w:rStyle w:val="pxtk"/>
            <w:rFonts w:ascii="Times New Roman" w:hAnsi="Times New Roman"/>
          </w:rPr>
          <w:fldChar w:fldCharType="end"/>
        </w:r>
        <w:r w:rsidRPr="00A25529">
          <w:rPr>
            <w:rStyle w:val="pxtk"/>
            <w:rFonts w:ascii="Times New Roman" w:hAnsi="Times New Roman"/>
            <w:rPrChange w:id="4353" w:author="Cara Cardinale" w:date="2025-03-04T10:36:00Z">
              <w:rPr>
                <w:rStyle w:val="pxtk"/>
              </w:rPr>
            </w:rPrChange>
          </w:rPr>
          <w:t>West's Key Number Digest, Corporations and Business Organizations &amp;key;3401</w:t>
        </w:r>
      </w:ins>
    </w:p>
    <w:p w14:paraId="016AB075" w14:textId="77777777" w:rsidR="00327CE0" w:rsidRPr="00A25529" w:rsidRDefault="00327CE0" w:rsidP="00327CE0">
      <w:pPr>
        <w:pPrChange w:id="4354" w:author="Cara Cardinale" w:date="2025-03-02T19:50:00Z">
          <w:pPr>
            <w:pStyle w:val="pxformrrp"/>
          </w:pPr>
        </w:pPrChange>
      </w:pPr>
    </w:p>
    <w:p w14:paraId="75002BD4" w14:textId="77777777" w:rsidR="00327CE0" w:rsidRPr="00A25529" w:rsidRDefault="00FB29D8" w:rsidP="00327CE0">
      <w:pPr>
        <w:pStyle w:val="pxs"/>
        <w:spacing w:before="180"/>
        <w:rPr>
          <w:rPrChange w:id="4355" w:author="Cara Cardinale" w:date="2025-03-04T10:36:00Z">
            <w:rPr>
              <w:sz w:val="27"/>
            </w:rPr>
          </w:rPrChange>
        </w:rPr>
      </w:pPr>
      <w:r w:rsidRPr="00A25529">
        <w:rPr>
          <w:rPrChange w:id="4356" w:author="Cara Cardinale" w:date="2025-03-04T10:36:00Z">
            <w:rPr>
              <w:sz w:val="27"/>
            </w:rPr>
          </w:rPrChange>
        </w:rPr>
        <w:t>30:106. Athletic club membership</w:t>
      </w:r>
    </w:p>
    <w:p w14:paraId="229E4E1E" w14:textId="77777777" w:rsidR="00FB29D8" w:rsidRPr="00A25529" w:rsidRDefault="00FB29D8">
      <w:pPr>
        <w:pStyle w:val="pxov"/>
        <w:rPr>
          <w:vanish/>
        </w:rPr>
      </w:pPr>
      <w:r w:rsidRPr="00A25529">
        <w:rPr>
          <w:vanish/>
        </w:rPr>
        <w:t>FCV</w:t>
      </w:r>
    </w:p>
    <w:p w14:paraId="2E279BB5" w14:textId="77777777" w:rsidR="00FB29D8" w:rsidRPr="00A25529" w:rsidRDefault="00FB29D8">
      <w:pPr>
        <w:pStyle w:val="pxov"/>
        <w:rPr>
          <w:vanish/>
        </w:rPr>
      </w:pPr>
      <w:r w:rsidRPr="00A25529">
        <w:rPr>
          <w:vanish/>
        </w:rPr>
        <w:t>FTR</w:t>
      </w:r>
    </w:p>
    <w:p w14:paraId="408D3B2E" w14:textId="77777777" w:rsidR="00FB29D8" w:rsidRPr="00A25529" w:rsidRDefault="00FB29D8">
      <w:pPr>
        <w:pStyle w:val="pxov"/>
        <w:rPr>
          <w:vanish/>
        </w:rPr>
      </w:pPr>
      <w:r w:rsidRPr="00A25529">
        <w:rPr>
          <w:vanish/>
        </w:rPr>
        <w:t>COL</w:t>
      </w:r>
    </w:p>
    <w:p w14:paraId="0524380B" w14:textId="77777777" w:rsidR="00FB29D8" w:rsidRPr="00A25529" w:rsidRDefault="00FB29D8">
      <w:pPr>
        <w:pStyle w:val="pxov"/>
        <w:rPr>
          <w:vanish/>
        </w:rPr>
      </w:pPr>
      <w:r w:rsidRPr="00A25529">
        <w:rPr>
          <w:vanish/>
        </w:rPr>
        <w:t>NFP</w:t>
      </w:r>
    </w:p>
    <w:p w14:paraId="5986B9CA" w14:textId="77777777" w:rsidR="00FB29D8" w:rsidRPr="00A25529" w:rsidRDefault="00FB29D8">
      <w:pPr>
        <w:pStyle w:val="pxov"/>
        <w:rPr>
          <w:vanish/>
        </w:rPr>
      </w:pPr>
      <w:r w:rsidRPr="00A25529">
        <w:rPr>
          <w:vanish/>
        </w:rPr>
        <w:t>CLS</w:t>
      </w:r>
    </w:p>
    <w:p w14:paraId="20925247" w14:textId="77777777" w:rsidR="00FB29D8" w:rsidRPr="00A25529" w:rsidRDefault="00FB29D8">
      <w:pPr>
        <w:pStyle w:val="pxov"/>
        <w:rPr>
          <w:vanish/>
        </w:rPr>
      </w:pPr>
      <w:r w:rsidRPr="00A25529">
        <w:rPr>
          <w:vanish/>
        </w:rPr>
        <w:t>TEM</w:t>
      </w:r>
    </w:p>
    <w:p w14:paraId="286B23BE" w14:textId="77777777" w:rsidR="00FB29D8" w:rsidRPr="00A25529" w:rsidRDefault="00FB29D8">
      <w:pPr>
        <w:pStyle w:val="pxov"/>
        <w:rPr>
          <w:vanish/>
        </w:rPr>
      </w:pPr>
      <w:r w:rsidRPr="00A25529">
        <w:rPr>
          <w:vanish/>
        </w:rPr>
        <w:t>MTD</w:t>
      </w:r>
    </w:p>
    <w:p w14:paraId="314701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form.fid="Id554c1c01b6411e684899cfd92da4eb0"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t xml:space="preserve">Any person who has attained the age of </w:t>
      </w:r>
      <w:r w:rsidRPr="00A25529">
        <w:rPr>
          <w:rStyle w:val="pxfinstr"/>
          <w:i/>
          <w:iCs/>
        </w:rPr>
        <w:t>[number of years old]</w:t>
      </w:r>
      <w:r w:rsidRPr="00A25529">
        <w:t xml:space="preserve"> years, who, in the judgment of the board of directors, is possessed of exceptional athletic skill, who has the recommendation of the appropriate committee, and who is capable of promoting the activities of the club shall be eligible for an athletic membership, with the initiation fee being waived. Athletic memberships will expire at the close of each calendar year, subject to renewal at the pleasure of succeeding boards of directors for succeeding periods of not more than one year. Upon request of the board of directors or an authorized club committee, an athletic member shall, as a representative of the club, contribute his or her skill in such manner and in such activities as may be considered by the board of directors to be for the advantage of the club.</w:t>
      </w:r>
    </w:p>
    <w:p w14:paraId="0C1043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rPr>
          <w:rStyle w:val="pxfinstr"/>
          <w:i/>
          <w:iCs/>
        </w:rPr>
        <w:t>[OPTIONAL: Persons not eligible for continuation in the athletic membership category shall transfer to [type of membership] membership by compliance with the provisions of Article [designation of article] of these bylaws and the payment of the prescribed transfer fee, reduced by [percentage of annual reduction]</w:t>
      </w:r>
      <w:r w:rsidRPr="00A25529">
        <w:rPr>
          <w:rStyle w:val="pxfinstr"/>
          <w:i/>
          <w:iCs/>
          <w:vanish/>
        </w:rPr>
        <w:t>&amp;percnt;</w:t>
      </w:r>
      <w:r w:rsidRPr="00A25529">
        <w:rPr>
          <w:rStyle w:val="pxvis"/>
          <w:rFonts w:ascii="Times NewRoman" w:hAnsi="Times NewRoman"/>
          <w:b w:val="0"/>
          <w:i/>
          <w:iCs/>
          <w:sz w:val="24"/>
        </w:rPr>
        <w:t>%</w:t>
      </w:r>
      <w:r w:rsidRPr="00A25529">
        <w:rPr>
          <w:rStyle w:val="pxfinstr"/>
          <w:i/>
          <w:iCs/>
        </w:rPr>
        <w:t xml:space="preserve"> for each year of contributed services, if such services were of a minimum duration of [number of years] years.]</w:t>
      </w:r>
    </w:p>
    <w:p w14:paraId="66F820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t>Athletic members shall enjoy the privileges and facilities of the club on such terms and conditions as the board of directors may, from time to time, impose.</w:t>
      </w:r>
    </w:p>
    <w:p w14:paraId="5808FE35" w14:textId="77777777" w:rsidR="00FB29D8" w:rsidRPr="00A25529" w:rsidRDefault="00FB29D8">
      <w:pPr>
        <w:pStyle w:val="pxformnotes"/>
        <w:jc w:val="center"/>
        <w:rPr>
          <w:sz w:val="24"/>
          <w:szCs w:val="24"/>
        </w:rPr>
      </w:pPr>
      <w:r w:rsidRPr="00A25529">
        <w:rPr>
          <w:rStyle w:val="pxvis"/>
          <w:rFonts w:cs="Arial"/>
          <w:bCs/>
          <w:sz w:val="50"/>
          <w:rPrChange w:id="4357" w:author="Cara Cardinale" w:date="2025-03-04T10:36:00Z">
            <w:rPr>
              <w:rStyle w:val="pxvis"/>
              <w:rFonts w:cs="Arial"/>
              <w:bCs/>
            </w:rPr>
          </w:rPrChange>
        </w:rPr>
        <w:t>Notes to Form</w:t>
      </w:r>
    </w:p>
    <w:p w14:paraId="6C0D0DCB" w14:textId="77777777" w:rsidR="00FB29D8" w:rsidRPr="00A25529" w:rsidRDefault="00FB29D8">
      <w:pPr>
        <w:pStyle w:val="pxformnotes"/>
        <w:rPr>
          <w:sz w:val="24"/>
          <w:szCs w:val="24"/>
        </w:rPr>
      </w:pPr>
    </w:p>
    <w:p w14:paraId="4BD71D15" w14:textId="77777777" w:rsidR="00FB29D8" w:rsidRPr="00A25529" w:rsidRDefault="00FB29D8">
      <w:pPr>
        <w:pStyle w:val="pxformnote"/>
        <w:spacing w:before="180"/>
      </w:pPr>
      <w:del w:id="4358" w:author="Cara Cardinale" w:date="2025-01-14T20:47:00Z">
        <w:r w:rsidRPr="00A25529" w:rsidDel="00CF1278">
          <w:delText>Drafter's Note</w:delText>
        </w:r>
      </w:del>
      <w:r w:rsidRPr="00A25529">
        <w:t xml:space="preserve"> </w:t>
      </w:r>
    </w:p>
    <w:p w14:paraId="16837D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t xml:space="preserve">If the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w:t>
      </w:r>
      <w:r w:rsidRPr="00A25529">
        <w:rPr>
          <w:rStyle w:val="pxst"/>
          <w:color w:val="FF0000"/>
          <w:vertAlign w:val="superscript"/>
        </w:rPr>
        <w:t>►</w:t>
      </w:r>
      <w:r w:rsidRPr="00A25529">
        <w:rPr>
          <w:rStyle w:val="pxst"/>
        </w:rPr>
        <w:fldChar w:fldCharType="begin"/>
      </w:r>
      <w:r w:rsidRPr="00A25529">
        <w:rPr>
          <w:rStyle w:val="pxst"/>
        </w:rPr>
        <w:instrText>st.ref.id="I005GXR"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del w:id="4359" w:author="Cara Cardinale" w:date="2025-01-26T20:10:00Z">
        <w:r w:rsidRPr="00A25529" w:rsidDel="00133CA4">
          <w:delText xml:space="preserve">; See also </w:delText>
        </w:r>
        <w:r w:rsidRPr="00A25529" w:rsidDel="00133CA4">
          <w:rPr>
            <w:rStyle w:val="pxcc"/>
            <w:color w:val="FF0000"/>
            <w:vertAlign w:val="superscript"/>
          </w:rPr>
          <w:delText>►</w:delText>
        </w:r>
        <w:r w:rsidRPr="00A25529" w:rsidDel="00133CA4">
          <w:rPr>
            <w:rStyle w:val="pxcc"/>
          </w:rPr>
          <w:fldChar w:fldCharType="begin"/>
        </w:r>
        <w:r w:rsidRPr="00A25529" w:rsidDel="00133CA4">
          <w:rPr>
            <w:rStyle w:val="pxcc"/>
          </w:rPr>
          <w:delInstrText>cc.ref.id="I008A2N"</w:delInstrText>
        </w:r>
        <w:r w:rsidRPr="00A25529" w:rsidDel="00133CA4">
          <w:rPr>
            <w:rStyle w:val="pxcc"/>
          </w:rPr>
          <w:fldChar w:fldCharType="end"/>
        </w:r>
        <w:r w:rsidRPr="00A25529" w:rsidDel="00133CA4">
          <w:rPr>
            <w:rStyle w:val="pxcc"/>
          </w:rPr>
          <w:delText>Alpha Phi Alpha Senior Citizens' Center, Inc. v. Zeta Zeta Lambda Co., 53 Misc. 3d 1066, 38 N.Y.S.3d 400 (Sup 2016), aff'd, 180 A.D.3d 630, 119 N.Y.S.3d 181 (2d Dep't 2020)</w:delText>
        </w:r>
        <w:r w:rsidRPr="00A25529" w:rsidDel="00133CA4">
          <w:delText xml:space="preserve"> stating that African-American fraternity's alumni chapter, which was sponsor of not-for-profit senior citizens center, was not member of not-for-profit corporation it founded to acquire building and act as center's landlord, and thus there was no basis in Not-for-Profit Corporation Law for center's claim for removal of corporation's directors in suit alleging that directors mishandled finances and jeopardized corporation's purpose of funding center</w:delText>
        </w:r>
      </w:del>
      <w:r w:rsidRPr="00A25529">
        <w:t>.</w:t>
      </w:r>
    </w:p>
    <w:p w14:paraId="4D7947E3" w14:textId="77777777" w:rsidR="00FB29D8" w:rsidRPr="00A25529" w:rsidRDefault="00FB29D8">
      <w:pPr>
        <w:pStyle w:val="pxformrr"/>
        <w:rPr>
          <w:sz w:val="24"/>
          <w:szCs w:val="24"/>
        </w:rPr>
      </w:pPr>
      <w:r w:rsidRPr="00A25529">
        <w:rPr>
          <w:rStyle w:val="pxvis"/>
          <w:rFonts w:cs="Arial"/>
          <w:bCs/>
          <w:sz w:val="50"/>
          <w:rPrChange w:id="4360" w:author="Cara Cardinale" w:date="2025-03-04T10:36:00Z">
            <w:rPr>
              <w:rStyle w:val="pxvis"/>
              <w:rFonts w:cs="Arial"/>
              <w:bCs/>
            </w:rPr>
          </w:rPrChange>
        </w:rPr>
        <w:t>Research References</w:t>
      </w:r>
    </w:p>
    <w:p w14:paraId="40C7BAD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tk.ref.id="I00B37J"</w:instrText>
      </w:r>
      <w:r w:rsidRPr="00A25529">
        <w:rPr>
          <w:rStyle w:val="pxtk"/>
        </w:rPr>
        <w:fldChar w:fldCharType="end"/>
      </w:r>
      <w:r w:rsidRPr="00A25529">
        <w:rPr>
          <w:rStyle w:val="pxtk"/>
        </w:rPr>
        <w:t>West's Key Number Digest, Corporations and Business Organizations &amp;key;3401</w:t>
      </w:r>
    </w:p>
    <w:p w14:paraId="495788B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rc.ref.id="I00DWCF"</w:instrText>
      </w:r>
      <w:r w:rsidRPr="00A25529">
        <w:rPr>
          <w:rStyle w:val="pxrc"/>
        </w:rPr>
        <w:fldChar w:fldCharType="end"/>
      </w:r>
      <w:r w:rsidRPr="00A25529">
        <w:rPr>
          <w:rStyle w:val="pxrc"/>
        </w:rPr>
        <w:t xml:space="preserve">N.Y. Jur. 2d, Business Relationships </w:t>
      </w:r>
      <w:r w:rsidRPr="00A25529">
        <w:rPr>
          <w:rStyle w:val="pxrc"/>
          <w:vanish/>
        </w:rPr>
        <w:t>&amp;s;</w:t>
      </w:r>
      <w:del w:id="4361"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4362" w:author="Cara Cardinale" w:date="2025-01-21T18:33:00Z">
        <w:r w:rsidR="00A9075C" w:rsidRPr="00A25529">
          <w:rPr>
            <w:rStyle w:val="pxvis"/>
            <w:rFonts w:ascii="Times NewRoman" w:hAnsi="Times NewRoman"/>
            <w:b w:val="0"/>
            <w:sz w:val="24"/>
          </w:rPr>
          <w:t>§823</w:t>
        </w:r>
      </w:ins>
    </w:p>
    <w:p w14:paraId="3E25DB88" w14:textId="77777777" w:rsidR="00FB29D8" w:rsidRPr="00A25529" w:rsidRDefault="00FB29D8">
      <w:pPr>
        <w:pStyle w:val="pxs"/>
        <w:spacing w:before="180"/>
        <w:rPr>
          <w:rPrChange w:id="4363" w:author="Cara Cardinale" w:date="2025-03-04T10:36:00Z">
            <w:rPr>
              <w:sz w:val="27"/>
            </w:rPr>
          </w:rPrChange>
        </w:rPr>
      </w:pPr>
      <w:r w:rsidRPr="00A25529">
        <w:rPr>
          <w:rPrChange w:id="4364" w:author="Cara Cardinale" w:date="2025-03-04T10:36:00Z">
            <w:rPr>
              <w:sz w:val="27"/>
            </w:rPr>
          </w:rPrChange>
        </w:rPr>
        <w:t>30:107. Social club membership</w:t>
      </w:r>
    </w:p>
    <w:p w14:paraId="4D63C992" w14:textId="77777777" w:rsidR="00FB29D8" w:rsidRPr="00A25529" w:rsidRDefault="00FB29D8">
      <w:pPr>
        <w:pStyle w:val="pxov"/>
        <w:rPr>
          <w:vanish/>
        </w:rPr>
      </w:pPr>
      <w:r w:rsidRPr="00A25529">
        <w:rPr>
          <w:vanish/>
        </w:rPr>
        <w:t>FCV</w:t>
      </w:r>
    </w:p>
    <w:p w14:paraId="0838C5BA" w14:textId="77777777" w:rsidR="00FB29D8" w:rsidRPr="00A25529" w:rsidRDefault="00FB29D8">
      <w:pPr>
        <w:pStyle w:val="pxov"/>
        <w:rPr>
          <w:vanish/>
        </w:rPr>
      </w:pPr>
      <w:r w:rsidRPr="00A25529">
        <w:rPr>
          <w:vanish/>
        </w:rPr>
        <w:t>FTR</w:t>
      </w:r>
    </w:p>
    <w:p w14:paraId="05062254" w14:textId="77777777" w:rsidR="00FB29D8" w:rsidRPr="00A25529" w:rsidRDefault="00FB29D8">
      <w:pPr>
        <w:pStyle w:val="pxov"/>
        <w:rPr>
          <w:vanish/>
        </w:rPr>
      </w:pPr>
      <w:r w:rsidRPr="00A25529">
        <w:rPr>
          <w:vanish/>
        </w:rPr>
        <w:t>COL</w:t>
      </w:r>
    </w:p>
    <w:p w14:paraId="575F9501" w14:textId="77777777" w:rsidR="00FB29D8" w:rsidRPr="00A25529" w:rsidRDefault="00FB29D8">
      <w:pPr>
        <w:pStyle w:val="pxov"/>
        <w:rPr>
          <w:vanish/>
        </w:rPr>
      </w:pPr>
      <w:r w:rsidRPr="00A25529">
        <w:rPr>
          <w:vanish/>
        </w:rPr>
        <w:t>NFP</w:t>
      </w:r>
    </w:p>
    <w:p w14:paraId="08E432D0" w14:textId="77777777" w:rsidR="00FB29D8" w:rsidRPr="00A25529" w:rsidRDefault="00FB29D8">
      <w:pPr>
        <w:pStyle w:val="pxov"/>
        <w:rPr>
          <w:vanish/>
        </w:rPr>
      </w:pPr>
      <w:r w:rsidRPr="00A25529">
        <w:rPr>
          <w:vanish/>
        </w:rPr>
        <w:t>CLS</w:t>
      </w:r>
    </w:p>
    <w:p w14:paraId="357E1B2C" w14:textId="77777777" w:rsidR="00FB29D8" w:rsidRPr="00A25529" w:rsidRDefault="00FB29D8">
      <w:pPr>
        <w:pStyle w:val="pxov"/>
        <w:rPr>
          <w:vanish/>
        </w:rPr>
      </w:pPr>
      <w:r w:rsidRPr="00A25529">
        <w:rPr>
          <w:vanish/>
        </w:rPr>
        <w:t>TEM</w:t>
      </w:r>
    </w:p>
    <w:p w14:paraId="41E53702" w14:textId="77777777" w:rsidR="00FB29D8" w:rsidRPr="00A25529" w:rsidRDefault="00FB29D8">
      <w:pPr>
        <w:pStyle w:val="pxov"/>
        <w:rPr>
          <w:vanish/>
        </w:rPr>
      </w:pPr>
      <w:r w:rsidRPr="00A25529">
        <w:rPr>
          <w:vanish/>
        </w:rPr>
        <w:t>MTD</w:t>
      </w:r>
    </w:p>
    <w:p w14:paraId="117C2145"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form.fid="Id554e8d01b6411e684899cfd92da4eb0"</w:instrText>
      </w:r>
      <w:r w:rsidRPr="00A25529">
        <w:fldChar w:fldCharType="end"/>
      </w:r>
    </w:p>
    <w:p w14:paraId="621509D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MEMBERSHIP ARTICLE</w:t>
      </w:r>
    </w:p>
    <w:p w14:paraId="5C284D28" w14:textId="77777777" w:rsidR="00FB29D8" w:rsidRPr="00A25529" w:rsidRDefault="00FB29D8">
      <w:pPr>
        <w:pStyle w:val="pxformfl"/>
        <w:ind w:left="500"/>
      </w:pPr>
      <w:r w:rsidRPr="00A25529">
        <w:t xml:space="preserve"> </w:t>
      </w:r>
    </w:p>
    <w:p w14:paraId="1124EAA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5049AF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Adult citizens of the United States or adult foreigners who have been resident in the United States </w:t>
      </w:r>
      <w:r w:rsidRPr="00A25529">
        <w:rPr>
          <w:rStyle w:val="pxfinstr"/>
          <w:i/>
          <w:iCs/>
        </w:rPr>
        <w:t>[number of years]</w:t>
      </w:r>
      <w:r w:rsidRPr="00A25529">
        <w:t xml:space="preserve"> years may become members upon election by the Governing Committee and the payment of fees and dues as required by Article </w:t>
      </w:r>
      <w:r w:rsidRPr="00A25529">
        <w:rPr>
          <w:rStyle w:val="pxfinstr"/>
          <w:i/>
          <w:iCs/>
        </w:rPr>
        <w:t>[designation of article]</w:t>
      </w:r>
      <w:r w:rsidRPr="00A25529">
        <w:t>, but, in default of the required payments, an election is void.</w:t>
      </w:r>
    </w:p>
    <w:p w14:paraId="35E2789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4C3A1E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The number of regular members may not exceed </w:t>
      </w:r>
      <w:r w:rsidRPr="00A25529">
        <w:rPr>
          <w:rStyle w:val="pxfinstr"/>
          <w:i/>
          <w:iCs/>
        </w:rPr>
        <w:t>[number of members]</w:t>
      </w:r>
      <w:r w:rsidRPr="00A25529">
        <w:t>. Subject to this limitation, the Governing Committee shall fix the number of regular members.</w:t>
      </w:r>
    </w:p>
    <w:p w14:paraId="6CBBF99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0263A1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Candidates for membership must be proposed by one member and seconded by another in their own handwriting or, in their absence, by the Secretary or Assistant Secretary, upon written authorization, in a book kept for that purpose, at least </w:t>
      </w:r>
      <w:r w:rsidRPr="00A25529">
        <w:rPr>
          <w:rStyle w:val="pxfinstr"/>
          <w:i/>
          <w:iCs/>
        </w:rPr>
        <w:t>[number of days]</w:t>
      </w:r>
      <w:r w:rsidRPr="00A25529">
        <w:t xml:space="preserve"> days previous to a meeting of the Governing Committee, and their names posted on the bulletin board in the office of the club for the same length of time. No member of the Governing Committee may propose or second a candidate for membership.</w:t>
      </w:r>
    </w:p>
    <w:p w14:paraId="43349EA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54B72E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Candidates shall be balloted for in the order of their proposal, but former members being again proposed shall be balloted for before any other candidate. In order to exclude a candidate from membership, there must be three adverse ballots if more than </w:t>
      </w:r>
      <w:r w:rsidRPr="00A25529">
        <w:rPr>
          <w:rStyle w:val="pxfinstr"/>
          <w:i/>
          <w:iCs/>
        </w:rPr>
        <w:t>[number of governors]</w:t>
      </w:r>
      <w:r w:rsidRPr="00A25529">
        <w:t xml:space="preserve"> Governors are present and two adverse ballots if not more than </w:t>
      </w:r>
      <w:r w:rsidRPr="00A25529">
        <w:rPr>
          <w:rStyle w:val="pxfinstr"/>
          <w:i/>
          <w:iCs/>
        </w:rPr>
        <w:t>[number of governors]</w:t>
      </w:r>
      <w:r w:rsidRPr="00A25529">
        <w:t xml:space="preserve"> Governors are present. A candidate's name may be laid over until the following meeting, but if his or her name is laid over at two successive meetings, the candidate's name is stricken from the list of candidates. If a candidate is rejected, a second ballot shall be taken at any time before the adjournment of the meeting upon the motion of a single Governor. A rejected candidate, or one whose name may be proposed and seconded again for membership, may not be balloted for until his or her name is reached in regular order as of the date of the latest proposal, but this rule does not apply to minor sons of members or deceased members.</w:t>
      </w:r>
    </w:p>
    <w:p w14:paraId="12729BE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 </w:t>
      </w:r>
    </w:p>
    <w:p w14:paraId="51D4EC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Upon qualifying, a member shall file with the Secretary his or her permanent address to which all notices intended for the member shall be sent. Thereafter, the member shall notify the Secretary of any change in his or her address.</w:t>
      </w:r>
    </w:p>
    <w:p w14:paraId="708C56A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 </w:t>
      </w:r>
    </w:p>
    <w:p w14:paraId="52E5F0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A resignation from membership must be made to the Secretary in writing and becomes effective when accepted by the Governing Committee. A resignation cannot be accepted until all indebtedness to the Club of the member resigning is paid, including the full yearly dues for the current year.</w:t>
      </w:r>
    </w:p>
    <w:p w14:paraId="5A3B091E" w14:textId="77777777" w:rsidR="00FB29D8" w:rsidRPr="00A25529" w:rsidRDefault="00FB29D8">
      <w:pPr>
        <w:pStyle w:val="pxformnotes"/>
        <w:jc w:val="center"/>
        <w:rPr>
          <w:sz w:val="24"/>
          <w:szCs w:val="24"/>
        </w:rPr>
      </w:pPr>
      <w:r w:rsidRPr="00A25529">
        <w:rPr>
          <w:rStyle w:val="pxvis"/>
          <w:rFonts w:cs="Arial"/>
          <w:bCs/>
          <w:sz w:val="50"/>
          <w:rPrChange w:id="4365" w:author="Cara Cardinale" w:date="2025-03-04T10:36:00Z">
            <w:rPr>
              <w:rStyle w:val="pxvis"/>
              <w:rFonts w:cs="Arial"/>
              <w:bCs/>
            </w:rPr>
          </w:rPrChange>
        </w:rPr>
        <w:t>Notes to Form</w:t>
      </w:r>
    </w:p>
    <w:p w14:paraId="25D9B4E4" w14:textId="77777777" w:rsidR="00FB29D8" w:rsidRPr="00A25529" w:rsidRDefault="00FB29D8">
      <w:pPr>
        <w:pStyle w:val="pxformnotes"/>
        <w:rPr>
          <w:sz w:val="24"/>
          <w:szCs w:val="24"/>
        </w:rPr>
      </w:pPr>
    </w:p>
    <w:p w14:paraId="2BFD655F" w14:textId="77777777" w:rsidR="00FB29D8" w:rsidRPr="00A25529" w:rsidRDefault="00FB29D8">
      <w:pPr>
        <w:pStyle w:val="pxformnote"/>
        <w:spacing w:before="180"/>
      </w:pPr>
      <w:r w:rsidRPr="00A25529">
        <w:t xml:space="preserve">Tax Notes </w:t>
      </w:r>
    </w:p>
    <w:p w14:paraId="3326BF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st.ref.id="I005GXU"</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708CC6F2" w14:textId="77777777" w:rsidR="00FB29D8" w:rsidRPr="00A25529" w:rsidRDefault="00FB29D8">
      <w:pPr>
        <w:pStyle w:val="pxformnote"/>
        <w:spacing w:before="180"/>
      </w:pPr>
      <w:del w:id="4366" w:author="Cara Cardinale" w:date="2025-01-14T20:47:00Z">
        <w:r w:rsidRPr="00A25529" w:rsidDel="00CF1278">
          <w:delText>Drafter's Note</w:delText>
        </w:r>
      </w:del>
      <w:r w:rsidRPr="00A25529">
        <w:t xml:space="preserve"> </w:t>
      </w:r>
    </w:p>
    <w:p w14:paraId="63B916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If the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w:t>
      </w:r>
      <w:r w:rsidRPr="00A25529">
        <w:rPr>
          <w:rStyle w:val="pxst"/>
          <w:color w:val="FF0000"/>
          <w:vertAlign w:val="superscript"/>
        </w:rPr>
        <w:t>►</w:t>
      </w:r>
      <w:r w:rsidRPr="00A25529">
        <w:rPr>
          <w:rStyle w:val="pxst"/>
        </w:rPr>
        <w:fldChar w:fldCharType="begin"/>
      </w:r>
      <w:r w:rsidRPr="00A25529">
        <w:rPr>
          <w:rStyle w:val="pxst"/>
        </w:rPr>
        <w:instrText>st.ref.id="I05V2AS"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4E8E8B11" w14:textId="77777777" w:rsidR="00FB29D8" w:rsidRPr="00A25529" w:rsidRDefault="00FB29D8">
      <w:pPr>
        <w:pStyle w:val="pxformrr"/>
        <w:rPr>
          <w:sz w:val="24"/>
          <w:szCs w:val="24"/>
        </w:rPr>
      </w:pPr>
      <w:r w:rsidRPr="00A25529">
        <w:rPr>
          <w:rStyle w:val="pxvis"/>
          <w:rFonts w:cs="Arial"/>
          <w:bCs/>
          <w:sz w:val="50"/>
          <w:rPrChange w:id="4367" w:author="Cara Cardinale" w:date="2025-03-04T10:36:00Z">
            <w:rPr>
              <w:rStyle w:val="pxvis"/>
              <w:rFonts w:cs="Arial"/>
              <w:bCs/>
            </w:rPr>
          </w:rPrChange>
        </w:rPr>
        <w:t>Research References</w:t>
      </w:r>
    </w:p>
    <w:p w14:paraId="4D79EF6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tk.ref.id="I05QULG"</w:instrText>
      </w:r>
      <w:r w:rsidRPr="00A25529">
        <w:rPr>
          <w:rStyle w:val="pxtk"/>
        </w:rPr>
        <w:fldChar w:fldCharType="end"/>
      </w:r>
      <w:r w:rsidRPr="00A25529">
        <w:rPr>
          <w:rStyle w:val="pxtk"/>
        </w:rPr>
        <w:t>West's Key Number Digest, Corporations and Business Organizations &amp;key;3401</w:t>
      </w:r>
    </w:p>
    <w:p w14:paraId="59E32A26" w14:textId="77777777" w:rsidR="00FB29D8" w:rsidRPr="00A25529" w:rsidRDefault="00FB29D8">
      <w:pPr>
        <w:pStyle w:val="pxs"/>
        <w:spacing w:before="180"/>
        <w:rPr>
          <w:rPrChange w:id="4368" w:author="Cara Cardinale" w:date="2025-03-04T10:36:00Z">
            <w:rPr>
              <w:sz w:val="27"/>
            </w:rPr>
          </w:rPrChange>
        </w:rPr>
      </w:pPr>
      <w:r w:rsidRPr="00A25529">
        <w:rPr>
          <w:rPrChange w:id="4369" w:author="Cara Cardinale" w:date="2025-03-04T10:36:00Z">
            <w:rPr>
              <w:sz w:val="27"/>
            </w:rPr>
          </w:rPrChange>
        </w:rPr>
        <w:t>30:108. Corporate membership program</w:t>
      </w:r>
    </w:p>
    <w:p w14:paraId="7AD4CFD0" w14:textId="77777777" w:rsidR="00FB29D8" w:rsidRPr="00A25529" w:rsidRDefault="00FB29D8">
      <w:pPr>
        <w:pStyle w:val="pxov"/>
        <w:rPr>
          <w:vanish/>
        </w:rPr>
      </w:pPr>
      <w:r w:rsidRPr="00A25529">
        <w:rPr>
          <w:vanish/>
        </w:rPr>
        <w:t>FCV</w:t>
      </w:r>
    </w:p>
    <w:p w14:paraId="513560DD" w14:textId="77777777" w:rsidR="00FB29D8" w:rsidRPr="00A25529" w:rsidRDefault="00FB29D8">
      <w:pPr>
        <w:pStyle w:val="pxov"/>
        <w:rPr>
          <w:vanish/>
        </w:rPr>
      </w:pPr>
      <w:r w:rsidRPr="00A25529">
        <w:rPr>
          <w:vanish/>
        </w:rPr>
        <w:t>FTR</w:t>
      </w:r>
    </w:p>
    <w:p w14:paraId="07D1D355" w14:textId="77777777" w:rsidR="00FB29D8" w:rsidRPr="00A25529" w:rsidRDefault="00FB29D8">
      <w:pPr>
        <w:pStyle w:val="pxov"/>
        <w:rPr>
          <w:vanish/>
        </w:rPr>
      </w:pPr>
      <w:r w:rsidRPr="00A25529">
        <w:rPr>
          <w:vanish/>
        </w:rPr>
        <w:t>COL</w:t>
      </w:r>
    </w:p>
    <w:p w14:paraId="17A51D94" w14:textId="77777777" w:rsidR="00FB29D8" w:rsidRPr="00A25529" w:rsidRDefault="00FB29D8">
      <w:pPr>
        <w:pStyle w:val="pxov"/>
        <w:rPr>
          <w:vanish/>
        </w:rPr>
      </w:pPr>
      <w:r w:rsidRPr="00A25529">
        <w:rPr>
          <w:vanish/>
        </w:rPr>
        <w:t>NFP</w:t>
      </w:r>
    </w:p>
    <w:p w14:paraId="346C64FF" w14:textId="77777777" w:rsidR="00FB29D8" w:rsidRPr="00A25529" w:rsidRDefault="00FB29D8">
      <w:pPr>
        <w:pStyle w:val="pxov"/>
        <w:rPr>
          <w:vanish/>
        </w:rPr>
      </w:pPr>
      <w:r w:rsidRPr="00A25529">
        <w:rPr>
          <w:vanish/>
        </w:rPr>
        <w:t>CLS</w:t>
      </w:r>
    </w:p>
    <w:p w14:paraId="3D6B6740" w14:textId="77777777" w:rsidR="00FB29D8" w:rsidRPr="00A25529" w:rsidRDefault="00FB29D8">
      <w:pPr>
        <w:pStyle w:val="pxov"/>
        <w:rPr>
          <w:vanish/>
        </w:rPr>
      </w:pPr>
      <w:r w:rsidRPr="00A25529">
        <w:rPr>
          <w:vanish/>
        </w:rPr>
        <w:t>TEM</w:t>
      </w:r>
    </w:p>
    <w:p w14:paraId="5C64C935" w14:textId="77777777" w:rsidR="00FB29D8" w:rsidRPr="00A25529" w:rsidRDefault="00FB29D8">
      <w:pPr>
        <w:pStyle w:val="pxov"/>
        <w:rPr>
          <w:vanish/>
        </w:rPr>
      </w:pPr>
      <w:r w:rsidRPr="00A25529">
        <w:rPr>
          <w:vanish/>
        </w:rPr>
        <w:t>MTD</w:t>
      </w:r>
    </w:p>
    <w:p w14:paraId="2187D0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form.fid="Id55536f01b6411e684899cfd92da4eb0"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There is hereby established a corporate membership on the following terms and conditions:</w:t>
      </w:r>
    </w:p>
    <w:p w14:paraId="725B197C" w14:textId="77777777" w:rsidR="00FB29D8" w:rsidRPr="00A25529" w:rsidRDefault="00FB29D8">
      <w:pPr>
        <w:pStyle w:val="pxformfl"/>
        <w:ind w:left="500"/>
      </w:pPr>
      <w:r w:rsidRPr="00A25529">
        <w:t xml:space="preserve"> </w:t>
      </w:r>
    </w:p>
    <w:p w14:paraId="2BED8CF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53453D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A corporation or other legal business entity may apply through its authorized officer or agent to the board of directors for membership of the entity itself, with the privilege of designating certain of its officers and/or employees as entitled to make use of the corporate membership.</w:t>
      </w:r>
    </w:p>
    <w:p w14:paraId="2254BDE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28050F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corporation or other legal business entity shall make application for corporate membership on a form to be provided by </w:t>
      </w:r>
      <w:r w:rsidRPr="00A25529">
        <w:rPr>
          <w:rStyle w:val="pxfinstr"/>
          <w:i/>
          <w:iCs/>
        </w:rPr>
        <w:t>[[name of incorporated club]/[name of incorporated association]]</w:t>
      </w:r>
      <w:r w:rsidRPr="00A25529">
        <w:t xml:space="preserve"> for this purpose. </w:t>
      </w:r>
      <w:r w:rsidRPr="00A25529">
        <w:rPr>
          <w:rStyle w:val="pxfinstr"/>
          <w:i/>
          <w:iCs/>
        </w:rPr>
        <w:t>[OPTIONAL: Neither a proposer nor a seconder shall be required.]</w:t>
      </w:r>
      <w:r w:rsidRPr="00A25529">
        <w:t xml:space="preserve"> The application form shall inquire as to how many officers and/or employees of the applicant entity the applicant proposes to designate as users of the membership. A minimum number of designated users as set forth in Subsection (i) of this </w:t>
      </w:r>
      <w:r w:rsidRPr="00A25529">
        <w:rPr>
          <w:rStyle w:val="pxfinstr"/>
          <w:i/>
          <w:iCs/>
        </w:rPr>
        <w:t>[Article/Section]</w:t>
      </w:r>
      <w:r w:rsidRPr="00A25529">
        <w:t xml:space="preserve"> shall be required.</w:t>
      </w:r>
    </w:p>
    <w:p w14:paraId="65331BA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74B961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 applicant entity shall submit with the application for corporate membership the following items:</w:t>
      </w:r>
    </w:p>
    <w:p w14:paraId="06EB2C1B" w14:textId="77777777" w:rsidR="00FB29D8" w:rsidRPr="00A25529" w:rsidRDefault="00FB29D8">
      <w:pPr>
        <w:pStyle w:val="pxformfl"/>
        <w:ind w:left="500"/>
      </w:pPr>
      <w:r w:rsidRPr="00A25529">
        <w:t xml:space="preserve"> </w:t>
      </w:r>
    </w:p>
    <w:p w14:paraId="0707C7E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508B9B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completed </w:t>
      </w:r>
      <w:r w:rsidRPr="00A25529">
        <w:rPr>
          <w:rStyle w:val="pxfinstr"/>
          <w:i/>
          <w:iCs/>
        </w:rPr>
        <w:t>[[name of incorporated club]/[name of incorporated association]]</w:t>
      </w:r>
      <w:r w:rsidRPr="00A25529">
        <w:t xml:space="preserve"> membership application form for each corporate officer or employee it proposes to designate as a user of the membership. The sponsor portion of the form shall be executed by the corporation. </w:t>
      </w:r>
      <w:r w:rsidRPr="00A25529">
        <w:rPr>
          <w:rStyle w:val="pxfinstr"/>
          <w:i/>
          <w:iCs/>
        </w:rPr>
        <w:t>[OPTIONAL: A seconder shall not be required.]</w:t>
      </w:r>
      <w:r w:rsidRPr="00A25529">
        <w:t xml:space="preserve"> That portion of the form regarding membership classification requested shall be answered with the word </w:t>
      </w:r>
      <w:r w:rsidRPr="00A25529">
        <w:rPr>
          <w:vanish/>
        </w:rPr>
        <w:t>&amp;ldquo;</w:t>
      </w:r>
      <w:r w:rsidRPr="00A25529">
        <w:rPr>
          <w:rStyle w:val="pxvis"/>
          <w:rFonts w:ascii="Times NewRoman" w:hAnsi="Times NewRoman"/>
          <w:b w:val="0"/>
          <w:sz w:val="24"/>
        </w:rPr>
        <w:t>“</w:t>
      </w:r>
      <w:r w:rsidRPr="00A25529">
        <w:t>Corporate.</w:t>
      </w:r>
      <w:r w:rsidRPr="00A25529">
        <w:rPr>
          <w:vanish/>
        </w:rPr>
        <w:t>&amp;rdquo;</w:t>
      </w:r>
      <w:r w:rsidRPr="00A25529">
        <w:rPr>
          <w:rStyle w:val="pxvis"/>
          <w:rFonts w:ascii="Times NewRoman" w:hAnsi="Times NewRoman"/>
          <w:b w:val="0"/>
          <w:sz w:val="24"/>
        </w:rPr>
        <w:t>”</w:t>
      </w:r>
    </w:p>
    <w:p w14:paraId="16D7FBD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76E48E1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 corporation's check in payment of the initiation fee.</w:t>
      </w:r>
    </w:p>
    <w:p w14:paraId="392BEA4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64C7DB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 board of directors shall fix the corporate membership initiation fee and/or the component factors of it and may raise or lower the same at any time, with or without advance notice or posting. The Board may also at its discretion offer any discount in connection with such corporate membership initiation fees.</w:t>
      </w:r>
    </w:p>
    <w:p w14:paraId="624D9C3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566DF6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An application for corporate membership shall not be acted upon by the board of directors until notice of the application, including the names and positions of the proposed users of the corporate membership shall have been posted on the </w:t>
      </w:r>
      <w:r w:rsidRPr="00A25529">
        <w:rPr>
          <w:rStyle w:val="pxfinstr"/>
          <w:i/>
          <w:iCs/>
        </w:rPr>
        <w:t>[[name of incorporated club]/[name of incorporated association]]</w:t>
      </w:r>
      <w:r w:rsidRPr="00A25529">
        <w:t xml:space="preserve"> bulletin board for not less than two (2) weeks. During such time, any member may file in writing with the secretary a signed protest against the application in any particular, and the secretary shall present such protest to the board of directors before the application is acted upon.</w:t>
      </w:r>
    </w:p>
    <w:p w14:paraId="5391439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p>
    <w:p w14:paraId="06DA26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Board approval of an application for corporate membership shall be subject to the same provision respecting other applications for membership contained in these bylaws </w:t>
      </w:r>
      <w:r w:rsidRPr="00A25529">
        <w:rPr>
          <w:rStyle w:val="pxfinstr"/>
          <w:i/>
          <w:iCs/>
        </w:rPr>
        <w:t>[citation of bylaw]</w:t>
      </w:r>
      <w:r w:rsidRPr="00A25529">
        <w:t>; that is, three (3) negative votes shall reject an applicant, and no rejected applicant shall again apply for membership within one (1) year after the date of such rejection.</w:t>
      </w:r>
    </w:p>
    <w:p w14:paraId="7A0612B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(g). </w:t>
      </w:r>
    </w:p>
    <w:p w14:paraId="5608DD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Upon approval of the application, the secretary shall promptly notify the corporation of the same and shall request payment of the first full month's dues for the proposed number of users of the corporate membership. On receipt of such dues, the secretary shall promptly issue individual membership cards in the name of the corporate member on which the name of the designated user of the membership shall be stated.</w:t>
      </w:r>
    </w:p>
    <w:p w14:paraId="2D20D50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(h). </w:t>
      </w:r>
    </w:p>
    <w:p w14:paraId="5F9980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Corporate membership dues, exclusive of any tax, will be fixed by the board of directors. Changes shall not become effective until the proposed new schedule of dues has been posted for 30 days on the </w:t>
      </w:r>
      <w:r w:rsidRPr="00A25529">
        <w:rPr>
          <w:rStyle w:val="pxfinstr"/>
          <w:i/>
          <w:iCs/>
        </w:rPr>
        <w:t>[[name of incorporated club]/[name of incorporated association]]</w:t>
      </w:r>
      <w:r w:rsidRPr="00A25529">
        <w:t xml:space="preserve"> bulletin board and published at least once in the </w:t>
      </w:r>
      <w:r w:rsidRPr="00A25529">
        <w:rPr>
          <w:rStyle w:val="pxfinstr"/>
          <w:i/>
          <w:iCs/>
        </w:rPr>
        <w:t>[[name of incorporated club]/[name of incorporated association]]</w:t>
      </w:r>
      <w:r w:rsidRPr="00A25529">
        <w:t xml:space="preserve"> bulletin.</w:t>
      </w:r>
    </w:p>
    <w:p w14:paraId="1ED44A6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 </w:t>
      </w:r>
    </w:p>
    <w:p w14:paraId="513612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A corporate member shall not be liable for dues for the entity itself, but only for its designated users. At all times, however, the corporate member must have designated at least three (3) users of the membership, whose dues are paid by the corporate member or by the user individually; if less than the minimum number of users is designated, the corporate member shall be liable for the difference in dues. The minimum number of designated users required under this agreement may be raised or lowered prospectively by the board of directors without notice.</w:t>
      </w:r>
    </w:p>
    <w:p w14:paraId="225F5A0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(j). </w:t>
      </w:r>
    </w:p>
    <w:p w14:paraId="3F0CDE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corporate member may change a designated user of the membership at any time by written notice and request to the Secretary, which request must include a completed </w:t>
      </w:r>
      <w:r w:rsidRPr="00A25529">
        <w:rPr>
          <w:rStyle w:val="pxfinstr"/>
          <w:i/>
          <w:iCs/>
        </w:rPr>
        <w:t>[[name of incorporated club]/[name of incorporated association]]</w:t>
      </w:r>
      <w:r w:rsidRPr="00A25529">
        <w:t xml:space="preserve"> membership application form as provided in Subsection (c)(1) of this Section. No request for change of a designated user of the corporate membership will be acted upon by the board of directors until the name and position of the proposed user shall have been posted on the </w:t>
      </w:r>
      <w:r w:rsidRPr="00A25529">
        <w:rPr>
          <w:rStyle w:val="pxfinstr"/>
          <w:i/>
          <w:iCs/>
        </w:rPr>
        <w:t>[[name of incorporated club]/[name of incorporated association]]</w:t>
      </w:r>
      <w:r w:rsidRPr="00A25529">
        <w:t xml:space="preserve"> bulletin board for not less than two (2) weeks. During such time, any member may file in writing with the Secretary a signed protest against the proposed designated user, and the Secretary shall present such protest to the Board before the request is acted upon. If no written protest is received during the two-week posting period, no Board action on the request shall be necessary. In either event, when the change in designated user is authorized or permitted, the Secretary shall inform the corporate member of the change and request that the membership card of the person whose designated membership is to be terminated be delivered to the </w:t>
      </w:r>
      <w:r w:rsidRPr="00A25529">
        <w:rPr>
          <w:rStyle w:val="pxfinstr"/>
          <w:i/>
          <w:iCs/>
        </w:rPr>
        <w:t>[[name of incorporated club]/[name of incorporated association]]</w:t>
      </w:r>
      <w:r w:rsidRPr="00A25529">
        <w:t xml:space="preserve"> business office. Upon receipt of such card, a corporate membership card bearing the name of the newly designated user will be issued. A charge may be imposed for this procedure.</w:t>
      </w:r>
    </w:p>
    <w:p w14:paraId="6BAEDAE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(k). </w:t>
      </w:r>
    </w:p>
    <w:p w14:paraId="2E10D5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At the option of the corporate member, dues assessed and charges incurred by its designated users may be billed to the corporate member or to the designated users of the membership individually, but, in the latter event, the corporate member shall be responsible for payment of the account of any of its designated users that becomes delinquent.</w:t>
      </w:r>
    </w:p>
    <w:p w14:paraId="56E49D6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(l). </w:t>
      </w:r>
    </w:p>
    <w:p w14:paraId="1B769D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Designated users of corporate membership shall have all the rights and privileges of, and shall be subject to all responsibilities of, individual </w:t>
      </w:r>
      <w:r w:rsidRPr="00A25529">
        <w:rPr>
          <w:rStyle w:val="pxfinstr"/>
          <w:i/>
          <w:iCs/>
        </w:rPr>
        <w:t>[[name of incorporated club]/[name of incorporated association]]</w:t>
      </w:r>
      <w:r w:rsidRPr="00A25529">
        <w:t xml:space="preserve"> membership. For purposes of </w:t>
      </w:r>
      <w:r w:rsidRPr="00A25529">
        <w:rPr>
          <w:rStyle w:val="pxfinstr"/>
          <w:i/>
          <w:iCs/>
        </w:rPr>
        <w:t>[[name of incorporated club]/[name of incorporated association]]</w:t>
      </w:r>
      <w:r w:rsidRPr="00A25529">
        <w:t xml:space="preserve"> elections and general and special membership meetings, each designated user of a corporate membership shall have one vote, provided such person is otherwise qualified to vote. The corporate member as an entity shall have no voting rights. If a designated user is ordered expelled pursuant to the disciplinary procedures set forth in these bylaws, the corporate member must promptly designate another user or forego designating a user in such person's place for the time being and must take steps to insure as best it can that the expelled party does not subsequently make use of the corporate membership.</w:t>
      </w:r>
    </w:p>
    <w:p w14:paraId="308ED73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(m). </w:t>
      </w:r>
    </w:p>
    <w:p w14:paraId="72E26A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person who has been a corporate member's designated user for at least one (1) year and whose designated use of such membership is thereafter terminated by the corporate member may, at any time within six (6) months of the date of such termination, apply for individual </w:t>
      </w:r>
      <w:r w:rsidRPr="00A25529">
        <w:rPr>
          <w:rStyle w:val="pxfinstr"/>
          <w:i/>
          <w:iCs/>
        </w:rPr>
        <w:t>[[name of incorporated club]/[name of incorporated association]]</w:t>
      </w:r>
      <w:r w:rsidRPr="00A25529">
        <w:t xml:space="preserve"> membership in the classification for which such person is then qualified by submitting a completed membership application to the board of directors. </w:t>
      </w:r>
      <w:r w:rsidRPr="00A25529">
        <w:rPr>
          <w:rStyle w:val="pxfinstr"/>
          <w:i/>
          <w:iCs/>
        </w:rPr>
        <w:t>[OPTIONAL: Neither a proposer nor a seconder shall be required, but the fact that the applicant was previously a designated user of a corporate membership (which shall be identified) must be noted on the face of the application.]</w:t>
      </w:r>
      <w:r w:rsidRPr="00A25529">
        <w:t xml:space="preserve"> The applicant may either attach the appropriate initiation fee to the application or request waiver of such fee, which request may be granted in whole or in part in the discretion of the board of directors at the time the application is acted upon. The application shall not be subject to posting requirements. Upon acceptance, the individual's dues rate shall be adjusted according to the person's new membership classification, and a new membership card shall be issued upon receipt of the appropriate initiation fee, if any.</w:t>
      </w:r>
    </w:p>
    <w:p w14:paraId="730CAE6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(n). </w:t>
      </w:r>
    </w:p>
    <w:p w14:paraId="488C5C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The provisions set forth in this </w:t>
      </w:r>
      <w:r w:rsidRPr="00A25529">
        <w:rPr>
          <w:rStyle w:val="pxfinstr"/>
          <w:i/>
          <w:iCs/>
        </w:rPr>
        <w:t>[Article/Section]</w:t>
      </w:r>
      <w:r w:rsidRPr="00A25529">
        <w:t xml:space="preserve"> shall prevail with respect to corporate membership over any conflicting provisions of these bylaws respecting membership generally.</w:t>
      </w:r>
    </w:p>
    <w:p w14:paraId="4BCEDA70" w14:textId="77777777" w:rsidR="00FB29D8" w:rsidRPr="00A25529" w:rsidRDefault="00FB29D8">
      <w:pPr>
        <w:pStyle w:val="pxformnotes"/>
        <w:jc w:val="center"/>
        <w:rPr>
          <w:sz w:val="24"/>
          <w:szCs w:val="24"/>
        </w:rPr>
      </w:pPr>
      <w:r w:rsidRPr="00A25529">
        <w:rPr>
          <w:rStyle w:val="pxvis"/>
          <w:rFonts w:cs="Arial"/>
          <w:bCs/>
          <w:sz w:val="50"/>
          <w:rPrChange w:id="4370" w:author="Cara Cardinale" w:date="2025-03-04T10:36:00Z">
            <w:rPr>
              <w:rStyle w:val="pxvis"/>
              <w:rFonts w:cs="Arial"/>
              <w:bCs/>
            </w:rPr>
          </w:rPrChange>
        </w:rPr>
        <w:t>Notes to Form</w:t>
      </w:r>
    </w:p>
    <w:p w14:paraId="599EC65D" w14:textId="77777777" w:rsidR="00FB29D8" w:rsidRPr="00A25529" w:rsidRDefault="00FB29D8">
      <w:pPr>
        <w:pStyle w:val="pxformnotes"/>
        <w:rPr>
          <w:sz w:val="24"/>
          <w:szCs w:val="24"/>
        </w:rPr>
      </w:pPr>
    </w:p>
    <w:p w14:paraId="3B2CC928" w14:textId="77777777" w:rsidR="00FB29D8" w:rsidRPr="00A25529" w:rsidRDefault="00FB29D8">
      <w:pPr>
        <w:pStyle w:val="pxformnote"/>
        <w:spacing w:before="180"/>
      </w:pPr>
      <w:del w:id="4371" w:author="Cara Cardinale" w:date="2025-01-14T20:47:00Z">
        <w:r w:rsidRPr="00A25529" w:rsidDel="00CF1278">
          <w:delText>Drafter's Note</w:delText>
        </w:r>
      </w:del>
      <w:r w:rsidRPr="00A25529">
        <w:t xml:space="preserve"> </w:t>
      </w:r>
    </w:p>
    <w:p w14:paraId="402DE8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If the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w:t>
      </w:r>
      <w:r w:rsidRPr="00A25529">
        <w:rPr>
          <w:rStyle w:val="pxst"/>
          <w:color w:val="FF0000"/>
          <w:vertAlign w:val="superscript"/>
        </w:rPr>
        <w:t>►</w:t>
      </w:r>
      <w:r w:rsidRPr="00A25529">
        <w:rPr>
          <w:rStyle w:val="pxst"/>
        </w:rPr>
        <w:fldChar w:fldCharType="begin"/>
      </w:r>
      <w:r w:rsidRPr="00A25529">
        <w:rPr>
          <w:rStyle w:val="pxst"/>
        </w:rPr>
        <w:instrText>st.ref.id="I005H3K"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3C3EA3EA" w14:textId="77777777" w:rsidR="00FB29D8" w:rsidRPr="00A25529" w:rsidRDefault="00FB29D8">
      <w:pPr>
        <w:pStyle w:val="pxformrr"/>
        <w:rPr>
          <w:sz w:val="24"/>
          <w:szCs w:val="24"/>
        </w:rPr>
      </w:pPr>
      <w:r w:rsidRPr="00A25529">
        <w:rPr>
          <w:rStyle w:val="pxvis"/>
          <w:rFonts w:cs="Arial"/>
          <w:bCs/>
          <w:sz w:val="50"/>
          <w:rPrChange w:id="4372" w:author="Cara Cardinale" w:date="2025-03-04T10:36:00Z">
            <w:rPr>
              <w:rStyle w:val="pxvis"/>
              <w:rFonts w:cs="Arial"/>
              <w:bCs/>
            </w:rPr>
          </w:rPrChange>
        </w:rPr>
        <w:t>Research References</w:t>
      </w:r>
    </w:p>
    <w:p w14:paraId="4A23212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tk.ref.id="I05V2AI"</w:instrText>
      </w:r>
      <w:r w:rsidRPr="00A25529">
        <w:rPr>
          <w:rStyle w:val="pxtk"/>
        </w:rPr>
        <w:fldChar w:fldCharType="end"/>
      </w:r>
      <w:r w:rsidRPr="00A25529">
        <w:rPr>
          <w:rStyle w:val="pxtk"/>
        </w:rPr>
        <w:t>West's Key Number Digest, Corporations and Business Organizations &amp;key;3401</w:t>
      </w:r>
    </w:p>
    <w:p w14:paraId="40BC74A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rc.ref.id="I05QUL6"</w:instrText>
      </w:r>
      <w:r w:rsidRPr="00A25529">
        <w:rPr>
          <w:rStyle w:val="pxrc"/>
        </w:rPr>
        <w:fldChar w:fldCharType="end"/>
      </w:r>
      <w:r w:rsidRPr="00A25529">
        <w:rPr>
          <w:rStyle w:val="pxrc"/>
        </w:rPr>
        <w:t xml:space="preserve">N.Y. Jur. 2d, Business Relationships </w:t>
      </w:r>
      <w:r w:rsidRPr="00A25529">
        <w:rPr>
          <w:rStyle w:val="pxrc"/>
          <w:vanish/>
        </w:rPr>
        <w:t>&amp;s;</w:t>
      </w:r>
      <w:del w:id="4373" w:author="Cara Cardinale" w:date="2025-01-21T18:33:00Z">
        <w:r w:rsidRPr="00A25529" w:rsidDel="00A9075C">
          <w:rPr>
            <w:rStyle w:val="pxvis"/>
            <w:rFonts w:ascii="Times NewRoman" w:hAnsi="Times NewRoman"/>
            <w:b w:val="0"/>
            <w:sz w:val="24"/>
          </w:rPr>
          <w:delText>§</w:delText>
        </w:r>
        <w:r w:rsidRPr="00A25529" w:rsidDel="00A9075C">
          <w:rPr>
            <w:rStyle w:val="pxrc"/>
          </w:rPr>
          <w:delText>826</w:delText>
        </w:r>
      </w:del>
      <w:ins w:id="4374" w:author="Cara Cardinale" w:date="2025-01-21T18:33:00Z">
        <w:r w:rsidR="00A9075C" w:rsidRPr="00A25529">
          <w:rPr>
            <w:rStyle w:val="pxvis"/>
            <w:rFonts w:ascii="Times NewRoman" w:hAnsi="Times NewRoman"/>
            <w:b w:val="0"/>
            <w:sz w:val="24"/>
          </w:rPr>
          <w:t>§823</w:t>
        </w:r>
      </w:ins>
    </w:p>
    <w:p w14:paraId="18D49C3D" w14:textId="77777777" w:rsidR="00FB29D8" w:rsidRPr="00A25529" w:rsidRDefault="00FB29D8">
      <w:pPr>
        <w:pStyle w:val="pxs"/>
        <w:spacing w:before="180"/>
        <w:rPr>
          <w:rPrChange w:id="4375" w:author="Cara Cardinale" w:date="2025-03-04T10:36:00Z">
            <w:rPr>
              <w:sz w:val="27"/>
            </w:rPr>
          </w:rPrChange>
        </w:rPr>
      </w:pPr>
      <w:r w:rsidRPr="00A25529">
        <w:rPr>
          <w:rPrChange w:id="4376" w:author="Cara Cardinale" w:date="2025-03-04T10:36:00Z">
            <w:rPr>
              <w:sz w:val="27"/>
            </w:rPr>
          </w:rPrChange>
        </w:rPr>
        <w:t>30:109. Entrance fees, dues, and assessments</w:t>
      </w:r>
    </w:p>
    <w:p w14:paraId="2F7A9B04" w14:textId="77777777" w:rsidR="00FB29D8" w:rsidRPr="00A25529" w:rsidRDefault="00FB29D8">
      <w:pPr>
        <w:pStyle w:val="pxov"/>
        <w:rPr>
          <w:vanish/>
        </w:rPr>
      </w:pPr>
      <w:r w:rsidRPr="00A25529">
        <w:rPr>
          <w:vanish/>
        </w:rPr>
        <w:t>FCV</w:t>
      </w:r>
    </w:p>
    <w:p w14:paraId="0D99AD8A" w14:textId="77777777" w:rsidR="00FB29D8" w:rsidRPr="00A25529" w:rsidRDefault="00FB29D8">
      <w:pPr>
        <w:pStyle w:val="pxov"/>
        <w:rPr>
          <w:vanish/>
        </w:rPr>
      </w:pPr>
      <w:r w:rsidRPr="00A25529">
        <w:rPr>
          <w:vanish/>
        </w:rPr>
        <w:t>FTR</w:t>
      </w:r>
    </w:p>
    <w:p w14:paraId="5BA34CBD" w14:textId="77777777" w:rsidR="00FB29D8" w:rsidRPr="00A25529" w:rsidRDefault="00FB29D8">
      <w:pPr>
        <w:pStyle w:val="pxov"/>
        <w:rPr>
          <w:vanish/>
        </w:rPr>
      </w:pPr>
      <w:r w:rsidRPr="00A25529">
        <w:rPr>
          <w:vanish/>
        </w:rPr>
        <w:t>COL</w:t>
      </w:r>
    </w:p>
    <w:p w14:paraId="22C3E50D" w14:textId="77777777" w:rsidR="00FB29D8" w:rsidRPr="00A25529" w:rsidRDefault="00FB29D8">
      <w:pPr>
        <w:pStyle w:val="pxov"/>
        <w:rPr>
          <w:vanish/>
        </w:rPr>
      </w:pPr>
      <w:r w:rsidRPr="00A25529">
        <w:rPr>
          <w:vanish/>
        </w:rPr>
        <w:t>NFP</w:t>
      </w:r>
    </w:p>
    <w:p w14:paraId="5036D6E6" w14:textId="77777777" w:rsidR="00FB29D8" w:rsidRPr="00A25529" w:rsidRDefault="00FB29D8">
      <w:pPr>
        <w:pStyle w:val="pxov"/>
        <w:rPr>
          <w:vanish/>
        </w:rPr>
      </w:pPr>
      <w:r w:rsidRPr="00A25529">
        <w:rPr>
          <w:vanish/>
        </w:rPr>
        <w:t>CLS</w:t>
      </w:r>
    </w:p>
    <w:p w14:paraId="62DF11B7" w14:textId="77777777" w:rsidR="00FB29D8" w:rsidRPr="00A25529" w:rsidRDefault="00FB29D8">
      <w:pPr>
        <w:pStyle w:val="pxov"/>
        <w:rPr>
          <w:vanish/>
        </w:rPr>
      </w:pPr>
      <w:r w:rsidRPr="00A25529">
        <w:rPr>
          <w:vanish/>
        </w:rPr>
        <w:t>TEM</w:t>
      </w:r>
    </w:p>
    <w:p w14:paraId="22B7835B" w14:textId="77777777" w:rsidR="00FB29D8" w:rsidRPr="00A25529" w:rsidRDefault="00FB29D8">
      <w:pPr>
        <w:pStyle w:val="pxov"/>
        <w:rPr>
          <w:vanish/>
        </w:rPr>
      </w:pPr>
      <w:r w:rsidRPr="00A25529">
        <w:rPr>
          <w:vanish/>
        </w:rPr>
        <w:t>MTD</w:t>
      </w:r>
    </w:p>
    <w:p w14:paraId="753706C8"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form.fid="Id5555e001b6411e684899cfd92da4eb0"</w:instrText>
      </w:r>
      <w:r w:rsidRPr="00A25529">
        <w:fldChar w:fldCharType="end"/>
      </w:r>
      <w:r w:rsidRPr="00A25529">
        <w:t xml:space="preserve">ENTRANCE FEES AND DUES ARTICLE </w:t>
      </w:r>
    </w:p>
    <w:p w14:paraId="5B0C26D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C3B97AA" w14:textId="77777777" w:rsidR="00FB29D8" w:rsidRPr="00A25529" w:rsidRDefault="00FB29D8">
      <w:pPr>
        <w:pStyle w:val="pxformfl"/>
        <w:ind w:left="500"/>
      </w:pPr>
      <w:r w:rsidRPr="00A25529">
        <w:t xml:space="preserve"> </w:t>
      </w:r>
    </w:p>
    <w:p w14:paraId="15365B7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16047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Governing Committee may fix the entrance fees of regular members and the time of payment of these fees from time to time in such amounts as it may determine or to waive these fees.</w:t>
      </w:r>
    </w:p>
    <w:p w14:paraId="45B49C4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3CDB29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yearly dues of regular members are:</w:t>
      </w:r>
    </w:p>
    <w:p w14:paraId="3EE0770B" w14:textId="77777777" w:rsidR="00FB29D8" w:rsidRPr="00A25529" w:rsidRDefault="00FB29D8">
      <w:pPr>
        <w:pStyle w:val="pxformfl"/>
        <w:ind w:left="500"/>
      </w:pPr>
      <w:r w:rsidRPr="00A25529">
        <w:t xml:space="preserve"> </w:t>
      </w:r>
    </w:p>
    <w:p w14:paraId="4443B05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73D107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w:t>
      </w:r>
      <w:r w:rsidRPr="00A25529">
        <w:rPr>
          <w:rStyle w:val="pxfinstr"/>
          <w:i/>
          <w:iCs/>
        </w:rPr>
        <w:t>[number of years old]</w:t>
      </w:r>
      <w:r w:rsidRPr="00A25529">
        <w:t xml:space="preserve"> years of age or more, $</w:t>
      </w:r>
      <w:r w:rsidRPr="00A25529">
        <w:rPr>
          <w:rStyle w:val="pxfinstr"/>
          <w:i/>
          <w:iCs/>
        </w:rPr>
        <w:t>[dollar amount of annual dues]</w:t>
      </w:r>
      <w:r w:rsidRPr="00A25529">
        <w:t>;</w:t>
      </w:r>
    </w:p>
    <w:p w14:paraId="351A543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4E1D35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w:t>
      </w:r>
      <w:r w:rsidRPr="00A25529">
        <w:rPr>
          <w:rStyle w:val="pxfinstr"/>
          <w:i/>
          <w:iCs/>
        </w:rPr>
        <w:t>[number of years old]</w:t>
      </w:r>
      <w:r w:rsidRPr="00A25529">
        <w:t xml:space="preserve"> years of age or more and less than </w:t>
      </w:r>
      <w:r w:rsidRPr="00A25529">
        <w:rPr>
          <w:rStyle w:val="pxfinstr"/>
          <w:i/>
          <w:iCs/>
        </w:rPr>
        <w:t>[number of years old]</w:t>
      </w:r>
      <w:r w:rsidRPr="00A25529">
        <w:t xml:space="preserve"> years of age, $</w:t>
      </w:r>
      <w:r w:rsidRPr="00A25529">
        <w:rPr>
          <w:rStyle w:val="pxfinstr"/>
          <w:i/>
          <w:iCs/>
        </w:rPr>
        <w:t>[dollar amount of annual dues]</w:t>
      </w:r>
      <w:r w:rsidRPr="00A25529">
        <w:t>;</w:t>
      </w:r>
    </w:p>
    <w:p w14:paraId="5199099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(c). </w:t>
      </w:r>
    </w:p>
    <w:p w14:paraId="7712E8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w:t>
      </w:r>
      <w:r w:rsidRPr="00A25529">
        <w:rPr>
          <w:rStyle w:val="pxfinstr"/>
          <w:i/>
          <w:iCs/>
        </w:rPr>
        <w:t>[number of years old]</w:t>
      </w:r>
      <w:r w:rsidRPr="00A25529">
        <w:t xml:space="preserve"> years of age or more and less than </w:t>
      </w:r>
      <w:r w:rsidRPr="00A25529">
        <w:rPr>
          <w:rStyle w:val="pxfinstr"/>
          <w:i/>
          <w:iCs/>
        </w:rPr>
        <w:t>[number of years old]</w:t>
      </w:r>
      <w:r w:rsidRPr="00A25529">
        <w:t xml:space="preserve"> years of age, $</w:t>
      </w:r>
      <w:r w:rsidRPr="00A25529">
        <w:rPr>
          <w:rStyle w:val="pxfinstr"/>
          <w:i/>
          <w:iCs/>
        </w:rPr>
        <w:t>[dollar amount of annual dues]</w:t>
      </w:r>
      <w:r w:rsidRPr="00A25529">
        <w:t>; and</w:t>
      </w:r>
    </w:p>
    <w:p w14:paraId="2B5F61B9" w14:textId="77777777" w:rsidR="00FB29D8" w:rsidRPr="00A25529" w:rsidRDefault="00FB29D8" w:rsidP="00873425">
      <w:pPr>
        <w:pStyle w:val="pxformfin"/>
        <w:ind w:firstLine="720"/>
      </w:pPr>
      <w:r w:rsidRPr="00A25529">
        <w:rPr>
          <w:color w:val="FF0000"/>
          <w:vertAlign w:val="superscript"/>
        </w:rPr>
        <w:t>►</w:t>
      </w:r>
      <w:r w:rsidRPr="00A25529">
        <w:fldChar w:fldCharType="begin"/>
      </w:r>
      <w:r w:rsidRPr="00A25529">
        <w:instrText>fi.lvl="2"</w:instrText>
      </w:r>
      <w:r w:rsidRPr="00A25529">
        <w:fldChar w:fldCharType="end"/>
      </w:r>
      <w:r w:rsidRPr="00A25529">
        <w:t xml:space="preserve">(d). </w:t>
      </w:r>
    </w:p>
    <w:p w14:paraId="0534D1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less than </w:t>
      </w:r>
      <w:r w:rsidRPr="00A25529">
        <w:rPr>
          <w:rStyle w:val="pxfinstr"/>
          <w:i/>
          <w:iCs/>
        </w:rPr>
        <w:t>[number of years old]</w:t>
      </w:r>
      <w:r w:rsidRPr="00A25529">
        <w:t xml:space="preserve"> years of age, $</w:t>
      </w:r>
      <w:r w:rsidRPr="00A25529">
        <w:rPr>
          <w:rStyle w:val="pxfinstr"/>
          <w:i/>
          <w:iCs/>
        </w:rPr>
        <w:t>[dollar amount of annual dues]</w:t>
      </w:r>
      <w:r w:rsidRPr="00A25529">
        <w:t>.</w:t>
      </w:r>
    </w:p>
    <w:p w14:paraId="564C2B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The age of a member on the </w:t>
      </w:r>
      <w:r w:rsidRPr="00A25529">
        <w:rPr>
          <w:rStyle w:val="pxfinstr"/>
          <w:i/>
          <w:iCs/>
        </w:rPr>
        <w:t>[ordinal number of day]</w:t>
      </w:r>
      <w:r w:rsidRPr="00A25529">
        <w:t xml:space="preserve"> of </w:t>
      </w:r>
      <w:r w:rsidRPr="00A25529">
        <w:rPr>
          <w:rStyle w:val="pxfinstr"/>
          <w:i/>
          <w:iCs/>
        </w:rPr>
        <w:t>[name of month]</w:t>
      </w:r>
      <w:r w:rsidRPr="00A25529">
        <w:t xml:space="preserve"> of each year determines the amount of dues payable by the member for that year. Dues for the year are due on the first day of </w:t>
      </w:r>
      <w:r w:rsidRPr="00A25529">
        <w:rPr>
          <w:rStyle w:val="pxfinstr"/>
          <w:i/>
          <w:iCs/>
        </w:rPr>
        <w:t>[name of month]</w:t>
      </w:r>
      <w:r w:rsidRPr="00A25529">
        <w:t xml:space="preserve"> and, at the option of a member, may be paid either in full in that month or in four equal quarterly installments on the first days of </w:t>
      </w:r>
      <w:r w:rsidRPr="00A25529">
        <w:rPr>
          <w:rStyle w:val="pxfinstr"/>
          <w:i/>
          <w:iCs/>
        </w:rPr>
        <w:t>[names of months]</w:t>
      </w:r>
      <w:r w:rsidRPr="00A25529">
        <w:t>.</w:t>
      </w:r>
    </w:p>
    <w:p w14:paraId="433F608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7167AF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Officers of the Army and Navy on active service are exempted from the payment of entrance fees and, when stationed or residing in </w:t>
      </w:r>
      <w:r w:rsidRPr="00A25529">
        <w:rPr>
          <w:rStyle w:val="pxfinstr"/>
          <w:i/>
          <w:iCs/>
        </w:rPr>
        <w:t>[name of place]</w:t>
      </w:r>
      <w:r w:rsidRPr="00A25529">
        <w:t>, shall pay quarterly dues of $</w:t>
      </w:r>
      <w:r w:rsidRPr="00A25529">
        <w:rPr>
          <w:rStyle w:val="pxfinstr"/>
          <w:i/>
          <w:iCs/>
        </w:rPr>
        <w:t>[dollar amount of quarterly dues]</w:t>
      </w:r>
      <w:r w:rsidRPr="00A25529">
        <w:t xml:space="preserve">, and when stationed or residing more than </w:t>
      </w:r>
      <w:r w:rsidRPr="00A25529">
        <w:rPr>
          <w:rStyle w:val="pxfinstr"/>
          <w:i/>
          <w:iCs/>
        </w:rPr>
        <w:t>[number of miles]</w:t>
      </w:r>
      <w:r w:rsidRPr="00A25529">
        <w:t xml:space="preserve"> miles from </w:t>
      </w:r>
      <w:r w:rsidRPr="00A25529">
        <w:rPr>
          <w:rStyle w:val="pxfinstr"/>
          <w:i/>
          <w:iCs/>
        </w:rPr>
        <w:t>[name of place]</w:t>
      </w:r>
      <w:r w:rsidRPr="00A25529">
        <w:t xml:space="preserve"> shall pay quarterly dues of $</w:t>
      </w:r>
      <w:r w:rsidRPr="00A25529">
        <w:rPr>
          <w:rStyle w:val="pxfinstr"/>
          <w:i/>
          <w:iCs/>
        </w:rPr>
        <w:t>[dollar amount of quarterly dues]</w:t>
      </w:r>
      <w:r w:rsidRPr="00A25529">
        <w:t xml:space="preserve">. These quarterly dues are payable in advance on the first days of </w:t>
      </w:r>
      <w:r w:rsidRPr="00A25529">
        <w:rPr>
          <w:rStyle w:val="pxfinstr"/>
          <w:i/>
          <w:iCs/>
        </w:rPr>
        <w:t>[names of months]</w:t>
      </w:r>
      <w:r w:rsidRPr="00A25529">
        <w:t xml:space="preserve"> of each year. The station or residence of an Army or Navy member on the first day of each of these months determines that member's status as to the amount of dues he or she must pay for the succeeding three months. Upon retirement from active service, officers shall pay dues as provided in Section 2 of this Article, provided that the Governing Committee may in its discretion remit in whole or in part the dues of an officer. Officers of the Regular Army and Navy of the United States elected prior to </w:t>
      </w:r>
      <w:r w:rsidRPr="00A25529">
        <w:rPr>
          <w:rStyle w:val="pxfinstr"/>
          <w:i/>
          <w:iCs/>
        </w:rPr>
        <w:t>[identification of year]</w:t>
      </w:r>
      <w:r w:rsidRPr="00A25529">
        <w:t xml:space="preserve"> are exempt from the payment of dues.</w:t>
      </w:r>
    </w:p>
    <w:p w14:paraId="31B472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Members called for training or service in the Armed Forces of the United States may, upon application to the Secretary, be granted during their term of service the same reduction in dues enjoyed by officers of the Army and Navy when on active service.</w:t>
      </w:r>
    </w:p>
    <w:p w14:paraId="72958E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Governing Committee may, upon request, grant to members engaged in a civilian capacity by the government for defense work the same reduction in dues enjoyed by members in the Armed Forces of the United States when on active service.</w:t>
      </w:r>
    </w:p>
    <w:p w14:paraId="6E8FFBC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24BA2B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Candidates elected between the dates for the payment of dues shall pay, in addition to the entrance fee, dues pro rata from the first of the month in which he or she shall be elected until the next following date fixed for the payment of dues.</w:t>
      </w:r>
    </w:p>
    <w:p w14:paraId="151828C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5AE05D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Governing Committee may remit, in whole or in part, the dues of regular members who are members of the diplomatic corps of the United States while on foreign service.</w:t>
      </w:r>
    </w:p>
    <w:p w14:paraId="6C62E10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2860DD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entrance fees shall be reserved and accumulated as a separate fund and shall be applied only as the Governing Committee, by a three-quarter vote of those present at a meeting, shall determine.</w:t>
      </w:r>
    </w:p>
    <w:p w14:paraId="2714FA87" w14:textId="77777777" w:rsidR="00FB29D8" w:rsidRPr="00A25529" w:rsidRDefault="00FB29D8">
      <w:pPr>
        <w:pStyle w:val="pxformattachn"/>
      </w:pPr>
      <w:r w:rsidRPr="00A25529">
        <w:t xml:space="preserve">ASSESSMENTS ARTICLE </w:t>
      </w:r>
    </w:p>
    <w:p w14:paraId="6ADBE6CE"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It is the duty of the Governing Committee, from time to time, to determine the necessity for and the amount of assessments, if any, and present the same to the members for approval, in accordance with Article </w:t>
      </w:r>
      <w:r w:rsidRPr="00A25529">
        <w:rPr>
          <w:rStyle w:val="pxfinstr"/>
          <w:i/>
          <w:iCs/>
        </w:rPr>
        <w:t>[designation of article]</w:t>
      </w:r>
      <w:r w:rsidRPr="00A25529">
        <w:t xml:space="preserve"> of the Certificate of Incorporation.</w:t>
      </w:r>
    </w:p>
    <w:p w14:paraId="11325DE8" w14:textId="77777777" w:rsidR="00FB29D8" w:rsidRPr="00A25529" w:rsidRDefault="00FB29D8">
      <w:pPr>
        <w:pStyle w:val="pxformnotes"/>
        <w:jc w:val="center"/>
        <w:rPr>
          <w:sz w:val="24"/>
          <w:szCs w:val="24"/>
        </w:rPr>
      </w:pPr>
      <w:r w:rsidRPr="00A25529">
        <w:rPr>
          <w:rStyle w:val="pxvis"/>
          <w:rFonts w:cs="Arial"/>
          <w:bCs/>
          <w:sz w:val="50"/>
          <w:rPrChange w:id="4377" w:author="Cara Cardinale" w:date="2025-03-04T10:36:00Z">
            <w:rPr>
              <w:rStyle w:val="pxvis"/>
              <w:rFonts w:cs="Arial"/>
              <w:bCs/>
            </w:rPr>
          </w:rPrChange>
        </w:rPr>
        <w:t>Notes to Form</w:t>
      </w:r>
    </w:p>
    <w:p w14:paraId="54494481" w14:textId="77777777" w:rsidR="00FB29D8" w:rsidRPr="00A25529" w:rsidRDefault="00FB29D8">
      <w:pPr>
        <w:pStyle w:val="pxformnotes"/>
        <w:rPr>
          <w:sz w:val="24"/>
          <w:szCs w:val="24"/>
        </w:rPr>
      </w:pPr>
    </w:p>
    <w:p w14:paraId="19D5DDAF" w14:textId="77777777" w:rsidR="00FB29D8" w:rsidRPr="00A25529" w:rsidRDefault="00FB29D8">
      <w:pPr>
        <w:pStyle w:val="pxformnote"/>
        <w:spacing w:before="180"/>
      </w:pPr>
      <w:r w:rsidRPr="00A25529">
        <w:t xml:space="preserve">Tax Notes </w:t>
      </w:r>
    </w:p>
    <w:p w14:paraId="3CA64D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st.ref.id="I005H3P"</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st.ref.id="I008A8L"</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st.ref.id="I00B3DH"</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st.ref.id="I00DWID"</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5300B9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5DDA4B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Contributions to a club do not qualify as deductible donations for income tax purposes. </w:t>
      </w:r>
      <w:r w:rsidRPr="00A25529">
        <w:rPr>
          <w:rStyle w:val="pxst"/>
          <w:color w:val="FF0000"/>
          <w:vertAlign w:val="superscript"/>
        </w:rPr>
        <w:t>►</w:t>
      </w:r>
      <w:r w:rsidRPr="00A25529">
        <w:rPr>
          <w:rStyle w:val="pxst"/>
        </w:rPr>
        <w:fldChar w:fldCharType="begin"/>
      </w:r>
      <w:r w:rsidRPr="00A25529">
        <w:rPr>
          <w:rStyle w:val="pxst"/>
        </w:rPr>
        <w:instrText>st.ref.id="I005H4U"</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st.ref.id="I008A9Q"</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1A9071EE" w14:textId="77777777" w:rsidR="00FB29D8" w:rsidRPr="00A25529" w:rsidRDefault="00FB29D8">
      <w:pPr>
        <w:pStyle w:val="pxformnote"/>
        <w:spacing w:before="180"/>
      </w:pPr>
      <w:del w:id="4378" w:author="Cara Cardinale" w:date="2025-01-14T20:47:00Z">
        <w:r w:rsidRPr="00A25529" w:rsidDel="00CF1278">
          <w:delText>Drafter's Note</w:delText>
        </w:r>
      </w:del>
      <w:r w:rsidRPr="00A25529">
        <w:t xml:space="preserve"> </w:t>
      </w:r>
    </w:p>
    <w:p w14:paraId="326F82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st.ref.id="I00B3EM"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7AFE2179" w14:textId="77777777" w:rsidR="00FB29D8" w:rsidRPr="00A25529" w:rsidRDefault="00FB29D8">
      <w:pPr>
        <w:pStyle w:val="pxformrr"/>
        <w:rPr>
          <w:sz w:val="24"/>
          <w:szCs w:val="24"/>
        </w:rPr>
      </w:pPr>
      <w:r w:rsidRPr="00A25529">
        <w:rPr>
          <w:rStyle w:val="pxvis"/>
          <w:rFonts w:cs="Arial"/>
          <w:bCs/>
          <w:sz w:val="50"/>
          <w:rPrChange w:id="4379" w:author="Cara Cardinale" w:date="2025-03-04T10:36:00Z">
            <w:rPr>
              <w:rStyle w:val="pxvis"/>
              <w:rFonts w:cs="Arial"/>
              <w:bCs/>
            </w:rPr>
          </w:rPrChange>
        </w:rPr>
        <w:t>Research References</w:t>
      </w:r>
    </w:p>
    <w:p w14:paraId="0257105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tk.ref.id="I00DWJI"</w:instrText>
      </w:r>
      <w:r w:rsidRPr="00A25529">
        <w:rPr>
          <w:rStyle w:val="pxtk"/>
        </w:rPr>
        <w:fldChar w:fldCharType="end"/>
      </w:r>
      <w:r w:rsidRPr="00A25529">
        <w:rPr>
          <w:rStyle w:val="pxtk"/>
        </w:rPr>
        <w:t>West's Key Number Digest, Corporations and Business Organizations &amp;key;3400</w:t>
      </w:r>
    </w:p>
    <w:p w14:paraId="611A133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tk.ref.id="I00GPOE"</w:instrText>
      </w:r>
      <w:r w:rsidRPr="00A25529">
        <w:rPr>
          <w:rStyle w:val="pxtk"/>
        </w:rPr>
        <w:fldChar w:fldCharType="end"/>
      </w:r>
      <w:r w:rsidRPr="00A25529">
        <w:rPr>
          <w:rStyle w:val="pxtk"/>
        </w:rPr>
        <w:t>West's Key Number Digest, Corporations and Business Organizations &amp;key;3401</w:t>
      </w:r>
    </w:p>
    <w:p w14:paraId="4061429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rc.ref.id="I00JITA"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380" w:author="Cara Cardinale" w:date="2025-01-12T16:17:00Z">
        <w:r w:rsidRPr="00A25529" w:rsidDel="00D9691D">
          <w:rPr>
            <w:rStyle w:val="pxrc"/>
          </w:rPr>
          <w:delText>830, 831</w:delText>
        </w:r>
      </w:del>
      <w:ins w:id="4381" w:author="Cara Cardinale" w:date="2025-01-12T16:17:00Z">
        <w:r w:rsidR="00D9691D" w:rsidRPr="00A25529">
          <w:rPr>
            <w:rStyle w:val="pxrc"/>
          </w:rPr>
          <w:t>828, 829</w:t>
        </w:r>
      </w:ins>
    </w:p>
    <w:p w14:paraId="6E445825" w14:textId="77777777" w:rsidR="00FB29D8" w:rsidRPr="00A25529" w:rsidRDefault="00FB29D8">
      <w:pPr>
        <w:pStyle w:val="pxs"/>
        <w:spacing w:before="180"/>
        <w:rPr>
          <w:rPrChange w:id="4382" w:author="Cara Cardinale" w:date="2025-03-04T10:36:00Z">
            <w:rPr>
              <w:sz w:val="27"/>
            </w:rPr>
          </w:rPrChange>
        </w:rPr>
      </w:pPr>
      <w:r w:rsidRPr="00A25529">
        <w:rPr>
          <w:rPrChange w:id="4383" w:author="Cara Cardinale" w:date="2025-03-04T10:36:00Z">
            <w:rPr>
              <w:sz w:val="27"/>
            </w:rPr>
          </w:rPrChange>
        </w:rPr>
        <w:t>30:110. Entrance fees, dues, and assessments</w:t>
      </w:r>
      <w:r w:rsidRPr="00A25529">
        <w:rPr>
          <w:rStyle w:val="pxsep"/>
        </w:rPr>
        <w:t xml:space="preserve">-- </w:t>
      </w:r>
      <w:r w:rsidRPr="00A25529">
        <w:rPr>
          <w:rPrChange w:id="4384" w:author="Cara Cardinale" w:date="2025-03-04T10:36:00Z">
            <w:rPr>
              <w:sz w:val="27"/>
            </w:rPr>
          </w:rPrChange>
        </w:rPr>
        <w:t>Penalties on failure to pay</w:t>
      </w:r>
    </w:p>
    <w:p w14:paraId="4EF6739C" w14:textId="77777777" w:rsidR="00FB29D8" w:rsidRPr="00A25529" w:rsidRDefault="00FB29D8">
      <w:pPr>
        <w:pStyle w:val="pxov"/>
        <w:rPr>
          <w:vanish/>
        </w:rPr>
      </w:pPr>
      <w:r w:rsidRPr="00A25529">
        <w:rPr>
          <w:vanish/>
        </w:rPr>
        <w:t>FCV</w:t>
      </w:r>
    </w:p>
    <w:p w14:paraId="5FBDFE5D" w14:textId="77777777" w:rsidR="00FB29D8" w:rsidRPr="00A25529" w:rsidRDefault="00FB29D8">
      <w:pPr>
        <w:pStyle w:val="pxov"/>
        <w:rPr>
          <w:vanish/>
        </w:rPr>
      </w:pPr>
      <w:r w:rsidRPr="00A25529">
        <w:rPr>
          <w:vanish/>
        </w:rPr>
        <w:t>FTR</w:t>
      </w:r>
    </w:p>
    <w:p w14:paraId="16D415B2" w14:textId="77777777" w:rsidR="00FB29D8" w:rsidRPr="00A25529" w:rsidRDefault="00FB29D8">
      <w:pPr>
        <w:pStyle w:val="pxov"/>
        <w:rPr>
          <w:vanish/>
        </w:rPr>
      </w:pPr>
      <w:r w:rsidRPr="00A25529">
        <w:rPr>
          <w:vanish/>
        </w:rPr>
        <w:t>COL</w:t>
      </w:r>
    </w:p>
    <w:p w14:paraId="61511452" w14:textId="77777777" w:rsidR="00FB29D8" w:rsidRPr="00A25529" w:rsidRDefault="00FB29D8">
      <w:pPr>
        <w:pStyle w:val="pxov"/>
        <w:rPr>
          <w:vanish/>
        </w:rPr>
      </w:pPr>
      <w:r w:rsidRPr="00A25529">
        <w:rPr>
          <w:vanish/>
        </w:rPr>
        <w:t>NFP</w:t>
      </w:r>
    </w:p>
    <w:p w14:paraId="7E8572A4" w14:textId="77777777" w:rsidR="00FB29D8" w:rsidRPr="00A25529" w:rsidRDefault="00FB29D8">
      <w:pPr>
        <w:pStyle w:val="pxov"/>
        <w:rPr>
          <w:vanish/>
        </w:rPr>
      </w:pPr>
      <w:r w:rsidRPr="00A25529">
        <w:rPr>
          <w:vanish/>
        </w:rPr>
        <w:t>CLS</w:t>
      </w:r>
    </w:p>
    <w:p w14:paraId="608BEA26" w14:textId="77777777" w:rsidR="00FB29D8" w:rsidRPr="00A25529" w:rsidRDefault="00FB29D8">
      <w:pPr>
        <w:pStyle w:val="pxov"/>
        <w:rPr>
          <w:vanish/>
        </w:rPr>
      </w:pPr>
      <w:r w:rsidRPr="00A25529">
        <w:rPr>
          <w:vanish/>
        </w:rPr>
        <w:t>TEM</w:t>
      </w:r>
    </w:p>
    <w:p w14:paraId="72A29549" w14:textId="77777777" w:rsidR="00FB29D8" w:rsidRPr="00A25529" w:rsidRDefault="00FB29D8">
      <w:pPr>
        <w:pStyle w:val="pxov"/>
        <w:rPr>
          <w:vanish/>
        </w:rPr>
      </w:pPr>
      <w:r w:rsidRPr="00A25529">
        <w:rPr>
          <w:vanish/>
        </w:rPr>
        <w:t>MTD</w:t>
      </w:r>
    </w:p>
    <w:p w14:paraId="6245F76C"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form.fid="Id55585101b6411e684899cfd92da4eb0"</w:instrText>
      </w:r>
      <w:r w:rsidRPr="00A25529">
        <w:fldChar w:fldCharType="end"/>
      </w:r>
      <w:r w:rsidRPr="00A25529">
        <w:t xml:space="preserve">PENALTIES ARTICLE </w:t>
      </w:r>
    </w:p>
    <w:p w14:paraId="3131C546" w14:textId="77777777" w:rsidR="00FB29D8" w:rsidRPr="00A25529" w:rsidRDefault="00FB29D8">
      <w:pPr>
        <w:pStyle w:val="pxformfl"/>
        <w:ind w:left="500"/>
      </w:pPr>
      <w:r w:rsidRPr="00A25529">
        <w:t xml:space="preserve"> </w:t>
      </w:r>
    </w:p>
    <w:p w14:paraId="5D69DC8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413D25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Any member who fails to pay the second installment of his or her entrance fee when due, or the dues for the current quarter year, or an assessment, within </w:t>
      </w:r>
      <w:r w:rsidRPr="00A25529">
        <w:rPr>
          <w:rStyle w:val="pxfinstr"/>
          <w:i/>
          <w:iCs/>
        </w:rPr>
        <w:t>[number of days]</w:t>
      </w:r>
      <w:r w:rsidRPr="00A25529">
        <w:t xml:space="preserve"> days after the amount due becomes payable, shall cease to be a member, subject to the provisions of Article </w:t>
      </w:r>
      <w:r w:rsidRPr="00A25529">
        <w:rPr>
          <w:rStyle w:val="pxfinstr"/>
          <w:i/>
          <w:iCs/>
        </w:rPr>
        <w:t>[designation of article]</w:t>
      </w:r>
      <w:r w:rsidRPr="00A25529">
        <w:t xml:space="preserve">, Section </w:t>
      </w:r>
      <w:r w:rsidRPr="00A25529">
        <w:rPr>
          <w:rStyle w:val="pxfinstr"/>
          <w:i/>
          <w:iCs/>
        </w:rPr>
        <w:t>[number of section]</w:t>
      </w:r>
      <w:r w:rsidRPr="00A25529">
        <w:t>.</w:t>
      </w:r>
    </w:p>
    <w:p w14:paraId="61C2EB3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0DC67D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Any member who fails to pay any other amount due the Club exceeding $</w:t>
      </w:r>
      <w:r w:rsidRPr="00A25529">
        <w:rPr>
          <w:rStyle w:val="pxfinstr"/>
          <w:i/>
          <w:iCs/>
        </w:rPr>
        <w:t>[dollar amount of sum due]</w:t>
      </w:r>
      <w:r w:rsidRPr="00A25529">
        <w:t xml:space="preserve">, for </w:t>
      </w:r>
      <w:r w:rsidRPr="00A25529">
        <w:rPr>
          <w:rStyle w:val="pxfinstr"/>
          <w:i/>
          <w:iCs/>
        </w:rPr>
        <w:t>[number of days]</w:t>
      </w:r>
      <w:r w:rsidRPr="00A25529">
        <w:t xml:space="preserve"> days after notice of the indebtedness and a request to pay the amount due has been given to that member shall cease to be a member, subject to the provisions of Article </w:t>
      </w:r>
      <w:r w:rsidRPr="00A25529">
        <w:rPr>
          <w:rStyle w:val="pxfinstr"/>
          <w:i/>
          <w:iCs/>
        </w:rPr>
        <w:t>[designation of article]</w:t>
      </w:r>
      <w:r w:rsidRPr="00A25529">
        <w:t xml:space="preserve">, Section </w:t>
      </w:r>
      <w:r w:rsidRPr="00A25529">
        <w:rPr>
          <w:rStyle w:val="pxfinstr"/>
          <w:i/>
          <w:iCs/>
        </w:rPr>
        <w:t>[number of section]</w:t>
      </w:r>
      <w:r w:rsidRPr="00A25529">
        <w:t>.</w:t>
      </w:r>
    </w:p>
    <w:p w14:paraId="12BA9D1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1C29A0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In default of a member inscribing in a book, to be kept in the office, a mail address for forwarding notices prescribed or directed by the Constitution or the Rules, notices may be addressed to the member at the Club. The member is deemed to have received any notice </w:t>
      </w:r>
      <w:r w:rsidRPr="00A25529">
        <w:rPr>
          <w:rStyle w:val="pxfinstr"/>
          <w:i/>
          <w:iCs/>
        </w:rPr>
        <w:t>[number of days]</w:t>
      </w:r>
      <w:r w:rsidRPr="00A25529">
        <w:t xml:space="preserve"> days after it was mailed or deposited.</w:t>
      </w:r>
    </w:p>
    <w:p w14:paraId="0401EEBD" w14:textId="77777777" w:rsidR="00FB29D8" w:rsidRPr="00A25529" w:rsidRDefault="00FB29D8">
      <w:pPr>
        <w:pStyle w:val="pxformnotes"/>
        <w:jc w:val="center"/>
        <w:rPr>
          <w:sz w:val="24"/>
          <w:szCs w:val="24"/>
        </w:rPr>
      </w:pPr>
      <w:r w:rsidRPr="00A25529">
        <w:rPr>
          <w:rStyle w:val="pxvis"/>
          <w:rFonts w:cs="Arial"/>
          <w:bCs/>
          <w:sz w:val="50"/>
          <w:rPrChange w:id="4385" w:author="Cara Cardinale" w:date="2025-03-04T10:36:00Z">
            <w:rPr>
              <w:rStyle w:val="pxvis"/>
              <w:rFonts w:cs="Arial"/>
              <w:bCs/>
            </w:rPr>
          </w:rPrChange>
        </w:rPr>
        <w:t>Notes to Form</w:t>
      </w:r>
    </w:p>
    <w:p w14:paraId="59307923" w14:textId="77777777" w:rsidR="00FB29D8" w:rsidRPr="00A25529" w:rsidRDefault="00FB29D8">
      <w:pPr>
        <w:pStyle w:val="pxformnotes"/>
        <w:rPr>
          <w:sz w:val="24"/>
          <w:szCs w:val="24"/>
        </w:rPr>
      </w:pPr>
    </w:p>
    <w:p w14:paraId="33A42190" w14:textId="77777777" w:rsidR="00FB29D8" w:rsidRPr="00A25529" w:rsidRDefault="00FB29D8">
      <w:pPr>
        <w:pStyle w:val="pxformnote"/>
        <w:spacing w:before="180"/>
      </w:pPr>
      <w:r w:rsidRPr="00A25529">
        <w:t xml:space="preserve">Tax Notes </w:t>
      </w:r>
    </w:p>
    <w:p w14:paraId="3AA84F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st.ref.id="I005H4X"</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st.ref.id="I008A9T"</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st.ref.id="I00B3EP"</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st.ref.id="I00DWJL"</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660778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479A15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Contributions to a club do not qualify as deductible donations for income tax purposes. </w:t>
      </w:r>
      <w:r w:rsidRPr="00A25529">
        <w:rPr>
          <w:rStyle w:val="pxst"/>
          <w:color w:val="FF0000"/>
          <w:vertAlign w:val="superscript"/>
        </w:rPr>
        <w:t>►</w:t>
      </w:r>
      <w:r w:rsidRPr="00A25529">
        <w:rPr>
          <w:rStyle w:val="pxst"/>
        </w:rPr>
        <w:fldChar w:fldCharType="begin"/>
      </w:r>
      <w:r w:rsidRPr="00A25529">
        <w:rPr>
          <w:rStyle w:val="pxst"/>
        </w:rPr>
        <w:instrText>st.ref.id="I005H4Z"</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st.ref.id="I008A9V"</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7D382125" w14:textId="77777777" w:rsidR="00FB29D8" w:rsidRPr="00A25529" w:rsidRDefault="00FB29D8">
      <w:pPr>
        <w:pStyle w:val="pxformnote"/>
        <w:spacing w:before="180"/>
      </w:pPr>
      <w:del w:id="4386" w:author="Cara Cardinale" w:date="2025-01-14T20:47:00Z">
        <w:r w:rsidRPr="00A25529" w:rsidDel="00CF1278">
          <w:delText>Drafter's Note</w:delText>
        </w:r>
      </w:del>
      <w:r w:rsidRPr="00A25529">
        <w:t xml:space="preserve"> </w:t>
      </w:r>
    </w:p>
    <w:p w14:paraId="6D5C91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st.ref.id="I00B3ER"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1346246E" w14:textId="77777777" w:rsidR="00FB29D8" w:rsidRPr="00A25529" w:rsidRDefault="00FB29D8">
      <w:pPr>
        <w:pStyle w:val="pxformrr"/>
        <w:rPr>
          <w:sz w:val="24"/>
          <w:szCs w:val="24"/>
        </w:rPr>
      </w:pPr>
      <w:r w:rsidRPr="00A25529">
        <w:rPr>
          <w:rStyle w:val="pxvis"/>
          <w:rFonts w:cs="Arial"/>
          <w:bCs/>
          <w:sz w:val="50"/>
          <w:rPrChange w:id="4387" w:author="Cara Cardinale" w:date="2025-03-04T10:36:00Z">
            <w:rPr>
              <w:rStyle w:val="pxvis"/>
              <w:rFonts w:cs="Arial"/>
              <w:bCs/>
            </w:rPr>
          </w:rPrChange>
        </w:rPr>
        <w:t>Research References</w:t>
      </w:r>
    </w:p>
    <w:p w14:paraId="04F0567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tk.ref.id="I00DWJN"</w:instrText>
      </w:r>
      <w:r w:rsidRPr="00A25529">
        <w:rPr>
          <w:rStyle w:val="pxtk"/>
        </w:rPr>
        <w:fldChar w:fldCharType="end"/>
      </w:r>
      <w:r w:rsidRPr="00A25529">
        <w:rPr>
          <w:rStyle w:val="pxtk"/>
        </w:rPr>
        <w:t>West's Key Number Digest, Corporations and Business Organizations &amp;key;3400</w:t>
      </w:r>
    </w:p>
    <w:p w14:paraId="1332108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tk.ref.id="I00GPOJ"</w:instrText>
      </w:r>
      <w:r w:rsidRPr="00A25529">
        <w:rPr>
          <w:rStyle w:val="pxtk"/>
        </w:rPr>
        <w:fldChar w:fldCharType="end"/>
      </w:r>
      <w:r w:rsidRPr="00A25529">
        <w:rPr>
          <w:rStyle w:val="pxtk"/>
        </w:rPr>
        <w:t>West's Key Number Digest, Corporations and Business Organizations &amp;key;3401</w:t>
      </w:r>
    </w:p>
    <w:p w14:paraId="02B040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rc.ref.id="I00JITF"</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388" w:author="Cara Cardinale" w:date="2025-01-12T16:17:00Z">
        <w:r w:rsidRPr="00A25529" w:rsidDel="00D9691D">
          <w:rPr>
            <w:rStyle w:val="pxrc"/>
          </w:rPr>
          <w:delText>830, 831</w:delText>
        </w:r>
      </w:del>
      <w:ins w:id="4389" w:author="Cara Cardinale" w:date="2025-01-12T16:17:00Z">
        <w:r w:rsidR="00D9691D" w:rsidRPr="00A25529">
          <w:rPr>
            <w:rStyle w:val="pxrc"/>
          </w:rPr>
          <w:t>828, 829</w:t>
        </w:r>
      </w:ins>
    </w:p>
    <w:p w14:paraId="3E95A04A" w14:textId="77777777" w:rsidR="00FB29D8" w:rsidRPr="00A25529" w:rsidDel="00433D27" w:rsidRDefault="00FB29D8">
      <w:pPr>
        <w:pStyle w:val="pxs"/>
        <w:spacing w:before="180"/>
        <w:rPr>
          <w:del w:id="4390" w:author="Cara Cardinale" w:date="2025-01-27T10:04:00Z"/>
          <w:rPrChange w:id="4391" w:author="Cara Cardinale" w:date="2025-03-04T10:36:00Z">
            <w:rPr>
              <w:del w:id="4392" w:author="Cara Cardinale" w:date="2025-01-27T10:04:00Z"/>
              <w:sz w:val="27"/>
            </w:rPr>
          </w:rPrChange>
        </w:rPr>
      </w:pPr>
      <w:del w:id="4393" w:author="Cara Cardinale" w:date="2025-01-27T10:04:00Z">
        <w:r w:rsidRPr="00A25529" w:rsidDel="00433D27">
          <w:rPr>
            <w:rPrChange w:id="4394" w:author="Cara Cardinale" w:date="2025-03-04T10:36:00Z">
              <w:rPr>
                <w:sz w:val="27"/>
              </w:rPr>
            </w:rPrChange>
          </w:rPr>
          <w:delText>30:110.50. Annual membership dues</w:delText>
        </w:r>
      </w:del>
    </w:p>
    <w:p w14:paraId="0D331CDE" w14:textId="77777777" w:rsidR="00FB29D8" w:rsidRPr="00A25529" w:rsidDel="00433D27" w:rsidRDefault="00FB29D8">
      <w:pPr>
        <w:pStyle w:val="pxov"/>
        <w:rPr>
          <w:del w:id="4395" w:author="Cara Cardinale" w:date="2025-01-27T10:04:00Z"/>
          <w:vanish/>
        </w:rPr>
      </w:pPr>
      <w:del w:id="4396" w:author="Cara Cardinale" w:date="2025-01-27T10:04:00Z">
        <w:r w:rsidRPr="00A25529" w:rsidDel="00433D27">
          <w:rPr>
            <w:vanish/>
          </w:rPr>
          <w:delText>CLS</w:delText>
        </w:r>
      </w:del>
    </w:p>
    <w:p w14:paraId="7CE71CED" w14:textId="77777777" w:rsidR="00FB29D8" w:rsidRPr="00A25529" w:rsidDel="00433D27" w:rsidRDefault="00FB29D8">
      <w:pPr>
        <w:pStyle w:val="pxov"/>
        <w:rPr>
          <w:del w:id="4397" w:author="Cara Cardinale" w:date="2025-01-27T10:04:00Z"/>
          <w:vanish/>
        </w:rPr>
      </w:pPr>
      <w:del w:id="4398" w:author="Cara Cardinale" w:date="2025-01-27T10:04:00Z">
        <w:r w:rsidRPr="00A25529" w:rsidDel="00433D27">
          <w:rPr>
            <w:vanish/>
          </w:rPr>
          <w:delText>FCV</w:delText>
        </w:r>
      </w:del>
    </w:p>
    <w:p w14:paraId="494DBDB6" w14:textId="77777777" w:rsidR="00FB29D8" w:rsidRPr="00A25529" w:rsidDel="00433D27" w:rsidRDefault="00FB29D8">
      <w:pPr>
        <w:pStyle w:val="pxov"/>
        <w:rPr>
          <w:del w:id="4399" w:author="Cara Cardinale" w:date="2025-01-27T10:04:00Z"/>
          <w:vanish/>
        </w:rPr>
      </w:pPr>
      <w:del w:id="4400" w:author="Cara Cardinale" w:date="2025-01-27T10:04:00Z">
        <w:r w:rsidRPr="00A25529" w:rsidDel="00433D27">
          <w:rPr>
            <w:vanish/>
          </w:rPr>
          <w:delText>FTR</w:delText>
        </w:r>
      </w:del>
    </w:p>
    <w:p w14:paraId="4673D4A5" w14:textId="77777777" w:rsidR="00FB29D8" w:rsidRPr="00A25529" w:rsidDel="00433D27" w:rsidRDefault="00FB29D8">
      <w:pPr>
        <w:pStyle w:val="pxov"/>
        <w:rPr>
          <w:del w:id="4401" w:author="Cara Cardinale" w:date="2025-01-27T10:04:00Z"/>
          <w:vanish/>
        </w:rPr>
      </w:pPr>
      <w:del w:id="4402" w:author="Cara Cardinale" w:date="2025-01-27T10:04:00Z">
        <w:r w:rsidRPr="00A25529" w:rsidDel="00433D27">
          <w:rPr>
            <w:vanish/>
          </w:rPr>
          <w:delText>COL</w:delText>
        </w:r>
      </w:del>
    </w:p>
    <w:p w14:paraId="64B19C80" w14:textId="77777777" w:rsidR="00FB29D8" w:rsidRPr="00A25529" w:rsidDel="00433D27" w:rsidRDefault="00FB29D8">
      <w:pPr>
        <w:pStyle w:val="pxov"/>
        <w:rPr>
          <w:del w:id="4403" w:author="Cara Cardinale" w:date="2025-01-27T10:04:00Z"/>
          <w:vanish/>
        </w:rPr>
      </w:pPr>
      <w:del w:id="4404" w:author="Cara Cardinale" w:date="2025-01-27T10:04:00Z">
        <w:r w:rsidRPr="00A25529" w:rsidDel="00433D27">
          <w:rPr>
            <w:vanish/>
          </w:rPr>
          <w:delText>NFP</w:delText>
        </w:r>
      </w:del>
    </w:p>
    <w:p w14:paraId="0CCDBD2F" w14:textId="77777777" w:rsidR="00FB29D8" w:rsidRPr="00A25529" w:rsidDel="00433D27" w:rsidRDefault="00FB29D8">
      <w:pPr>
        <w:pStyle w:val="pxformp"/>
        <w:rPr>
          <w:del w:id="4405" w:author="Cara Cardinale" w:date="2025-01-27T10:04:00Z"/>
        </w:rPr>
      </w:pPr>
      <w:del w:id="4406" w:author="Cara Cardinale" w:date="2025-01-27T10:04:00Z">
        <w:r w:rsidRPr="00A25529" w:rsidDel="00433D27">
          <w:delText xml:space="preserve"> </w:delText>
        </w:r>
        <w:r w:rsidRPr="00A25529" w:rsidDel="00433D27">
          <w:rPr>
            <w:rStyle w:val="pxvis"/>
            <w:rFonts w:ascii="Times NewRoman" w:hAnsi="Times NewRoman"/>
            <w:b w:val="0"/>
            <w:sz w:val="24"/>
          </w:rPr>
          <w:tab/>
        </w:r>
        <w:r w:rsidRPr="00A25529" w:rsidDel="00433D27">
          <w:rPr>
            <w:color w:val="FF0000"/>
            <w:vertAlign w:val="superscript"/>
          </w:rPr>
          <w:delText>►</w:delText>
        </w:r>
        <w:r w:rsidRPr="00A25529" w:rsidDel="00433D27">
          <w:fldChar w:fldCharType="begin"/>
        </w:r>
        <w:r w:rsidRPr="00A25529" w:rsidDel="00433D27">
          <w:delInstrText>form.du="0"</w:delInstrText>
        </w:r>
        <w:r w:rsidRPr="00A25529" w:rsidDel="00433D27">
          <w:fldChar w:fldCharType="end"/>
        </w:r>
        <w:r w:rsidRPr="00A25529" w:rsidDel="00433D27">
          <w:fldChar w:fldCharType="begin"/>
        </w:r>
        <w:r w:rsidRPr="00A25529" w:rsidDel="00433D27">
          <w:delInstrText>form.fid="I1b021980550311efaaeffe1041e900ff"</w:delInstrText>
        </w:r>
        <w:r w:rsidRPr="00A25529" w:rsidDel="00433D27">
          <w:fldChar w:fldCharType="end"/>
        </w:r>
        <w:r w:rsidRPr="00A25529" w:rsidDel="00433D27">
          <w:rPr>
            <w:color w:val="FF0000"/>
            <w:vertAlign w:val="superscript"/>
          </w:rPr>
          <w:delText>►</w:delText>
        </w:r>
        <w:r w:rsidRPr="00A25529" w:rsidDel="00433D27">
          <w:fldChar w:fldCharType="begin"/>
        </w:r>
        <w:r w:rsidRPr="00A25529" w:rsidDel="00433D27">
          <w:delInstrText>p.ct.id="f2fd26a0b92511efa75bc0a5c2da1858|119|30:110.50"</w:delInstrText>
        </w:r>
        <w:r w:rsidRPr="00A25529" w:rsidDel="00433D27">
          <w:fldChar w:fldCharType="end"/>
        </w:r>
        <w:r w:rsidRPr="00A25529" w:rsidDel="00433D27">
          <w:delText xml:space="preserve">Each year each member shall pay membership dues to the Association in an amount fixed annually by the Executive Committee; however, the Executive Committee may not fix dues for any year that are greater by more than </w:delText>
        </w:r>
        <w:r w:rsidRPr="00A25529" w:rsidDel="00433D27">
          <w:rPr>
            <w:rStyle w:val="pxfinstr"/>
            <w:i/>
            <w:iCs/>
          </w:rPr>
          <w:delText>[percentage of dues]</w:delText>
        </w:r>
        <w:r w:rsidRPr="00A25529" w:rsidDel="00433D27">
          <w:delText xml:space="preserve">% of the dues imposed in the immediately preceding year, unless a larger increase is approved by a </w:delText>
        </w:r>
        <w:r w:rsidRPr="00A25529" w:rsidDel="00433D27">
          <w:rPr>
            <w:rStyle w:val="pxfinstr"/>
            <w:i/>
            <w:iCs/>
          </w:rPr>
          <w:delText>[fraction of members]</w:delText>
        </w:r>
        <w:r w:rsidRPr="00A25529" w:rsidDel="00433D27">
          <w:delText xml:space="preserve"> majority of the members voting at an Annual Meeting.</w:delText>
        </w:r>
      </w:del>
    </w:p>
    <w:p w14:paraId="4BDF7004" w14:textId="77777777" w:rsidR="00FB29D8" w:rsidRPr="00A25529" w:rsidDel="00433D27" w:rsidRDefault="00FB29D8">
      <w:pPr>
        <w:pStyle w:val="pxformp"/>
        <w:rPr>
          <w:del w:id="4407" w:author="Cara Cardinale" w:date="2025-01-27T10:04:00Z"/>
        </w:rPr>
      </w:pPr>
      <w:del w:id="4408" w:author="Cara Cardinale" w:date="2025-01-27T10:04:00Z">
        <w:r w:rsidRPr="00A25529" w:rsidDel="00433D27">
          <w:delText xml:space="preserve"> </w:delText>
        </w:r>
        <w:r w:rsidRPr="00A25529" w:rsidDel="00433D27">
          <w:rPr>
            <w:rStyle w:val="pxvis"/>
            <w:rFonts w:ascii="Times NewRoman" w:hAnsi="Times NewRoman"/>
            <w:b w:val="0"/>
            <w:sz w:val="24"/>
          </w:rPr>
          <w:tab/>
        </w:r>
        <w:r w:rsidRPr="00A25529" w:rsidDel="00433D27">
          <w:rPr>
            <w:color w:val="FF0000"/>
            <w:vertAlign w:val="superscript"/>
          </w:rPr>
          <w:delText>►</w:delText>
        </w:r>
        <w:r w:rsidRPr="00A25529" w:rsidDel="00433D27">
          <w:fldChar w:fldCharType="begin"/>
        </w:r>
        <w:r w:rsidRPr="00A25529" w:rsidDel="00433D27">
          <w:delInstrText>p.ct.id="f2fd26a0b92511efa75bc0a5c2da1858|119|30:110.50"</w:delInstrText>
        </w:r>
        <w:r w:rsidRPr="00A25529" w:rsidDel="00433D27">
          <w:fldChar w:fldCharType="end"/>
        </w:r>
        <w:r w:rsidRPr="00A25529" w:rsidDel="00433D27">
          <w:delText xml:space="preserve">Membership dues are due and payable on </w:delText>
        </w:r>
        <w:r w:rsidRPr="00A25529" w:rsidDel="00433D27">
          <w:rPr>
            <w:rStyle w:val="pxfinstr"/>
            <w:i/>
            <w:iCs/>
          </w:rPr>
          <w:delText>[due date of payment]</w:delText>
        </w:r>
        <w:r w:rsidRPr="00A25529" w:rsidDel="00433D27">
          <w:delText xml:space="preserve"> of each year. Dues for the calendar year that are not paid on or before </w:delText>
        </w:r>
        <w:r w:rsidRPr="00A25529" w:rsidDel="00433D27">
          <w:rPr>
            <w:rStyle w:val="pxfinstr"/>
            <w:i/>
            <w:iCs/>
          </w:rPr>
          <w:delText>[end date of period]</w:delText>
        </w:r>
        <w:r w:rsidRPr="00A25529" w:rsidDel="00433D27">
          <w:delText xml:space="preserve"> of that year are delinquent. A member that is delinquent in the payment of its dues is not eligible to vote at the Annual or any special meeting. Unless the Executive Committee finds that there are extraordinary circumstances explaining the nonpayment, a member that is </w:delText>
        </w:r>
        <w:r w:rsidRPr="00A25529" w:rsidDel="00433D27">
          <w:rPr>
            <w:rStyle w:val="pxfinstr"/>
            <w:i/>
            <w:iCs/>
          </w:rPr>
          <w:delText>[number of months]</w:delText>
        </w:r>
        <w:r w:rsidRPr="00A25529" w:rsidDel="00433D27">
          <w:delText xml:space="preserve"> months or more delinquent in the payment of its dues shall be suspended from the Association at the next Annual Meeting.</w:delText>
        </w:r>
      </w:del>
    </w:p>
    <w:p w14:paraId="55D92F48" w14:textId="77777777" w:rsidR="00FB29D8" w:rsidRPr="00A25529" w:rsidDel="00433D27" w:rsidRDefault="00FB29D8">
      <w:pPr>
        <w:pStyle w:val="pxformnotes"/>
        <w:jc w:val="center"/>
        <w:rPr>
          <w:del w:id="4409" w:author="Cara Cardinale" w:date="2025-01-27T10:04:00Z"/>
          <w:sz w:val="24"/>
          <w:szCs w:val="24"/>
        </w:rPr>
      </w:pPr>
      <w:del w:id="4410" w:author="Cara Cardinale" w:date="2025-01-27T10:04:00Z">
        <w:r w:rsidRPr="00A25529" w:rsidDel="00433D27">
          <w:rPr>
            <w:rStyle w:val="pxvis"/>
            <w:rFonts w:cs="Arial"/>
            <w:bCs/>
            <w:sz w:val="50"/>
            <w:rPrChange w:id="4411" w:author="Cara Cardinale" w:date="2025-03-04T10:36:00Z">
              <w:rPr>
                <w:rStyle w:val="pxvis"/>
                <w:rFonts w:cs="Arial"/>
                <w:bCs/>
              </w:rPr>
            </w:rPrChange>
          </w:rPr>
          <w:delText>Notes to Form</w:delText>
        </w:r>
      </w:del>
    </w:p>
    <w:p w14:paraId="07F7B13B" w14:textId="77777777" w:rsidR="00FB29D8" w:rsidRPr="00A25529" w:rsidDel="00433D27" w:rsidRDefault="00FB29D8">
      <w:pPr>
        <w:pStyle w:val="pxformnotes"/>
        <w:rPr>
          <w:del w:id="4412" w:author="Cara Cardinale" w:date="2025-01-27T10:04:00Z"/>
          <w:sz w:val="24"/>
          <w:szCs w:val="24"/>
        </w:rPr>
      </w:pPr>
    </w:p>
    <w:p w14:paraId="4456D044" w14:textId="77777777" w:rsidR="00FB29D8" w:rsidRPr="00A25529" w:rsidDel="00433D27" w:rsidRDefault="00FB29D8">
      <w:pPr>
        <w:pStyle w:val="pxformrr"/>
        <w:rPr>
          <w:del w:id="4413" w:author="Cara Cardinale" w:date="2025-01-27T10:04:00Z"/>
          <w:sz w:val="24"/>
          <w:szCs w:val="24"/>
        </w:rPr>
      </w:pPr>
      <w:del w:id="4414" w:author="Cara Cardinale" w:date="2025-01-27T10:04:00Z">
        <w:r w:rsidRPr="00A25529" w:rsidDel="00433D27">
          <w:rPr>
            <w:rStyle w:val="pxvis"/>
            <w:rFonts w:cs="Arial"/>
            <w:bCs/>
            <w:sz w:val="24"/>
            <w:szCs w:val="24"/>
            <w:rPrChange w:id="4415" w:author="Cara Cardinale" w:date="2025-03-04T10:36:00Z">
              <w:rPr>
                <w:rStyle w:val="pxvis"/>
                <w:rFonts w:cs="Arial"/>
                <w:bCs/>
                <w:szCs w:val="24"/>
              </w:rPr>
            </w:rPrChange>
          </w:rPr>
          <w:delText>Research References</w:delText>
        </w:r>
      </w:del>
    </w:p>
    <w:p w14:paraId="5180A482" w14:textId="77777777" w:rsidR="00FB29D8" w:rsidRPr="00A25529" w:rsidDel="00433D27" w:rsidRDefault="00FB29D8">
      <w:pPr>
        <w:pStyle w:val="pxformrrp"/>
        <w:rPr>
          <w:del w:id="4416" w:author="Cara Cardinale" w:date="2025-01-27T10:04:00Z"/>
        </w:rPr>
      </w:pPr>
      <w:del w:id="4417" w:author="Cara Cardinale" w:date="2025-01-27T10:04:00Z">
        <w:r w:rsidRPr="00A25529" w:rsidDel="00433D27">
          <w:delText xml:space="preserve"> </w:delText>
        </w:r>
        <w:r w:rsidRPr="00A25529" w:rsidDel="00433D27">
          <w:rPr>
            <w:rStyle w:val="pxvis"/>
            <w:rFonts w:ascii="Times NewRoman" w:hAnsi="Times NewRoman"/>
            <w:b w:val="0"/>
            <w:sz w:val="24"/>
          </w:rPr>
          <w:tab/>
        </w:r>
        <w:r w:rsidRPr="00A25529" w:rsidDel="00433D27">
          <w:rPr>
            <w:rStyle w:val="pxtk"/>
            <w:color w:val="FF0000"/>
            <w:vertAlign w:val="superscript"/>
          </w:rPr>
          <w:delText>►</w:delText>
        </w:r>
        <w:r w:rsidRPr="00A25529" w:rsidDel="00433D27">
          <w:rPr>
            <w:rStyle w:val="pxtk"/>
          </w:rPr>
          <w:fldChar w:fldCharType="begin"/>
        </w:r>
        <w:r w:rsidRPr="00A25529" w:rsidDel="00433D27">
          <w:rPr>
            <w:rStyle w:val="pxtk"/>
          </w:rPr>
          <w:delInstrText>tk.ref.id="I04FU8D"</w:delInstrText>
        </w:r>
        <w:r w:rsidRPr="00A25529" w:rsidDel="00433D27">
          <w:rPr>
            <w:rStyle w:val="pxtk"/>
          </w:rPr>
          <w:fldChar w:fldCharType="end"/>
        </w:r>
        <w:r w:rsidRPr="00A25529" w:rsidDel="00433D27">
          <w:rPr>
            <w:rStyle w:val="pxtk"/>
          </w:rPr>
          <w:delText>West's Key Number Digest, Associations &amp;key;141 et seq.</w:delText>
        </w:r>
      </w:del>
    </w:p>
    <w:p w14:paraId="4F33E6F8" w14:textId="77777777" w:rsidR="00FB29D8" w:rsidRPr="00A25529" w:rsidDel="00205284" w:rsidRDefault="00FB29D8">
      <w:pPr>
        <w:pStyle w:val="pxformrrp"/>
        <w:rPr>
          <w:del w:id="4418" w:author="Cara Cardinale" w:date="2025-01-27T10:04:00Z"/>
          <w:rStyle w:val="pxrc"/>
        </w:rPr>
      </w:pPr>
      <w:del w:id="4419" w:author="Cara Cardinale" w:date="2025-01-27T10:04:00Z">
        <w:r w:rsidRPr="00A25529" w:rsidDel="00433D27">
          <w:delText xml:space="preserve"> </w:delText>
        </w:r>
        <w:r w:rsidRPr="00A25529" w:rsidDel="00433D27">
          <w:rPr>
            <w:rStyle w:val="pxvis"/>
            <w:rFonts w:ascii="Times NewRoman" w:hAnsi="Times NewRoman"/>
            <w:b w:val="0"/>
            <w:sz w:val="24"/>
          </w:rPr>
          <w:tab/>
        </w:r>
        <w:r w:rsidRPr="00A25529" w:rsidDel="00433D27">
          <w:rPr>
            <w:rStyle w:val="pxrc"/>
            <w:color w:val="FF0000"/>
            <w:vertAlign w:val="superscript"/>
          </w:rPr>
          <w:delText>►</w:delText>
        </w:r>
        <w:r w:rsidRPr="00A25529" w:rsidDel="00433D27">
          <w:rPr>
            <w:rStyle w:val="pxrc"/>
          </w:rPr>
          <w:fldChar w:fldCharType="begin"/>
        </w:r>
        <w:r w:rsidRPr="00A25529" w:rsidDel="00433D27">
          <w:rPr>
            <w:rStyle w:val="pxrc"/>
          </w:rPr>
          <w:delInstrText>rc.ref.id="I04IND9"</w:delInstrText>
        </w:r>
        <w:r w:rsidRPr="00A25529" w:rsidDel="00433D27">
          <w:rPr>
            <w:rStyle w:val="pxrc"/>
          </w:rPr>
          <w:fldChar w:fldCharType="end"/>
        </w:r>
        <w:r w:rsidRPr="00A25529" w:rsidDel="00433D27">
          <w:rPr>
            <w:rStyle w:val="pxrc"/>
          </w:rPr>
          <w:delText xml:space="preserve">N.Y. Jur. 2d, Associations and Clubs </w:delText>
        </w:r>
        <w:r w:rsidRPr="00A25529" w:rsidDel="00433D27">
          <w:rPr>
            <w:rStyle w:val="pxrc"/>
            <w:vanish/>
          </w:rPr>
          <w:delText>&amp;ss;</w:delText>
        </w:r>
        <w:r w:rsidRPr="00A25529" w:rsidDel="00433D27">
          <w:rPr>
            <w:rStyle w:val="pxvis"/>
            <w:rFonts w:ascii="Times NewRoman" w:hAnsi="Times NewRoman"/>
            <w:b w:val="0"/>
            <w:sz w:val="24"/>
          </w:rPr>
          <w:delText>§§</w:delText>
        </w:r>
        <w:r w:rsidRPr="00A25529" w:rsidDel="00433D27">
          <w:rPr>
            <w:rStyle w:val="pxrc"/>
          </w:rPr>
          <w:delText>15 et seq.</w:delText>
        </w:r>
      </w:del>
    </w:p>
    <w:p w14:paraId="15308679" w14:textId="77777777" w:rsidR="00205284" w:rsidRPr="00A25529" w:rsidRDefault="00205284" w:rsidP="00205284">
      <w:pPr>
        <w:rPr>
          <w:ins w:id="4420" w:author="Cara Cardinale" w:date="2025-02-27T21:52:00Z"/>
        </w:rPr>
      </w:pPr>
    </w:p>
    <w:p w14:paraId="01A38349" w14:textId="77777777" w:rsidR="00205284" w:rsidRPr="00A25529" w:rsidRDefault="00205284" w:rsidP="00205284">
      <w:pPr>
        <w:rPr>
          <w:ins w:id="4421" w:author="Cara Cardinale" w:date="2025-02-27T21:52:00Z"/>
        </w:rPr>
      </w:pPr>
    </w:p>
    <w:p w14:paraId="78F04B40" w14:textId="77777777" w:rsidR="00205284" w:rsidRPr="00A25529" w:rsidRDefault="00205284" w:rsidP="00205284">
      <w:pPr>
        <w:rPr>
          <w:ins w:id="4422" w:author="Cara Cardinale" w:date="2025-02-27T21:52:00Z"/>
        </w:rPr>
      </w:pPr>
    </w:p>
    <w:p w14:paraId="3583DE3F" w14:textId="77777777" w:rsidR="00205284" w:rsidRPr="00A25529" w:rsidRDefault="00205284" w:rsidP="00205284">
      <w:pPr>
        <w:rPr>
          <w:ins w:id="4423" w:author="Cara Cardinale" w:date="2025-02-27T21:52:00Z"/>
        </w:rPr>
      </w:pPr>
      <w:bookmarkStart w:id="4424" w:name="_Hlk191585664"/>
      <w:ins w:id="4425" w:author="Cara Cardinale" w:date="2025-02-27T21:52:00Z">
        <w:r w:rsidRPr="00A25529">
          <w:t>30:110.90. Dues</w:t>
        </w:r>
      </w:ins>
    </w:p>
    <w:bookmarkEnd w:id="4424"/>
    <w:p w14:paraId="1EF1EFFB" w14:textId="77777777" w:rsidR="00205284" w:rsidRPr="00A25529" w:rsidRDefault="00205284" w:rsidP="00205284">
      <w:pPr>
        <w:rPr>
          <w:ins w:id="4426" w:author="Cara Cardinale" w:date="2025-02-27T21:52:00Z"/>
        </w:rPr>
      </w:pPr>
    </w:p>
    <w:p w14:paraId="42902289" w14:textId="77777777" w:rsidR="00205284" w:rsidRPr="00A25529" w:rsidRDefault="00205284" w:rsidP="00205284">
      <w:pPr>
        <w:ind w:firstLine="720"/>
        <w:rPr>
          <w:ins w:id="4427" w:author="Cara Cardinale" w:date="2025-02-27T21:53:00Z"/>
        </w:rPr>
      </w:pPr>
      <w:ins w:id="4428" w:author="Cara Cardinale" w:date="2025-02-27T21:52:00Z">
        <w:r w:rsidRPr="00A25529">
          <w:t>The annual dues for the next calendar year for each membership classification shall be established by a vote of the members at the preceding &lt;finstr&gt;[</w:t>
        </w:r>
      </w:ins>
      <w:ins w:id="4429" w:author="Cara Cardinale" w:date="2025-02-27T21:53:00Z">
        <w:r w:rsidRPr="00A25529">
          <w:t>identification of meeting</w:t>
        </w:r>
      </w:ins>
      <w:ins w:id="4430" w:author="Cara Cardinale" w:date="2025-02-27T21:52:00Z">
        <w:r w:rsidRPr="00A25529">
          <w:t>]&lt;/finstr&gt;</w:t>
        </w:r>
      </w:ins>
      <w:ins w:id="4431" w:author="Cara Cardinale" w:date="2025-02-27T21:53:00Z">
        <w:r w:rsidRPr="00A25529">
          <w:t xml:space="preserve"> </w:t>
        </w:r>
      </w:ins>
      <w:ins w:id="4432" w:author="Cara Cardinale" w:date="2025-02-27T21:52:00Z">
        <w:r w:rsidRPr="00A25529">
          <w:t xml:space="preserve">meeting of members. Statements for dues will be issued on or before </w:t>
        </w:r>
      </w:ins>
      <w:ins w:id="4433" w:author="Cara Cardinale" w:date="2025-02-27T21:53:00Z">
        <w:r w:rsidRPr="00A25529">
          <w:t>&lt;finstr&gt;[date of issuance]&lt;/finstr&gt;</w:t>
        </w:r>
      </w:ins>
      <w:ins w:id="4434" w:author="Cara Cardinale" w:date="2025-02-27T21:52:00Z">
        <w:r w:rsidRPr="00A25529">
          <w:t xml:space="preserve"> of each year, due on or before </w:t>
        </w:r>
      </w:ins>
      <w:ins w:id="4435" w:author="Cara Cardinale" w:date="2025-02-27T21:53:00Z">
        <w:r w:rsidRPr="00A25529">
          <w:t>&lt;finstr&gt;[due date of payment]&lt;/finstr&gt;</w:t>
        </w:r>
      </w:ins>
      <w:ins w:id="4436" w:author="Cara Cardinale" w:date="2025-02-27T21:52:00Z">
        <w:r w:rsidRPr="00A25529">
          <w:t xml:space="preserve"> of the statement year. Dues for new members shall be due upon acceptance into membership, in such amount as shall be set by the Executive Board, but not to exceed the amount set by the membership for the applicable class of member.</w:t>
        </w:r>
      </w:ins>
    </w:p>
    <w:p w14:paraId="2E89BE02" w14:textId="77777777" w:rsidR="00205284" w:rsidRPr="00A25529" w:rsidRDefault="00205284" w:rsidP="00205284">
      <w:pPr>
        <w:ind w:firstLine="720"/>
        <w:rPr>
          <w:ins w:id="4437" w:author="Cara Cardinale" w:date="2025-02-27T21:53:00Z"/>
        </w:rPr>
      </w:pPr>
    </w:p>
    <w:p w14:paraId="754B1D34" w14:textId="77777777" w:rsidR="00FE0D6F" w:rsidRPr="00A25529" w:rsidRDefault="00FE0D6F" w:rsidP="00FE0D6F">
      <w:pPr>
        <w:pStyle w:val="pxformnotes"/>
        <w:jc w:val="center"/>
        <w:rPr>
          <w:ins w:id="4438" w:author="Cara Cardinale" w:date="2025-02-27T22:07:00Z"/>
          <w:sz w:val="24"/>
          <w:szCs w:val="24"/>
        </w:rPr>
      </w:pPr>
      <w:ins w:id="4439" w:author="Cara Cardinale" w:date="2025-02-27T22:07:00Z">
        <w:r w:rsidRPr="00A25529">
          <w:rPr>
            <w:rStyle w:val="pxvis"/>
            <w:rFonts w:cs="Arial"/>
            <w:bCs/>
            <w:sz w:val="50"/>
            <w:rPrChange w:id="4440" w:author="Cara Cardinale" w:date="2025-03-04T10:36:00Z">
              <w:rPr>
                <w:rStyle w:val="pxvis"/>
                <w:rFonts w:cs="Arial"/>
                <w:bCs/>
              </w:rPr>
            </w:rPrChange>
          </w:rPr>
          <w:t>Notes to Form</w:t>
        </w:r>
      </w:ins>
    </w:p>
    <w:p w14:paraId="5DAC42DC" w14:textId="77777777" w:rsidR="00205284" w:rsidRPr="00A25529" w:rsidRDefault="00205284" w:rsidP="00205284">
      <w:pPr>
        <w:pStyle w:val="pxformrr"/>
        <w:rPr>
          <w:ins w:id="4441" w:author="Cara Cardinale" w:date="2025-02-27T21:53:00Z"/>
          <w:sz w:val="24"/>
          <w:szCs w:val="24"/>
        </w:rPr>
      </w:pPr>
      <w:ins w:id="4442" w:author="Cara Cardinale" w:date="2025-02-27T21:53:00Z">
        <w:r w:rsidRPr="00A25529">
          <w:rPr>
            <w:rStyle w:val="pxvis"/>
            <w:rFonts w:cs="Arial"/>
            <w:bCs/>
            <w:sz w:val="24"/>
            <w:szCs w:val="24"/>
            <w:rPrChange w:id="4443" w:author="Cara Cardinale" w:date="2025-03-04T10:36:00Z">
              <w:rPr>
                <w:rStyle w:val="pxvis"/>
                <w:rFonts w:cs="Arial"/>
                <w:bCs/>
                <w:szCs w:val="24"/>
              </w:rPr>
            </w:rPrChange>
          </w:rPr>
          <w:t>Research References</w:t>
        </w:r>
      </w:ins>
    </w:p>
    <w:p w14:paraId="348DCC36" w14:textId="77777777" w:rsidR="00205284" w:rsidRPr="00A25529" w:rsidRDefault="00205284" w:rsidP="00205284">
      <w:pPr>
        <w:pStyle w:val="pxformrrp"/>
        <w:rPr>
          <w:ins w:id="4444" w:author="Cara Cardinale" w:date="2025-02-27T21:53:00Z"/>
        </w:rPr>
      </w:pPr>
      <w:ins w:id="4445" w:author="Cara Cardinale" w:date="2025-02-27T21:53: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tk.ref.id="I00DWJN"</w:instrText>
        </w:r>
        <w:r w:rsidRPr="00A25529">
          <w:rPr>
            <w:rStyle w:val="pxtk"/>
          </w:rPr>
          <w:fldChar w:fldCharType="end"/>
        </w:r>
        <w:r w:rsidRPr="00A25529">
          <w:rPr>
            <w:rStyle w:val="pxtk"/>
          </w:rPr>
          <w:t>West's Key Number Digest, Corporations and Business Organizations &amp;key;3400</w:t>
        </w:r>
      </w:ins>
    </w:p>
    <w:p w14:paraId="3EE008BC" w14:textId="77777777" w:rsidR="00205284" w:rsidRPr="00A25529" w:rsidRDefault="00205284" w:rsidP="00205284">
      <w:pPr>
        <w:pStyle w:val="pxformrrp"/>
        <w:rPr>
          <w:ins w:id="4446" w:author="Cara Cardinale" w:date="2025-02-27T21:53:00Z"/>
        </w:rPr>
      </w:pPr>
      <w:ins w:id="4447" w:author="Cara Cardinale" w:date="2025-02-27T21:53: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tk.ref.id="I00GPOJ"</w:instrText>
        </w:r>
        <w:r w:rsidRPr="00A25529">
          <w:rPr>
            <w:rStyle w:val="pxtk"/>
          </w:rPr>
          <w:fldChar w:fldCharType="end"/>
        </w:r>
        <w:r w:rsidRPr="00A25529">
          <w:rPr>
            <w:rStyle w:val="pxtk"/>
          </w:rPr>
          <w:t>West's Key Number Digest, Corporations and Business Organizations &amp;key;3401</w:t>
        </w:r>
      </w:ins>
    </w:p>
    <w:p w14:paraId="33BBFB53" w14:textId="77777777" w:rsidR="00205284" w:rsidRPr="00A25529" w:rsidRDefault="00205284" w:rsidP="00205284">
      <w:pPr>
        <w:ind w:firstLine="720"/>
        <w:rPr>
          <w:ins w:id="4448" w:author="Cara Cardinale" w:date="2025-02-27T21:52:00Z"/>
        </w:rPr>
        <w:pPrChange w:id="4449" w:author="Cara Cardinale" w:date="2025-02-27T21:52:00Z">
          <w:pPr>
            <w:pStyle w:val="pxformrrp"/>
            <w:ind w:firstLine="720"/>
          </w:pPr>
        </w:pPrChange>
      </w:pPr>
    </w:p>
    <w:p w14:paraId="4DA56FA0" w14:textId="77777777" w:rsidR="00FB29D8" w:rsidRPr="00A25529" w:rsidRDefault="00FB29D8">
      <w:pPr>
        <w:pStyle w:val="pxs"/>
        <w:spacing w:before="180"/>
        <w:rPr>
          <w:rPrChange w:id="4450" w:author="Cara Cardinale" w:date="2025-03-04T10:36:00Z">
            <w:rPr>
              <w:sz w:val="27"/>
            </w:rPr>
          </w:rPrChange>
        </w:rPr>
      </w:pPr>
      <w:r w:rsidRPr="00A25529">
        <w:rPr>
          <w:rPrChange w:id="4451" w:author="Cara Cardinale" w:date="2025-03-04T10:36:00Z">
            <w:rPr>
              <w:sz w:val="27"/>
            </w:rPr>
          </w:rPrChange>
        </w:rPr>
        <w:t>30:111. Disciplinary proceedings against members</w:t>
      </w:r>
    </w:p>
    <w:p w14:paraId="5EB82A1C" w14:textId="77777777" w:rsidR="00FB29D8" w:rsidRPr="00A25529" w:rsidRDefault="00FB29D8">
      <w:pPr>
        <w:pStyle w:val="pxov"/>
        <w:rPr>
          <w:vanish/>
        </w:rPr>
      </w:pPr>
      <w:r w:rsidRPr="00A25529">
        <w:rPr>
          <w:vanish/>
        </w:rPr>
        <w:t>FCV</w:t>
      </w:r>
    </w:p>
    <w:p w14:paraId="5A345DF8" w14:textId="77777777" w:rsidR="00FB29D8" w:rsidRPr="00A25529" w:rsidRDefault="00FB29D8">
      <w:pPr>
        <w:pStyle w:val="pxov"/>
        <w:rPr>
          <w:vanish/>
        </w:rPr>
      </w:pPr>
      <w:r w:rsidRPr="00A25529">
        <w:rPr>
          <w:vanish/>
        </w:rPr>
        <w:t>FTR</w:t>
      </w:r>
    </w:p>
    <w:p w14:paraId="2605DF38" w14:textId="77777777" w:rsidR="00FB29D8" w:rsidRPr="00A25529" w:rsidRDefault="00FB29D8">
      <w:pPr>
        <w:pStyle w:val="pxov"/>
        <w:rPr>
          <w:vanish/>
        </w:rPr>
      </w:pPr>
      <w:r w:rsidRPr="00A25529">
        <w:rPr>
          <w:vanish/>
        </w:rPr>
        <w:t>COL</w:t>
      </w:r>
    </w:p>
    <w:p w14:paraId="4A511EF1" w14:textId="77777777" w:rsidR="00FB29D8" w:rsidRPr="00A25529" w:rsidRDefault="00FB29D8">
      <w:pPr>
        <w:pStyle w:val="pxov"/>
        <w:rPr>
          <w:vanish/>
        </w:rPr>
      </w:pPr>
      <w:r w:rsidRPr="00A25529">
        <w:rPr>
          <w:vanish/>
        </w:rPr>
        <w:t>NFP</w:t>
      </w:r>
    </w:p>
    <w:p w14:paraId="251CD4DA" w14:textId="77777777" w:rsidR="00FB29D8" w:rsidRPr="00A25529" w:rsidRDefault="00FB29D8">
      <w:pPr>
        <w:pStyle w:val="pxov"/>
        <w:rPr>
          <w:vanish/>
        </w:rPr>
      </w:pPr>
      <w:r w:rsidRPr="00A25529">
        <w:rPr>
          <w:vanish/>
        </w:rPr>
        <w:t>CLS</w:t>
      </w:r>
    </w:p>
    <w:p w14:paraId="5E1E65BE" w14:textId="77777777" w:rsidR="00FB29D8" w:rsidRPr="00A25529" w:rsidRDefault="00FB29D8">
      <w:pPr>
        <w:pStyle w:val="pxov"/>
        <w:rPr>
          <w:vanish/>
        </w:rPr>
      </w:pPr>
      <w:r w:rsidRPr="00A25529">
        <w:rPr>
          <w:vanish/>
        </w:rPr>
        <w:t>TEM</w:t>
      </w:r>
    </w:p>
    <w:p w14:paraId="4F320CDA" w14:textId="77777777" w:rsidR="00FB29D8" w:rsidRPr="00A25529" w:rsidRDefault="00FB29D8">
      <w:pPr>
        <w:pStyle w:val="pxov"/>
        <w:rPr>
          <w:vanish/>
        </w:rPr>
      </w:pPr>
      <w:r w:rsidRPr="00A25529">
        <w:rPr>
          <w:vanish/>
        </w:rPr>
        <w:t>MTD</w:t>
      </w:r>
    </w:p>
    <w:p w14:paraId="4E23F7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form.fid="Id555d3301b6411e684899cfd92da4eb0"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Any member may at any time be expelled without cause assigned by the vote of two-thirds of the remaining members of the association at any regularly called meeting of the members.</w:t>
      </w:r>
    </w:p>
    <w:p w14:paraId="54D86146" w14:textId="77777777" w:rsidR="00FB29D8" w:rsidRPr="00A25529" w:rsidRDefault="00FB29D8">
      <w:pPr>
        <w:pStyle w:val="pxformnotes"/>
        <w:jc w:val="center"/>
        <w:rPr>
          <w:sz w:val="24"/>
          <w:szCs w:val="24"/>
        </w:rPr>
      </w:pPr>
      <w:r w:rsidRPr="00A25529">
        <w:rPr>
          <w:rStyle w:val="pxvis"/>
          <w:rFonts w:cs="Arial"/>
          <w:bCs/>
          <w:sz w:val="50"/>
          <w:rPrChange w:id="4452" w:author="Cara Cardinale" w:date="2025-03-04T10:36:00Z">
            <w:rPr>
              <w:rStyle w:val="pxvis"/>
              <w:rFonts w:cs="Arial"/>
              <w:bCs/>
            </w:rPr>
          </w:rPrChange>
        </w:rPr>
        <w:t>Notes to Form</w:t>
      </w:r>
    </w:p>
    <w:p w14:paraId="0C188F41" w14:textId="77777777" w:rsidR="00FB29D8" w:rsidRPr="00A25529" w:rsidRDefault="00FB29D8">
      <w:pPr>
        <w:pStyle w:val="pxformnotes"/>
        <w:rPr>
          <w:sz w:val="24"/>
          <w:szCs w:val="24"/>
        </w:rPr>
      </w:pPr>
    </w:p>
    <w:p w14:paraId="253C5568" w14:textId="77777777" w:rsidR="00FB29D8" w:rsidRPr="00A25529" w:rsidRDefault="00FB29D8">
      <w:pPr>
        <w:pStyle w:val="pxformnote"/>
        <w:spacing w:before="180"/>
      </w:pPr>
      <w:del w:id="4453" w:author="Cara Cardinale" w:date="2025-01-14T20:47:00Z">
        <w:r w:rsidRPr="00A25529" w:rsidDel="00CF1278">
          <w:delText>Drafter's Note</w:delText>
        </w:r>
      </w:del>
      <w:r w:rsidRPr="00A25529">
        <w:t xml:space="preserve"> </w:t>
      </w:r>
    </w:p>
    <w:p w14:paraId="16A531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st.ref.id="I05SUHU"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st.ref.id="I05OMSI"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cc.ref.id="I05KF36"</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st.ref.id="I05G7DU"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5A640B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cc.ref.id="I00HTJI"</w:instrText>
      </w:r>
      <w:r w:rsidRPr="00A25529">
        <w:rPr>
          <w:rStyle w:val="pxcc"/>
        </w:rPr>
        <w:fldChar w:fldCharType="end"/>
      </w:r>
      <w:r w:rsidRPr="00A25529">
        <w:rPr>
          <w:rStyle w:val="pxcc"/>
        </w:rPr>
        <w:t>Kendrick v. Watermill Beach Club, Inc., 8 Misc. 2d 798, 165 N.Y.S.2d 1009 (Sup 1957)</w:t>
      </w:r>
      <w:r w:rsidRPr="00A25529">
        <w:t>.</w:t>
      </w:r>
    </w:p>
    <w:p w14:paraId="4B14C0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 xml:space="preserve">A possible alternative to a noticed hearing conducted by the corporation is a bylaw that requires binding arbitration. For discussion and forms concerning arbitration, see </w:t>
      </w:r>
      <w:del w:id="4454" w:author="Cara Cardinale" w:date="2025-01-27T10:05:00Z">
        <w:r w:rsidRPr="00A25529" w:rsidDel="00433D27">
          <w:delText xml:space="preserve">Arbitration </w:delText>
        </w:r>
      </w:del>
      <w:r w:rsidRPr="00A25529">
        <w:rPr>
          <w:rStyle w:val="pxx"/>
          <w:color w:val="FF0000"/>
          <w:vertAlign w:val="superscript"/>
        </w:rPr>
        <w:t>►</w:t>
      </w:r>
      <w:r w:rsidRPr="00A25529">
        <w:rPr>
          <w:rStyle w:val="pxx"/>
        </w:rPr>
        <w:fldChar w:fldCharType="begin"/>
      </w:r>
      <w:r w:rsidRPr="00A25529">
        <w:rPr>
          <w:rStyle w:val="pxx"/>
        </w:rPr>
        <w:instrText>x.ref.id="I00KMOE"</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12A:1 et seq.</w:t>
      </w:r>
    </w:p>
    <w:p w14:paraId="76226226" w14:textId="77777777" w:rsidR="00FB29D8" w:rsidRPr="00A25529" w:rsidRDefault="00FB29D8">
      <w:pPr>
        <w:pStyle w:val="pxformrr"/>
        <w:rPr>
          <w:sz w:val="24"/>
          <w:szCs w:val="24"/>
        </w:rPr>
      </w:pPr>
      <w:r w:rsidRPr="00A25529">
        <w:rPr>
          <w:rStyle w:val="pxvis"/>
          <w:rFonts w:cs="Arial"/>
          <w:bCs/>
          <w:sz w:val="50"/>
          <w:rPrChange w:id="4455" w:author="Cara Cardinale" w:date="2025-03-04T10:36:00Z">
            <w:rPr>
              <w:rStyle w:val="pxvis"/>
              <w:rFonts w:cs="Arial"/>
              <w:bCs/>
            </w:rPr>
          </w:rPrChange>
        </w:rPr>
        <w:t>Research References</w:t>
      </w:r>
    </w:p>
    <w:p w14:paraId="201C48A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tk.ref.id="I006L01"</w:instrText>
      </w:r>
      <w:r w:rsidRPr="00A25529">
        <w:rPr>
          <w:rStyle w:val="pxtk"/>
        </w:rPr>
        <w:fldChar w:fldCharType="end"/>
      </w:r>
      <w:r w:rsidRPr="00A25529">
        <w:rPr>
          <w:rStyle w:val="pxtk"/>
        </w:rPr>
        <w:t>West's Key Number Digest, Corporations and Business Organizations &amp;key;3402</w:t>
      </w:r>
    </w:p>
    <w:p w14:paraId="781B605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rc.ref.id="I009E4X"</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456" w:author="Cara Cardinale" w:date="2025-01-27T10:33:00Z">
        <w:r w:rsidRPr="00A25529" w:rsidDel="0038329D">
          <w:rPr>
            <w:rStyle w:val="pxrc"/>
          </w:rPr>
          <w:delText>832</w:delText>
        </w:r>
      </w:del>
      <w:ins w:id="4457" w:author="Cara Cardinale" w:date="2025-01-27T10:33:00Z">
        <w:r w:rsidR="0038329D" w:rsidRPr="00A25529">
          <w:rPr>
            <w:rStyle w:val="pxrc"/>
          </w:rPr>
          <w:t>830</w:t>
        </w:r>
      </w:ins>
      <w:r w:rsidRPr="00A25529">
        <w:rPr>
          <w:rStyle w:val="pxrc"/>
        </w:rPr>
        <w:t xml:space="preserve"> et seq.</w:t>
      </w:r>
    </w:p>
    <w:p w14:paraId="4D4CD71B" w14:textId="77777777" w:rsidR="00FB29D8" w:rsidRPr="00A25529" w:rsidRDefault="00FB29D8">
      <w:pPr>
        <w:pStyle w:val="pxs"/>
        <w:spacing w:before="180"/>
        <w:rPr>
          <w:rPrChange w:id="4458" w:author="Cara Cardinale" w:date="2025-03-04T10:36:00Z">
            <w:rPr>
              <w:sz w:val="27"/>
            </w:rPr>
          </w:rPrChange>
        </w:rPr>
      </w:pPr>
      <w:r w:rsidRPr="00A25529">
        <w:rPr>
          <w:rPrChange w:id="4459" w:author="Cara Cardinale" w:date="2025-03-04T10:36:00Z">
            <w:rPr>
              <w:sz w:val="27"/>
            </w:rPr>
          </w:rPrChange>
        </w:rPr>
        <w:t>30:112. Disciplinary proceedings against members</w:t>
      </w:r>
      <w:r w:rsidRPr="00A25529">
        <w:rPr>
          <w:rStyle w:val="pxsep"/>
        </w:rPr>
        <w:t xml:space="preserve">-- </w:t>
      </w:r>
      <w:r w:rsidRPr="00A25529">
        <w:rPr>
          <w:rPrChange w:id="4460" w:author="Cara Cardinale" w:date="2025-03-04T10:36:00Z">
            <w:rPr>
              <w:sz w:val="27"/>
            </w:rPr>
          </w:rPrChange>
        </w:rPr>
        <w:t>Suspension and expulsion</w:t>
      </w:r>
    </w:p>
    <w:p w14:paraId="17E50273" w14:textId="77777777" w:rsidR="00FB29D8" w:rsidRPr="00A25529" w:rsidRDefault="00FB29D8">
      <w:pPr>
        <w:pStyle w:val="pxov"/>
        <w:rPr>
          <w:vanish/>
        </w:rPr>
      </w:pPr>
      <w:r w:rsidRPr="00A25529">
        <w:rPr>
          <w:vanish/>
        </w:rPr>
        <w:t>FCV</w:t>
      </w:r>
    </w:p>
    <w:p w14:paraId="479BAEDF" w14:textId="77777777" w:rsidR="00FB29D8" w:rsidRPr="00A25529" w:rsidRDefault="00FB29D8">
      <w:pPr>
        <w:pStyle w:val="pxov"/>
        <w:rPr>
          <w:vanish/>
        </w:rPr>
      </w:pPr>
      <w:r w:rsidRPr="00A25529">
        <w:rPr>
          <w:vanish/>
        </w:rPr>
        <w:t>FTR</w:t>
      </w:r>
    </w:p>
    <w:p w14:paraId="3A908A96" w14:textId="77777777" w:rsidR="00FB29D8" w:rsidRPr="00A25529" w:rsidRDefault="00FB29D8">
      <w:pPr>
        <w:pStyle w:val="pxov"/>
        <w:rPr>
          <w:vanish/>
        </w:rPr>
      </w:pPr>
      <w:r w:rsidRPr="00A25529">
        <w:rPr>
          <w:vanish/>
        </w:rPr>
        <w:t>COL</w:t>
      </w:r>
    </w:p>
    <w:p w14:paraId="562173B5" w14:textId="77777777" w:rsidR="00FB29D8" w:rsidRPr="00A25529" w:rsidRDefault="00FB29D8">
      <w:pPr>
        <w:pStyle w:val="pxov"/>
        <w:rPr>
          <w:vanish/>
        </w:rPr>
      </w:pPr>
      <w:r w:rsidRPr="00A25529">
        <w:rPr>
          <w:vanish/>
        </w:rPr>
        <w:t>NFP</w:t>
      </w:r>
    </w:p>
    <w:p w14:paraId="5C60D113" w14:textId="77777777" w:rsidR="00FB29D8" w:rsidRPr="00A25529" w:rsidRDefault="00FB29D8">
      <w:pPr>
        <w:pStyle w:val="pxov"/>
        <w:rPr>
          <w:vanish/>
        </w:rPr>
      </w:pPr>
      <w:r w:rsidRPr="00A25529">
        <w:rPr>
          <w:vanish/>
        </w:rPr>
        <w:t>CLS</w:t>
      </w:r>
    </w:p>
    <w:p w14:paraId="0941BC71" w14:textId="77777777" w:rsidR="00FB29D8" w:rsidRPr="00A25529" w:rsidRDefault="00FB29D8">
      <w:pPr>
        <w:pStyle w:val="pxov"/>
        <w:rPr>
          <w:vanish/>
        </w:rPr>
      </w:pPr>
      <w:r w:rsidRPr="00A25529">
        <w:rPr>
          <w:vanish/>
        </w:rPr>
        <w:t>TEM</w:t>
      </w:r>
    </w:p>
    <w:p w14:paraId="39E6FC2A" w14:textId="77777777" w:rsidR="00FB29D8" w:rsidRPr="00A25529" w:rsidRDefault="00FB29D8">
      <w:pPr>
        <w:pStyle w:val="pxov"/>
        <w:rPr>
          <w:vanish/>
        </w:rPr>
      </w:pPr>
      <w:r w:rsidRPr="00A25529">
        <w:rPr>
          <w:vanish/>
        </w:rPr>
        <w:t>MTD</w:t>
      </w:r>
    </w:p>
    <w:p w14:paraId="6D64AB2D"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form.fid="Id555fa401b6411e684899cfd92da4eb0"</w:instrText>
      </w:r>
      <w:r w:rsidRPr="00A25529">
        <w:fldChar w:fldCharType="end"/>
      </w:r>
    </w:p>
    <w:p w14:paraId="4A07C7F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ARTICLE </w:t>
      </w:r>
      <w:r w:rsidRPr="00A25529">
        <w:rPr>
          <w:rStyle w:val="pxfinstr"/>
          <w:i/>
          <w:iCs/>
        </w:rPr>
        <w:t>[NUMBER OF ARTICLE]</w:t>
      </w:r>
    </w:p>
    <w:p w14:paraId="278F6138" w14:textId="77777777" w:rsidR="00FB29D8" w:rsidRPr="00A25529" w:rsidRDefault="00FB29D8">
      <w:pPr>
        <w:pStyle w:val="pxformfl"/>
        <w:ind w:left="500"/>
      </w:pPr>
      <w:r w:rsidRPr="00A25529">
        <w:t xml:space="preserve"> </w:t>
      </w:r>
    </w:p>
    <w:p w14:paraId="429158F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DISCIPLINE OF MEMBERS</w:t>
      </w:r>
    </w:p>
    <w:p w14:paraId="5D0DE6D9" w14:textId="77777777" w:rsidR="00FB29D8" w:rsidRPr="00A25529" w:rsidRDefault="00FB29D8">
      <w:pPr>
        <w:pStyle w:val="pxformfl"/>
        <w:ind w:left="500"/>
      </w:pPr>
      <w:r w:rsidRPr="00A25529">
        <w:t xml:space="preserve"> </w:t>
      </w:r>
    </w:p>
    <w:p w14:paraId="795DEFB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 </w:t>
      </w:r>
    </w:p>
    <w:p w14:paraId="23C32E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Any member who shall violate any provision of these Bylaws, the House Rules, or any other rule or regulation duly adopted by the Board of Directors, or who shall do anything calculated to disturb the order, peace, or harmony of the Club or to impair the good name of the Club shall be deemed guilty of conduct unbecoming a member and may be reprimanded, suspended, fined, and/or expelled. Such action shall affect all persons deriving Club privileges through such member.</w:t>
      </w:r>
    </w:p>
    <w:p w14:paraId="11E9518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 </w:t>
      </w:r>
    </w:p>
    <w:p w14:paraId="3EE8F3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Filing Charges.</w:t>
      </w:r>
    </w:p>
    <w:p w14:paraId="09C4A32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1.2(a). </w:t>
      </w:r>
    </w:p>
    <w:p w14:paraId="57B367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 Club member in whose presence another member engages in conduct unbecoming a member may file with the House Committee a charge in writing designating the time, place, and circumstances of such unbecoming conduct.</w:t>
      </w:r>
    </w:p>
    <w:p w14:paraId="189A82B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1.2(b). </w:t>
      </w:r>
    </w:p>
    <w:p w14:paraId="7A96A04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The General Manager may file with the House Committee a written charge of unbecoming conduct against a member when he or she is informed of facts constituting a breach of Section 2.1 of this ARTICLE.</w:t>
      </w:r>
    </w:p>
    <w:p w14:paraId="7F8F4A7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1.2(c). </w:t>
      </w:r>
    </w:p>
    <w:p w14:paraId="372871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The Board of Directors may direct the House Committee to determine whether there exists reasonable cause to believe that a member has engaged in unbecoming conduct. If the House Committee so finds, it shall proceed as provided in Section 2.3 of this ARTICLE.</w:t>
      </w:r>
    </w:p>
    <w:p w14:paraId="2589A86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 </w:t>
      </w:r>
    </w:p>
    <w:p w14:paraId="2D0D68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Hearing and Procedure.</w:t>
      </w:r>
    </w:p>
    <w:p w14:paraId="766D147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1.3(a). </w:t>
      </w:r>
    </w:p>
    <w:p w14:paraId="51B6E96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Whenever a complaint is filed charging conduct unbecoming a member and is determined to be sufficient by the House Committee or whenever the House Committee determines that a written complaint shall issue, the House Committee shall give written notice to the accused, stating the substance of the charge in concise terms and requesting the accused member to appear at a hearing before the Committee to be held not sooner than three (3) days and not later than thirty (30) days from the date of the notice. At such hearing, the accused shall have the right to appear, to have counsel, to have the complaint read in his or her presence, to confront witnesses against him or her, to produce witnesses on his or her own behalf, and to testify. In making its evidentiary determination, the Committee shall find the charge of conduct unbecoming a member either proven or not proven, and, if proven, it shall recommend to the Board of Directors, in accordance with Section 2.4 of this Article, such punishment of the member as, in its judgment, may be proper.</w:t>
      </w:r>
    </w:p>
    <w:p w14:paraId="7124FC0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1.3(b). </w:t>
      </w:r>
    </w:p>
    <w:p w14:paraId="32E613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The hearing need not be conducted in accordance with legal rules of evidence, and any relevant evidence, whether or not admissible in a court of law, shall be admissible at a House Committee hearing.</w:t>
      </w:r>
    </w:p>
    <w:p w14:paraId="3F9474B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1.3(c). </w:t>
      </w:r>
    </w:p>
    <w:p w14:paraId="3D4ED7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 verbatim record of the proceedings before the House Committee may be caused to be made by the accused member at his or her own expense.</w:t>
      </w:r>
    </w:p>
    <w:p w14:paraId="14BF004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1.4. </w:t>
      </w:r>
    </w:p>
    <w:p w14:paraId="7E79B7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Within fifteen (15) days after the meeting at which the House Committee has found the charge of conduct unbecoming a member proven, the Committee shall make a report and recommendation to the Board of Directors, a copy of which will be given to the accused member in person or by certified mail.</w:t>
      </w:r>
    </w:p>
    <w:p w14:paraId="1E79B7D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1.5. </w:t>
      </w:r>
    </w:p>
    <w:p w14:paraId="3E8EE6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Within five (5) days of the receipt by the accused member of the report and recommendation of the House Committee, the accused member may appeal in writing to the Club Secretary and request that the Board of Directors review the report and recommendation. Failure to request such a review within the five-day period shall constitute a waiver of any right to a review before the Board of Directors, which shall then implement the recommendation of the House Committee. In the event a Board review is requested by the accused member, the Board of Directors shall set a date and time certain for the same and shall notify the accused member thereof in writing. The accused member shall have the right to be represented by counsel. The Board of Directors shall render its final determination within fifteen (15) days following its review, and the report of such determination shall be made in writing to the House Committee, with a copy given to the accused member in person or by certified mail. The action of the Board of Directors shall be final and not reviewable, provided that no member shall be expelled, nor shall he or she be suspended for a period in excess of sixty (60) days, except on the affirmative vote of nine (9) or more members of the Board. Any member who fails to comply with the decision of the Board shall ipso facto cease to be a member of the Club.</w:t>
      </w:r>
    </w:p>
    <w:p w14:paraId="0B2FD6E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1.6. </w:t>
      </w:r>
    </w:p>
    <w:p w14:paraId="455496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Failure of the accused member to appear at the designated hearing of the House Committee, as provided in Section 2.3(a) of this Article, shall be deemed a voluntary confession and a plea of guilty to the charges set forth in the complaint.</w:t>
      </w:r>
    </w:p>
    <w:p w14:paraId="590FBED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1.7. </w:t>
      </w:r>
    </w:p>
    <w:p w14:paraId="4C18EB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Each member of the Club waives any right to personal redress against the House Committee or against the Board of Directors for disciplinary action taken under this ARTICLE.</w:t>
      </w:r>
    </w:p>
    <w:p w14:paraId="7312BD2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1.8. </w:t>
      </w:r>
    </w:p>
    <w:p w14:paraId="30EF24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In grave and unusual cases, where immediate action must be taken to protect the welfare of any member of the Club, the President, the Chairperson of the House Committee, or any person specifically designated by either one of them may summarily suspend a member's Club privileges. In such cases, the suspended member may request a hearing before the House Committee to be held within seventy-two (72) hours to determine whether such suspension should be continued.</w:t>
      </w:r>
    </w:p>
    <w:p w14:paraId="615C4B5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1.9. </w:t>
      </w:r>
    </w:p>
    <w:p w14:paraId="2CC40E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 member suspended under this Article remains liable for all dues and other charges for which he or she would be liable were the suspension not imposed.</w:t>
      </w:r>
    </w:p>
    <w:p w14:paraId="7874895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1.10. </w:t>
      </w:r>
    </w:p>
    <w:p w14:paraId="29C4F3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Any nonmember who shall, in the opinion of the House Committee, commit a breach of Section 2.1 of this Article may be dealt with summarily by the House Committee in such manner as it may deem appropriate. The action of the House Committee under this section shall be final and not reviewable.</w:t>
      </w:r>
    </w:p>
    <w:p w14:paraId="03C3C74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1.11. </w:t>
      </w:r>
    </w:p>
    <w:p w14:paraId="08C19D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Discipline of any member shall be only as described in this ARTICLE. No member shall be immune from the disciplinary procedures and sanctions set forth in this ARTICLE because of office or position in the Club or because of the type of membership held.</w:t>
      </w:r>
    </w:p>
    <w:p w14:paraId="06D57056" w14:textId="77777777" w:rsidR="00FB29D8" w:rsidRPr="00A25529" w:rsidRDefault="00FB29D8">
      <w:pPr>
        <w:pStyle w:val="pxformnotes"/>
        <w:jc w:val="center"/>
        <w:rPr>
          <w:sz w:val="24"/>
          <w:szCs w:val="24"/>
        </w:rPr>
      </w:pPr>
      <w:r w:rsidRPr="00A25529">
        <w:rPr>
          <w:rStyle w:val="pxvis"/>
          <w:rFonts w:cs="Arial"/>
          <w:bCs/>
          <w:sz w:val="50"/>
          <w:rPrChange w:id="4461" w:author="Cara Cardinale" w:date="2025-03-04T10:36:00Z">
            <w:rPr>
              <w:rStyle w:val="pxvis"/>
              <w:rFonts w:cs="Arial"/>
              <w:bCs/>
            </w:rPr>
          </w:rPrChange>
        </w:rPr>
        <w:t>Notes to Form</w:t>
      </w:r>
    </w:p>
    <w:p w14:paraId="45434CCA" w14:textId="77777777" w:rsidR="00FB29D8" w:rsidRPr="00A25529" w:rsidRDefault="00FB29D8">
      <w:pPr>
        <w:pStyle w:val="pxformnotes"/>
        <w:rPr>
          <w:sz w:val="24"/>
          <w:szCs w:val="24"/>
        </w:rPr>
      </w:pPr>
    </w:p>
    <w:p w14:paraId="41E5A80A" w14:textId="77777777" w:rsidR="00FB29D8" w:rsidRPr="00A25529" w:rsidRDefault="00FB29D8">
      <w:pPr>
        <w:pStyle w:val="pxformnote"/>
        <w:spacing w:before="180"/>
      </w:pPr>
      <w:del w:id="4462" w:author="Cara Cardinale" w:date="2025-01-14T20:47:00Z">
        <w:r w:rsidRPr="00A25529" w:rsidDel="00CF1278">
          <w:delText>Drafter's Note</w:delText>
        </w:r>
      </w:del>
      <w:r w:rsidRPr="00A25529">
        <w:t xml:space="preserve"> </w:t>
      </w:r>
    </w:p>
    <w:p w14:paraId="226C6C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st.ref.id="I05SUHK"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st.ref.id="I006L06"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cc.ref.id="I009E52"</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st.ref.id="I00C79Y"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348ABD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cc.ref.id="I00F0EU"</w:instrText>
      </w:r>
      <w:r w:rsidRPr="00A25529">
        <w:rPr>
          <w:rStyle w:val="pxcc"/>
        </w:rPr>
        <w:fldChar w:fldCharType="end"/>
      </w:r>
      <w:r w:rsidRPr="00A25529">
        <w:rPr>
          <w:rStyle w:val="pxcc"/>
        </w:rPr>
        <w:t>Kendrick v. Watermill Beach Club, Inc., 8 Misc. 2d 798, 165 N.Y.S.2d 1009 (Sup 1957)</w:t>
      </w:r>
      <w:r w:rsidRPr="00A25529">
        <w:t>.</w:t>
      </w:r>
    </w:p>
    <w:p w14:paraId="499937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A possible alternative to a noticed hearing conducted by the corporation is a bylaw that requires binding arbitration. For discussion and forms concerning arbitration, see </w:t>
      </w:r>
      <w:del w:id="4463" w:author="Cara Cardinale" w:date="2025-01-27T10:34:00Z">
        <w:r w:rsidRPr="00A25529" w:rsidDel="0038329D">
          <w:delText xml:space="preserve">Arbitration </w:delText>
        </w:r>
      </w:del>
      <w:r w:rsidRPr="00A25529">
        <w:rPr>
          <w:rStyle w:val="pxx"/>
          <w:color w:val="FF0000"/>
          <w:vertAlign w:val="superscript"/>
        </w:rPr>
        <w:t>►</w:t>
      </w:r>
      <w:r w:rsidRPr="00A25529">
        <w:rPr>
          <w:rStyle w:val="pxx"/>
        </w:rPr>
        <w:fldChar w:fldCharType="begin"/>
      </w:r>
      <w:r w:rsidRPr="00A25529">
        <w:rPr>
          <w:rStyle w:val="pxx"/>
        </w:rPr>
        <w:instrText>x.ref.id="I00HTJQ"</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12A:1 et seq.</w:t>
      </w:r>
    </w:p>
    <w:p w14:paraId="15FEB8C6" w14:textId="77777777" w:rsidR="00FB29D8" w:rsidRPr="00A25529" w:rsidRDefault="00FB29D8">
      <w:pPr>
        <w:pStyle w:val="pxformrr"/>
        <w:rPr>
          <w:sz w:val="24"/>
          <w:szCs w:val="24"/>
        </w:rPr>
      </w:pPr>
      <w:r w:rsidRPr="00A25529">
        <w:rPr>
          <w:rStyle w:val="pxvis"/>
          <w:rFonts w:cs="Arial"/>
          <w:bCs/>
          <w:sz w:val="50"/>
          <w:rPrChange w:id="4464" w:author="Cara Cardinale" w:date="2025-03-04T10:36:00Z">
            <w:rPr>
              <w:rStyle w:val="pxvis"/>
              <w:rFonts w:cs="Arial"/>
              <w:bCs/>
            </w:rPr>
          </w:rPrChange>
        </w:rPr>
        <w:t>Research References</w:t>
      </w:r>
    </w:p>
    <w:p w14:paraId="68033CB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tk.ref.id="I00KMOM"</w:instrText>
      </w:r>
      <w:r w:rsidRPr="00A25529">
        <w:rPr>
          <w:rStyle w:val="pxtk"/>
        </w:rPr>
        <w:fldChar w:fldCharType="end"/>
      </w:r>
      <w:r w:rsidRPr="00A25529">
        <w:rPr>
          <w:rStyle w:val="pxtk"/>
        </w:rPr>
        <w:t>West's Key Number Digest, Corporations and Business Organizations &amp;key;3402</w:t>
      </w:r>
    </w:p>
    <w:p w14:paraId="5F3D794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rc.ref.id="I006L1B"</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465" w:author="Cara Cardinale" w:date="2025-01-27T10:33:00Z">
        <w:r w:rsidRPr="00A25529" w:rsidDel="0038329D">
          <w:rPr>
            <w:rStyle w:val="pxrc"/>
          </w:rPr>
          <w:delText>832</w:delText>
        </w:r>
      </w:del>
      <w:ins w:id="4466" w:author="Cara Cardinale" w:date="2025-01-27T10:33:00Z">
        <w:r w:rsidR="0038329D" w:rsidRPr="00A25529">
          <w:rPr>
            <w:rStyle w:val="pxrc"/>
          </w:rPr>
          <w:t>830</w:t>
        </w:r>
      </w:ins>
      <w:r w:rsidRPr="00A25529">
        <w:rPr>
          <w:rStyle w:val="pxrc"/>
        </w:rPr>
        <w:t xml:space="preserve"> et seq.</w:t>
      </w:r>
    </w:p>
    <w:p w14:paraId="546233C4" w14:textId="77777777" w:rsidR="00FB29D8" w:rsidRPr="00A25529" w:rsidRDefault="00FB29D8">
      <w:pPr>
        <w:pStyle w:val="pxs"/>
        <w:spacing w:before="180"/>
        <w:rPr>
          <w:rPrChange w:id="4467" w:author="Cara Cardinale" w:date="2025-03-04T10:36:00Z">
            <w:rPr>
              <w:sz w:val="27"/>
            </w:rPr>
          </w:rPrChange>
        </w:rPr>
      </w:pPr>
      <w:r w:rsidRPr="00A25529">
        <w:rPr>
          <w:rPrChange w:id="4468" w:author="Cara Cardinale" w:date="2025-03-04T10:36:00Z">
            <w:rPr>
              <w:sz w:val="27"/>
            </w:rPr>
          </w:rPrChange>
        </w:rPr>
        <w:t>30:113. Disciplinary proceedings against members</w:t>
      </w:r>
      <w:r w:rsidRPr="00A25529">
        <w:rPr>
          <w:rStyle w:val="pxsep"/>
        </w:rPr>
        <w:t xml:space="preserve">-- </w:t>
      </w:r>
      <w:r w:rsidRPr="00A25529">
        <w:rPr>
          <w:rPrChange w:id="4469" w:author="Cara Cardinale" w:date="2025-03-04T10:36:00Z">
            <w:rPr>
              <w:sz w:val="27"/>
            </w:rPr>
          </w:rPrChange>
        </w:rPr>
        <w:t>Member's indebtedness</w:t>
      </w:r>
    </w:p>
    <w:p w14:paraId="5668CF07" w14:textId="77777777" w:rsidR="00FB29D8" w:rsidRPr="00A25529" w:rsidRDefault="00FB29D8">
      <w:pPr>
        <w:pStyle w:val="pxov"/>
        <w:rPr>
          <w:vanish/>
        </w:rPr>
      </w:pPr>
      <w:r w:rsidRPr="00A25529">
        <w:rPr>
          <w:vanish/>
        </w:rPr>
        <w:t>FCV</w:t>
      </w:r>
    </w:p>
    <w:p w14:paraId="0DDB1DCE" w14:textId="77777777" w:rsidR="00FB29D8" w:rsidRPr="00A25529" w:rsidRDefault="00FB29D8">
      <w:pPr>
        <w:pStyle w:val="pxov"/>
        <w:rPr>
          <w:vanish/>
        </w:rPr>
      </w:pPr>
      <w:r w:rsidRPr="00A25529">
        <w:rPr>
          <w:vanish/>
        </w:rPr>
        <w:t>FTR</w:t>
      </w:r>
    </w:p>
    <w:p w14:paraId="2A132EA5" w14:textId="77777777" w:rsidR="00FB29D8" w:rsidRPr="00A25529" w:rsidRDefault="00FB29D8">
      <w:pPr>
        <w:pStyle w:val="pxov"/>
        <w:rPr>
          <w:vanish/>
        </w:rPr>
      </w:pPr>
      <w:r w:rsidRPr="00A25529">
        <w:rPr>
          <w:vanish/>
        </w:rPr>
        <w:t>COL</w:t>
      </w:r>
    </w:p>
    <w:p w14:paraId="3CF13C5E" w14:textId="77777777" w:rsidR="00FB29D8" w:rsidRPr="00A25529" w:rsidRDefault="00FB29D8">
      <w:pPr>
        <w:pStyle w:val="pxov"/>
        <w:rPr>
          <w:vanish/>
        </w:rPr>
      </w:pPr>
      <w:r w:rsidRPr="00A25529">
        <w:rPr>
          <w:vanish/>
        </w:rPr>
        <w:t>NFP</w:t>
      </w:r>
    </w:p>
    <w:p w14:paraId="0DA5C67B" w14:textId="77777777" w:rsidR="00FB29D8" w:rsidRPr="00A25529" w:rsidRDefault="00FB29D8">
      <w:pPr>
        <w:pStyle w:val="pxov"/>
        <w:rPr>
          <w:vanish/>
        </w:rPr>
      </w:pPr>
      <w:r w:rsidRPr="00A25529">
        <w:rPr>
          <w:vanish/>
        </w:rPr>
        <w:t>CLS</w:t>
      </w:r>
    </w:p>
    <w:p w14:paraId="2BBC187A" w14:textId="77777777" w:rsidR="00FB29D8" w:rsidRPr="00A25529" w:rsidRDefault="00FB29D8">
      <w:pPr>
        <w:pStyle w:val="pxov"/>
        <w:rPr>
          <w:vanish/>
        </w:rPr>
      </w:pPr>
      <w:r w:rsidRPr="00A25529">
        <w:rPr>
          <w:vanish/>
        </w:rPr>
        <w:t>TEM</w:t>
      </w:r>
    </w:p>
    <w:p w14:paraId="6A03D835" w14:textId="77777777" w:rsidR="00FB29D8" w:rsidRPr="00A25529" w:rsidRDefault="00FB29D8">
      <w:pPr>
        <w:pStyle w:val="pxov"/>
        <w:rPr>
          <w:vanish/>
        </w:rPr>
      </w:pPr>
      <w:r w:rsidRPr="00A25529">
        <w:rPr>
          <w:vanish/>
        </w:rPr>
        <w:t>MTD</w:t>
      </w:r>
    </w:p>
    <w:p w14:paraId="308A6BEE"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form.fid="Id55648601b6411e684899cfd92da4eb0"</w:instrText>
      </w:r>
      <w:r w:rsidRPr="00A25529">
        <w:fldChar w:fldCharType="end"/>
      </w:r>
      <w:r w:rsidRPr="00A25529">
        <w:t xml:space="preserve">INDEBTEDNESS ARTICLE </w:t>
      </w:r>
    </w:p>
    <w:p w14:paraId="495B5AE8" w14:textId="77777777" w:rsidR="00FB29D8" w:rsidRPr="00A25529" w:rsidRDefault="00FB29D8">
      <w:pPr>
        <w:pStyle w:val="pxformfl"/>
        <w:ind w:left="500"/>
      </w:pPr>
      <w:r w:rsidRPr="00A25529">
        <w:t xml:space="preserve"> </w:t>
      </w:r>
    </w:p>
    <w:p w14:paraId="50BB612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3F8A09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rPr>
          <w:rStyle w:val="pxfinstr"/>
          <w:i/>
          <w:iCs/>
        </w:rPr>
        <w:t>[On the first day of each month/As soon after that day as may be practicable]</w:t>
      </w:r>
      <w:r w:rsidRPr="00A25529">
        <w:t>, a notice with request for payment of the member's indebtedness to the Club on the last day of the preceding month shall be sent to each member with a request to pay the same at the member's earliest convenience.</w:t>
      </w:r>
    </w:p>
    <w:p w14:paraId="2D9E3D6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2AA622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Any member whose indebtedness by the foregoing Section exceeds $</w:t>
      </w:r>
      <w:r w:rsidRPr="00A25529">
        <w:rPr>
          <w:rStyle w:val="pxfinstr"/>
          <w:i/>
          <w:iCs/>
        </w:rPr>
        <w:t>[dollar amount of debt]</w:t>
      </w:r>
      <w:r w:rsidRPr="00A25529">
        <w:t xml:space="preserve"> and who fails to pay the indebtedness in full for </w:t>
      </w:r>
      <w:r w:rsidRPr="00A25529">
        <w:rPr>
          <w:rStyle w:val="pxfinstr"/>
          <w:i/>
          <w:iCs/>
        </w:rPr>
        <w:t>[number of days]</w:t>
      </w:r>
      <w:r w:rsidRPr="00A25529">
        <w:t xml:space="preserve"> days after notice and a request to pay has been given to the member shall incur the penalty imposed by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Constitution.</w:t>
      </w:r>
    </w:p>
    <w:p w14:paraId="427C29C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305B39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Any member whose indebtedness exceeds $</w:t>
      </w:r>
      <w:r w:rsidRPr="00A25529">
        <w:rPr>
          <w:rStyle w:val="pxfinstr"/>
          <w:i/>
          <w:iCs/>
        </w:rPr>
        <w:t>[dollar amount of debt]</w:t>
      </w:r>
      <w:r w:rsidRPr="00A25529">
        <w:t xml:space="preserve"> on the expiration of </w:t>
      </w:r>
      <w:r w:rsidRPr="00A25529">
        <w:rPr>
          <w:rStyle w:val="pxfinstr"/>
          <w:i/>
          <w:iCs/>
        </w:rPr>
        <w:t>[number of days]</w:t>
      </w:r>
      <w:r w:rsidRPr="00A25529">
        <w:t xml:space="preserve"> days after the first day of any month between </w:t>
      </w:r>
      <w:r w:rsidRPr="00A25529">
        <w:rPr>
          <w:rStyle w:val="pxfinstr"/>
          <w:i/>
          <w:iCs/>
        </w:rPr>
        <w:t>[name of month 1]</w:t>
      </w:r>
      <w:r w:rsidRPr="00A25529">
        <w:t xml:space="preserve"> and </w:t>
      </w:r>
      <w:r w:rsidRPr="00A25529">
        <w:rPr>
          <w:rStyle w:val="pxfinstr"/>
          <w:i/>
          <w:iCs/>
        </w:rPr>
        <w:t>[name of month 2]</w:t>
      </w:r>
      <w:r w:rsidRPr="00A25529">
        <w:t xml:space="preserve"> shall have his or her credit and supplies suspended by the House Committee.</w:t>
      </w:r>
    </w:p>
    <w:p w14:paraId="36B86E5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5C6DA6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If a member becomes indebted to the Club in the sum of $</w:t>
      </w:r>
      <w:r w:rsidRPr="00A25529">
        <w:rPr>
          <w:rStyle w:val="pxfinstr"/>
          <w:i/>
          <w:iCs/>
        </w:rPr>
        <w:t>[dollar amount of debt]</w:t>
      </w:r>
      <w:r w:rsidRPr="00A25529">
        <w:t xml:space="preserve"> or over, his or her further credit and supplies shall be suspended until the entire amount due is paid in full.</w:t>
      </w:r>
    </w:p>
    <w:p w14:paraId="7599140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0CA22B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No vouchers shall be delivered to members for inspection or otherwise until members have paid their bills.</w:t>
      </w:r>
    </w:p>
    <w:p w14:paraId="4474810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44867F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A member of the Club in good standing may obtain from the Club a sum not exceeding $</w:t>
      </w:r>
      <w:r w:rsidRPr="00A25529">
        <w:rPr>
          <w:rStyle w:val="pxfinstr"/>
          <w:i/>
          <w:iCs/>
        </w:rPr>
        <w:t>[dollar amount of check]</w:t>
      </w:r>
      <w:r w:rsidRPr="00A25529">
        <w:t xml:space="preserve"> in one day on a check drawn or endorsed by that member and presented in person by him or her after or on the date of the check. The </w:t>
      </w:r>
      <w:r w:rsidRPr="00A25529">
        <w:rPr>
          <w:rStyle w:val="pxfinstr"/>
          <w:i/>
          <w:iCs/>
        </w:rPr>
        <w:t>[Treasurer/Assistant Treasurer]</w:t>
      </w:r>
      <w:r w:rsidRPr="00A25529">
        <w:t>, whenever he or she deems it advisable, may suspend this privilege as to any one or more members.</w:t>
      </w:r>
    </w:p>
    <w:p w14:paraId="76DEAD0D" w14:textId="77777777" w:rsidR="00FB29D8" w:rsidRPr="00A25529" w:rsidRDefault="00FB29D8">
      <w:pPr>
        <w:pStyle w:val="pxformnotes"/>
        <w:jc w:val="center"/>
        <w:rPr>
          <w:sz w:val="24"/>
          <w:szCs w:val="24"/>
        </w:rPr>
      </w:pPr>
      <w:r w:rsidRPr="00A25529">
        <w:rPr>
          <w:rStyle w:val="pxvis"/>
          <w:rFonts w:cs="Arial"/>
          <w:bCs/>
          <w:sz w:val="50"/>
          <w:rPrChange w:id="4470" w:author="Cara Cardinale" w:date="2025-03-04T10:36:00Z">
            <w:rPr>
              <w:rStyle w:val="pxvis"/>
              <w:rFonts w:cs="Arial"/>
              <w:bCs/>
            </w:rPr>
          </w:rPrChange>
        </w:rPr>
        <w:t>Notes to Form</w:t>
      </w:r>
    </w:p>
    <w:p w14:paraId="57A1CB8D" w14:textId="77777777" w:rsidR="00FB29D8" w:rsidRPr="00A25529" w:rsidRDefault="00FB29D8">
      <w:pPr>
        <w:pStyle w:val="pxformnotes"/>
        <w:rPr>
          <w:sz w:val="24"/>
          <w:szCs w:val="24"/>
        </w:rPr>
      </w:pPr>
    </w:p>
    <w:p w14:paraId="750AB590" w14:textId="77777777" w:rsidR="00FB29D8" w:rsidRPr="00A25529" w:rsidRDefault="00FB29D8">
      <w:pPr>
        <w:pStyle w:val="pxformnote"/>
        <w:spacing w:before="180"/>
      </w:pPr>
      <w:del w:id="4471" w:author="Cara Cardinale" w:date="2025-01-14T20:47:00Z">
        <w:r w:rsidRPr="00A25529" w:rsidDel="00CF1278">
          <w:delText>Drafter's Note</w:delText>
        </w:r>
      </w:del>
      <w:r w:rsidRPr="00A25529">
        <w:t xml:space="preserve"> </w:t>
      </w:r>
    </w:p>
    <w:p w14:paraId="36E451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st.ref.id="I009E67"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st.ref.id="I00C7B3"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cc.ref.id="I00F0FZ"</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st.ref.id="I006L1E"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700DA2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cc.ref.id="I009E6A"</w:instrText>
      </w:r>
      <w:r w:rsidRPr="00A25529">
        <w:rPr>
          <w:rStyle w:val="pxcc"/>
        </w:rPr>
        <w:fldChar w:fldCharType="end"/>
      </w:r>
      <w:r w:rsidRPr="00A25529">
        <w:rPr>
          <w:rStyle w:val="pxcc"/>
        </w:rPr>
        <w:t>Kendrick v. Watermill Beach Club, Inc., 8 Misc. 2d 798, 165 N.Y.S.2d 1009 (Sup 1957)</w:t>
      </w:r>
      <w:r w:rsidRPr="00A25529">
        <w:t>.</w:t>
      </w:r>
    </w:p>
    <w:p w14:paraId="561251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 xml:space="preserve">A possible alternative to a noticed hearing conducted by the corporation is a bylaw that requires binding arbitration. For discussion and forms concerning arbitration, see </w:t>
      </w:r>
      <w:del w:id="4472" w:author="Cara Cardinale" w:date="2025-01-27T10:34:00Z">
        <w:r w:rsidRPr="00A25529" w:rsidDel="0038329D">
          <w:delText xml:space="preserve">Arbitration </w:delText>
        </w:r>
      </w:del>
      <w:r w:rsidRPr="00A25529">
        <w:rPr>
          <w:rStyle w:val="pxx"/>
          <w:color w:val="FF0000"/>
          <w:vertAlign w:val="superscript"/>
        </w:rPr>
        <w:t>►</w:t>
      </w:r>
      <w:r w:rsidRPr="00A25529">
        <w:rPr>
          <w:rStyle w:val="pxx"/>
        </w:rPr>
        <w:fldChar w:fldCharType="begin"/>
      </w:r>
      <w:r w:rsidRPr="00A25529">
        <w:rPr>
          <w:rStyle w:val="pxx"/>
        </w:rPr>
        <w:instrText>x.ref.id="I00C7B6"</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12A:1 et seq.</w:t>
      </w:r>
    </w:p>
    <w:p w14:paraId="17CCFF8E" w14:textId="77777777" w:rsidR="00FB29D8" w:rsidRPr="00A25529" w:rsidRDefault="00FB29D8">
      <w:pPr>
        <w:pStyle w:val="pxformrr"/>
        <w:rPr>
          <w:sz w:val="24"/>
          <w:szCs w:val="24"/>
        </w:rPr>
      </w:pPr>
      <w:r w:rsidRPr="00A25529">
        <w:rPr>
          <w:rStyle w:val="pxvis"/>
          <w:rFonts w:cs="Arial"/>
          <w:bCs/>
          <w:sz w:val="50"/>
          <w:rPrChange w:id="4473" w:author="Cara Cardinale" w:date="2025-03-04T10:36:00Z">
            <w:rPr>
              <w:rStyle w:val="pxvis"/>
              <w:rFonts w:cs="Arial"/>
              <w:bCs/>
            </w:rPr>
          </w:rPrChange>
        </w:rPr>
        <w:t>Research References</w:t>
      </w:r>
    </w:p>
    <w:p w14:paraId="2E74A79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tk.ref.id="I00F0G2"</w:instrText>
      </w:r>
      <w:r w:rsidRPr="00A25529">
        <w:rPr>
          <w:rStyle w:val="pxtk"/>
        </w:rPr>
        <w:fldChar w:fldCharType="end"/>
      </w:r>
      <w:r w:rsidRPr="00A25529">
        <w:rPr>
          <w:rStyle w:val="pxtk"/>
        </w:rPr>
        <w:t>West's Key Number Digest, Corporations and Business Organizations &amp;key;3402</w:t>
      </w:r>
    </w:p>
    <w:p w14:paraId="4C4DAD0F" w14:textId="77777777" w:rsidR="00FB29D8" w:rsidRPr="00A25529" w:rsidRDefault="00FB29D8">
      <w:pPr>
        <w:pStyle w:val="pxformrrp"/>
        <w:rPr>
          <w:ins w:id="4474" w:author="Cara Cardinale" w:date="2025-03-02T21:13: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rc.ref.id="I00HTKY"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475" w:author="Cara Cardinale" w:date="2025-01-27T10:33:00Z">
        <w:r w:rsidRPr="00A25529" w:rsidDel="0038329D">
          <w:rPr>
            <w:rStyle w:val="pxrc"/>
          </w:rPr>
          <w:delText>832</w:delText>
        </w:r>
      </w:del>
      <w:ins w:id="4476" w:author="Cara Cardinale" w:date="2025-01-27T10:33:00Z">
        <w:r w:rsidR="0038329D" w:rsidRPr="00A25529">
          <w:rPr>
            <w:rStyle w:val="pxrc"/>
          </w:rPr>
          <w:t>830</w:t>
        </w:r>
      </w:ins>
      <w:r w:rsidRPr="00A25529">
        <w:rPr>
          <w:rStyle w:val="pxrc"/>
        </w:rPr>
        <w:t xml:space="preserve"> et seq.</w:t>
      </w:r>
    </w:p>
    <w:p w14:paraId="5AF4FF8D" w14:textId="77777777" w:rsidR="005F3414" w:rsidRPr="00A25529" w:rsidRDefault="005F3414" w:rsidP="005F3414">
      <w:pPr>
        <w:rPr>
          <w:ins w:id="4477" w:author="Cara Cardinale" w:date="2025-03-02T21:13:00Z"/>
        </w:rPr>
      </w:pPr>
    </w:p>
    <w:p w14:paraId="03FC9BAB" w14:textId="77777777" w:rsidR="005F3414" w:rsidRPr="00A25529" w:rsidRDefault="005F3414" w:rsidP="005F3414">
      <w:pPr>
        <w:rPr>
          <w:ins w:id="4478" w:author="Cara Cardinale" w:date="2025-03-02T21:13:00Z"/>
        </w:rPr>
      </w:pPr>
    </w:p>
    <w:p w14:paraId="0CECA1A0" w14:textId="77777777" w:rsidR="005F3414" w:rsidRPr="00A25529" w:rsidRDefault="005F3414" w:rsidP="005F3414">
      <w:pPr>
        <w:rPr>
          <w:ins w:id="4479" w:author="Cara Cardinale" w:date="2025-03-02T21:16:00Z"/>
        </w:rPr>
      </w:pPr>
      <w:bookmarkStart w:id="4480" w:name="_Hlk191842593"/>
      <w:ins w:id="4481" w:author="Cara Cardinale" w:date="2025-03-02T21:13:00Z">
        <w:r w:rsidRPr="00A25529">
          <w:t>30:113.50.</w:t>
        </w:r>
      </w:ins>
      <w:ins w:id="4482" w:author="Cara Cardinale" w:date="2025-03-02T21:15:00Z">
        <w:r w:rsidRPr="00A25529">
          <w:t xml:space="preserve"> Suspension or terminat</w:t>
        </w:r>
      </w:ins>
      <w:ins w:id="4483" w:author="Cara Cardinale" w:date="2025-03-02T21:16:00Z">
        <w:r w:rsidRPr="00A25529">
          <w:t>ion of membership</w:t>
        </w:r>
      </w:ins>
    </w:p>
    <w:bookmarkEnd w:id="4480"/>
    <w:p w14:paraId="6D013AEF" w14:textId="77777777" w:rsidR="005F3414" w:rsidRPr="00A25529" w:rsidRDefault="005F3414" w:rsidP="005F3414">
      <w:pPr>
        <w:rPr>
          <w:ins w:id="4484" w:author="Cara Cardinale" w:date="2025-03-02T21:13:00Z"/>
        </w:rPr>
      </w:pPr>
    </w:p>
    <w:p w14:paraId="633ECB6C" w14:textId="77777777" w:rsidR="005F3414" w:rsidRPr="00A25529" w:rsidRDefault="005F3414" w:rsidP="005F3414">
      <w:pPr>
        <w:ind w:firstLine="720"/>
        <w:rPr>
          <w:ins w:id="4485" w:author="Cara Cardinale" w:date="2025-03-02T21:14:00Z"/>
        </w:rPr>
      </w:pPr>
      <w:ins w:id="4486" w:author="Cara Cardinale" w:date="2025-03-02T21:13:00Z">
        <w:r w:rsidRPr="00A25529">
          <w:t xml:space="preserve">In the event the Board elects to initiate proceedings to suspend a member's privileges or terminate a membership, it </w:t>
        </w:r>
      </w:ins>
      <w:ins w:id="4487" w:author="Cara Cardinale" w:date="2025-03-02T21:15:00Z">
        <w:r w:rsidRPr="00A25529">
          <w:t>must</w:t>
        </w:r>
      </w:ins>
      <w:ins w:id="4488" w:author="Cara Cardinale" w:date="2025-03-02T21:13:00Z">
        <w:r w:rsidRPr="00A25529">
          <w:t xml:space="preserve"> notify the member, in writing, of its intention to suspend or terminate and the alleged cause therefore. If the member, within &lt;finstr&gt;[text number of days]&lt;/finstr&gt; (&lt;finstr&gt;[number of days]&lt;/finstr&gt;) days of the date of the notice, makes a written request for a hearing to contest the proposed suspension or termination, the Board President </w:t>
        </w:r>
      </w:ins>
      <w:ins w:id="4489" w:author="Cara Cardinale" w:date="2025-03-02T21:15:00Z">
        <w:r w:rsidRPr="00A25529">
          <w:t>must</w:t>
        </w:r>
      </w:ins>
      <w:ins w:id="4490" w:author="Cara Cardinale" w:date="2025-03-02T21:13:00Z">
        <w:r w:rsidRPr="00A25529">
          <w:t xml:space="preserve"> set a time for hearing, which </w:t>
        </w:r>
      </w:ins>
      <w:ins w:id="4491" w:author="Cara Cardinale" w:date="2025-03-02T21:15:00Z">
        <w:r w:rsidRPr="00A25529">
          <w:t>must</w:t>
        </w:r>
      </w:ins>
      <w:ins w:id="4492" w:author="Cara Cardinale" w:date="2025-03-02T21:13:00Z">
        <w:r w:rsidRPr="00A25529">
          <w:t xml:space="preserve"> be within &lt;finstr&gt;[text number of days]&lt;/finstr&gt; (&lt;finstr&gt;[number of days]&lt;/finstr&gt;) days of the date of receiving the request for hearing. The hearing </w:t>
        </w:r>
      </w:ins>
      <w:ins w:id="4493" w:author="Cara Cardinale" w:date="2025-03-02T21:15:00Z">
        <w:r w:rsidRPr="00A25529">
          <w:t>must</w:t>
        </w:r>
      </w:ins>
      <w:ins w:id="4494" w:author="Cara Cardinale" w:date="2025-03-02T21:13:00Z">
        <w:r w:rsidRPr="00A25529">
          <w:t xml:space="preserve"> be open to all members. The Board President or a member appointed by the Board President </w:t>
        </w:r>
      </w:ins>
      <w:ins w:id="4495" w:author="Cara Cardinale" w:date="2025-03-02T21:15:00Z">
        <w:r w:rsidRPr="00A25529">
          <w:t>must</w:t>
        </w:r>
      </w:ins>
      <w:ins w:id="4496" w:author="Cara Cardinale" w:date="2025-03-02T21:13:00Z">
        <w:r w:rsidRPr="00A25529">
          <w:t xml:space="preserve"> preside over the meeting and establish the meeting procedures. The affirmative vote of a </w:t>
        </w:r>
      </w:ins>
      <w:ins w:id="4497" w:author="Cara Cardinale" w:date="2025-03-02T21:14:00Z">
        <w:r w:rsidRPr="00A25529">
          <w:t>&lt;finstr&gt;[text fraction of Board]&lt;/finstr&gt;</w:t>
        </w:r>
      </w:ins>
      <w:ins w:id="4498" w:author="Cara Cardinale" w:date="2025-03-02T21:13:00Z">
        <w:r w:rsidRPr="00A25529">
          <w:t xml:space="preserve"> (</w:t>
        </w:r>
      </w:ins>
      <w:ins w:id="4499" w:author="Cara Cardinale" w:date="2025-03-02T21:14:00Z">
        <w:r w:rsidRPr="00A25529">
          <w:t>&lt;finstr&gt;[fraction of Board]&lt;/finstr&gt;</w:t>
        </w:r>
      </w:ins>
      <w:ins w:id="4500" w:author="Cara Cardinale" w:date="2025-03-02T21:13:00Z">
        <w:r w:rsidRPr="00A25529">
          <w:t xml:space="preserve">) majority of the full Board </w:t>
        </w:r>
      </w:ins>
      <w:ins w:id="4501" w:author="Cara Cardinale" w:date="2025-03-02T21:14:00Z">
        <w:r w:rsidRPr="00A25529">
          <w:t>will</w:t>
        </w:r>
      </w:ins>
      <w:ins w:id="4502" w:author="Cara Cardinale" w:date="2025-03-02T21:13:00Z">
        <w:r w:rsidRPr="00A25529">
          <w:t xml:space="preserve"> be required in order to effect a suspension or termination of a membership and its privileges.</w:t>
        </w:r>
      </w:ins>
    </w:p>
    <w:p w14:paraId="7B0EDDF3" w14:textId="77777777" w:rsidR="005F3414" w:rsidRPr="00A25529" w:rsidRDefault="005F3414" w:rsidP="005F3414">
      <w:pPr>
        <w:ind w:firstLine="720"/>
        <w:rPr>
          <w:ins w:id="4503" w:author="Cara Cardinale" w:date="2025-03-02T21:14:00Z"/>
        </w:rPr>
      </w:pPr>
    </w:p>
    <w:p w14:paraId="0465ACD1" w14:textId="77777777" w:rsidR="005F3414" w:rsidRPr="00A25529" w:rsidRDefault="005F3414" w:rsidP="005F3414">
      <w:pPr>
        <w:pStyle w:val="pxformnotes"/>
        <w:jc w:val="center"/>
        <w:rPr>
          <w:ins w:id="4504" w:author="Cara Cardinale" w:date="2025-03-02T21:14:00Z"/>
          <w:sz w:val="24"/>
          <w:szCs w:val="24"/>
        </w:rPr>
      </w:pPr>
      <w:ins w:id="4505" w:author="Cara Cardinale" w:date="2025-03-02T21:14:00Z">
        <w:r w:rsidRPr="00A25529">
          <w:rPr>
            <w:rStyle w:val="pxvis"/>
            <w:rFonts w:cs="Arial"/>
            <w:bCs/>
            <w:sz w:val="24"/>
            <w:szCs w:val="24"/>
          </w:rPr>
          <w:t>Notes to Form</w:t>
        </w:r>
      </w:ins>
    </w:p>
    <w:p w14:paraId="4BA37304" w14:textId="77777777" w:rsidR="005F3414" w:rsidRPr="00A25529" w:rsidRDefault="005F3414" w:rsidP="005F3414">
      <w:pPr>
        <w:pStyle w:val="pxformrr"/>
        <w:rPr>
          <w:ins w:id="4506" w:author="Cara Cardinale" w:date="2025-03-02T21:15:00Z"/>
          <w:sz w:val="24"/>
          <w:szCs w:val="24"/>
        </w:rPr>
      </w:pPr>
      <w:ins w:id="4507" w:author="Cara Cardinale" w:date="2025-03-02T21:15:00Z">
        <w:r w:rsidRPr="00A25529">
          <w:rPr>
            <w:rStyle w:val="pxvis"/>
            <w:rFonts w:cs="Arial"/>
            <w:bCs/>
            <w:sz w:val="24"/>
            <w:szCs w:val="24"/>
          </w:rPr>
          <w:t>Research References</w:t>
        </w:r>
      </w:ins>
    </w:p>
    <w:p w14:paraId="588036EB" w14:textId="77777777" w:rsidR="005F3414" w:rsidRPr="00A25529" w:rsidRDefault="005F3414" w:rsidP="005F3414">
      <w:pPr>
        <w:pStyle w:val="pxformrrp"/>
        <w:rPr>
          <w:ins w:id="4508" w:author="Cara Cardinale" w:date="2025-03-02T21:15:00Z"/>
        </w:rPr>
      </w:pPr>
      <w:ins w:id="4509" w:author="Cara Cardinale" w:date="2025-03-02T21:15: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tk.ref.id="I00F0G2"</w:instrText>
        </w:r>
        <w:r w:rsidRPr="00A25529">
          <w:rPr>
            <w:rStyle w:val="pxtk"/>
          </w:rPr>
          <w:fldChar w:fldCharType="end"/>
        </w:r>
        <w:r w:rsidRPr="00A25529">
          <w:rPr>
            <w:rStyle w:val="pxtk"/>
          </w:rPr>
          <w:t>West's Key Number Digest, Corporations and Business Organizations &amp;key;3402</w:t>
        </w:r>
      </w:ins>
    </w:p>
    <w:p w14:paraId="49C7C6BD" w14:textId="77777777" w:rsidR="005F3414" w:rsidRPr="00A25529" w:rsidRDefault="005F3414" w:rsidP="005F3414">
      <w:pPr>
        <w:ind w:firstLine="720"/>
        <w:pPrChange w:id="4510" w:author="Cara Cardinale" w:date="2025-03-02T21:13:00Z">
          <w:pPr>
            <w:pStyle w:val="pxformrrp"/>
            <w:ind w:firstLine="720"/>
          </w:pPr>
        </w:pPrChange>
      </w:pPr>
    </w:p>
    <w:p w14:paraId="102013AF" w14:textId="77777777" w:rsidR="00FB29D8" w:rsidRPr="00A25529" w:rsidRDefault="00FB29D8">
      <w:pPr>
        <w:pStyle w:val="pxs"/>
        <w:spacing w:before="180"/>
        <w:rPr>
          <w:rPrChange w:id="4511" w:author="Cara Cardinale" w:date="2025-03-04T10:36:00Z">
            <w:rPr>
              <w:sz w:val="27"/>
            </w:rPr>
          </w:rPrChange>
        </w:rPr>
      </w:pPr>
      <w:r w:rsidRPr="00A25529">
        <w:rPr>
          <w:rPrChange w:id="4512" w:author="Cara Cardinale" w:date="2025-03-04T10:36:00Z">
            <w:rPr>
              <w:sz w:val="27"/>
            </w:rPr>
          </w:rPrChange>
        </w:rPr>
        <w:t>30:114. Meetings</w:t>
      </w:r>
    </w:p>
    <w:p w14:paraId="399FDDF1" w14:textId="77777777" w:rsidR="00FB29D8" w:rsidRPr="00A25529" w:rsidRDefault="00FB29D8">
      <w:pPr>
        <w:pStyle w:val="pxov"/>
        <w:rPr>
          <w:vanish/>
        </w:rPr>
      </w:pPr>
      <w:r w:rsidRPr="00A25529">
        <w:rPr>
          <w:vanish/>
        </w:rPr>
        <w:t>FCV</w:t>
      </w:r>
    </w:p>
    <w:p w14:paraId="45123753" w14:textId="77777777" w:rsidR="00FB29D8" w:rsidRPr="00A25529" w:rsidRDefault="00FB29D8">
      <w:pPr>
        <w:pStyle w:val="pxov"/>
        <w:rPr>
          <w:vanish/>
        </w:rPr>
      </w:pPr>
      <w:r w:rsidRPr="00A25529">
        <w:rPr>
          <w:vanish/>
        </w:rPr>
        <w:t>FTR</w:t>
      </w:r>
    </w:p>
    <w:p w14:paraId="66E13DA5" w14:textId="77777777" w:rsidR="00FB29D8" w:rsidRPr="00A25529" w:rsidRDefault="00FB29D8">
      <w:pPr>
        <w:pStyle w:val="pxov"/>
        <w:rPr>
          <w:vanish/>
        </w:rPr>
      </w:pPr>
      <w:r w:rsidRPr="00A25529">
        <w:rPr>
          <w:vanish/>
        </w:rPr>
        <w:t>COL</w:t>
      </w:r>
    </w:p>
    <w:p w14:paraId="6A06E29E" w14:textId="77777777" w:rsidR="00FB29D8" w:rsidRPr="00A25529" w:rsidRDefault="00FB29D8">
      <w:pPr>
        <w:pStyle w:val="pxov"/>
        <w:rPr>
          <w:vanish/>
        </w:rPr>
      </w:pPr>
      <w:r w:rsidRPr="00A25529">
        <w:rPr>
          <w:vanish/>
        </w:rPr>
        <w:t>NFP</w:t>
      </w:r>
    </w:p>
    <w:p w14:paraId="2530B505" w14:textId="77777777" w:rsidR="00FB29D8" w:rsidRPr="00A25529" w:rsidRDefault="00FB29D8">
      <w:pPr>
        <w:pStyle w:val="pxov"/>
        <w:rPr>
          <w:vanish/>
        </w:rPr>
      </w:pPr>
      <w:r w:rsidRPr="00A25529">
        <w:rPr>
          <w:vanish/>
        </w:rPr>
        <w:t>CLS</w:t>
      </w:r>
    </w:p>
    <w:p w14:paraId="589D50B0" w14:textId="77777777" w:rsidR="00FB29D8" w:rsidRPr="00A25529" w:rsidRDefault="00FB29D8">
      <w:pPr>
        <w:pStyle w:val="pxov"/>
        <w:rPr>
          <w:vanish/>
        </w:rPr>
      </w:pPr>
      <w:r w:rsidRPr="00A25529">
        <w:rPr>
          <w:vanish/>
        </w:rPr>
        <w:t>TEM</w:t>
      </w:r>
    </w:p>
    <w:p w14:paraId="262D61E8" w14:textId="77777777" w:rsidR="00FB29D8" w:rsidRPr="00A25529" w:rsidRDefault="00FB29D8">
      <w:pPr>
        <w:pStyle w:val="pxov"/>
        <w:rPr>
          <w:vanish/>
        </w:rPr>
      </w:pPr>
      <w:r w:rsidRPr="00A25529">
        <w:rPr>
          <w:vanish/>
        </w:rPr>
        <w:t>MTD</w:t>
      </w:r>
    </w:p>
    <w:p w14:paraId="3611BF53"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form.fid="Id5566f701b6411e684899cfd92da4eb0"</w:instrText>
      </w:r>
      <w:r w:rsidRPr="00A25529">
        <w:fldChar w:fldCharType="end"/>
      </w:r>
      <w:r w:rsidRPr="00A25529">
        <w:t xml:space="preserve">MEETINGS OF MEMBERS </w:t>
      </w:r>
    </w:p>
    <w:p w14:paraId="61E595E9" w14:textId="77777777" w:rsidR="00FB29D8" w:rsidRPr="00A25529" w:rsidRDefault="00FB29D8">
      <w:pPr>
        <w:pStyle w:val="pxformfl"/>
        <w:ind w:left="500"/>
      </w:pPr>
      <w:r w:rsidRPr="00A25529">
        <w:t xml:space="preserve"> </w:t>
      </w:r>
    </w:p>
    <w:p w14:paraId="3FB505C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One.. Annual Meeting. </w:t>
      </w:r>
    </w:p>
    <w:p w14:paraId="1EAB7F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An annual meeting of the members shall be held at </w:t>
      </w:r>
      <w:r w:rsidRPr="00A25529">
        <w:rPr>
          <w:rStyle w:val="pxfinstr"/>
          <w:i/>
          <w:iCs/>
        </w:rPr>
        <w:t>[location of annual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the </w:t>
      </w:r>
      <w:r w:rsidRPr="00A25529">
        <w:rPr>
          <w:rStyle w:val="pxfinstr"/>
          <w:i/>
          <w:iCs/>
        </w:rPr>
        <w:t>[ordinal number of day]</w:t>
      </w:r>
      <w:r w:rsidRPr="00A25529">
        <w:t xml:space="preserve"> in the month of </w:t>
      </w:r>
      <w:r w:rsidRPr="00A25529">
        <w:rPr>
          <w:rStyle w:val="pxfinstr"/>
          <w:i/>
          <w:iCs/>
        </w:rPr>
        <w:t>[name of month]</w:t>
      </w:r>
      <w:r w:rsidRPr="00A25529">
        <w:t xml:space="preserve"> in each year, beginning with the year at </w:t>
      </w:r>
      <w:r w:rsidRPr="00A25529">
        <w:rPr>
          <w:rStyle w:val="pxfinstr"/>
          <w:i/>
          <w:iCs/>
        </w:rPr>
        <w:t>[time of annual meeting]</w:t>
      </w:r>
      <w:r w:rsidRPr="00A25529">
        <w:t>, for the purpose of electing directors and for the transaction of other business that may come before the meeting. If the day fixed for the annual meeting is a legal holiday in the State of New York, the meeting shall be held on the next succeeding business day. If the election of directors is not held on the day designated for the annual meeting or at any adjournment of the annual meeting, the board of directors shall cause the election to be held at a special meeting of the members as soon after the annual meeting as conveniently maybe.</w:t>
      </w:r>
    </w:p>
    <w:p w14:paraId="34598E1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Two.. Special Meetings. </w:t>
      </w:r>
    </w:p>
    <w:p w14:paraId="6AAD9E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Special meetings of the members may be called by the President, the board of directors, or not less than one-tenth of the members having voting rights.</w:t>
      </w:r>
    </w:p>
    <w:p w14:paraId="21A324F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Three.. Place of Meeting. </w:t>
      </w:r>
    </w:p>
    <w:p w14:paraId="0ACE1D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The board of directors may designate any place, either within or without the State of New York, as the place of meeting for any annual meeting or for any special meeting called by the board of directors. If no designation is made or if a special meeting is otherwise called, the place of meeting shall be the principal office of the corporation in the State of New York, but, if all of the members meet at any time and place, either within or without the State of New York, and consent to the holding of a meeting, that meeting shall be valid without call or notice, and at that meeting any corporate action may be taken.</w:t>
      </w:r>
    </w:p>
    <w:p w14:paraId="204DB3E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Four.. Notice of Meetings. </w:t>
      </w:r>
    </w:p>
    <w:p w14:paraId="5FFC66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Written or printed notice stating the place, day, and hour of any meeting of members shall be delivered, either personally, by mail, or by facsimile telecommunications or by electronic mail, to each member entitled to vote at the meeting,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before the date of the meeting, by or at the direction of the President, the secretary, the officers, or persons calling the meeting. In case of a special meeting or when required by statute or by these bylaws, the purpose or purposes for which the meeting is called shall be stated in the notice. If mailed, the notice of a meeting shall deemed to be delivered when deposited in the United States mail addressed to the member at his or her address as it appears on the records of the corporation, with postage on the notice prepaid.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w:t>
      </w:r>
    </w:p>
    <w:p w14:paraId="70F29A45" w14:textId="77777777" w:rsidR="00FB29D8" w:rsidRPr="00A25529" w:rsidRDefault="00FB29D8">
      <w:pPr>
        <w:pStyle w:val="pxformnotes"/>
        <w:jc w:val="center"/>
        <w:rPr>
          <w:sz w:val="24"/>
          <w:szCs w:val="24"/>
        </w:rPr>
      </w:pPr>
      <w:r w:rsidRPr="00A25529">
        <w:rPr>
          <w:rStyle w:val="pxvis"/>
          <w:rFonts w:cs="Arial"/>
          <w:bCs/>
          <w:sz w:val="50"/>
          <w:rPrChange w:id="4513" w:author="Cara Cardinale" w:date="2025-03-04T10:36:00Z">
            <w:rPr>
              <w:rStyle w:val="pxvis"/>
              <w:rFonts w:cs="Arial"/>
              <w:bCs/>
            </w:rPr>
          </w:rPrChange>
        </w:rPr>
        <w:t>Notes to Form</w:t>
      </w:r>
    </w:p>
    <w:p w14:paraId="26154320" w14:textId="77777777" w:rsidR="00FB29D8" w:rsidRPr="00A25529" w:rsidRDefault="00FB29D8">
      <w:pPr>
        <w:pStyle w:val="pxformnotes"/>
        <w:rPr>
          <w:sz w:val="24"/>
          <w:szCs w:val="24"/>
        </w:rPr>
      </w:pPr>
    </w:p>
    <w:p w14:paraId="18BCF86C" w14:textId="77777777" w:rsidR="00FB29D8" w:rsidRPr="00A25529" w:rsidRDefault="00FB29D8">
      <w:pPr>
        <w:pStyle w:val="pxformrefn"/>
      </w:pPr>
      <w:r w:rsidRPr="00A25529">
        <w:t xml:space="preserve">Section One. </w:t>
      </w:r>
    </w:p>
    <w:p w14:paraId="2492F9E3" w14:textId="77777777" w:rsidR="00FB29D8" w:rsidRPr="00A25529" w:rsidRDefault="00FB29D8">
      <w:pPr>
        <w:pStyle w:val="pxformrefnote"/>
        <w:spacing w:before="180"/>
      </w:pPr>
      <w:del w:id="4514" w:author="Cara Cardinale" w:date="2025-01-14T20:47:00Z">
        <w:r w:rsidRPr="00A25529" w:rsidDel="00CF1278">
          <w:delText>Drafter's Note</w:delText>
        </w:r>
      </w:del>
      <w:r w:rsidRPr="00A25529">
        <w:t xml:space="preserve"> </w:t>
      </w:r>
    </w:p>
    <w:p w14:paraId="35894B3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st.ref.id="I006L71"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6F1736F9" w14:textId="77777777" w:rsidR="00FB29D8" w:rsidRPr="00A25529" w:rsidRDefault="00FB29D8">
      <w:pPr>
        <w:pStyle w:val="pxformrefrr"/>
        <w:rPr>
          <w:sz w:val="24"/>
          <w:szCs w:val="24"/>
        </w:rPr>
      </w:pPr>
      <w:r w:rsidRPr="00A25529">
        <w:rPr>
          <w:rStyle w:val="pxvis"/>
          <w:rFonts w:cs="Arial"/>
          <w:bCs/>
          <w:sz w:val="50"/>
          <w:rPrChange w:id="4515" w:author="Cara Cardinale" w:date="2025-03-04T10:36:00Z">
            <w:rPr>
              <w:rStyle w:val="pxvis"/>
              <w:rFonts w:cs="Arial"/>
              <w:bCs/>
            </w:rPr>
          </w:rPrChange>
        </w:rPr>
        <w:t>Research References</w:t>
      </w:r>
    </w:p>
    <w:p w14:paraId="68A4DEE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tk.ref.id="I009EBX"</w:instrText>
      </w:r>
      <w:r w:rsidRPr="00A25529">
        <w:rPr>
          <w:rStyle w:val="pxtk"/>
        </w:rPr>
        <w:fldChar w:fldCharType="end"/>
      </w:r>
      <w:r w:rsidRPr="00A25529">
        <w:rPr>
          <w:rStyle w:val="pxtk"/>
        </w:rPr>
        <w:t>West's Key Number Digest, Corporations and Business Organizations &amp;key;3409 to 3413</w:t>
      </w:r>
    </w:p>
    <w:p w14:paraId="1808F64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rc.ref.id="I006L74"</w:instrText>
      </w:r>
      <w:r w:rsidRPr="00A25529">
        <w:rPr>
          <w:rStyle w:val="pxrc"/>
        </w:rPr>
        <w:fldChar w:fldCharType="end"/>
      </w:r>
      <w:r w:rsidRPr="00A25529">
        <w:rPr>
          <w:rStyle w:val="pxrc"/>
        </w:rPr>
        <w:t xml:space="preserve">N.Y. Jur. 2d, Business Relationships </w:t>
      </w:r>
      <w:r w:rsidRPr="00A25529">
        <w:rPr>
          <w:rStyle w:val="pxrc"/>
          <w:vanish/>
        </w:rPr>
        <w:t>&amp;s;</w:t>
      </w:r>
      <w:del w:id="4516"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4517" w:author="Cara Cardinale" w:date="2025-01-25T10:39:00Z">
        <w:r w:rsidR="006B5827" w:rsidRPr="00A25529">
          <w:rPr>
            <w:rStyle w:val="pxvis"/>
            <w:rFonts w:ascii="Times NewRoman" w:hAnsi="Times NewRoman"/>
            <w:b w:val="0"/>
            <w:sz w:val="24"/>
          </w:rPr>
          <w:t>§908</w:t>
        </w:r>
      </w:ins>
    </w:p>
    <w:p w14:paraId="2ADDB766" w14:textId="77777777" w:rsidR="00FB29D8" w:rsidRPr="00A25529" w:rsidRDefault="00FB29D8">
      <w:pPr>
        <w:pStyle w:val="pxformrefn"/>
      </w:pPr>
      <w:r w:rsidRPr="00A25529">
        <w:t xml:space="preserve">Section Two. </w:t>
      </w:r>
    </w:p>
    <w:p w14:paraId="16D18C37" w14:textId="77777777" w:rsidR="00FB29D8" w:rsidRPr="00A25529" w:rsidRDefault="00FB29D8">
      <w:pPr>
        <w:pStyle w:val="pxformrefnote"/>
        <w:spacing w:before="180"/>
      </w:pPr>
      <w:del w:id="4518" w:author="Cara Cardinale" w:date="2025-01-14T20:47:00Z">
        <w:r w:rsidRPr="00A25529" w:rsidDel="00CF1278">
          <w:delText>Drafter's Note</w:delText>
        </w:r>
      </w:del>
      <w:r w:rsidRPr="00A25529">
        <w:t xml:space="preserve"> </w:t>
      </w:r>
    </w:p>
    <w:p w14:paraId="7FFCCA6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st.ref.id="I009EC0"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1FECF87B" w14:textId="77777777" w:rsidR="00FB29D8" w:rsidRPr="00A25529" w:rsidRDefault="00FB29D8">
      <w:pPr>
        <w:pStyle w:val="pxformrefrr"/>
        <w:rPr>
          <w:sz w:val="24"/>
          <w:szCs w:val="24"/>
        </w:rPr>
      </w:pPr>
      <w:r w:rsidRPr="00A25529">
        <w:rPr>
          <w:rStyle w:val="pxvis"/>
          <w:rFonts w:cs="Arial"/>
          <w:bCs/>
          <w:sz w:val="50"/>
          <w:rPrChange w:id="4519" w:author="Cara Cardinale" w:date="2025-03-04T10:36:00Z">
            <w:rPr>
              <w:rStyle w:val="pxvis"/>
              <w:rFonts w:cs="Arial"/>
              <w:bCs/>
            </w:rPr>
          </w:rPrChange>
        </w:rPr>
        <w:t>Research References</w:t>
      </w:r>
    </w:p>
    <w:p w14:paraId="6105494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rc.ref.id="I00C7GW"</w:instrText>
      </w:r>
      <w:r w:rsidRPr="00A25529">
        <w:rPr>
          <w:rStyle w:val="pxrc"/>
        </w:rPr>
        <w:fldChar w:fldCharType="end"/>
      </w:r>
      <w:r w:rsidRPr="00A25529">
        <w:rPr>
          <w:rStyle w:val="pxrc"/>
        </w:rPr>
        <w:t xml:space="preserve">N.Y. Jur. 2d, Business Relationships </w:t>
      </w:r>
      <w:r w:rsidRPr="00A25529">
        <w:rPr>
          <w:rStyle w:val="pxrc"/>
          <w:vanish/>
        </w:rPr>
        <w:t>&amp;s;</w:t>
      </w:r>
      <w:del w:id="4520" w:author="Cara Cardinale" w:date="2025-01-21T18:35:00Z">
        <w:r w:rsidRPr="00A25529" w:rsidDel="00A9075C">
          <w:rPr>
            <w:rStyle w:val="pxvis"/>
            <w:rFonts w:ascii="Times NewRoman" w:hAnsi="Times NewRoman"/>
            <w:b w:val="0"/>
            <w:sz w:val="24"/>
          </w:rPr>
          <w:delText>§</w:delText>
        </w:r>
        <w:r w:rsidRPr="00A25529" w:rsidDel="00A9075C">
          <w:rPr>
            <w:rStyle w:val="pxrc"/>
          </w:rPr>
          <w:delText>899</w:delText>
        </w:r>
      </w:del>
      <w:ins w:id="4521" w:author="Cara Cardinale" w:date="2025-01-21T18:35:00Z">
        <w:r w:rsidR="00A9075C" w:rsidRPr="00A25529">
          <w:rPr>
            <w:rStyle w:val="pxvis"/>
            <w:rFonts w:ascii="Times NewRoman" w:hAnsi="Times NewRoman"/>
            <w:b w:val="0"/>
            <w:sz w:val="24"/>
          </w:rPr>
          <w:t>§897</w:t>
        </w:r>
      </w:ins>
    </w:p>
    <w:p w14:paraId="22D9AE72" w14:textId="77777777" w:rsidR="00FB29D8" w:rsidRPr="00A25529" w:rsidRDefault="00FB29D8">
      <w:pPr>
        <w:pStyle w:val="pxformrefn"/>
      </w:pPr>
      <w:r w:rsidRPr="00A25529">
        <w:t xml:space="preserve">Section Three. </w:t>
      </w:r>
    </w:p>
    <w:p w14:paraId="140609FB" w14:textId="77777777" w:rsidR="00FB29D8" w:rsidRPr="00A25529" w:rsidRDefault="00FB29D8">
      <w:pPr>
        <w:pStyle w:val="pxformrefnote"/>
        <w:spacing w:before="180"/>
      </w:pPr>
      <w:del w:id="4522" w:author="Cara Cardinale" w:date="2025-01-14T20:47:00Z">
        <w:r w:rsidRPr="00A25529" w:rsidDel="00CF1278">
          <w:delText>Drafter's Note</w:delText>
        </w:r>
      </w:del>
      <w:r w:rsidRPr="00A25529">
        <w:t xml:space="preserve"> </w:t>
      </w:r>
    </w:p>
    <w:p w14:paraId="46B9AF5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Meetings of members may be held at such place, either within or outside the state, as may be fixed by or under the bylaws or, if not so fixed, at the office of the corporation in the state. </w:t>
      </w:r>
      <w:r w:rsidRPr="00A25529">
        <w:rPr>
          <w:rStyle w:val="pxst"/>
          <w:color w:val="FF0000"/>
          <w:vertAlign w:val="superscript"/>
        </w:rPr>
        <w:t>►</w:t>
      </w:r>
      <w:r w:rsidRPr="00A25529">
        <w:rPr>
          <w:rStyle w:val="pxst"/>
        </w:rPr>
        <w:fldChar w:fldCharType="begin"/>
      </w:r>
      <w:r w:rsidRPr="00A25529">
        <w:rPr>
          <w:rStyle w:val="pxst"/>
        </w:rPr>
        <w:instrText>st.ref.id="I00F0LS"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603(a)</w:t>
      </w:r>
      <w:r w:rsidRPr="00A25529">
        <w:t>.</w:t>
      </w:r>
    </w:p>
    <w:p w14:paraId="5C8939B5" w14:textId="77777777" w:rsidR="00FB29D8" w:rsidRPr="00A25529" w:rsidRDefault="00FB29D8">
      <w:pPr>
        <w:pStyle w:val="pxformrefrr"/>
        <w:rPr>
          <w:sz w:val="24"/>
          <w:szCs w:val="24"/>
        </w:rPr>
      </w:pPr>
      <w:r w:rsidRPr="00A25529">
        <w:rPr>
          <w:rStyle w:val="pxvis"/>
          <w:rFonts w:cs="Arial"/>
          <w:bCs/>
          <w:sz w:val="50"/>
          <w:rPrChange w:id="4523" w:author="Cara Cardinale" w:date="2025-03-04T10:36:00Z">
            <w:rPr>
              <w:rStyle w:val="pxvis"/>
              <w:rFonts w:cs="Arial"/>
              <w:bCs/>
            </w:rPr>
          </w:rPrChange>
        </w:rPr>
        <w:t>Research References</w:t>
      </w:r>
    </w:p>
    <w:p w14:paraId="1777B411"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rc.ref.id="I00HTQO"</w:instrText>
      </w:r>
      <w:r w:rsidRPr="00A25529">
        <w:rPr>
          <w:rStyle w:val="pxrc"/>
        </w:rPr>
        <w:fldChar w:fldCharType="end"/>
      </w:r>
      <w:r w:rsidRPr="00A25529">
        <w:rPr>
          <w:rStyle w:val="pxrc"/>
        </w:rPr>
        <w:t xml:space="preserve">N.Y. Jur. 2d, Business Relationships </w:t>
      </w:r>
      <w:r w:rsidRPr="00A25529">
        <w:rPr>
          <w:rStyle w:val="pxrc"/>
          <w:vanish/>
        </w:rPr>
        <w:t>&amp;s;</w:t>
      </w:r>
      <w:del w:id="4524"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4525" w:author="Cara Cardinale" w:date="2025-01-25T10:39:00Z">
        <w:r w:rsidR="006B5827" w:rsidRPr="00A25529">
          <w:rPr>
            <w:rStyle w:val="pxvis"/>
            <w:rFonts w:ascii="Times NewRoman" w:hAnsi="Times NewRoman"/>
            <w:b w:val="0"/>
            <w:sz w:val="24"/>
          </w:rPr>
          <w:t>§908</w:t>
        </w:r>
      </w:ins>
    </w:p>
    <w:p w14:paraId="6643A573" w14:textId="77777777" w:rsidR="00FB29D8" w:rsidRPr="00A25529" w:rsidRDefault="00FB29D8">
      <w:pPr>
        <w:pStyle w:val="pxformrefn"/>
      </w:pPr>
      <w:r w:rsidRPr="00A25529">
        <w:t xml:space="preserve">Section Four. </w:t>
      </w:r>
    </w:p>
    <w:p w14:paraId="4C2F0C3C" w14:textId="77777777" w:rsidR="00FB29D8" w:rsidRPr="00A25529" w:rsidRDefault="00FB29D8">
      <w:pPr>
        <w:pStyle w:val="pxformrefnote"/>
        <w:spacing w:before="180"/>
      </w:pPr>
      <w:del w:id="4526" w:author="Cara Cardinale" w:date="2025-01-14T20:47:00Z">
        <w:r w:rsidRPr="00A25529" w:rsidDel="00CF1278">
          <w:delText>Drafter's Note</w:delText>
        </w:r>
      </w:del>
      <w:r w:rsidRPr="00A25529">
        <w:t xml:space="preserve"> </w:t>
      </w:r>
    </w:p>
    <w:p w14:paraId="43F5435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ins w:id="4527" w:author="Cara Cardinale" w:date="2025-03-02T17:35: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he o</w:t>
        </w:r>
      </w:ins>
      <w:ins w:id="4528" w:author="Cara Cardinale" w:date="2025-03-04T10:35:00Z">
        <w:r w:rsidR="00A25529" w:rsidRPr="00A25529">
          <w:t>r</w:t>
        </w:r>
      </w:ins>
      <w:ins w:id="4529" w:author="Cara Cardinale" w:date="2025-03-02T17:35:00Z">
        <w:r w:rsidR="00EE1CEA" w:rsidRPr="00A25529">
          <w:t xml:space="preserve"> she has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del w:id="4530" w:author="Cara Cardinale" w:date="2025-03-02T17:35:00Z">
        <w:r w:rsidRPr="00A25529" w:rsidDel="00EE1CEA">
          <w:delText>Written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st.ref.id="I00KMVK"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33266AB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st.ref.id="I006L76"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63D94BE4" w14:textId="77777777" w:rsidR="00FB29D8" w:rsidRPr="00A25529" w:rsidDel="0062414C" w:rsidRDefault="00FB29D8">
      <w:pPr>
        <w:pStyle w:val="pxformrefrr"/>
        <w:rPr>
          <w:del w:id="4531" w:author="Cara Cardinale" w:date="2025-01-26T14:25:00Z"/>
          <w:sz w:val="24"/>
          <w:szCs w:val="24"/>
          <w:rPrChange w:id="4532" w:author="Cara Cardinale" w:date="2025-03-04T10:36:00Z">
            <w:rPr>
              <w:del w:id="4533" w:author="Cara Cardinale" w:date="2025-01-26T14:25:00Z"/>
              <w:szCs w:val="24"/>
            </w:rPr>
          </w:rPrChange>
        </w:rPr>
      </w:pPr>
      <w:del w:id="4534" w:author="Cara Cardinale" w:date="2025-01-26T14:25:00Z">
        <w:r w:rsidRPr="00BD0DFB" w:rsidDel="0062414C">
          <w:delText xml:space="preserve"> </w:delText>
        </w:r>
        <w:r w:rsidRPr="00A25529" w:rsidDel="0062414C">
          <w:rPr>
            <w:rStyle w:val="pxvis"/>
            <w:rFonts w:ascii="Times NewRoman" w:hAnsi="Times NewRoman"/>
            <w:b w:val="0"/>
            <w:sz w:val="24"/>
            <w:szCs w:val="24"/>
          </w:rPr>
          <w:tab/>
        </w:r>
        <w:r w:rsidRPr="00A25529" w:rsidDel="0062414C">
          <w:rPr>
            <w:color w:val="FF0000"/>
            <w:sz w:val="24"/>
            <w:szCs w:val="24"/>
            <w:vertAlign w:val="superscript"/>
          </w:rPr>
          <w:delText>►</w:delText>
        </w:r>
        <w:r w:rsidRPr="00BD0DFB" w:rsidDel="0062414C">
          <w:rPr>
            <w:sz w:val="24"/>
            <w:szCs w:val="24"/>
          </w:rPr>
          <w:fldChar w:fldCharType="begin"/>
        </w:r>
        <w:r w:rsidRPr="00A25529" w:rsidDel="0062414C">
          <w:rPr>
            <w:sz w:val="24"/>
            <w:szCs w:val="24"/>
            <w:rPrChange w:id="4535" w:author="Cara Cardinale" w:date="2025-03-04T10:36:00Z">
              <w:rPr>
                <w:szCs w:val="24"/>
              </w:rPr>
            </w:rPrChange>
          </w:rPr>
          <w:delInstrText>p.ct.id="f2fd26a0b92511efa75bc0a5c2da1858|123|30:114"</w:delInstrText>
        </w:r>
        <w:r w:rsidRPr="00BD0DFB" w:rsidDel="0062414C">
          <w:rPr>
            <w:sz w:val="24"/>
            <w:szCs w:val="24"/>
          </w:rPr>
          <w:fldChar w:fldCharType="end"/>
        </w:r>
        <w:r w:rsidRPr="00A25529" w:rsidDel="0062414C">
          <w:rPr>
            <w:sz w:val="24"/>
            <w:szCs w:val="24"/>
            <w:rPrChange w:id="4536" w:author="Cara Cardinale" w:date="2025-03-04T10:36:00Z">
              <w:rPr>
                <w:szCs w:val="24"/>
              </w:rPr>
            </w:rPrChange>
          </w:rPr>
          <w:delText xml:space="preserve">Note that </w:delText>
        </w:r>
        <w:r w:rsidRPr="00A25529" w:rsidDel="0062414C">
          <w:rPr>
            <w:rStyle w:val="pxst"/>
            <w:color w:val="FF0000"/>
            <w:szCs w:val="24"/>
            <w:vertAlign w:val="superscript"/>
          </w:rPr>
          <w:delText>►</w:delText>
        </w:r>
        <w:r w:rsidRPr="00A25529" w:rsidDel="0062414C">
          <w:rPr>
            <w:rStyle w:val="pxst"/>
            <w:szCs w:val="24"/>
          </w:rPr>
          <w:fldChar w:fldCharType="begin"/>
        </w:r>
        <w:r w:rsidRPr="00A25529" w:rsidDel="0062414C">
          <w:rPr>
            <w:rStyle w:val="pxst"/>
            <w:szCs w:val="24"/>
          </w:rPr>
          <w:delInstrText>st.ref.id="I009EC2"</w:delInstrText>
        </w:r>
        <w:r w:rsidRPr="00A25529" w:rsidDel="0062414C">
          <w:rPr>
            <w:rStyle w:val="pxst"/>
            <w:szCs w:val="24"/>
          </w:rPr>
          <w:fldChar w:fldCharType="end"/>
        </w:r>
        <w:r w:rsidRPr="00A25529" w:rsidDel="0062414C">
          <w:rPr>
            <w:rStyle w:val="pxst"/>
            <w:szCs w:val="24"/>
          </w:rPr>
          <w:delText>N-PCL 605</w:delText>
        </w:r>
        <w:r w:rsidRPr="00A25529" w:rsidDel="0062414C">
          <w:rPr>
            <w:sz w:val="24"/>
            <w:szCs w:val="24"/>
            <w:rPrChange w:id="4537" w:author="Cara Cardinale" w:date="2025-03-04T10:36:00Z">
              <w:rPr>
                <w:szCs w:val="24"/>
              </w:rPr>
            </w:rPrChange>
          </w:rPr>
          <w:delText xml:space="preserve"> has been amended by </w:delText>
        </w:r>
        <w:r w:rsidRPr="00A25529" w:rsidDel="0062414C">
          <w:rPr>
            <w:rStyle w:val="pxst"/>
            <w:color w:val="FF0000"/>
            <w:szCs w:val="24"/>
            <w:vertAlign w:val="superscript"/>
          </w:rPr>
          <w:delText>►</w:delText>
        </w:r>
        <w:r w:rsidRPr="00A25529" w:rsidDel="0062414C">
          <w:rPr>
            <w:rStyle w:val="pxst"/>
            <w:szCs w:val="24"/>
          </w:rPr>
          <w:fldChar w:fldCharType="begin"/>
        </w:r>
        <w:r w:rsidRPr="00A25529" w:rsidDel="0062414C">
          <w:rPr>
            <w:rStyle w:val="pxst"/>
            <w:szCs w:val="24"/>
          </w:rPr>
          <w:delInstrText>st.ref.id="I00C7GY"</w:delInstrText>
        </w:r>
        <w:r w:rsidRPr="00A25529" w:rsidDel="0062414C">
          <w:rPr>
            <w:rStyle w:val="pxst"/>
            <w:szCs w:val="24"/>
          </w:rPr>
          <w:fldChar w:fldCharType="end"/>
        </w:r>
        <w:r w:rsidRPr="00A25529" w:rsidDel="0062414C">
          <w:rPr>
            <w:rStyle w:val="pxst"/>
            <w:szCs w:val="24"/>
          </w:rPr>
          <w:delText xml:space="preserve">L.2021, c. 98, </w:delText>
        </w:r>
        <w:r w:rsidRPr="00A25529" w:rsidDel="0062414C">
          <w:rPr>
            <w:rStyle w:val="pxst"/>
            <w:vanish/>
            <w:szCs w:val="24"/>
          </w:rPr>
          <w:delText>&amp;s;</w:delText>
        </w:r>
        <w:r w:rsidRPr="00A25529" w:rsidDel="0062414C">
          <w:rPr>
            <w:rStyle w:val="pxvis"/>
            <w:rFonts w:ascii="Times NewRoman" w:hAnsi="Times NewRoman"/>
            <w:b w:val="0"/>
            <w:sz w:val="24"/>
            <w:szCs w:val="24"/>
          </w:rPr>
          <w:delText>§</w:delText>
        </w:r>
        <w:r w:rsidRPr="00A25529" w:rsidDel="0062414C">
          <w:rPr>
            <w:rStyle w:val="pxst"/>
            <w:szCs w:val="24"/>
          </w:rPr>
          <w:delText>4</w:delText>
        </w:r>
        <w:r w:rsidRPr="00A25529" w:rsidDel="0062414C">
          <w:rPr>
            <w:sz w:val="24"/>
            <w:szCs w:val="24"/>
            <w:rPrChange w:id="4538" w:author="Cara Cardinale" w:date="2025-03-04T10:36:00Z">
              <w:rPr>
                <w:szCs w:val="24"/>
              </w:rPr>
            </w:rPrChange>
          </w:rPr>
          <w:delText xml:space="preserve">, eff. April 6, 2021, allowing for electronic notification of board meetings, stating </w:delText>
        </w:r>
        <w:r w:rsidRPr="00A25529" w:rsidDel="0062414C">
          <w:rPr>
            <w:vanish/>
            <w:sz w:val="24"/>
            <w:szCs w:val="24"/>
            <w:rPrChange w:id="4539" w:author="Cara Cardinale" w:date="2025-03-04T10:36:00Z">
              <w:rPr>
                <w:vanish/>
                <w:szCs w:val="24"/>
              </w:rPr>
            </w:rPrChange>
          </w:rPr>
          <w:delText>&amp;ldquo;</w:delText>
        </w:r>
        <w:r w:rsidRPr="00A25529" w:rsidDel="0062414C">
          <w:rPr>
            <w:rStyle w:val="pxvis"/>
            <w:rFonts w:ascii="Times NewRoman" w:hAnsi="Times NewRoman"/>
            <w:b w:val="0"/>
            <w:sz w:val="24"/>
            <w:szCs w:val="24"/>
          </w:rPr>
          <w:delText>“</w:delText>
        </w:r>
        <w:r w:rsidRPr="00A25529" w:rsidDel="0062414C">
          <w:rPr>
            <w:sz w:val="24"/>
            <w:szCs w:val="24"/>
            <w:rPrChange w:id="4540" w:author="Cara Cardinale" w:date="2025-03-04T10:36:00Z">
              <w:rPr>
                <w:szCs w:val="24"/>
              </w:rPr>
            </w:rPrChange>
          </w:rPr>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62414C">
          <w:rPr>
            <w:vanish/>
            <w:sz w:val="24"/>
            <w:szCs w:val="24"/>
            <w:rPrChange w:id="4541" w:author="Cara Cardinale" w:date="2025-03-04T10:36:00Z">
              <w:rPr>
                <w:vanish/>
                <w:szCs w:val="24"/>
              </w:rPr>
            </w:rPrChange>
          </w:rPr>
          <w:delText>&amp;rdquo;</w:delText>
        </w:r>
        <w:r w:rsidRPr="00A25529" w:rsidDel="0062414C">
          <w:rPr>
            <w:rStyle w:val="pxvis"/>
            <w:rFonts w:ascii="Times NewRoman" w:hAnsi="Times NewRoman"/>
            <w:b w:val="0"/>
            <w:sz w:val="24"/>
            <w:szCs w:val="24"/>
          </w:rPr>
          <w:delText>”</w:delText>
        </w:r>
      </w:del>
    </w:p>
    <w:p w14:paraId="2241605E" w14:textId="77777777" w:rsidR="00FB29D8" w:rsidRPr="00A25529" w:rsidRDefault="00FB29D8">
      <w:pPr>
        <w:pStyle w:val="pxformrefrr"/>
        <w:rPr>
          <w:sz w:val="24"/>
          <w:szCs w:val="24"/>
        </w:rPr>
      </w:pPr>
      <w:r w:rsidRPr="00A25529">
        <w:rPr>
          <w:rStyle w:val="pxvis"/>
          <w:rFonts w:cs="Arial"/>
          <w:bCs/>
          <w:sz w:val="24"/>
          <w:szCs w:val="24"/>
          <w:rPrChange w:id="4542" w:author="Cara Cardinale" w:date="2025-03-04T10:36:00Z">
            <w:rPr>
              <w:rStyle w:val="pxvis"/>
              <w:rFonts w:cs="Arial"/>
              <w:bCs/>
              <w:szCs w:val="24"/>
            </w:rPr>
          </w:rPrChange>
        </w:rPr>
        <w:t>Research References</w:t>
      </w:r>
    </w:p>
    <w:p w14:paraId="411AB74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rc.ref.id="I00F0LU"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543" w:author="Cara Cardinale" w:date="2025-01-21T18:36:00Z">
        <w:r w:rsidRPr="00A25529" w:rsidDel="002B506A">
          <w:rPr>
            <w:rStyle w:val="pxrc"/>
          </w:rPr>
          <w:delText>903 to 909</w:delText>
        </w:r>
      </w:del>
      <w:ins w:id="4544" w:author="Cara Cardinale" w:date="2025-01-21T18:36:00Z">
        <w:r w:rsidR="002B506A" w:rsidRPr="00A25529">
          <w:rPr>
            <w:rStyle w:val="pxrc"/>
          </w:rPr>
          <w:t>901 to 907</w:t>
        </w:r>
      </w:ins>
    </w:p>
    <w:p w14:paraId="38F55943" w14:textId="77777777" w:rsidR="00A6564A" w:rsidRPr="00A25529" w:rsidRDefault="00A6564A">
      <w:pPr>
        <w:pStyle w:val="pxs"/>
        <w:spacing w:before="180"/>
        <w:rPr>
          <w:ins w:id="4545" w:author="Cara Cardinale" w:date="2025-02-27T20:20:00Z"/>
          <w:rPrChange w:id="4546" w:author="Cara Cardinale" w:date="2025-03-04T10:36:00Z">
            <w:rPr>
              <w:ins w:id="4547" w:author="Cara Cardinale" w:date="2025-02-27T20:20:00Z"/>
              <w:sz w:val="27"/>
            </w:rPr>
          </w:rPrChange>
        </w:rPr>
      </w:pPr>
    </w:p>
    <w:p w14:paraId="376E239A" w14:textId="77777777" w:rsidR="00A6564A" w:rsidRPr="00A25529" w:rsidRDefault="00A6564A" w:rsidP="00A6564A">
      <w:pPr>
        <w:pStyle w:val="BodyText"/>
        <w:tabs>
          <w:tab w:val="left" w:pos="2839"/>
        </w:tabs>
        <w:spacing w:line="242" w:lineRule="auto"/>
        <w:ind w:right="355"/>
        <w:rPr>
          <w:ins w:id="4548" w:author="Cara Cardinale" w:date="2025-02-27T20:20:00Z"/>
          <w:b/>
          <w:sz w:val="24"/>
          <w:szCs w:val="24"/>
          <w:u w:val="none"/>
          <w:rPrChange w:id="4549" w:author="Cara Cardinale" w:date="2025-03-04T10:36:00Z">
            <w:rPr>
              <w:ins w:id="4550" w:author="Cara Cardinale" w:date="2025-02-27T20:20:00Z"/>
              <w:b/>
              <w:szCs w:val="24"/>
              <w:u w:val="none"/>
            </w:rPr>
          </w:rPrChange>
        </w:rPr>
      </w:pPr>
      <w:bookmarkStart w:id="4551" w:name="_Hlk191580202"/>
      <w:ins w:id="4552" w:author="Cara Cardinale" w:date="2025-02-27T20:20:00Z">
        <w:r w:rsidRPr="00A25529">
          <w:rPr>
            <w:rPrChange w:id="4553" w:author="Cara Cardinale" w:date="2025-03-04T10:36:00Z">
              <w:rPr>
                <w:sz w:val="27"/>
              </w:rPr>
            </w:rPrChange>
          </w:rPr>
          <w:t>30:114.</w:t>
        </w:r>
      </w:ins>
      <w:ins w:id="4554" w:author="Cara Cardinale" w:date="2025-03-02T21:12:00Z">
        <w:r w:rsidR="005F3414" w:rsidRPr="00A25529">
          <w:rPr>
            <w:sz w:val="24"/>
            <w:szCs w:val="24"/>
          </w:rPr>
          <w:t>50.</w:t>
        </w:r>
      </w:ins>
      <w:ins w:id="4555" w:author="Cara Cardinale" w:date="2025-02-27T20:20:00Z">
        <w:r w:rsidRPr="00A25529">
          <w:rPr>
            <w:sz w:val="24"/>
            <w:szCs w:val="24"/>
            <w:rPrChange w:id="4556" w:author="Cara Cardinale" w:date="2025-03-04T10:36:00Z">
              <w:rPr>
                <w:sz w:val="27"/>
                <w:szCs w:val="24"/>
              </w:rPr>
            </w:rPrChange>
          </w:rPr>
          <w:t xml:space="preserve"> </w:t>
        </w:r>
        <w:r w:rsidRPr="00A25529">
          <w:rPr>
            <w:sz w:val="24"/>
            <w:szCs w:val="24"/>
            <w:u w:val="none"/>
            <w:rPrChange w:id="4557" w:author="Cara Cardinale" w:date="2025-03-04T10:36:00Z">
              <w:rPr>
                <w:sz w:val="27"/>
                <w:szCs w:val="24"/>
              </w:rPr>
            </w:rPrChange>
          </w:rPr>
          <w:t>Annual and special meetings</w:t>
        </w:r>
        <w:r w:rsidRPr="00A25529">
          <w:rPr>
            <w:b/>
            <w:sz w:val="24"/>
            <w:szCs w:val="24"/>
            <w:u w:val="none"/>
            <w:rPrChange w:id="4558" w:author="Cara Cardinale" w:date="2025-03-04T10:36:00Z">
              <w:rPr>
                <w:b/>
                <w:szCs w:val="24"/>
                <w:u w:val="none"/>
              </w:rPr>
            </w:rPrChange>
          </w:rPr>
          <w:t xml:space="preserve"> </w:t>
        </w:r>
      </w:ins>
    </w:p>
    <w:bookmarkEnd w:id="4551"/>
    <w:p w14:paraId="175890A2" w14:textId="77777777" w:rsidR="00A6564A" w:rsidRPr="00A25529" w:rsidRDefault="00A6564A" w:rsidP="00A6564A">
      <w:pPr>
        <w:pStyle w:val="BodyText"/>
        <w:tabs>
          <w:tab w:val="left" w:pos="2839"/>
        </w:tabs>
        <w:spacing w:line="242" w:lineRule="auto"/>
        <w:ind w:right="355"/>
        <w:rPr>
          <w:ins w:id="4559" w:author="Cara Cardinale" w:date="2025-02-27T20:20:00Z"/>
          <w:sz w:val="24"/>
          <w:szCs w:val="24"/>
          <w:u w:val="none"/>
          <w:rPrChange w:id="4560" w:author="Cara Cardinale" w:date="2025-03-04T10:36:00Z">
            <w:rPr>
              <w:ins w:id="4561" w:author="Cara Cardinale" w:date="2025-02-27T20:20:00Z"/>
              <w:szCs w:val="24"/>
              <w:u w:val="none"/>
            </w:rPr>
          </w:rPrChange>
        </w:rPr>
        <w:pPrChange w:id="4562" w:author="Cara Cardinale" w:date="2025-02-27T20:20:00Z">
          <w:pPr>
            <w:pStyle w:val="BodyText"/>
            <w:tabs>
              <w:tab w:val="left" w:pos="2839"/>
            </w:tabs>
            <w:spacing w:line="242" w:lineRule="auto"/>
            <w:ind w:left="896" w:right="355" w:firstLine="732"/>
          </w:pPr>
        </w:pPrChange>
      </w:pPr>
      <w:ins w:id="4563" w:author="Cara Cardinale" w:date="2025-02-27T20:21:00Z">
        <w:r w:rsidRPr="00A25529">
          <w:rPr>
            <w:iCs/>
            <w:sz w:val="24"/>
            <w:szCs w:val="24"/>
            <w:u w:val="none" w:color="000000"/>
            <w:rPrChange w:id="4564" w:author="Cara Cardinale" w:date="2025-03-04T10:36:00Z">
              <w:rPr>
                <w:iCs/>
                <w:sz w:val="26"/>
                <w:szCs w:val="24"/>
                <w:u w:val="none" w:color="000000"/>
              </w:rPr>
            </w:rPrChange>
          </w:rPr>
          <w:t>&lt;p&gt;</w:t>
        </w:r>
      </w:ins>
      <w:ins w:id="4565" w:author="Cara Cardinale" w:date="2025-02-27T20:20:00Z">
        <w:r w:rsidRPr="00A25529">
          <w:rPr>
            <w:iCs/>
            <w:sz w:val="24"/>
            <w:szCs w:val="24"/>
            <w:rPrChange w:id="4566" w:author="Cara Cardinale" w:date="2025-03-04T10:36:00Z">
              <w:rPr>
                <w:i/>
                <w:iCs/>
                <w:sz w:val="26"/>
                <w:szCs w:val="24"/>
                <w:u w:color="000000"/>
              </w:rPr>
            </w:rPrChange>
          </w:rPr>
          <w:t>Annual Meetings</w:t>
        </w:r>
        <w:r w:rsidRPr="00A25529">
          <w:rPr>
            <w:i/>
            <w:sz w:val="24"/>
            <w:szCs w:val="24"/>
            <w:u w:val="none"/>
            <w:rPrChange w:id="4567" w:author="Cara Cardinale" w:date="2025-03-04T10:36:00Z">
              <w:rPr>
                <w:i/>
                <w:sz w:val="26"/>
                <w:szCs w:val="24"/>
                <w:u w:val="none"/>
              </w:rPr>
            </w:rPrChange>
          </w:rPr>
          <w:t xml:space="preserve">. </w:t>
        </w:r>
        <w:r w:rsidRPr="00A25529">
          <w:rPr>
            <w:sz w:val="24"/>
            <w:szCs w:val="24"/>
            <w:u w:val="none"/>
            <w:rPrChange w:id="4568" w:author="Cara Cardinale" w:date="2025-03-04T10:36:00Z">
              <w:rPr>
                <w:rFonts w:ascii="Arial"/>
                <w:szCs w:val="24"/>
                <w:u w:val="none"/>
              </w:rPr>
            </w:rPrChange>
          </w:rPr>
          <w:t>An</w:t>
        </w:r>
        <w:r w:rsidRPr="00A25529">
          <w:rPr>
            <w:rFonts w:ascii="Arial" w:eastAsia="Times New Roman"/>
            <w:sz w:val="24"/>
            <w:szCs w:val="24"/>
            <w:u w:val="none"/>
            <w:rPrChange w:id="4569" w:author="Cara Cardinale" w:date="2025-03-04T10:36:00Z">
              <w:rPr>
                <w:rFonts w:ascii="Arial" w:eastAsia="Times New Roman"/>
                <w:szCs w:val="24"/>
                <w:u w:val="none"/>
              </w:rPr>
            </w:rPrChange>
          </w:rPr>
          <w:t xml:space="preserve"> </w:t>
        </w:r>
        <w:r w:rsidRPr="00A25529">
          <w:rPr>
            <w:sz w:val="24"/>
            <w:szCs w:val="24"/>
            <w:u w:val="none"/>
            <w:rPrChange w:id="4570" w:author="Cara Cardinale" w:date="2025-03-04T10:36:00Z">
              <w:rPr>
                <w:szCs w:val="24"/>
                <w:u w:val="none"/>
              </w:rPr>
            </w:rPrChange>
          </w:rPr>
          <w:t>annual meeting of the members shall be</w:t>
        </w:r>
        <w:r w:rsidRPr="00A25529">
          <w:rPr>
            <w:spacing w:val="-9"/>
            <w:sz w:val="24"/>
            <w:szCs w:val="24"/>
            <w:u w:val="none"/>
            <w:rPrChange w:id="4571" w:author="Cara Cardinale" w:date="2025-03-04T10:36:00Z">
              <w:rPr>
                <w:spacing w:val="-9"/>
                <w:szCs w:val="24"/>
                <w:u w:val="none"/>
              </w:rPr>
            </w:rPrChange>
          </w:rPr>
          <w:t xml:space="preserve"> </w:t>
        </w:r>
        <w:r w:rsidRPr="00A25529">
          <w:rPr>
            <w:sz w:val="24"/>
            <w:szCs w:val="24"/>
            <w:u w:val="none"/>
            <w:rPrChange w:id="4572" w:author="Cara Cardinale" w:date="2025-03-04T10:36:00Z">
              <w:rPr>
                <w:szCs w:val="24"/>
                <w:u w:val="none"/>
              </w:rPr>
            </w:rPrChange>
          </w:rPr>
          <w:t>held</w:t>
        </w:r>
        <w:r w:rsidRPr="00A25529">
          <w:rPr>
            <w:spacing w:val="2"/>
            <w:sz w:val="24"/>
            <w:szCs w:val="24"/>
            <w:u w:val="none"/>
            <w:rPrChange w:id="4573" w:author="Cara Cardinale" w:date="2025-03-04T10:36:00Z">
              <w:rPr>
                <w:spacing w:val="2"/>
                <w:szCs w:val="24"/>
                <w:u w:val="none"/>
              </w:rPr>
            </w:rPrChange>
          </w:rPr>
          <w:t xml:space="preserve"> </w:t>
        </w:r>
        <w:r w:rsidRPr="00A25529">
          <w:rPr>
            <w:sz w:val="24"/>
            <w:szCs w:val="24"/>
            <w:u w:val="none"/>
            <w:rPrChange w:id="4574" w:author="Cara Cardinale" w:date="2025-03-04T10:36:00Z">
              <w:rPr>
                <w:szCs w:val="24"/>
                <w:u w:val="none"/>
              </w:rPr>
            </w:rPrChange>
          </w:rPr>
          <w:t>once</w:t>
        </w:r>
        <w:r w:rsidRPr="00A25529">
          <w:rPr>
            <w:w w:val="102"/>
            <w:sz w:val="24"/>
            <w:szCs w:val="24"/>
            <w:u w:val="none"/>
            <w:rPrChange w:id="4575" w:author="Cara Cardinale" w:date="2025-03-04T10:36:00Z">
              <w:rPr>
                <w:w w:val="102"/>
                <w:szCs w:val="24"/>
                <w:u w:val="none"/>
              </w:rPr>
            </w:rPrChange>
          </w:rPr>
          <w:t xml:space="preserve"> </w:t>
        </w:r>
        <w:r w:rsidRPr="00A25529">
          <w:rPr>
            <w:sz w:val="24"/>
            <w:szCs w:val="24"/>
            <w:u w:val="none"/>
            <w:rPrChange w:id="4576" w:author="Cara Cardinale" w:date="2025-03-04T10:36:00Z">
              <w:rPr>
                <w:szCs w:val="24"/>
                <w:u w:val="none"/>
              </w:rPr>
            </w:rPrChange>
          </w:rPr>
          <w:t>each year for the election of Directors and the transaction of other business, if any, on a date to be determined by the Members. No notice is required.</w:t>
        </w:r>
      </w:ins>
    </w:p>
    <w:p w14:paraId="3BB1477B" w14:textId="77777777" w:rsidR="00A6564A" w:rsidRPr="00A25529" w:rsidRDefault="00A6564A" w:rsidP="00A6564A">
      <w:pPr>
        <w:spacing w:before="7"/>
        <w:rPr>
          <w:ins w:id="4577" w:author="Cara Cardinale" w:date="2025-02-27T20:22:00Z"/>
          <w:rFonts w:ascii="Times New Roman" w:hAnsi="Times New Roman"/>
        </w:rPr>
      </w:pPr>
      <w:ins w:id="4578" w:author="Cara Cardinale" w:date="2025-02-27T20:21:00Z">
        <w:r w:rsidRPr="00A25529">
          <w:rPr>
            <w:rPrChange w:id="4579" w:author="Cara Cardinale" w:date="2025-03-04T10:36:00Z">
              <w:rPr>
                <w:sz w:val="25"/>
              </w:rPr>
            </w:rPrChange>
          </w:rPr>
          <w:t>&lt;p&gt;</w:t>
        </w:r>
      </w:ins>
      <w:ins w:id="4580" w:author="Cara Cardinale" w:date="2025-02-27T20:20:00Z">
        <w:r w:rsidRPr="00A25529">
          <w:rPr>
            <w:rFonts w:ascii="Times New Roman" w:hAnsi="Times New Roman"/>
            <w:iCs/>
            <w:u w:val="single"/>
            <w:rPrChange w:id="4581" w:author="Cara Cardinale" w:date="2025-03-04T10:36:00Z">
              <w:rPr>
                <w:i/>
                <w:iCs/>
                <w:sz w:val="26"/>
                <w:u w:color="000000"/>
              </w:rPr>
            </w:rPrChange>
          </w:rPr>
          <w:t>Special Meetings</w:t>
        </w:r>
        <w:r w:rsidRPr="00A25529">
          <w:rPr>
            <w:rFonts w:ascii="Times New Roman" w:hAnsi="Times New Roman"/>
            <w:iCs/>
            <w:u w:val="single"/>
            <w:rPrChange w:id="4582" w:author="Cara Cardinale" w:date="2025-03-04T10:36:00Z">
              <w:rPr>
                <w:i/>
                <w:iCs/>
                <w:sz w:val="26"/>
              </w:rPr>
            </w:rPrChange>
          </w:rPr>
          <w:t>.</w:t>
        </w:r>
        <w:r w:rsidRPr="00A25529">
          <w:rPr>
            <w:rFonts w:ascii="Times New Roman" w:hAnsi="Times New Roman"/>
            <w:i/>
            <w:rPrChange w:id="4583" w:author="Cara Cardinale" w:date="2025-03-04T10:36:00Z">
              <w:rPr>
                <w:i/>
                <w:sz w:val="26"/>
              </w:rPr>
            </w:rPrChange>
          </w:rPr>
          <w:t xml:space="preserve"> </w:t>
        </w:r>
        <w:r w:rsidRPr="00A25529">
          <w:rPr>
            <w:rFonts w:ascii="Times New Roman" w:hAnsi="Times New Roman"/>
            <w:rPrChange w:id="4584" w:author="Cara Cardinale" w:date="2025-03-04T10:36:00Z">
              <w:rPr/>
            </w:rPrChange>
          </w:rPr>
          <w:t>The members may, at any time, call a special</w:t>
        </w:r>
        <w:r w:rsidRPr="00A25529">
          <w:rPr>
            <w:rFonts w:ascii="Times New Roman" w:hAnsi="Times New Roman"/>
            <w:spacing w:val="-11"/>
            <w:rPrChange w:id="4585" w:author="Cara Cardinale" w:date="2025-03-04T10:36:00Z">
              <w:rPr>
                <w:spacing w:val="-11"/>
              </w:rPr>
            </w:rPrChange>
          </w:rPr>
          <w:t xml:space="preserve"> </w:t>
        </w:r>
        <w:r w:rsidRPr="00A25529">
          <w:rPr>
            <w:rFonts w:ascii="Times New Roman" w:hAnsi="Times New Roman"/>
            <w:rPrChange w:id="4586" w:author="Cara Cardinale" w:date="2025-03-04T10:36:00Z">
              <w:rPr/>
            </w:rPrChange>
          </w:rPr>
          <w:t>meeting</w:t>
        </w:r>
        <w:r w:rsidRPr="00A25529">
          <w:rPr>
            <w:rFonts w:ascii="Times New Roman" w:hAnsi="Times New Roman"/>
            <w:spacing w:val="8"/>
            <w:rPrChange w:id="4587" w:author="Cara Cardinale" w:date="2025-03-04T10:36:00Z">
              <w:rPr>
                <w:spacing w:val="8"/>
              </w:rPr>
            </w:rPrChange>
          </w:rPr>
          <w:t xml:space="preserve"> </w:t>
        </w:r>
        <w:r w:rsidRPr="00A25529">
          <w:rPr>
            <w:rFonts w:ascii="Times New Roman" w:hAnsi="Times New Roman"/>
            <w:rPrChange w:id="4588" w:author="Cara Cardinale" w:date="2025-03-04T10:36:00Z">
              <w:rPr/>
            </w:rPrChange>
          </w:rPr>
          <w:t>on</w:t>
        </w:r>
        <w:r w:rsidRPr="00A25529">
          <w:rPr>
            <w:rFonts w:ascii="Times New Roman" w:hAnsi="Times New Roman"/>
            <w:w w:val="104"/>
            <w:rPrChange w:id="4589" w:author="Cara Cardinale" w:date="2025-03-04T10:36:00Z">
              <w:rPr>
                <w:w w:val="104"/>
              </w:rPr>
            </w:rPrChange>
          </w:rPr>
          <w:t xml:space="preserve"> </w:t>
        </w:r>
        <w:r w:rsidRPr="00A25529">
          <w:rPr>
            <w:rFonts w:ascii="Times New Roman" w:hAnsi="Times New Roman"/>
            <w:rPrChange w:id="4590" w:author="Cara Cardinale" w:date="2025-03-04T10:36:00Z">
              <w:rPr/>
            </w:rPrChange>
          </w:rPr>
          <w:t>a date to be determined by the members to fill a vacancy or vacancies on the Board of Directors, to remove one or more Directors with or without cause, to elect new directors, or to transact other business, if necessary, on a date to be determined by the members. No notice is</w:t>
        </w:r>
        <w:r w:rsidRPr="00A25529">
          <w:rPr>
            <w:rFonts w:ascii="Times New Roman" w:hAnsi="Times New Roman"/>
            <w:spacing w:val="24"/>
            <w:rPrChange w:id="4591" w:author="Cara Cardinale" w:date="2025-03-04T10:36:00Z">
              <w:rPr>
                <w:spacing w:val="24"/>
              </w:rPr>
            </w:rPrChange>
          </w:rPr>
          <w:t xml:space="preserve"> </w:t>
        </w:r>
        <w:r w:rsidRPr="00A25529">
          <w:rPr>
            <w:rFonts w:ascii="Times New Roman" w:hAnsi="Times New Roman"/>
            <w:rPrChange w:id="4592" w:author="Cara Cardinale" w:date="2025-03-04T10:36:00Z">
              <w:rPr/>
            </w:rPrChange>
          </w:rPr>
          <w:t>required.</w:t>
        </w:r>
      </w:ins>
    </w:p>
    <w:p w14:paraId="1B100F1B" w14:textId="77777777" w:rsidR="00A6564A" w:rsidRPr="00A25529" w:rsidRDefault="00A6564A" w:rsidP="00A6564A">
      <w:pPr>
        <w:spacing w:before="7"/>
        <w:rPr>
          <w:ins w:id="4593" w:author="Cara Cardinale" w:date="2025-02-27T20:20:00Z"/>
        </w:rPr>
        <w:pPrChange w:id="4594" w:author="Cara Cardinale" w:date="2025-02-27T20:21:00Z">
          <w:pPr>
            <w:pStyle w:val="BodyText"/>
            <w:spacing w:before="7"/>
            <w:ind w:left="900" w:right="150" w:firstLine="727"/>
          </w:pPr>
        </w:pPrChange>
      </w:pPr>
    </w:p>
    <w:p w14:paraId="522034FB" w14:textId="77777777" w:rsidR="00FE0D6F" w:rsidRPr="00A25529" w:rsidRDefault="00FE0D6F" w:rsidP="00FE0D6F">
      <w:pPr>
        <w:pStyle w:val="pxformnotes"/>
        <w:jc w:val="center"/>
        <w:rPr>
          <w:ins w:id="4595" w:author="Cara Cardinale" w:date="2025-02-27T22:07:00Z"/>
          <w:sz w:val="24"/>
          <w:szCs w:val="24"/>
        </w:rPr>
      </w:pPr>
      <w:ins w:id="4596" w:author="Cara Cardinale" w:date="2025-02-27T22:07:00Z">
        <w:r w:rsidRPr="00A25529">
          <w:rPr>
            <w:rStyle w:val="pxvis"/>
            <w:rFonts w:cs="Arial"/>
            <w:bCs/>
            <w:sz w:val="24"/>
            <w:szCs w:val="24"/>
            <w:rPrChange w:id="4597" w:author="Cara Cardinale" w:date="2025-03-04T10:36:00Z">
              <w:rPr>
                <w:rStyle w:val="pxvis"/>
                <w:rFonts w:cs="Arial"/>
                <w:bCs/>
                <w:szCs w:val="24"/>
              </w:rPr>
            </w:rPrChange>
          </w:rPr>
          <w:t>Notes to Form</w:t>
        </w:r>
      </w:ins>
    </w:p>
    <w:p w14:paraId="389D6789" w14:textId="77777777" w:rsidR="00A6564A" w:rsidRPr="00A25529" w:rsidRDefault="00A6564A" w:rsidP="00A6564A">
      <w:pPr>
        <w:pStyle w:val="pxformrefrr"/>
        <w:rPr>
          <w:ins w:id="4598" w:author="Cara Cardinale" w:date="2025-02-27T20:22:00Z"/>
          <w:sz w:val="24"/>
          <w:szCs w:val="24"/>
        </w:rPr>
      </w:pPr>
      <w:ins w:id="4599" w:author="Cara Cardinale" w:date="2025-02-27T20:22:00Z">
        <w:r w:rsidRPr="00A25529">
          <w:rPr>
            <w:rStyle w:val="pxvis"/>
            <w:rFonts w:cs="Arial"/>
            <w:bCs/>
            <w:sz w:val="24"/>
            <w:szCs w:val="24"/>
            <w:rPrChange w:id="4600" w:author="Cara Cardinale" w:date="2025-03-04T10:36:00Z">
              <w:rPr>
                <w:rStyle w:val="pxvis"/>
                <w:rFonts w:cs="Arial"/>
                <w:bCs/>
                <w:szCs w:val="24"/>
              </w:rPr>
            </w:rPrChange>
          </w:rPr>
          <w:t>Research References</w:t>
        </w:r>
      </w:ins>
    </w:p>
    <w:p w14:paraId="0999D142" w14:textId="77777777" w:rsidR="00A6564A" w:rsidRPr="00A25529" w:rsidRDefault="00A6564A" w:rsidP="00A6564A">
      <w:pPr>
        <w:pStyle w:val="pxformrefrrp"/>
        <w:rPr>
          <w:ins w:id="4601" w:author="Cara Cardinale" w:date="2025-02-27T20:22:00Z"/>
        </w:rPr>
      </w:pPr>
      <w:ins w:id="4602" w:author="Cara Cardinale" w:date="2025-02-27T20:2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tk.ref.id="I009EBX"</w:instrText>
        </w:r>
        <w:r w:rsidRPr="00A25529">
          <w:rPr>
            <w:rStyle w:val="pxtk"/>
          </w:rPr>
          <w:fldChar w:fldCharType="end"/>
        </w:r>
        <w:r w:rsidRPr="00A25529">
          <w:rPr>
            <w:rStyle w:val="pxtk"/>
          </w:rPr>
          <w:t>West's Key Number Digest, Corporations and Business Organizations &amp;key;3409 to 3413</w:t>
        </w:r>
      </w:ins>
    </w:p>
    <w:p w14:paraId="6CFD8653" w14:textId="77777777" w:rsidR="00A6564A" w:rsidRPr="00A25529" w:rsidRDefault="00A6564A">
      <w:pPr>
        <w:pStyle w:val="pxs"/>
        <w:spacing w:before="180"/>
        <w:rPr>
          <w:ins w:id="4603" w:author="Cara Cardinale" w:date="2025-02-27T20:20:00Z"/>
          <w:rPrChange w:id="4604" w:author="Cara Cardinale" w:date="2025-03-04T10:36:00Z">
            <w:rPr>
              <w:ins w:id="4605" w:author="Cara Cardinale" w:date="2025-02-27T20:20:00Z"/>
              <w:sz w:val="27"/>
            </w:rPr>
          </w:rPrChange>
        </w:rPr>
      </w:pPr>
    </w:p>
    <w:p w14:paraId="55170494" w14:textId="77777777" w:rsidR="00FB29D8" w:rsidRPr="00A25529" w:rsidRDefault="00FB29D8">
      <w:pPr>
        <w:pStyle w:val="pxs"/>
        <w:spacing w:before="180"/>
        <w:rPr>
          <w:rPrChange w:id="4606" w:author="Cara Cardinale" w:date="2025-03-04T10:36:00Z">
            <w:rPr>
              <w:sz w:val="27"/>
            </w:rPr>
          </w:rPrChange>
        </w:rPr>
      </w:pPr>
      <w:r w:rsidRPr="00A25529">
        <w:rPr>
          <w:rPrChange w:id="4607" w:author="Cara Cardinale" w:date="2025-03-04T10:36:00Z">
            <w:rPr>
              <w:sz w:val="27"/>
            </w:rPr>
          </w:rPrChange>
        </w:rPr>
        <w:t>30:115. Voting agreements</w:t>
      </w:r>
    </w:p>
    <w:p w14:paraId="6F17874A" w14:textId="77777777" w:rsidR="00FB29D8" w:rsidRPr="00A25529" w:rsidRDefault="00FB29D8">
      <w:pPr>
        <w:pStyle w:val="pxov"/>
        <w:rPr>
          <w:vanish/>
        </w:rPr>
      </w:pPr>
      <w:r w:rsidRPr="00A25529">
        <w:rPr>
          <w:vanish/>
        </w:rPr>
        <w:t>FCV</w:t>
      </w:r>
    </w:p>
    <w:p w14:paraId="74AE26CD" w14:textId="77777777" w:rsidR="00FB29D8" w:rsidRPr="00A25529" w:rsidRDefault="00FB29D8">
      <w:pPr>
        <w:pStyle w:val="pxov"/>
        <w:rPr>
          <w:vanish/>
        </w:rPr>
      </w:pPr>
      <w:r w:rsidRPr="00A25529">
        <w:rPr>
          <w:vanish/>
        </w:rPr>
        <w:t>FTR</w:t>
      </w:r>
    </w:p>
    <w:p w14:paraId="58138FAA" w14:textId="77777777" w:rsidR="00FB29D8" w:rsidRPr="00A25529" w:rsidRDefault="00FB29D8">
      <w:pPr>
        <w:pStyle w:val="pxov"/>
        <w:rPr>
          <w:vanish/>
        </w:rPr>
      </w:pPr>
      <w:r w:rsidRPr="00A25529">
        <w:rPr>
          <w:vanish/>
        </w:rPr>
        <w:t>COL</w:t>
      </w:r>
    </w:p>
    <w:p w14:paraId="017B5D14" w14:textId="77777777" w:rsidR="00FB29D8" w:rsidRPr="00A25529" w:rsidRDefault="00FB29D8">
      <w:pPr>
        <w:pStyle w:val="pxov"/>
        <w:rPr>
          <w:vanish/>
        </w:rPr>
      </w:pPr>
      <w:r w:rsidRPr="00A25529">
        <w:rPr>
          <w:vanish/>
        </w:rPr>
        <w:t>NFP</w:t>
      </w:r>
    </w:p>
    <w:p w14:paraId="74AE8674" w14:textId="77777777" w:rsidR="00FB29D8" w:rsidRPr="00A25529" w:rsidRDefault="00FB29D8">
      <w:pPr>
        <w:pStyle w:val="pxov"/>
        <w:rPr>
          <w:vanish/>
        </w:rPr>
      </w:pPr>
      <w:r w:rsidRPr="00A25529">
        <w:rPr>
          <w:vanish/>
        </w:rPr>
        <w:t>CLS</w:t>
      </w:r>
    </w:p>
    <w:p w14:paraId="66690733" w14:textId="77777777" w:rsidR="00FB29D8" w:rsidRPr="00A25529" w:rsidRDefault="00FB29D8">
      <w:pPr>
        <w:pStyle w:val="pxov"/>
        <w:rPr>
          <w:vanish/>
        </w:rPr>
      </w:pPr>
      <w:r w:rsidRPr="00A25529">
        <w:rPr>
          <w:vanish/>
        </w:rPr>
        <w:t>TEM</w:t>
      </w:r>
    </w:p>
    <w:p w14:paraId="66462D08" w14:textId="77777777" w:rsidR="00FB29D8" w:rsidRPr="00A25529" w:rsidRDefault="00FB29D8">
      <w:pPr>
        <w:pStyle w:val="pxov"/>
        <w:rPr>
          <w:vanish/>
        </w:rPr>
      </w:pPr>
      <w:r w:rsidRPr="00A25529">
        <w:rPr>
          <w:vanish/>
        </w:rPr>
        <w:t>MTD</w:t>
      </w:r>
    </w:p>
    <w:p w14:paraId="2D3A6F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form.fid="Id55696801b6411e684899cfd92da4eb0"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p.ct.id="f2fd26a0b92511efa75bc0a5c2da1858|124|30:115"</w:instrText>
      </w:r>
      <w:r w:rsidRPr="00A25529">
        <w:fldChar w:fldCharType="end"/>
      </w:r>
      <w:r w:rsidRPr="00A25529">
        <w:t>Any number of members may enter into a written agreement providing that, in exercising any voting rights, the votes they are entitled to cast as members of the club shall be voted as provided in the agreement, or as they may agree, or as determined in accordance with a procedure agreed on by them.</w:t>
      </w:r>
    </w:p>
    <w:p w14:paraId="35CB31A3" w14:textId="77777777" w:rsidR="00FB29D8" w:rsidRPr="00A25529" w:rsidRDefault="00FB29D8">
      <w:pPr>
        <w:pStyle w:val="pxformnotes"/>
        <w:jc w:val="center"/>
        <w:rPr>
          <w:sz w:val="24"/>
          <w:szCs w:val="24"/>
        </w:rPr>
      </w:pPr>
      <w:r w:rsidRPr="00A25529">
        <w:rPr>
          <w:rStyle w:val="pxvis"/>
          <w:rFonts w:cs="Arial"/>
          <w:bCs/>
          <w:sz w:val="50"/>
          <w:rPrChange w:id="4608" w:author="Cara Cardinale" w:date="2025-03-04T10:36:00Z">
            <w:rPr>
              <w:rStyle w:val="pxvis"/>
              <w:rFonts w:cs="Arial"/>
              <w:bCs/>
            </w:rPr>
          </w:rPrChange>
        </w:rPr>
        <w:t>Notes to Form</w:t>
      </w:r>
    </w:p>
    <w:p w14:paraId="4F3BFAF4" w14:textId="77777777" w:rsidR="00FB29D8" w:rsidRPr="00A25529" w:rsidRDefault="00FB29D8">
      <w:pPr>
        <w:pStyle w:val="pxformnotes"/>
        <w:rPr>
          <w:sz w:val="24"/>
          <w:szCs w:val="24"/>
        </w:rPr>
      </w:pPr>
    </w:p>
    <w:p w14:paraId="4B173A15" w14:textId="77777777" w:rsidR="00FB29D8" w:rsidRPr="00A25529" w:rsidRDefault="00FB29D8">
      <w:pPr>
        <w:pStyle w:val="pxformnote"/>
        <w:spacing w:before="180"/>
      </w:pPr>
      <w:del w:id="4609" w:author="Cara Cardinale" w:date="2025-01-14T20:47:00Z">
        <w:r w:rsidRPr="00A25529" w:rsidDel="00CF1278">
          <w:delText>Drafter's Note</w:delText>
        </w:r>
      </w:del>
      <w:r w:rsidRPr="00A25529">
        <w:t xml:space="preserve"> </w:t>
      </w:r>
    </w:p>
    <w:p w14:paraId="551C10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p.ct.id="f2fd26a0b92511efa75bc0a5c2da1858|124|30:115"</w:instrText>
      </w:r>
      <w:r w:rsidRPr="00A25529">
        <w:fldChar w:fldCharType="end"/>
      </w:r>
      <w:r w:rsidRPr="00A25529">
        <w:t xml:space="preserve">This provision is based on </w:t>
      </w:r>
      <w:r w:rsidRPr="00A25529">
        <w:rPr>
          <w:rStyle w:val="pxst"/>
          <w:color w:val="FF0000"/>
          <w:vertAlign w:val="superscript"/>
        </w:rPr>
        <w:t>►</w:t>
      </w:r>
      <w:r w:rsidRPr="00A25529">
        <w:rPr>
          <w:rStyle w:val="pxst"/>
        </w:rPr>
        <w:fldChar w:fldCharType="begin"/>
      </w:r>
      <w:r w:rsidRPr="00A25529">
        <w:rPr>
          <w:rStyle w:val="pxst"/>
        </w:rPr>
        <w:instrText>st.ref.id="I00HTQQ"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619</w:t>
      </w:r>
      <w:r w:rsidRPr="00A25529">
        <w:t>.</w:t>
      </w:r>
    </w:p>
    <w:p w14:paraId="30B19BF3" w14:textId="77777777" w:rsidR="00FB29D8" w:rsidRPr="00A25529" w:rsidRDefault="00FB29D8">
      <w:pPr>
        <w:pStyle w:val="pxformrr"/>
        <w:rPr>
          <w:sz w:val="24"/>
          <w:szCs w:val="24"/>
        </w:rPr>
      </w:pPr>
      <w:r w:rsidRPr="00A25529">
        <w:rPr>
          <w:rStyle w:val="pxvis"/>
          <w:rFonts w:cs="Arial"/>
          <w:bCs/>
          <w:sz w:val="50"/>
          <w:rPrChange w:id="4610" w:author="Cara Cardinale" w:date="2025-03-04T10:36:00Z">
            <w:rPr>
              <w:rStyle w:val="pxvis"/>
              <w:rFonts w:cs="Arial"/>
              <w:bCs/>
            </w:rPr>
          </w:rPrChange>
        </w:rPr>
        <w:t>Research References</w:t>
      </w:r>
    </w:p>
    <w:p w14:paraId="28B87B8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tk.ref.id="I00KMVM"</w:instrText>
      </w:r>
      <w:r w:rsidRPr="00A25529">
        <w:rPr>
          <w:rStyle w:val="pxtk"/>
        </w:rPr>
        <w:fldChar w:fldCharType="end"/>
      </w:r>
      <w:r w:rsidRPr="00A25529">
        <w:rPr>
          <w:rStyle w:val="pxtk"/>
        </w:rPr>
        <w:t>West's Key Number Digest, Corporations and Business Organizations &amp;key;3413</w:t>
      </w:r>
    </w:p>
    <w:p w14:paraId="4867404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rc.ref.id="I05SU3A"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95</w:t>
      </w:r>
      <w:ins w:id="4611" w:author="Cara Cardinale" w:date="2025-01-21T18:58:00Z">
        <w:r w:rsidR="001D54A5" w:rsidRPr="00A25529">
          <w:rPr>
            <w:rStyle w:val="pxrc"/>
          </w:rPr>
          <w:t>4</w:t>
        </w:r>
      </w:ins>
      <w:del w:id="4612" w:author="Cara Cardinale" w:date="2025-01-21T18:58:00Z">
        <w:r w:rsidRPr="00A25529" w:rsidDel="001D54A5">
          <w:rPr>
            <w:rStyle w:val="pxrc"/>
          </w:rPr>
          <w:delText>5</w:delText>
        </w:r>
      </w:del>
    </w:p>
    <w:p w14:paraId="3C1AE9DF" w14:textId="77777777" w:rsidR="00FB29D8" w:rsidRPr="00A25529" w:rsidRDefault="00FB29D8">
      <w:pPr>
        <w:pStyle w:val="pxs"/>
        <w:spacing w:before="180"/>
        <w:rPr>
          <w:rPrChange w:id="4613" w:author="Cara Cardinale" w:date="2025-03-04T10:36:00Z">
            <w:rPr>
              <w:sz w:val="27"/>
            </w:rPr>
          </w:rPrChange>
        </w:rPr>
      </w:pPr>
      <w:r w:rsidRPr="00A25529">
        <w:rPr>
          <w:rPrChange w:id="4614" w:author="Cara Cardinale" w:date="2025-03-04T10:36:00Z">
            <w:rPr>
              <w:sz w:val="27"/>
            </w:rPr>
          </w:rPrChange>
        </w:rPr>
        <w:t>30:116. Voting by mail or electronic communication</w:t>
      </w:r>
    </w:p>
    <w:p w14:paraId="6F8ADB50" w14:textId="77777777" w:rsidR="00FB29D8" w:rsidRPr="00A25529" w:rsidRDefault="00FB29D8">
      <w:pPr>
        <w:pStyle w:val="pxov"/>
        <w:rPr>
          <w:vanish/>
        </w:rPr>
      </w:pPr>
      <w:r w:rsidRPr="00A25529">
        <w:rPr>
          <w:vanish/>
        </w:rPr>
        <w:t>COL</w:t>
      </w:r>
    </w:p>
    <w:p w14:paraId="3D0C7AF5" w14:textId="77777777" w:rsidR="00FB29D8" w:rsidRPr="00A25529" w:rsidRDefault="00FB29D8">
      <w:pPr>
        <w:pStyle w:val="pxov"/>
        <w:rPr>
          <w:vanish/>
        </w:rPr>
      </w:pPr>
      <w:r w:rsidRPr="00A25529">
        <w:rPr>
          <w:vanish/>
        </w:rPr>
        <w:t>NFP</w:t>
      </w:r>
    </w:p>
    <w:p w14:paraId="22D5DC40" w14:textId="77777777" w:rsidR="00FB29D8" w:rsidRPr="00A25529" w:rsidRDefault="00FB29D8">
      <w:pPr>
        <w:pStyle w:val="pxov"/>
        <w:rPr>
          <w:vanish/>
        </w:rPr>
      </w:pPr>
      <w:r w:rsidRPr="00A25529">
        <w:rPr>
          <w:vanish/>
        </w:rPr>
        <w:t>CLS</w:t>
      </w:r>
    </w:p>
    <w:p w14:paraId="016F5587" w14:textId="77777777" w:rsidR="00FB29D8" w:rsidRPr="00A25529" w:rsidRDefault="00FB29D8">
      <w:pPr>
        <w:pStyle w:val="pxov"/>
        <w:rPr>
          <w:vanish/>
        </w:rPr>
      </w:pPr>
      <w:r w:rsidRPr="00A25529">
        <w:rPr>
          <w:vanish/>
        </w:rPr>
        <w:t>FCV</w:t>
      </w:r>
    </w:p>
    <w:p w14:paraId="2730BA17" w14:textId="77777777" w:rsidR="00FB29D8" w:rsidRPr="00A25529" w:rsidRDefault="00FB29D8">
      <w:pPr>
        <w:pStyle w:val="pxov"/>
        <w:rPr>
          <w:vanish/>
        </w:rPr>
      </w:pPr>
      <w:r w:rsidRPr="00A25529">
        <w:rPr>
          <w:vanish/>
        </w:rPr>
        <w:t>FTR</w:t>
      </w:r>
    </w:p>
    <w:p w14:paraId="135FD7FB" w14:textId="77777777" w:rsidR="00FB29D8" w:rsidRPr="00A25529" w:rsidRDefault="00FB29D8">
      <w:pPr>
        <w:pStyle w:val="pxov"/>
        <w:rPr>
          <w:vanish/>
        </w:rPr>
      </w:pPr>
      <w:r w:rsidRPr="00A25529">
        <w:rPr>
          <w:vanish/>
        </w:rPr>
        <w:t>TEM</w:t>
      </w:r>
    </w:p>
    <w:p w14:paraId="5EED6C12" w14:textId="77777777" w:rsidR="00FB29D8" w:rsidRPr="00A25529" w:rsidRDefault="00FB29D8">
      <w:pPr>
        <w:pStyle w:val="pxov"/>
        <w:rPr>
          <w:vanish/>
        </w:rPr>
      </w:pPr>
      <w:r w:rsidRPr="00A25529">
        <w:rPr>
          <w:vanish/>
        </w:rPr>
        <w:t>MTD</w:t>
      </w:r>
    </w:p>
    <w:p w14:paraId="5557D3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form.fid="Id556e4a01b6411e684899cfd92da4eb0"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p.ct.id="f2fd26a0b92511efa75bc0a5c2da1858|125|30:116"</w:instrText>
      </w:r>
      <w:r w:rsidRPr="00A25529">
        <w:fldChar w:fldCharType="end"/>
      </w:r>
      <w:r w:rsidRPr="00A25529">
        <w:t>Any vote of the Members may be conducted by mail or electronic communications, if and when legally permitted, as determined by the Board of Directors.</w:t>
      </w:r>
    </w:p>
    <w:p w14:paraId="25541FEE" w14:textId="77777777" w:rsidR="00FB29D8" w:rsidRPr="00A25529" w:rsidRDefault="00FB29D8">
      <w:pPr>
        <w:pStyle w:val="pxformnotes"/>
        <w:jc w:val="center"/>
        <w:rPr>
          <w:sz w:val="24"/>
          <w:szCs w:val="24"/>
        </w:rPr>
      </w:pPr>
      <w:r w:rsidRPr="00A25529">
        <w:rPr>
          <w:rStyle w:val="pxvis"/>
          <w:rFonts w:cs="Arial"/>
          <w:bCs/>
          <w:sz w:val="50"/>
          <w:rPrChange w:id="4615" w:author="Cara Cardinale" w:date="2025-03-04T10:36:00Z">
            <w:rPr>
              <w:rStyle w:val="pxvis"/>
              <w:rFonts w:cs="Arial"/>
              <w:bCs/>
            </w:rPr>
          </w:rPrChange>
        </w:rPr>
        <w:t>Notes to Form</w:t>
      </w:r>
    </w:p>
    <w:p w14:paraId="2759A715" w14:textId="77777777" w:rsidR="00FB29D8" w:rsidRPr="00A25529" w:rsidRDefault="00FB29D8">
      <w:pPr>
        <w:pStyle w:val="pxformnotes"/>
        <w:rPr>
          <w:sz w:val="24"/>
          <w:szCs w:val="24"/>
        </w:rPr>
      </w:pPr>
    </w:p>
    <w:p w14:paraId="356B9E41" w14:textId="77777777" w:rsidR="00FB29D8" w:rsidRPr="00A25529" w:rsidRDefault="00FB29D8">
      <w:pPr>
        <w:pStyle w:val="pxformrr"/>
        <w:rPr>
          <w:sz w:val="24"/>
          <w:szCs w:val="24"/>
        </w:rPr>
      </w:pPr>
      <w:r w:rsidRPr="00A25529">
        <w:rPr>
          <w:rStyle w:val="pxvis"/>
          <w:rFonts w:cs="Arial"/>
          <w:bCs/>
          <w:sz w:val="24"/>
          <w:szCs w:val="24"/>
          <w:rPrChange w:id="4616" w:author="Cara Cardinale" w:date="2025-03-04T10:36:00Z">
            <w:rPr>
              <w:rStyle w:val="pxvis"/>
              <w:rFonts w:cs="Arial"/>
              <w:bCs/>
              <w:szCs w:val="24"/>
            </w:rPr>
          </w:rPrChange>
        </w:rPr>
        <w:t>Research References</w:t>
      </w:r>
    </w:p>
    <w:p w14:paraId="7CA30458" w14:textId="77777777" w:rsidR="00FB29D8" w:rsidRPr="00A25529" w:rsidRDefault="00FB29D8">
      <w:pPr>
        <w:pStyle w:val="pxformrrp"/>
        <w:rPr>
          <w:ins w:id="4617" w:author="Cara Cardinale" w:date="2025-02-27T21:58:00Z"/>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tk.ref.id="I009EC4"</w:instrText>
      </w:r>
      <w:r w:rsidRPr="00A25529">
        <w:rPr>
          <w:rStyle w:val="pxtk"/>
        </w:rPr>
        <w:fldChar w:fldCharType="end"/>
      </w:r>
      <w:r w:rsidRPr="00A25529">
        <w:rPr>
          <w:rStyle w:val="pxtk"/>
        </w:rPr>
        <w:t>West's Key Number Digest, Corporations and Business Organizations &amp;key;3413</w:t>
      </w:r>
    </w:p>
    <w:p w14:paraId="14EA90EB" w14:textId="77777777" w:rsidR="00205284" w:rsidRPr="00A25529" w:rsidRDefault="00205284" w:rsidP="00205284">
      <w:pPr>
        <w:rPr>
          <w:ins w:id="4618" w:author="Cara Cardinale" w:date="2025-02-27T21:58:00Z"/>
        </w:rPr>
      </w:pPr>
    </w:p>
    <w:p w14:paraId="05C63F0C" w14:textId="77777777" w:rsidR="00205284" w:rsidRPr="00A25529" w:rsidRDefault="00205284" w:rsidP="00205284">
      <w:pPr>
        <w:rPr>
          <w:ins w:id="4619" w:author="Cara Cardinale" w:date="2025-02-27T21:58:00Z"/>
        </w:rPr>
      </w:pPr>
    </w:p>
    <w:p w14:paraId="216D6144" w14:textId="77777777" w:rsidR="00205284" w:rsidRPr="00A25529" w:rsidRDefault="00205284" w:rsidP="00205284">
      <w:pPr>
        <w:pStyle w:val="pxs"/>
        <w:spacing w:before="180"/>
        <w:rPr>
          <w:ins w:id="4620" w:author="Cara Cardinale" w:date="2025-02-27T21:58:00Z"/>
          <w:rPrChange w:id="4621" w:author="Cara Cardinale" w:date="2025-03-04T10:36:00Z">
            <w:rPr>
              <w:ins w:id="4622" w:author="Cara Cardinale" w:date="2025-02-27T21:58:00Z"/>
              <w:sz w:val="27"/>
            </w:rPr>
          </w:rPrChange>
        </w:rPr>
      </w:pPr>
      <w:bookmarkStart w:id="4623" w:name="_Hlk191585989"/>
      <w:ins w:id="4624" w:author="Cara Cardinale" w:date="2025-02-27T21:58:00Z">
        <w:r w:rsidRPr="00A25529">
          <w:rPr>
            <w:rPrChange w:id="4625" w:author="Cara Cardinale" w:date="2025-03-04T10:36:00Z">
              <w:rPr>
                <w:sz w:val="27"/>
              </w:rPr>
            </w:rPrChange>
          </w:rPr>
          <w:t>30:116.50. Proxies</w:t>
        </w:r>
      </w:ins>
    </w:p>
    <w:bookmarkEnd w:id="4623"/>
    <w:p w14:paraId="7C392020" w14:textId="77777777" w:rsidR="00205284" w:rsidRPr="00A25529" w:rsidRDefault="00205284" w:rsidP="00205284">
      <w:pPr>
        <w:ind w:firstLine="720"/>
        <w:rPr>
          <w:ins w:id="4626" w:author="Cara Cardinale" w:date="2025-02-27T21:59:00Z"/>
        </w:rPr>
      </w:pPr>
      <w:ins w:id="4627" w:author="Cara Cardinale" w:date="2025-02-27T21:58:00Z">
        <w:r w:rsidRPr="00A25529">
          <w:t xml:space="preserve">Every proxy must be executed in writing by the member or by his or her attorney-in-fact. No proxy shall be valid after the expiration of </w:t>
        </w:r>
      </w:ins>
      <w:ins w:id="4628" w:author="Cara Cardinale" w:date="2025-02-27T21:59:00Z">
        <w:r w:rsidRPr="00A25529">
          <w:t>&lt;finstr&gt;[number of months]&lt;/finstr&gt; months</w:t>
        </w:r>
      </w:ins>
      <w:ins w:id="4629" w:author="Cara Cardinale" w:date="2025-02-27T21:58:00Z">
        <w:r w:rsidRPr="00A25529">
          <w:t xml:space="preserve"> from the date thereof, unless otherwise provided in the proxy. Every proxy shall be revocable at the pleasure of the member executing it.</w:t>
        </w:r>
      </w:ins>
    </w:p>
    <w:p w14:paraId="36927532" w14:textId="77777777" w:rsidR="00FE0D6F" w:rsidRPr="00A25529" w:rsidRDefault="00FE0D6F" w:rsidP="00FE0D6F">
      <w:pPr>
        <w:pStyle w:val="pxformnotes"/>
        <w:jc w:val="center"/>
        <w:rPr>
          <w:ins w:id="4630" w:author="Cara Cardinale" w:date="2025-02-27T22:07:00Z"/>
          <w:sz w:val="24"/>
          <w:szCs w:val="24"/>
        </w:rPr>
      </w:pPr>
      <w:ins w:id="4631" w:author="Cara Cardinale" w:date="2025-02-27T22:07:00Z">
        <w:r w:rsidRPr="00A25529">
          <w:rPr>
            <w:rStyle w:val="pxvis"/>
            <w:rFonts w:cs="Arial"/>
            <w:bCs/>
            <w:sz w:val="50"/>
            <w:rPrChange w:id="4632" w:author="Cara Cardinale" w:date="2025-03-04T10:36:00Z">
              <w:rPr>
                <w:rStyle w:val="pxvis"/>
                <w:rFonts w:cs="Arial"/>
                <w:bCs/>
              </w:rPr>
            </w:rPrChange>
          </w:rPr>
          <w:t>Notes to Form</w:t>
        </w:r>
      </w:ins>
    </w:p>
    <w:p w14:paraId="2BA6C586" w14:textId="77777777" w:rsidR="00205284" w:rsidRPr="00A25529" w:rsidRDefault="00205284" w:rsidP="00205284">
      <w:pPr>
        <w:ind w:firstLine="720"/>
        <w:rPr>
          <w:ins w:id="4633" w:author="Cara Cardinale" w:date="2025-02-27T21:59:00Z"/>
        </w:rPr>
      </w:pPr>
    </w:p>
    <w:p w14:paraId="37F46EA9" w14:textId="77777777" w:rsidR="00205284" w:rsidRPr="00A25529" w:rsidRDefault="00205284" w:rsidP="00205284">
      <w:pPr>
        <w:pStyle w:val="pxformrr"/>
        <w:rPr>
          <w:ins w:id="4634" w:author="Cara Cardinale" w:date="2025-02-27T21:59:00Z"/>
          <w:sz w:val="24"/>
          <w:szCs w:val="24"/>
        </w:rPr>
      </w:pPr>
      <w:ins w:id="4635" w:author="Cara Cardinale" w:date="2025-02-27T21:59:00Z">
        <w:r w:rsidRPr="00A25529">
          <w:rPr>
            <w:rStyle w:val="pxvis"/>
            <w:rFonts w:ascii="Times NewRoman" w:hAnsi="Times NewRoman"/>
            <w:b w:val="0"/>
            <w:sz w:val="24"/>
            <w:szCs w:val="24"/>
          </w:rPr>
          <w:tab/>
        </w:r>
        <w:r w:rsidRPr="00A25529">
          <w:rPr>
            <w:rStyle w:val="pxvis"/>
            <w:rFonts w:cs="Arial"/>
            <w:bCs/>
            <w:sz w:val="24"/>
            <w:szCs w:val="24"/>
            <w:rPrChange w:id="4636" w:author="Cara Cardinale" w:date="2025-03-04T10:36:00Z">
              <w:rPr>
                <w:rStyle w:val="pxvis"/>
                <w:rFonts w:cs="Arial"/>
                <w:bCs/>
                <w:szCs w:val="24"/>
              </w:rPr>
            </w:rPrChange>
          </w:rPr>
          <w:t>Research References</w:t>
        </w:r>
      </w:ins>
    </w:p>
    <w:p w14:paraId="37462016" w14:textId="77777777" w:rsidR="00205284" w:rsidRPr="00A25529" w:rsidRDefault="00205284" w:rsidP="00205284">
      <w:pPr>
        <w:pStyle w:val="pxformrrp"/>
        <w:rPr>
          <w:ins w:id="4637" w:author="Cara Cardinale" w:date="2025-02-27T21:59:00Z"/>
          <w:rStyle w:val="pxtk"/>
        </w:rPr>
      </w:pPr>
      <w:ins w:id="4638" w:author="Cara Cardinale" w:date="2025-02-27T21:59:00Z">
        <w:r w:rsidRPr="00A25529">
          <w:rPr>
            <w:rStyle w:val="pxtk"/>
            <w:color w:val="FF0000"/>
            <w:vertAlign w:val="superscript"/>
          </w:rPr>
          <w:t>►</w:t>
        </w:r>
        <w:r w:rsidRPr="00A25529">
          <w:rPr>
            <w:rStyle w:val="pxtk"/>
          </w:rPr>
          <w:fldChar w:fldCharType="begin"/>
        </w:r>
        <w:r w:rsidRPr="00A25529">
          <w:rPr>
            <w:rStyle w:val="pxtk"/>
          </w:rPr>
          <w:instrText>tk.ref.id="I009EC4"</w:instrText>
        </w:r>
        <w:r w:rsidRPr="00A25529">
          <w:rPr>
            <w:rStyle w:val="pxtk"/>
          </w:rPr>
          <w:fldChar w:fldCharType="end"/>
        </w:r>
        <w:r w:rsidRPr="00A25529">
          <w:rPr>
            <w:rStyle w:val="pxtk"/>
          </w:rPr>
          <w:t>West's Key Number Digest, Corporations and Business Organizations &amp;key;3413</w:t>
        </w:r>
      </w:ins>
    </w:p>
    <w:p w14:paraId="1849CBE7" w14:textId="77777777" w:rsidR="00205284" w:rsidRPr="00A25529" w:rsidRDefault="00205284" w:rsidP="00205284">
      <w:pPr>
        <w:ind w:firstLine="720"/>
        <w:pPrChange w:id="4639" w:author="Cara Cardinale" w:date="2025-02-27T21:58:00Z">
          <w:pPr>
            <w:pStyle w:val="pxformrrp"/>
            <w:ind w:firstLine="720"/>
          </w:pPr>
        </w:pPrChange>
      </w:pPr>
    </w:p>
    <w:p w14:paraId="62202393" w14:textId="77777777" w:rsidR="00FB29D8" w:rsidRPr="00A25529" w:rsidRDefault="00FB29D8">
      <w:pPr>
        <w:pStyle w:val="pxs"/>
        <w:spacing w:before="180"/>
        <w:rPr>
          <w:rPrChange w:id="4640" w:author="Cara Cardinale" w:date="2025-03-04T10:36:00Z">
            <w:rPr>
              <w:sz w:val="27"/>
            </w:rPr>
          </w:rPrChange>
        </w:rPr>
      </w:pPr>
      <w:r w:rsidRPr="00A25529">
        <w:rPr>
          <w:rPrChange w:id="4641" w:author="Cara Cardinale" w:date="2025-03-04T10:36:00Z">
            <w:rPr>
              <w:sz w:val="27"/>
            </w:rPr>
          </w:rPrChange>
        </w:rPr>
        <w:t>30:117. Appointment of inspectors of elections</w:t>
      </w:r>
    </w:p>
    <w:p w14:paraId="0601A342" w14:textId="77777777" w:rsidR="00FB29D8" w:rsidRPr="00A25529" w:rsidRDefault="00FB29D8">
      <w:pPr>
        <w:pStyle w:val="pxov"/>
        <w:rPr>
          <w:vanish/>
        </w:rPr>
      </w:pPr>
      <w:r w:rsidRPr="00A25529">
        <w:rPr>
          <w:vanish/>
        </w:rPr>
        <w:t>FCV</w:t>
      </w:r>
    </w:p>
    <w:p w14:paraId="07E0E130" w14:textId="77777777" w:rsidR="00FB29D8" w:rsidRPr="00A25529" w:rsidRDefault="00FB29D8">
      <w:pPr>
        <w:pStyle w:val="pxov"/>
        <w:rPr>
          <w:vanish/>
        </w:rPr>
      </w:pPr>
      <w:r w:rsidRPr="00A25529">
        <w:rPr>
          <w:vanish/>
        </w:rPr>
        <w:t>FTR</w:t>
      </w:r>
    </w:p>
    <w:p w14:paraId="592BA97B" w14:textId="77777777" w:rsidR="00FB29D8" w:rsidRPr="00A25529" w:rsidRDefault="00FB29D8">
      <w:pPr>
        <w:pStyle w:val="pxov"/>
        <w:rPr>
          <w:vanish/>
        </w:rPr>
      </w:pPr>
      <w:r w:rsidRPr="00A25529">
        <w:rPr>
          <w:vanish/>
        </w:rPr>
        <w:t>COL</w:t>
      </w:r>
    </w:p>
    <w:p w14:paraId="7B11B29D" w14:textId="77777777" w:rsidR="00FB29D8" w:rsidRPr="00A25529" w:rsidRDefault="00FB29D8">
      <w:pPr>
        <w:pStyle w:val="pxov"/>
        <w:rPr>
          <w:vanish/>
        </w:rPr>
      </w:pPr>
      <w:r w:rsidRPr="00A25529">
        <w:rPr>
          <w:vanish/>
        </w:rPr>
        <w:t>NFP</w:t>
      </w:r>
    </w:p>
    <w:p w14:paraId="70FE368E" w14:textId="77777777" w:rsidR="00FB29D8" w:rsidRPr="00A25529" w:rsidRDefault="00FB29D8">
      <w:pPr>
        <w:pStyle w:val="pxov"/>
        <w:rPr>
          <w:vanish/>
        </w:rPr>
      </w:pPr>
      <w:r w:rsidRPr="00A25529">
        <w:rPr>
          <w:vanish/>
        </w:rPr>
        <w:t>CLS</w:t>
      </w:r>
    </w:p>
    <w:p w14:paraId="637FD9CC" w14:textId="77777777" w:rsidR="00FB29D8" w:rsidRPr="00A25529" w:rsidRDefault="00FB29D8">
      <w:pPr>
        <w:pStyle w:val="pxov"/>
        <w:rPr>
          <w:vanish/>
        </w:rPr>
      </w:pPr>
      <w:r w:rsidRPr="00A25529">
        <w:rPr>
          <w:vanish/>
        </w:rPr>
        <w:t>TEM</w:t>
      </w:r>
    </w:p>
    <w:p w14:paraId="3AD35CD3" w14:textId="77777777" w:rsidR="00FB29D8" w:rsidRPr="00A25529" w:rsidRDefault="00FB29D8">
      <w:pPr>
        <w:pStyle w:val="pxov"/>
        <w:rPr>
          <w:vanish/>
        </w:rPr>
      </w:pPr>
      <w:r w:rsidRPr="00A25529">
        <w:rPr>
          <w:vanish/>
        </w:rPr>
        <w:t>MTD</w:t>
      </w:r>
    </w:p>
    <w:p w14:paraId="599CCB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form.fid="Id55732c01b6411e684899cfd92da4eb0"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At any members' meeting or any adjournment of such meeting, not more than </w:t>
      </w:r>
      <w:r w:rsidRPr="00A25529">
        <w:rPr>
          <w:rStyle w:val="pxfinstr"/>
          <w:i/>
          <w:iCs/>
        </w:rPr>
        <w:t>[maximum number of inspectors]</w:t>
      </w:r>
      <w:r w:rsidRPr="00A25529">
        <w:t xml:space="preserve"> nor less than </w:t>
      </w:r>
      <w:r w:rsidRPr="00A25529">
        <w:rPr>
          <w:rStyle w:val="pxfinstr"/>
          <w:i/>
          <w:iCs/>
        </w:rPr>
        <w:t>[minimum number of inspectors]</w:t>
      </w:r>
      <w:r w:rsidRPr="00A25529">
        <w:t xml:space="preserve"> inspectors of election shall be duly appointed to act at such meeting by the </w:t>
      </w:r>
      <w:r w:rsidRPr="00A25529">
        <w:rPr>
          <w:rStyle w:val="pxfinstr"/>
          <w:i/>
          <w:iCs/>
        </w:rPr>
        <w:t>[President/acting chairperson of the meeting]</w:t>
      </w:r>
      <w:r w:rsidRPr="00A25529">
        <w:t xml:space="preserve">. Such inspectors shall be appointed from among </w:t>
      </w:r>
      <w:r w:rsidRPr="00A25529">
        <w:rPr>
          <w:rStyle w:val="pxfinstr"/>
          <w:i/>
          <w:iCs/>
        </w:rPr>
        <w:t>[the members present at the meeting/[number of members] members]</w:t>
      </w:r>
      <w:r w:rsidRPr="00A25529">
        <w:t>.</w:t>
      </w:r>
    </w:p>
    <w:p w14:paraId="6F44D1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Each inspector so appointed, before entering upon the discharge of his or her duties, shall take and sign an oath faithfully to execute the duties of inspector at such meeting with strict impartiality and according to the best of his or her ability. The oath shall be administered by the </w:t>
      </w:r>
      <w:r w:rsidRPr="00A25529">
        <w:rPr>
          <w:rStyle w:val="pxfinstr"/>
          <w:i/>
          <w:iCs/>
        </w:rPr>
        <w:t>[President/acting chairperson of the meeting]</w:t>
      </w:r>
      <w:r w:rsidRPr="00A25529">
        <w:t>.</w:t>
      </w:r>
    </w:p>
    <w:p w14:paraId="3E38E3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The inspectors shall determine the number of votes represented at the meeting; the existence of a quorum; and the authenticity, validity, and effect of proxies for such votes. They shall receive votes, ballots, or consents and shall hear and determine all challenges and questions in any way arising in connection with the right to vote at such meeting. They shall count and tabulate all votes or consents, determine the results, and perform such further services as may be proper to insure fairness to all members. The decision, act, or certificate of a majority of the inspectors shall be effective in all respects as the decision, act, or certificate of all.</w:t>
      </w:r>
    </w:p>
    <w:p w14:paraId="27870F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On request of </w:t>
      </w:r>
      <w:r w:rsidRPr="00A25529">
        <w:rPr>
          <w:rStyle w:val="pxfinstr"/>
          <w:i/>
          <w:iCs/>
        </w:rPr>
        <w:t>[the chairperson of any meeting/any member or his or her proxy]</w:t>
      </w:r>
      <w:r w:rsidRPr="00A25529">
        <w:t>, the inspectors shall make a report in writing of any challenge on matters determined by them and shall execute a certificate of any fact found by them. Any report or certificate made by any such inspector shall be prima facie evidence of the facts stated in it.</w:t>
      </w:r>
    </w:p>
    <w:p w14:paraId="0364C32B" w14:textId="77777777" w:rsidR="00FB29D8" w:rsidRPr="00A25529" w:rsidRDefault="00FB29D8">
      <w:pPr>
        <w:pStyle w:val="pxformnotes"/>
        <w:jc w:val="center"/>
        <w:rPr>
          <w:sz w:val="24"/>
          <w:szCs w:val="24"/>
        </w:rPr>
      </w:pPr>
      <w:r w:rsidRPr="00A25529">
        <w:rPr>
          <w:rStyle w:val="pxvis"/>
          <w:rFonts w:cs="Arial"/>
          <w:bCs/>
          <w:sz w:val="50"/>
          <w:rPrChange w:id="4642" w:author="Cara Cardinale" w:date="2025-03-04T10:36:00Z">
            <w:rPr>
              <w:rStyle w:val="pxvis"/>
              <w:rFonts w:cs="Arial"/>
              <w:bCs/>
            </w:rPr>
          </w:rPrChange>
        </w:rPr>
        <w:t>Notes to Form</w:t>
      </w:r>
    </w:p>
    <w:p w14:paraId="4BA0096F" w14:textId="77777777" w:rsidR="00FB29D8" w:rsidRPr="00A25529" w:rsidRDefault="00FB29D8">
      <w:pPr>
        <w:pStyle w:val="pxformnotes"/>
        <w:rPr>
          <w:sz w:val="24"/>
          <w:szCs w:val="24"/>
        </w:rPr>
      </w:pPr>
    </w:p>
    <w:p w14:paraId="5596C5BC" w14:textId="77777777" w:rsidR="00FB29D8" w:rsidRPr="00A25529" w:rsidRDefault="00FB29D8">
      <w:pPr>
        <w:pStyle w:val="pxformnote"/>
        <w:spacing w:before="180"/>
      </w:pPr>
      <w:del w:id="4643" w:author="Cara Cardinale" w:date="2025-01-14T20:47:00Z">
        <w:r w:rsidRPr="00A25529" w:rsidDel="00CF1278">
          <w:delText>Drafter's Note</w:delText>
        </w:r>
      </w:del>
      <w:r w:rsidRPr="00A25529">
        <w:t xml:space="preserve"> </w:t>
      </w:r>
    </w:p>
    <w:p w14:paraId="142C92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Unless the bylaws otherwise provide, the board may, in advance of a members' meeting, appoint one or more inspectors to act at the meeting or any adjournment of such meeting. See </w:t>
      </w:r>
      <w:r w:rsidRPr="00A25529">
        <w:rPr>
          <w:rStyle w:val="pxst"/>
          <w:color w:val="FF0000"/>
          <w:vertAlign w:val="superscript"/>
        </w:rPr>
        <w:t>►</w:t>
      </w:r>
      <w:r w:rsidRPr="00A25529">
        <w:rPr>
          <w:rStyle w:val="pxst"/>
        </w:rPr>
        <w:fldChar w:fldCharType="begin"/>
      </w:r>
      <w:r w:rsidRPr="00A25529">
        <w:rPr>
          <w:rStyle w:val="pxst"/>
        </w:rPr>
        <w:instrText>st.ref.id="I006L8E"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 xml:space="preserve">. The above form provides for appointment of inspectors by the presiding officer from among those members present at the meeting. The oath faithfully to execute the duties of inspector at such meeting with strict impartiality and according to the best of his or her ability is required by statute. See </w:t>
      </w:r>
      <w:r w:rsidRPr="00A25529">
        <w:rPr>
          <w:rStyle w:val="pxst"/>
          <w:color w:val="FF0000"/>
          <w:vertAlign w:val="superscript"/>
        </w:rPr>
        <w:t>►</w:t>
      </w:r>
      <w:r w:rsidRPr="00A25529">
        <w:rPr>
          <w:rStyle w:val="pxst"/>
        </w:rPr>
        <w:fldChar w:fldCharType="begin"/>
      </w:r>
      <w:r w:rsidRPr="00A25529">
        <w:rPr>
          <w:rStyle w:val="pxst"/>
        </w:rPr>
        <w:instrText>st.ref.id="I009EDA"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w:t>
      </w:r>
    </w:p>
    <w:p w14:paraId="0CEB742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If inspectors are not appointed pursuant to the bylaws or fail to qualify, the person presiding at a members' meeting may and on the request of any member entitled to vote thereat must make the appointment. </w:t>
      </w:r>
      <w:r w:rsidRPr="00A25529">
        <w:rPr>
          <w:rStyle w:val="pxst"/>
          <w:color w:val="FF0000"/>
          <w:vertAlign w:val="superscript"/>
        </w:rPr>
        <w:t>►</w:t>
      </w:r>
      <w:r w:rsidRPr="00A25529">
        <w:rPr>
          <w:rStyle w:val="pxst"/>
        </w:rPr>
        <w:fldChar w:fldCharType="begin"/>
      </w:r>
      <w:r w:rsidRPr="00A25529">
        <w:rPr>
          <w:rStyle w:val="pxst"/>
        </w:rPr>
        <w:instrText>st.ref.id="I00C7I6"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w:t>
      </w:r>
    </w:p>
    <w:p w14:paraId="3FD4ED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The duties of inspectors are set forth in the statute. See </w:t>
      </w:r>
      <w:r w:rsidRPr="00A25529">
        <w:rPr>
          <w:rStyle w:val="pxst"/>
          <w:color w:val="FF0000"/>
          <w:vertAlign w:val="superscript"/>
        </w:rPr>
        <w:t>►</w:t>
      </w:r>
      <w:r w:rsidRPr="00A25529">
        <w:rPr>
          <w:rStyle w:val="pxst"/>
        </w:rPr>
        <w:fldChar w:fldCharType="begin"/>
      </w:r>
      <w:r w:rsidRPr="00A25529">
        <w:rPr>
          <w:rStyle w:val="pxst"/>
        </w:rPr>
        <w:instrText>st.ref.id="I00F0N2"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610(b)</w:t>
      </w:r>
      <w:r w:rsidRPr="00A25529">
        <w:t>.</w:t>
      </w:r>
    </w:p>
    <w:p w14:paraId="66B3397E" w14:textId="77777777" w:rsidR="00FB29D8" w:rsidRPr="00A25529" w:rsidRDefault="00FB29D8">
      <w:pPr>
        <w:pStyle w:val="pxformrr"/>
        <w:rPr>
          <w:sz w:val="24"/>
          <w:szCs w:val="24"/>
        </w:rPr>
      </w:pPr>
      <w:r w:rsidRPr="00A25529">
        <w:rPr>
          <w:rStyle w:val="pxvis"/>
          <w:rFonts w:cs="Arial"/>
          <w:bCs/>
          <w:sz w:val="50"/>
          <w:rPrChange w:id="4644" w:author="Cara Cardinale" w:date="2025-03-04T10:36:00Z">
            <w:rPr>
              <w:rStyle w:val="pxvis"/>
              <w:rFonts w:cs="Arial"/>
              <w:bCs/>
            </w:rPr>
          </w:rPrChange>
        </w:rPr>
        <w:t>Research References</w:t>
      </w:r>
    </w:p>
    <w:p w14:paraId="04B1922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tk.ref.id="I00HTRY"</w:instrText>
      </w:r>
      <w:r w:rsidRPr="00A25529">
        <w:rPr>
          <w:rStyle w:val="pxtk"/>
        </w:rPr>
        <w:fldChar w:fldCharType="end"/>
      </w:r>
      <w:r w:rsidRPr="00A25529">
        <w:rPr>
          <w:rStyle w:val="pxtk"/>
        </w:rPr>
        <w:t>West's Key Number Digest, Corporations and Business Organizations &amp;key;3410</w:t>
      </w:r>
    </w:p>
    <w:p w14:paraId="2B41CEC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rc.ref.id="I00KMWU"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645" w:author="Cara Cardinale" w:date="2025-01-25T21:05:00Z">
        <w:r w:rsidRPr="00A25529" w:rsidDel="0082681D">
          <w:rPr>
            <w:rStyle w:val="pxrc"/>
          </w:rPr>
          <w:delText>928, 929</w:delText>
        </w:r>
      </w:del>
      <w:ins w:id="4646" w:author="Cara Cardinale" w:date="2025-01-25T21:05:00Z">
        <w:r w:rsidR="0082681D" w:rsidRPr="00A25529">
          <w:rPr>
            <w:rStyle w:val="pxrc"/>
          </w:rPr>
          <w:t>926, 927</w:t>
        </w:r>
      </w:ins>
    </w:p>
    <w:p w14:paraId="16A6302A" w14:textId="77777777" w:rsidR="00FB29D8" w:rsidRPr="00A25529" w:rsidRDefault="00FB29D8">
      <w:pPr>
        <w:pStyle w:val="pxs"/>
        <w:spacing w:before="180"/>
        <w:rPr>
          <w:rPrChange w:id="4647" w:author="Cara Cardinale" w:date="2025-03-04T10:36:00Z">
            <w:rPr>
              <w:sz w:val="27"/>
            </w:rPr>
          </w:rPrChange>
        </w:rPr>
      </w:pPr>
      <w:r w:rsidRPr="00A25529">
        <w:rPr>
          <w:rPrChange w:id="4648" w:author="Cara Cardinale" w:date="2025-03-04T10:36:00Z">
            <w:rPr>
              <w:sz w:val="27"/>
            </w:rPr>
          </w:rPrChange>
        </w:rPr>
        <w:t>30:118. Approval of executive compensation</w:t>
      </w:r>
    </w:p>
    <w:p w14:paraId="00927183" w14:textId="77777777" w:rsidR="00FB29D8" w:rsidRPr="00A25529" w:rsidRDefault="00FB29D8">
      <w:pPr>
        <w:pStyle w:val="pxov"/>
        <w:rPr>
          <w:vanish/>
        </w:rPr>
      </w:pPr>
      <w:r w:rsidRPr="00A25529">
        <w:rPr>
          <w:vanish/>
        </w:rPr>
        <w:t>FCV</w:t>
      </w:r>
    </w:p>
    <w:p w14:paraId="0D194F30" w14:textId="77777777" w:rsidR="00FB29D8" w:rsidRPr="00A25529" w:rsidRDefault="00FB29D8">
      <w:pPr>
        <w:pStyle w:val="pxov"/>
        <w:rPr>
          <w:vanish/>
        </w:rPr>
      </w:pPr>
      <w:r w:rsidRPr="00A25529">
        <w:rPr>
          <w:vanish/>
        </w:rPr>
        <w:t>FTR</w:t>
      </w:r>
    </w:p>
    <w:p w14:paraId="1EFF9871" w14:textId="77777777" w:rsidR="00FB29D8" w:rsidRPr="00A25529" w:rsidRDefault="00FB29D8">
      <w:pPr>
        <w:pStyle w:val="pxov"/>
        <w:rPr>
          <w:vanish/>
        </w:rPr>
      </w:pPr>
      <w:r w:rsidRPr="00A25529">
        <w:rPr>
          <w:vanish/>
        </w:rPr>
        <w:t>COL</w:t>
      </w:r>
    </w:p>
    <w:p w14:paraId="4E87E846" w14:textId="77777777" w:rsidR="00FB29D8" w:rsidRPr="00A25529" w:rsidRDefault="00FB29D8">
      <w:pPr>
        <w:pStyle w:val="pxov"/>
        <w:rPr>
          <w:vanish/>
        </w:rPr>
      </w:pPr>
      <w:r w:rsidRPr="00A25529">
        <w:rPr>
          <w:vanish/>
        </w:rPr>
        <w:t>NFP</w:t>
      </w:r>
    </w:p>
    <w:p w14:paraId="4EE6B6FC" w14:textId="77777777" w:rsidR="00FB29D8" w:rsidRPr="00A25529" w:rsidRDefault="00FB29D8">
      <w:pPr>
        <w:pStyle w:val="pxov"/>
        <w:rPr>
          <w:vanish/>
        </w:rPr>
      </w:pPr>
      <w:r w:rsidRPr="00A25529">
        <w:rPr>
          <w:vanish/>
        </w:rPr>
        <w:t>CLS</w:t>
      </w:r>
    </w:p>
    <w:p w14:paraId="0406B2C6" w14:textId="77777777" w:rsidR="00FB29D8" w:rsidRPr="00A25529" w:rsidRDefault="00FB29D8">
      <w:pPr>
        <w:pStyle w:val="pxov"/>
        <w:rPr>
          <w:vanish/>
        </w:rPr>
      </w:pPr>
      <w:r w:rsidRPr="00A25529">
        <w:rPr>
          <w:vanish/>
        </w:rPr>
        <w:t>TEM</w:t>
      </w:r>
    </w:p>
    <w:p w14:paraId="10050583" w14:textId="77777777" w:rsidR="00FB29D8" w:rsidRPr="00A25529" w:rsidRDefault="00FB29D8">
      <w:pPr>
        <w:pStyle w:val="pxov"/>
        <w:rPr>
          <w:vanish/>
        </w:rPr>
      </w:pPr>
      <w:r w:rsidRPr="00A25529">
        <w:rPr>
          <w:vanish/>
        </w:rPr>
        <w:t>MTD</w:t>
      </w:r>
    </w:p>
    <w:p w14:paraId="2BB133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form.fid="Id55759d01b6411e684899cfd92da4eb0"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p.ct.id="f2fd26a0b92511efa75bc0a5c2da1858|127|30:118"</w:instrText>
      </w:r>
      <w:r w:rsidRPr="00A25529">
        <w:fldChar w:fldCharType="end"/>
      </w:r>
      <w:r w:rsidRPr="00A25529">
        <w:t xml:space="preserve">No salary or other compensation for services to the </w:t>
      </w:r>
      <w:r w:rsidRPr="00A25529">
        <w:rPr>
          <w:rStyle w:val="pxfinstr"/>
          <w:i/>
          <w:iCs/>
        </w:rPr>
        <w:t>[club/association/corporation]</w:t>
      </w:r>
      <w:r w:rsidRPr="00A25529">
        <w:t xml:space="preserve"> as an officer of the </w:t>
      </w:r>
      <w:r w:rsidRPr="00A25529">
        <w:rPr>
          <w:rStyle w:val="pxfinstr"/>
          <w:i/>
          <w:iCs/>
        </w:rPr>
        <w:t>[club/association/corporation]</w:t>
      </w:r>
      <w:r w:rsidRPr="00A25529">
        <w:t xml:space="preserve"> shall be paid unless and until such salary or other compensation has been approved by affirmative </w:t>
      </w:r>
      <w:r w:rsidRPr="00A25529">
        <w:rPr>
          <w:rStyle w:val="pxfinstr"/>
          <w:i/>
          <w:iCs/>
        </w:rPr>
        <w:t>[majority/[fraction of votes]]</w:t>
      </w:r>
      <w:r w:rsidRPr="00A25529">
        <w:t xml:space="preserve"> vote </w:t>
      </w:r>
      <w:r w:rsidRPr="00A25529">
        <w:rPr>
          <w:rStyle w:val="pxfinstr"/>
          <w:i/>
          <w:iCs/>
        </w:rPr>
        <w:t>[of members present/of the entire voting membership]</w:t>
      </w:r>
      <w:r w:rsidRPr="00A25529">
        <w:t xml:space="preserve"> at a duly held meeting of the members.</w:t>
      </w:r>
    </w:p>
    <w:p w14:paraId="48053537" w14:textId="77777777" w:rsidR="00FB29D8" w:rsidRPr="00A25529" w:rsidRDefault="00FB29D8">
      <w:pPr>
        <w:pStyle w:val="pxformnotes"/>
        <w:jc w:val="center"/>
        <w:rPr>
          <w:sz w:val="24"/>
          <w:szCs w:val="24"/>
        </w:rPr>
      </w:pPr>
      <w:r w:rsidRPr="00A25529">
        <w:rPr>
          <w:rStyle w:val="pxvis"/>
          <w:rFonts w:cs="Arial"/>
          <w:bCs/>
          <w:sz w:val="50"/>
          <w:rPrChange w:id="4649" w:author="Cara Cardinale" w:date="2025-03-04T10:36:00Z">
            <w:rPr>
              <w:rStyle w:val="pxvis"/>
              <w:rFonts w:cs="Arial"/>
              <w:bCs/>
            </w:rPr>
          </w:rPrChange>
        </w:rPr>
        <w:t>Notes to Form</w:t>
      </w:r>
    </w:p>
    <w:p w14:paraId="0AD76017" w14:textId="77777777" w:rsidR="00FB29D8" w:rsidRPr="00A25529" w:rsidRDefault="00FB29D8">
      <w:pPr>
        <w:pStyle w:val="pxformnotes"/>
        <w:rPr>
          <w:sz w:val="24"/>
          <w:szCs w:val="24"/>
        </w:rPr>
      </w:pPr>
    </w:p>
    <w:p w14:paraId="038E156C" w14:textId="77777777" w:rsidR="00FB29D8" w:rsidRPr="00A25529" w:rsidRDefault="00FB29D8">
      <w:pPr>
        <w:pStyle w:val="pxformnote"/>
        <w:spacing w:before="180"/>
      </w:pPr>
      <w:del w:id="4650" w:author="Cara Cardinale" w:date="2025-01-14T20:47:00Z">
        <w:r w:rsidRPr="00A25529" w:rsidDel="00CF1278">
          <w:delText>Drafter's Note</w:delText>
        </w:r>
      </w:del>
      <w:r w:rsidRPr="00A25529">
        <w:t xml:space="preserve"> </w:t>
      </w:r>
    </w:p>
    <w:p w14:paraId="7CD873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p.ct.id="f2fd26a0b92511efa75bc0a5c2da1858|127|30:118"</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st.ref.id="I00NG1Q"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16C66B5F" w14:textId="77777777" w:rsidR="00FB29D8" w:rsidRPr="00A25529" w:rsidRDefault="00FB29D8">
      <w:pPr>
        <w:pStyle w:val="pxformrr"/>
        <w:rPr>
          <w:sz w:val="24"/>
          <w:szCs w:val="24"/>
        </w:rPr>
      </w:pPr>
      <w:r w:rsidRPr="00A25529">
        <w:rPr>
          <w:rStyle w:val="pxvis"/>
          <w:rFonts w:cs="Arial"/>
          <w:bCs/>
          <w:sz w:val="50"/>
          <w:rPrChange w:id="4651" w:author="Cara Cardinale" w:date="2025-03-04T10:36:00Z">
            <w:rPr>
              <w:rStyle w:val="pxvis"/>
              <w:rFonts w:cs="Arial"/>
              <w:bCs/>
            </w:rPr>
          </w:rPrChange>
        </w:rPr>
        <w:t>Research References</w:t>
      </w:r>
    </w:p>
    <w:p w14:paraId="5511EB0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tk.ref.id="I006L8G"</w:instrText>
      </w:r>
      <w:r w:rsidRPr="00A25529">
        <w:rPr>
          <w:rStyle w:val="pxtk"/>
        </w:rPr>
        <w:fldChar w:fldCharType="end"/>
      </w:r>
      <w:r w:rsidRPr="00A25529">
        <w:rPr>
          <w:rStyle w:val="pxtk"/>
        </w:rPr>
        <w:t>West's Key Number Digest, Corporations and Business Organizations &amp;key;3390</w:t>
      </w:r>
    </w:p>
    <w:p w14:paraId="2B71A13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rc.ref.id="I009EDC"</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41428D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rc.ref.id="I00C7I8"</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31401A6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rc.ref.id="I00F0N4"</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4652" w:author="Cara Cardinale" w:date="2025-01-25T21:24:00Z">
        <w:r w:rsidRPr="00A25529" w:rsidDel="00394E21">
          <w:rPr>
            <w:rStyle w:val="pxrc"/>
          </w:rPr>
          <w:delText>791</w:delText>
        </w:r>
      </w:del>
      <w:ins w:id="4653" w:author="Cara Cardinale" w:date="2025-01-25T21:24:00Z">
        <w:r w:rsidR="00394E21" w:rsidRPr="00A25529">
          <w:rPr>
            <w:rStyle w:val="pxrc"/>
          </w:rPr>
          <w:t>789</w:t>
        </w:r>
      </w:ins>
    </w:p>
    <w:p w14:paraId="0340BA4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rc.ref.id="I00HTS0"</w:instrText>
      </w:r>
      <w:r w:rsidRPr="00A25529">
        <w:rPr>
          <w:rStyle w:val="pxrc"/>
        </w:rPr>
        <w:fldChar w:fldCharType="end"/>
      </w:r>
      <w:r w:rsidRPr="00A25529">
        <w:rPr>
          <w:rStyle w:val="pxrc"/>
        </w:rPr>
        <w:t>Reasonableness of Corporate Officer's Compensation, 4 Am. Jur. Proof of Facts 2d 425</w:t>
      </w:r>
    </w:p>
    <w:p w14:paraId="6536203C" w14:textId="77777777" w:rsidR="00FB29D8" w:rsidRPr="00A25529" w:rsidRDefault="00FB29D8">
      <w:pPr>
        <w:pStyle w:val="pxd"/>
        <w:spacing w:before="180"/>
        <w:rPr>
          <w:ins w:id="4654" w:author="Cara Cardinale" w:date="2025-03-02T19:44:00Z"/>
        </w:rPr>
      </w:pPr>
      <w:r w:rsidRPr="00A25529">
        <w:t>(3) Directors</w:t>
      </w:r>
    </w:p>
    <w:p w14:paraId="687F88B8" w14:textId="77777777" w:rsidR="00DF365D" w:rsidRPr="00A25529" w:rsidRDefault="00DF365D" w:rsidP="00DF365D">
      <w:pPr>
        <w:rPr>
          <w:ins w:id="4655" w:author="Cara Cardinale" w:date="2025-03-02T19:44:00Z"/>
        </w:rPr>
      </w:pPr>
    </w:p>
    <w:p w14:paraId="7FACF366" w14:textId="77777777" w:rsidR="00DF365D" w:rsidRPr="00A25529" w:rsidRDefault="00DF365D" w:rsidP="00DF365D">
      <w:pPr>
        <w:rPr>
          <w:ins w:id="4656" w:author="Cara Cardinale" w:date="2025-03-02T19:44:00Z"/>
        </w:rPr>
      </w:pPr>
      <w:bookmarkStart w:id="4657" w:name="_Hlk191837141"/>
      <w:ins w:id="4658" w:author="Cara Cardinale" w:date="2025-03-02T19:44:00Z">
        <w:r w:rsidRPr="00A25529">
          <w:t xml:space="preserve">30:118.50. </w:t>
        </w:r>
      </w:ins>
      <w:ins w:id="4659" w:author="Cara Cardinale" w:date="2025-03-02T19:45:00Z">
        <w:r w:rsidRPr="00A25529">
          <w:t>Provision against discrimination in selection of directors</w:t>
        </w:r>
      </w:ins>
    </w:p>
    <w:bookmarkEnd w:id="4657"/>
    <w:p w14:paraId="29029A39" w14:textId="77777777" w:rsidR="00DF365D" w:rsidRPr="00A25529" w:rsidRDefault="00DF365D" w:rsidP="00DF365D">
      <w:pPr>
        <w:rPr>
          <w:ins w:id="4660" w:author="Cara Cardinale" w:date="2025-03-02T19:45:00Z"/>
        </w:rPr>
      </w:pPr>
      <w:ins w:id="4661" w:author="Cara Cardinale" w:date="2025-03-02T19:44:00Z">
        <w:r w:rsidRPr="00A25529">
          <w:t xml:space="preserve"> </w:t>
        </w:r>
      </w:ins>
      <w:ins w:id="4662" w:author="Cara Cardinale" w:date="2025-03-02T19:45:00Z">
        <w:r w:rsidRPr="00A25529">
          <w:tab/>
        </w:r>
      </w:ins>
      <w:ins w:id="4663" w:author="Cara Cardinale" w:date="2025-03-02T19:44:00Z">
        <w:r w:rsidRPr="00A25529">
          <w:t xml:space="preserve">Members of the Board of Directors </w:t>
        </w:r>
      </w:ins>
      <w:ins w:id="4664" w:author="Cara Cardinale" w:date="2025-03-02T19:45:00Z">
        <w:r w:rsidRPr="00A25529">
          <w:t>will</w:t>
        </w:r>
      </w:ins>
      <w:ins w:id="4665" w:author="Cara Cardinale" w:date="2025-03-02T19:44:00Z">
        <w:r w:rsidRPr="00A25529">
          <w:t xml:space="preserve"> be selected without regard to gender, race, color, </w:t>
        </w:r>
      </w:ins>
      <w:ins w:id="4666" w:author="Cara Cardinale" w:date="2025-03-02T19:46:00Z">
        <w:r w:rsidRPr="00A25529">
          <w:t xml:space="preserve">culture, </w:t>
        </w:r>
      </w:ins>
      <w:ins w:id="4667" w:author="Cara Cardinale" w:date="2025-03-02T19:44:00Z">
        <w:r w:rsidRPr="00A25529">
          <w:t>ethnicity, national origin, religion, sexual orientation, gender expression or mental or physical disability</w:t>
        </w:r>
      </w:ins>
      <w:ins w:id="4668" w:author="Cara Cardinale" w:date="2025-03-02T19:45:00Z">
        <w:r w:rsidRPr="00A25529">
          <w:t>.</w:t>
        </w:r>
      </w:ins>
    </w:p>
    <w:p w14:paraId="63E35472" w14:textId="77777777" w:rsidR="00DF365D" w:rsidRPr="00A25529" w:rsidRDefault="00DF365D" w:rsidP="00DF365D">
      <w:pPr>
        <w:rPr>
          <w:ins w:id="4669" w:author="Cara Cardinale" w:date="2025-03-02T19:45:00Z"/>
        </w:rPr>
      </w:pPr>
    </w:p>
    <w:p w14:paraId="232B8E28" w14:textId="77777777" w:rsidR="00DF365D" w:rsidRPr="00A25529" w:rsidRDefault="00DF365D" w:rsidP="00DF365D">
      <w:pPr>
        <w:pStyle w:val="pxformnotes"/>
        <w:jc w:val="center"/>
        <w:rPr>
          <w:ins w:id="4670" w:author="Cara Cardinale" w:date="2025-03-02T19:45:00Z"/>
          <w:sz w:val="24"/>
          <w:szCs w:val="24"/>
        </w:rPr>
      </w:pPr>
      <w:ins w:id="4671" w:author="Cara Cardinale" w:date="2025-03-02T19:45:00Z">
        <w:r w:rsidRPr="00A25529">
          <w:rPr>
            <w:rStyle w:val="pxvis"/>
            <w:rFonts w:cs="Arial"/>
            <w:bCs/>
            <w:sz w:val="24"/>
            <w:szCs w:val="24"/>
          </w:rPr>
          <w:t>Notes to Form</w:t>
        </w:r>
      </w:ins>
    </w:p>
    <w:p w14:paraId="58F947DB" w14:textId="77777777" w:rsidR="00DF365D" w:rsidRPr="00A25529" w:rsidRDefault="00DF365D" w:rsidP="00DF365D">
      <w:pPr>
        <w:pStyle w:val="pxformnotes"/>
        <w:rPr>
          <w:ins w:id="4672" w:author="Cara Cardinale" w:date="2025-03-02T19:45:00Z"/>
          <w:sz w:val="24"/>
          <w:szCs w:val="24"/>
        </w:rPr>
      </w:pPr>
    </w:p>
    <w:p w14:paraId="6E4686A8" w14:textId="77777777" w:rsidR="00DF365D" w:rsidRPr="00A25529" w:rsidRDefault="00DF365D" w:rsidP="00DF365D">
      <w:pPr>
        <w:pStyle w:val="pxformrr"/>
        <w:rPr>
          <w:ins w:id="4673" w:author="Cara Cardinale" w:date="2025-03-02T19:45:00Z"/>
          <w:sz w:val="24"/>
          <w:szCs w:val="24"/>
        </w:rPr>
      </w:pPr>
      <w:ins w:id="4674" w:author="Cara Cardinale" w:date="2025-03-02T19:45:00Z">
        <w:r w:rsidRPr="00A25529">
          <w:rPr>
            <w:rStyle w:val="pxvis"/>
            <w:rFonts w:cs="Arial"/>
            <w:bCs/>
            <w:sz w:val="24"/>
            <w:szCs w:val="24"/>
          </w:rPr>
          <w:t>Research References</w:t>
        </w:r>
      </w:ins>
    </w:p>
    <w:p w14:paraId="22A8BCAA" w14:textId="77777777" w:rsidR="00DF365D" w:rsidRPr="00A25529" w:rsidRDefault="00DF365D" w:rsidP="00DF365D">
      <w:pPr>
        <w:pStyle w:val="pxformrrp"/>
        <w:rPr>
          <w:ins w:id="4675" w:author="Cara Cardinale" w:date="2025-03-02T19:45:00Z"/>
        </w:rPr>
      </w:pPr>
      <w:ins w:id="4676" w:author="Cara Cardinale" w:date="2025-03-02T19:45: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tk.ref.id="I006L8J"</w:instrText>
        </w:r>
        <w:r w:rsidRPr="00A25529">
          <w:rPr>
            <w:rStyle w:val="pxtk"/>
          </w:rPr>
          <w:fldChar w:fldCharType="end"/>
        </w:r>
        <w:r w:rsidRPr="00A25529">
          <w:rPr>
            <w:rStyle w:val="pxtk"/>
          </w:rPr>
          <w:t>West's Key Number Digest, Corporations and Business Organizations &amp;key;342</w:t>
        </w:r>
      </w:ins>
      <w:ins w:id="4677" w:author="Cara Cardinale" w:date="2025-03-02T19:46:00Z">
        <w:r w:rsidRPr="00A25529">
          <w:rPr>
            <w:rStyle w:val="pxtk"/>
          </w:rPr>
          <w:t>1, 3422</w:t>
        </w:r>
      </w:ins>
    </w:p>
    <w:p w14:paraId="3E5A934F" w14:textId="77777777" w:rsidR="00DF365D" w:rsidRPr="00A25529" w:rsidRDefault="00DF365D" w:rsidP="00DF365D">
      <w:pPr>
        <w:pPrChange w:id="4678" w:author="Cara Cardinale" w:date="2025-03-02T19:44:00Z">
          <w:pPr>
            <w:pStyle w:val="pxd"/>
            <w:spacing w:before="180"/>
          </w:pPr>
        </w:pPrChange>
      </w:pPr>
    </w:p>
    <w:p w14:paraId="33D21777" w14:textId="77777777" w:rsidR="00FB29D8" w:rsidRPr="00A25529" w:rsidRDefault="00FB29D8">
      <w:pPr>
        <w:pStyle w:val="pxs"/>
        <w:spacing w:before="180"/>
        <w:rPr>
          <w:rPrChange w:id="4679" w:author="Cara Cardinale" w:date="2025-03-04T10:36:00Z">
            <w:rPr>
              <w:sz w:val="27"/>
            </w:rPr>
          </w:rPrChange>
        </w:rPr>
      </w:pPr>
      <w:r w:rsidRPr="00A25529">
        <w:rPr>
          <w:rPrChange w:id="4680" w:author="Cara Cardinale" w:date="2025-03-04T10:36:00Z">
            <w:rPr>
              <w:sz w:val="27"/>
            </w:rPr>
          </w:rPrChange>
        </w:rPr>
        <w:t>30:119. Powers of directors</w:t>
      </w:r>
    </w:p>
    <w:p w14:paraId="1DDAFAF0" w14:textId="77777777" w:rsidR="00FB29D8" w:rsidRPr="00A25529" w:rsidRDefault="00FB29D8">
      <w:pPr>
        <w:pStyle w:val="pxov"/>
        <w:rPr>
          <w:vanish/>
        </w:rPr>
      </w:pPr>
      <w:r w:rsidRPr="00A25529">
        <w:rPr>
          <w:vanish/>
        </w:rPr>
        <w:t>COL</w:t>
      </w:r>
    </w:p>
    <w:p w14:paraId="74D98055" w14:textId="77777777" w:rsidR="00FB29D8" w:rsidRPr="00A25529" w:rsidRDefault="00FB29D8">
      <w:pPr>
        <w:pStyle w:val="pxov"/>
        <w:rPr>
          <w:vanish/>
        </w:rPr>
      </w:pPr>
      <w:r w:rsidRPr="00A25529">
        <w:rPr>
          <w:vanish/>
        </w:rPr>
        <w:t>NFP</w:t>
      </w:r>
    </w:p>
    <w:p w14:paraId="571D3117" w14:textId="77777777" w:rsidR="00FB29D8" w:rsidRPr="00A25529" w:rsidRDefault="00FB29D8">
      <w:pPr>
        <w:pStyle w:val="pxov"/>
        <w:rPr>
          <w:vanish/>
        </w:rPr>
      </w:pPr>
      <w:r w:rsidRPr="00A25529">
        <w:rPr>
          <w:vanish/>
        </w:rPr>
        <w:t>CLS</w:t>
      </w:r>
    </w:p>
    <w:p w14:paraId="15F13512" w14:textId="77777777" w:rsidR="00FB29D8" w:rsidRPr="00A25529" w:rsidRDefault="00FB29D8">
      <w:pPr>
        <w:pStyle w:val="pxov"/>
        <w:rPr>
          <w:vanish/>
        </w:rPr>
      </w:pPr>
      <w:r w:rsidRPr="00A25529">
        <w:rPr>
          <w:vanish/>
        </w:rPr>
        <w:t>FCV</w:t>
      </w:r>
    </w:p>
    <w:p w14:paraId="618DB4BA" w14:textId="77777777" w:rsidR="00FB29D8" w:rsidRPr="00A25529" w:rsidRDefault="00FB29D8">
      <w:pPr>
        <w:pStyle w:val="pxov"/>
        <w:rPr>
          <w:vanish/>
        </w:rPr>
      </w:pPr>
      <w:r w:rsidRPr="00A25529">
        <w:rPr>
          <w:vanish/>
        </w:rPr>
        <w:t>FTR</w:t>
      </w:r>
    </w:p>
    <w:p w14:paraId="145B1E76" w14:textId="77777777" w:rsidR="00FB29D8" w:rsidRPr="00A25529" w:rsidRDefault="00FB29D8">
      <w:pPr>
        <w:pStyle w:val="pxov"/>
        <w:rPr>
          <w:vanish/>
        </w:rPr>
      </w:pPr>
      <w:r w:rsidRPr="00A25529">
        <w:rPr>
          <w:vanish/>
        </w:rPr>
        <w:t>TEM</w:t>
      </w:r>
    </w:p>
    <w:p w14:paraId="06AC5502" w14:textId="77777777" w:rsidR="00FB29D8" w:rsidRPr="00A25529" w:rsidRDefault="00FB29D8">
      <w:pPr>
        <w:pStyle w:val="pxov"/>
        <w:rPr>
          <w:vanish/>
        </w:rPr>
      </w:pPr>
      <w:r w:rsidRPr="00A25529">
        <w:rPr>
          <w:vanish/>
        </w:rPr>
        <w:t>MTD</w:t>
      </w:r>
    </w:p>
    <w:p w14:paraId="1C45F3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form.fid="Id557cf001b6411e684899cfd92da4eb0"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p.ct.id="f2fd26a0b92511efa75bc0a5c2da1858|128|30:119"</w:instrText>
      </w:r>
      <w:r w:rsidRPr="00A25529">
        <w:fldChar w:fldCharType="end"/>
      </w:r>
      <w:r w:rsidRPr="00A25529">
        <w:t>The affairs of the Corporation shall be managed by its Board of Directors. The Board may adopt such rules and regulations, not inconsistent with the Certificate of Incorporation or the Bylaws or applicable laws, as it may deem proper for the conduct of its meetings and the management of the Corporation.</w:t>
      </w:r>
    </w:p>
    <w:p w14:paraId="42A6397D" w14:textId="77777777" w:rsidR="00FB29D8" w:rsidRPr="00A25529" w:rsidRDefault="00FB29D8">
      <w:pPr>
        <w:pStyle w:val="pxformnotes"/>
        <w:jc w:val="center"/>
        <w:rPr>
          <w:sz w:val="24"/>
          <w:szCs w:val="24"/>
        </w:rPr>
      </w:pPr>
      <w:r w:rsidRPr="00A25529">
        <w:rPr>
          <w:rStyle w:val="pxvis"/>
          <w:rFonts w:cs="Arial"/>
          <w:bCs/>
          <w:sz w:val="50"/>
          <w:rPrChange w:id="4681" w:author="Cara Cardinale" w:date="2025-03-04T10:36:00Z">
            <w:rPr>
              <w:rStyle w:val="pxvis"/>
              <w:rFonts w:cs="Arial"/>
              <w:bCs/>
            </w:rPr>
          </w:rPrChange>
        </w:rPr>
        <w:t>Notes to Form</w:t>
      </w:r>
    </w:p>
    <w:p w14:paraId="7DF85795" w14:textId="77777777" w:rsidR="00FB29D8" w:rsidRPr="00A25529" w:rsidRDefault="00FB29D8">
      <w:pPr>
        <w:pStyle w:val="pxformnotes"/>
        <w:rPr>
          <w:sz w:val="24"/>
          <w:szCs w:val="24"/>
        </w:rPr>
      </w:pPr>
    </w:p>
    <w:p w14:paraId="3B44F3E7" w14:textId="77777777" w:rsidR="00FB29D8" w:rsidRPr="00A25529" w:rsidRDefault="00FB29D8">
      <w:pPr>
        <w:pStyle w:val="pxformrr"/>
        <w:rPr>
          <w:sz w:val="24"/>
          <w:szCs w:val="24"/>
        </w:rPr>
      </w:pPr>
      <w:r w:rsidRPr="00A25529">
        <w:rPr>
          <w:rStyle w:val="pxvis"/>
          <w:rFonts w:cs="Arial"/>
          <w:bCs/>
          <w:sz w:val="24"/>
          <w:szCs w:val="24"/>
          <w:rPrChange w:id="4682" w:author="Cara Cardinale" w:date="2025-03-04T10:36:00Z">
            <w:rPr>
              <w:rStyle w:val="pxvis"/>
              <w:rFonts w:cs="Arial"/>
              <w:bCs/>
              <w:szCs w:val="24"/>
            </w:rPr>
          </w:rPrChange>
        </w:rPr>
        <w:t>Research References</w:t>
      </w:r>
    </w:p>
    <w:p w14:paraId="5F4DB9A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tk.ref.id="I006L8J"</w:instrText>
      </w:r>
      <w:r w:rsidRPr="00A25529">
        <w:rPr>
          <w:rStyle w:val="pxtk"/>
        </w:rPr>
        <w:fldChar w:fldCharType="end"/>
      </w:r>
      <w:r w:rsidRPr="00A25529">
        <w:rPr>
          <w:rStyle w:val="pxtk"/>
        </w:rPr>
        <w:t>West's Key Number Digest, Corporations and Business Organizations &amp;key;3423</w:t>
      </w:r>
    </w:p>
    <w:p w14:paraId="43D872F1" w14:textId="77777777" w:rsidR="00FE0D6F" w:rsidRPr="00A25529" w:rsidRDefault="00FE0D6F">
      <w:pPr>
        <w:pStyle w:val="pxs"/>
        <w:spacing w:before="180"/>
        <w:rPr>
          <w:ins w:id="4683" w:author="Cara Cardinale" w:date="2025-02-27T22:03:00Z"/>
          <w:rPrChange w:id="4684" w:author="Cara Cardinale" w:date="2025-03-04T10:36:00Z">
            <w:rPr>
              <w:ins w:id="4685" w:author="Cara Cardinale" w:date="2025-02-27T22:03:00Z"/>
              <w:sz w:val="27"/>
            </w:rPr>
          </w:rPrChange>
        </w:rPr>
      </w:pPr>
    </w:p>
    <w:p w14:paraId="61BE6CA1" w14:textId="77777777" w:rsidR="00FE0D6F" w:rsidRPr="00A25529" w:rsidRDefault="00FE0D6F" w:rsidP="00FE0D6F">
      <w:pPr>
        <w:pStyle w:val="pxs"/>
        <w:spacing w:before="180"/>
        <w:rPr>
          <w:ins w:id="4686" w:author="Cara Cardinale" w:date="2025-02-27T22:05:00Z"/>
        </w:rPr>
      </w:pPr>
      <w:bookmarkStart w:id="4687" w:name="_Hlk191586379"/>
      <w:ins w:id="4688" w:author="Cara Cardinale" w:date="2025-02-27T22:03:00Z">
        <w:r w:rsidRPr="00A25529">
          <w:rPr>
            <w:rPrChange w:id="4689" w:author="Cara Cardinale" w:date="2025-03-04T10:36:00Z">
              <w:rPr>
                <w:sz w:val="27"/>
              </w:rPr>
            </w:rPrChange>
          </w:rPr>
          <w:t>30:119.50</w:t>
        </w:r>
      </w:ins>
      <w:ins w:id="4690" w:author="Cara Cardinale" w:date="2025-02-27T22:04:00Z">
        <w:r w:rsidRPr="00A25529">
          <w:rPr>
            <w:rPrChange w:id="4691" w:author="Cara Cardinale" w:date="2025-03-04T10:36:00Z">
              <w:rPr>
                <w:sz w:val="27"/>
              </w:rPr>
            </w:rPrChange>
          </w:rPr>
          <w:t>.</w:t>
        </w:r>
      </w:ins>
      <w:ins w:id="4692" w:author="Cara Cardinale" w:date="2025-02-27T22:03:00Z">
        <w:r w:rsidRPr="00A25529">
          <w:rPr>
            <w:rPrChange w:id="4693" w:author="Cara Cardinale" w:date="2025-03-04T10:36:00Z">
              <w:rPr>
                <w:sz w:val="27"/>
              </w:rPr>
            </w:rPrChange>
          </w:rPr>
          <w:t xml:space="preserve"> Powers of directors</w:t>
        </w:r>
      </w:ins>
      <w:ins w:id="4694" w:author="Cara Cardinale" w:date="2025-02-27T22:05:00Z">
        <w:r w:rsidRPr="00A25529">
          <w:rPr>
            <w:rPrChange w:id="4695" w:author="Cara Cardinale" w:date="2025-03-04T10:36:00Z">
              <w:rPr>
                <w:sz w:val="27"/>
              </w:rPr>
            </w:rPrChange>
          </w:rPr>
          <w:t>&lt;sep&gt;</w:t>
        </w:r>
      </w:ins>
      <w:ins w:id="4696" w:author="Cara Cardinale" w:date="2025-02-27T22:03:00Z">
        <w:r w:rsidRPr="00A25529">
          <w:rPr>
            <w:rPrChange w:id="4697" w:author="Cara Cardinale" w:date="2025-03-04T10:36:00Z">
              <w:rPr>
                <w:sz w:val="27"/>
              </w:rPr>
            </w:rPrChange>
          </w:rPr>
          <w:t xml:space="preserve">Execution of </w:t>
        </w:r>
      </w:ins>
      <w:ins w:id="4698" w:author="Cara Cardinale" w:date="2025-02-27T22:05:00Z">
        <w:r w:rsidRPr="00A25529">
          <w:rPr>
            <w:rPrChange w:id="4699" w:author="Cara Cardinale" w:date="2025-03-04T10:36:00Z">
              <w:rPr>
                <w:sz w:val="27"/>
              </w:rPr>
            </w:rPrChange>
          </w:rPr>
          <w:t>c</w:t>
        </w:r>
      </w:ins>
      <w:ins w:id="4700" w:author="Cara Cardinale" w:date="2025-02-27T22:03:00Z">
        <w:r w:rsidRPr="00A25529">
          <w:rPr>
            <w:rPrChange w:id="4701" w:author="Cara Cardinale" w:date="2025-03-04T10:36:00Z">
              <w:rPr>
                <w:sz w:val="27"/>
              </w:rPr>
            </w:rPrChange>
          </w:rPr>
          <w:t xml:space="preserve">ontracts </w:t>
        </w:r>
      </w:ins>
    </w:p>
    <w:bookmarkEnd w:id="4687"/>
    <w:p w14:paraId="615A3799" w14:textId="77777777" w:rsidR="00FE0D6F" w:rsidRPr="00A25529" w:rsidRDefault="00FE0D6F" w:rsidP="00FE0D6F">
      <w:pPr>
        <w:pStyle w:val="pxs"/>
        <w:spacing w:before="180"/>
        <w:ind w:firstLine="720"/>
        <w:rPr>
          <w:ins w:id="4702" w:author="Cara Cardinale" w:date="2025-02-27T22:07:00Z"/>
        </w:rPr>
      </w:pPr>
      <w:ins w:id="4703" w:author="Cara Cardinale" w:date="2025-02-27T22:03:00Z">
        <w:r w:rsidRPr="00A25529">
          <w:rPr>
            <w:rPrChange w:id="4704" w:author="Cara Cardinale" w:date="2025-03-04T10:36:00Z">
              <w:rPr>
                <w:sz w:val="27"/>
              </w:rPr>
            </w:rPrChange>
          </w:rPr>
          <w:t>The Board of Directors, except as otherwise provided in these</w:t>
        </w:r>
      </w:ins>
      <w:ins w:id="4705" w:author="Cara Cardinale" w:date="2025-02-27T22:04:00Z">
        <w:r w:rsidRPr="00A25529">
          <w:t xml:space="preserve"> </w:t>
        </w:r>
      </w:ins>
      <w:ins w:id="4706" w:author="Cara Cardinale" w:date="2025-02-27T22:03:00Z">
        <w:r w:rsidRPr="00A25529">
          <w:rPr>
            <w:rPrChange w:id="4707" w:author="Cara Cardinale" w:date="2025-03-04T10:36:00Z">
              <w:rPr>
                <w:sz w:val="27"/>
              </w:rPr>
            </w:rPrChange>
          </w:rPr>
          <w:t>By</w:t>
        </w:r>
      </w:ins>
      <w:ins w:id="4708" w:author="Cara Cardinale" w:date="2025-02-27T22:04:00Z">
        <w:r w:rsidRPr="00A25529">
          <w:t>l</w:t>
        </w:r>
      </w:ins>
      <w:ins w:id="4709" w:author="Cara Cardinale" w:date="2025-02-27T22:03:00Z">
        <w:r w:rsidRPr="00A25529">
          <w:rPr>
            <w:rPrChange w:id="4710" w:author="Cara Cardinale" w:date="2025-03-04T10:36:00Z">
              <w:rPr>
                <w:sz w:val="27"/>
              </w:rPr>
            </w:rPrChange>
          </w:rPr>
          <w:t>aws, may authorize any officer</w:t>
        </w:r>
      </w:ins>
      <w:ins w:id="4711" w:author="Cara Cardinale" w:date="2025-02-27T22:06:00Z">
        <w:r w:rsidRPr="00A25529">
          <w:t xml:space="preserve">(s) or </w:t>
        </w:r>
      </w:ins>
      <w:ins w:id="4712" w:author="Cara Cardinale" w:date="2025-02-27T22:03:00Z">
        <w:r w:rsidRPr="00A25529">
          <w:rPr>
            <w:rPrChange w:id="4713" w:author="Cara Cardinale" w:date="2025-03-04T10:36:00Z">
              <w:rPr>
                <w:sz w:val="27"/>
              </w:rPr>
            </w:rPrChange>
          </w:rPr>
          <w:t>agent</w:t>
        </w:r>
      </w:ins>
      <w:ins w:id="4714" w:author="Cara Cardinale" w:date="2025-02-27T22:06:00Z">
        <w:r w:rsidRPr="00A25529">
          <w:t>(</w:t>
        </w:r>
      </w:ins>
      <w:ins w:id="4715" w:author="Cara Cardinale" w:date="2025-02-27T22:03:00Z">
        <w:r w:rsidRPr="00A25529">
          <w:rPr>
            <w:rPrChange w:id="4716" w:author="Cara Cardinale" w:date="2025-03-04T10:36:00Z">
              <w:rPr>
                <w:sz w:val="27"/>
              </w:rPr>
            </w:rPrChange>
          </w:rPr>
          <w:t>s</w:t>
        </w:r>
      </w:ins>
      <w:ins w:id="4717" w:author="Cara Cardinale" w:date="2025-02-27T22:06:00Z">
        <w:r w:rsidRPr="00A25529">
          <w:t>)</w:t>
        </w:r>
      </w:ins>
      <w:ins w:id="4718" w:author="Cara Cardinale" w:date="2025-02-27T22:03:00Z">
        <w:r w:rsidRPr="00A25529">
          <w:rPr>
            <w:rPrChange w:id="4719" w:author="Cara Cardinale" w:date="2025-03-04T10:36:00Z">
              <w:rPr>
                <w:sz w:val="27"/>
              </w:rPr>
            </w:rPrChange>
          </w:rPr>
          <w:t xml:space="preserve"> in the name of and on behalf of the</w:t>
        </w:r>
      </w:ins>
      <w:ins w:id="4720" w:author="Cara Cardinale" w:date="2025-02-27T22:04:00Z">
        <w:r w:rsidRPr="00A25529">
          <w:t xml:space="preserve"> </w:t>
        </w:r>
      </w:ins>
      <w:ins w:id="4721" w:author="Cara Cardinale" w:date="2025-02-27T22:03:00Z">
        <w:r w:rsidRPr="00A25529">
          <w:rPr>
            <w:rPrChange w:id="4722" w:author="Cara Cardinale" w:date="2025-03-04T10:36:00Z">
              <w:rPr>
                <w:sz w:val="27"/>
              </w:rPr>
            </w:rPrChange>
          </w:rPr>
          <w:t>Corporation, to enter into any contract or execute and deliver any instrument and such authority may</w:t>
        </w:r>
      </w:ins>
      <w:ins w:id="4723" w:author="Cara Cardinale" w:date="2025-02-27T22:04:00Z">
        <w:r w:rsidRPr="00A25529">
          <w:t xml:space="preserve"> </w:t>
        </w:r>
      </w:ins>
      <w:ins w:id="4724" w:author="Cara Cardinale" w:date="2025-02-27T22:03:00Z">
        <w:r w:rsidRPr="00A25529">
          <w:rPr>
            <w:rPrChange w:id="4725" w:author="Cara Cardinale" w:date="2025-03-04T10:36:00Z">
              <w:rPr>
                <w:sz w:val="27"/>
              </w:rPr>
            </w:rPrChange>
          </w:rPr>
          <w:t>be general or confined to specific instances but, unless so authorized by the Board of Directors or</w:t>
        </w:r>
      </w:ins>
      <w:ins w:id="4726" w:author="Cara Cardinale" w:date="2025-02-27T22:04:00Z">
        <w:r w:rsidRPr="00A25529">
          <w:t xml:space="preserve"> </w:t>
        </w:r>
      </w:ins>
      <w:ins w:id="4727" w:author="Cara Cardinale" w:date="2025-02-27T22:03:00Z">
        <w:r w:rsidRPr="00A25529">
          <w:rPr>
            <w:rPrChange w:id="4728" w:author="Cara Cardinale" w:date="2025-03-04T10:36:00Z">
              <w:rPr>
                <w:sz w:val="27"/>
              </w:rPr>
            </w:rPrChange>
          </w:rPr>
          <w:t>expressly authorized by these By</w:t>
        </w:r>
      </w:ins>
      <w:ins w:id="4729" w:author="Cara Cardinale" w:date="2025-02-27T22:04:00Z">
        <w:r w:rsidRPr="00A25529">
          <w:t>l</w:t>
        </w:r>
      </w:ins>
      <w:ins w:id="4730" w:author="Cara Cardinale" w:date="2025-02-27T22:03:00Z">
        <w:r w:rsidRPr="00A25529">
          <w:rPr>
            <w:rPrChange w:id="4731" w:author="Cara Cardinale" w:date="2025-03-04T10:36:00Z">
              <w:rPr>
                <w:sz w:val="27"/>
              </w:rPr>
            </w:rPrChange>
          </w:rPr>
          <w:t>aws, no officer, agent or employee shall have any power or</w:t>
        </w:r>
      </w:ins>
      <w:ins w:id="4732" w:author="Cara Cardinale" w:date="2025-02-27T22:04:00Z">
        <w:r w:rsidRPr="00A25529">
          <w:t xml:space="preserve"> </w:t>
        </w:r>
      </w:ins>
      <w:ins w:id="4733" w:author="Cara Cardinale" w:date="2025-02-27T22:03:00Z">
        <w:r w:rsidRPr="00A25529">
          <w:rPr>
            <w:rPrChange w:id="4734" w:author="Cara Cardinale" w:date="2025-03-04T10:36:00Z">
              <w:rPr>
                <w:sz w:val="27"/>
              </w:rPr>
            </w:rPrChange>
          </w:rPr>
          <w:t>authority to bind the Corporation by any contract or engagement or to pledge its credit or to render it</w:t>
        </w:r>
      </w:ins>
      <w:ins w:id="4735" w:author="Cara Cardinale" w:date="2025-02-27T22:06:00Z">
        <w:r w:rsidRPr="00A25529">
          <w:t xml:space="preserve"> </w:t>
        </w:r>
      </w:ins>
      <w:ins w:id="4736" w:author="Cara Cardinale" w:date="2025-02-27T22:03:00Z">
        <w:r w:rsidRPr="00A25529">
          <w:rPr>
            <w:rPrChange w:id="4737" w:author="Cara Cardinale" w:date="2025-03-04T10:36:00Z">
              <w:rPr>
                <w:sz w:val="27"/>
              </w:rPr>
            </w:rPrChange>
          </w:rPr>
          <w:t>liable pecuniarily in any amount for any purpose.</w:t>
        </w:r>
      </w:ins>
    </w:p>
    <w:p w14:paraId="5D13E3FD" w14:textId="77777777" w:rsidR="00FE0D6F" w:rsidRPr="00A25529" w:rsidRDefault="00FE0D6F" w:rsidP="00FE0D6F">
      <w:pPr>
        <w:pStyle w:val="pxformnotes"/>
        <w:jc w:val="center"/>
        <w:rPr>
          <w:ins w:id="4738" w:author="Cara Cardinale" w:date="2025-02-27T22:07:00Z"/>
          <w:sz w:val="24"/>
          <w:szCs w:val="24"/>
        </w:rPr>
      </w:pPr>
      <w:ins w:id="4739" w:author="Cara Cardinale" w:date="2025-02-27T22:07:00Z">
        <w:r w:rsidRPr="00A25529">
          <w:rPr>
            <w:rStyle w:val="pxvis"/>
            <w:rFonts w:cs="Arial"/>
            <w:bCs/>
            <w:sz w:val="50"/>
            <w:rPrChange w:id="4740" w:author="Cara Cardinale" w:date="2025-03-04T10:36:00Z">
              <w:rPr>
                <w:rStyle w:val="pxvis"/>
                <w:rFonts w:cs="Arial"/>
                <w:bCs/>
              </w:rPr>
            </w:rPrChange>
          </w:rPr>
          <w:t>Notes to Form</w:t>
        </w:r>
      </w:ins>
    </w:p>
    <w:p w14:paraId="5F1E40F7" w14:textId="77777777" w:rsidR="00FE0D6F" w:rsidRPr="00A25529" w:rsidRDefault="00FE0D6F" w:rsidP="00FE0D6F">
      <w:pPr>
        <w:pStyle w:val="pxformnotes"/>
        <w:rPr>
          <w:ins w:id="4741" w:author="Cara Cardinale" w:date="2025-02-27T22:07:00Z"/>
          <w:sz w:val="24"/>
          <w:szCs w:val="24"/>
        </w:rPr>
      </w:pPr>
    </w:p>
    <w:p w14:paraId="26AF3EB1" w14:textId="77777777" w:rsidR="00FE0D6F" w:rsidRPr="00A25529" w:rsidRDefault="00FE0D6F" w:rsidP="00FE0D6F">
      <w:pPr>
        <w:pStyle w:val="pxformrr"/>
        <w:rPr>
          <w:ins w:id="4742" w:author="Cara Cardinale" w:date="2025-02-27T22:07:00Z"/>
          <w:sz w:val="24"/>
          <w:szCs w:val="24"/>
        </w:rPr>
      </w:pPr>
      <w:ins w:id="4743" w:author="Cara Cardinale" w:date="2025-02-27T22:07:00Z">
        <w:r w:rsidRPr="00A25529">
          <w:rPr>
            <w:rStyle w:val="pxvis"/>
            <w:rFonts w:cs="Arial"/>
            <w:bCs/>
            <w:sz w:val="24"/>
            <w:szCs w:val="24"/>
            <w:rPrChange w:id="4744" w:author="Cara Cardinale" w:date="2025-03-04T10:36:00Z">
              <w:rPr>
                <w:rStyle w:val="pxvis"/>
                <w:rFonts w:cs="Arial"/>
                <w:bCs/>
                <w:szCs w:val="24"/>
              </w:rPr>
            </w:rPrChange>
          </w:rPr>
          <w:t>Research References</w:t>
        </w:r>
      </w:ins>
    </w:p>
    <w:p w14:paraId="2C04C28D" w14:textId="77777777" w:rsidR="00FE0D6F" w:rsidRPr="00A25529" w:rsidRDefault="00FE0D6F" w:rsidP="00FE0D6F">
      <w:pPr>
        <w:pStyle w:val="pxformrrp"/>
        <w:rPr>
          <w:ins w:id="4745" w:author="Cara Cardinale" w:date="2025-02-27T22:07:00Z"/>
        </w:rPr>
      </w:pPr>
      <w:ins w:id="4746" w:author="Cara Cardinale" w:date="2025-02-27T22:07: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tk.ref.id="I006L8J"</w:instrText>
        </w:r>
        <w:r w:rsidRPr="00A25529">
          <w:rPr>
            <w:rStyle w:val="pxtk"/>
          </w:rPr>
          <w:fldChar w:fldCharType="end"/>
        </w:r>
        <w:r w:rsidRPr="00A25529">
          <w:rPr>
            <w:rStyle w:val="pxtk"/>
          </w:rPr>
          <w:t>West's Key Number Digest, Corporations and Business Organizations &amp;key;3423</w:t>
        </w:r>
      </w:ins>
    </w:p>
    <w:p w14:paraId="4DA8622E" w14:textId="77777777" w:rsidR="00FE0D6F" w:rsidRPr="00A25529" w:rsidRDefault="00FE0D6F" w:rsidP="00FE0D6F">
      <w:pPr>
        <w:rPr>
          <w:ins w:id="4747" w:author="Cara Cardinale" w:date="2025-02-27T22:03:00Z"/>
          <w:rPrChange w:id="4748" w:author="Cara Cardinale" w:date="2025-03-04T10:36:00Z">
            <w:rPr>
              <w:ins w:id="4749" w:author="Cara Cardinale" w:date="2025-02-27T22:03:00Z"/>
              <w:sz w:val="27"/>
            </w:rPr>
          </w:rPrChange>
        </w:rPr>
        <w:pPrChange w:id="4750" w:author="Cara Cardinale" w:date="2025-02-27T22:07:00Z">
          <w:pPr>
            <w:pStyle w:val="pxs"/>
            <w:spacing w:before="180"/>
          </w:pPr>
        </w:pPrChange>
      </w:pPr>
    </w:p>
    <w:p w14:paraId="4FCB5913" w14:textId="77777777" w:rsidR="00FB29D8" w:rsidRPr="00A25529" w:rsidRDefault="00FB29D8">
      <w:pPr>
        <w:pStyle w:val="pxs"/>
        <w:spacing w:before="180"/>
        <w:rPr>
          <w:rPrChange w:id="4751" w:author="Cara Cardinale" w:date="2025-03-04T10:36:00Z">
            <w:rPr>
              <w:sz w:val="27"/>
            </w:rPr>
          </w:rPrChange>
        </w:rPr>
      </w:pPr>
      <w:r w:rsidRPr="00A25529">
        <w:rPr>
          <w:rPrChange w:id="4752" w:author="Cara Cardinale" w:date="2025-03-04T10:36:00Z">
            <w:rPr>
              <w:sz w:val="27"/>
            </w:rPr>
          </w:rPrChange>
        </w:rPr>
        <w:t>30:120. Staggered terms of office</w:t>
      </w:r>
    </w:p>
    <w:p w14:paraId="472509FD" w14:textId="77777777" w:rsidR="00FB29D8" w:rsidRPr="00A25529" w:rsidRDefault="00FB29D8">
      <w:pPr>
        <w:pStyle w:val="pxov"/>
        <w:rPr>
          <w:vanish/>
        </w:rPr>
      </w:pPr>
      <w:r w:rsidRPr="00A25529">
        <w:rPr>
          <w:vanish/>
        </w:rPr>
        <w:t>COL</w:t>
      </w:r>
    </w:p>
    <w:p w14:paraId="72FD11D0" w14:textId="77777777" w:rsidR="00FB29D8" w:rsidRPr="00A25529" w:rsidRDefault="00FB29D8">
      <w:pPr>
        <w:pStyle w:val="pxov"/>
        <w:rPr>
          <w:vanish/>
        </w:rPr>
      </w:pPr>
      <w:r w:rsidRPr="00A25529">
        <w:rPr>
          <w:vanish/>
        </w:rPr>
        <w:t>NFP</w:t>
      </w:r>
    </w:p>
    <w:p w14:paraId="71A14FC5" w14:textId="77777777" w:rsidR="00FB29D8" w:rsidRPr="00A25529" w:rsidRDefault="00FB29D8">
      <w:pPr>
        <w:pStyle w:val="pxov"/>
        <w:rPr>
          <w:vanish/>
        </w:rPr>
      </w:pPr>
      <w:r w:rsidRPr="00A25529">
        <w:rPr>
          <w:vanish/>
        </w:rPr>
        <w:t>CLS</w:t>
      </w:r>
    </w:p>
    <w:p w14:paraId="547E3878" w14:textId="77777777" w:rsidR="00FB29D8" w:rsidRPr="00A25529" w:rsidRDefault="00FB29D8">
      <w:pPr>
        <w:pStyle w:val="pxov"/>
        <w:rPr>
          <w:vanish/>
        </w:rPr>
      </w:pPr>
      <w:r w:rsidRPr="00A25529">
        <w:rPr>
          <w:vanish/>
        </w:rPr>
        <w:t>FCV</w:t>
      </w:r>
    </w:p>
    <w:p w14:paraId="09492FD6" w14:textId="77777777" w:rsidR="00FB29D8" w:rsidRPr="00A25529" w:rsidRDefault="00FB29D8">
      <w:pPr>
        <w:pStyle w:val="pxov"/>
        <w:rPr>
          <w:vanish/>
        </w:rPr>
      </w:pPr>
      <w:r w:rsidRPr="00A25529">
        <w:rPr>
          <w:vanish/>
        </w:rPr>
        <w:t>FTR</w:t>
      </w:r>
    </w:p>
    <w:p w14:paraId="57BCC8DB" w14:textId="77777777" w:rsidR="00FB29D8" w:rsidRPr="00A25529" w:rsidRDefault="00FB29D8">
      <w:pPr>
        <w:pStyle w:val="pxov"/>
        <w:rPr>
          <w:vanish/>
        </w:rPr>
      </w:pPr>
      <w:r w:rsidRPr="00A25529">
        <w:rPr>
          <w:vanish/>
        </w:rPr>
        <w:t>TEM</w:t>
      </w:r>
    </w:p>
    <w:p w14:paraId="00726888" w14:textId="77777777" w:rsidR="00FB29D8" w:rsidRPr="00A25529" w:rsidRDefault="00FB29D8">
      <w:pPr>
        <w:pStyle w:val="pxov"/>
        <w:rPr>
          <w:vanish/>
        </w:rPr>
      </w:pPr>
      <w:r w:rsidRPr="00A25529">
        <w:rPr>
          <w:vanish/>
        </w:rPr>
        <w:t>MTD</w:t>
      </w:r>
    </w:p>
    <w:p w14:paraId="4020DD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form.fid="Id557f6101b6411e684899cfd92da4eb0"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p.ct.id="f2fd26a0b92511efa75bc0a5c2da1858|129|30:120"</w:instrText>
      </w:r>
      <w:r w:rsidRPr="00A25529">
        <w:fldChar w:fldCharType="end"/>
      </w:r>
      <w:r w:rsidRPr="00A25529">
        <w:t xml:space="preserve">The board of directors of the club shall consist of </w:t>
      </w:r>
      <w:r w:rsidRPr="00A25529">
        <w:rPr>
          <w:rStyle w:val="pxfinstr"/>
          <w:i/>
          <w:iCs/>
        </w:rPr>
        <w:t>[number of members]</w:t>
      </w:r>
      <w:r w:rsidRPr="00A25529">
        <w:t xml:space="preserve"> members divided into </w:t>
      </w:r>
      <w:r w:rsidRPr="00A25529">
        <w:rPr>
          <w:rStyle w:val="pxfinstr"/>
          <w:i/>
          <w:iCs/>
        </w:rPr>
        <w:t>[two/three]</w:t>
      </w:r>
      <w:r w:rsidRPr="00A25529">
        <w:t xml:space="preserve"> classes, each class to be as nearly equal in number as is possible. The term of office of directors of the first class shall expire at the first annual meeting of members after their election, </w:t>
      </w:r>
      <w:r w:rsidRPr="00A25529">
        <w:rPr>
          <w:rStyle w:val="pxfinstr"/>
          <w:i/>
          <w:iCs/>
        </w:rPr>
        <w:t>[OPTIONAL: and]</w:t>
      </w:r>
      <w:r w:rsidRPr="00A25529">
        <w:t xml:space="preserve"> that of the second class shall expire at the second annual meeting after their election </w:t>
      </w:r>
      <w:r w:rsidRPr="00A25529">
        <w:rPr>
          <w:rStyle w:val="pxfinstr"/>
          <w:i/>
          <w:iCs/>
        </w:rPr>
        <w:t>[OPTIONAL: and that of the third class shall expire at the third annual meeting after their election]</w:t>
      </w:r>
      <w:r w:rsidRPr="00A25529">
        <w:t xml:space="preserve">. At each annual meeting after such classification, the number of directors equal to the number of the class whose terms expire at time of such meeting shall be elected to hold office until the </w:t>
      </w:r>
      <w:r w:rsidRPr="00A25529">
        <w:rPr>
          <w:rStyle w:val="pxfinstr"/>
          <w:i/>
          <w:iCs/>
        </w:rPr>
        <w:t>[second/third]</w:t>
      </w:r>
      <w:r w:rsidRPr="00A25529">
        <w:t xml:space="preserve"> succeeding annual meeting.</w:t>
      </w:r>
    </w:p>
    <w:p w14:paraId="47D4FB21" w14:textId="77777777" w:rsidR="00FB29D8" w:rsidRPr="00A25529" w:rsidRDefault="00FB29D8">
      <w:pPr>
        <w:pStyle w:val="pxformnotes"/>
        <w:jc w:val="center"/>
        <w:rPr>
          <w:sz w:val="24"/>
          <w:szCs w:val="24"/>
        </w:rPr>
      </w:pPr>
      <w:r w:rsidRPr="00A25529">
        <w:rPr>
          <w:rStyle w:val="pxvis"/>
          <w:rFonts w:cs="Arial"/>
          <w:bCs/>
          <w:sz w:val="50"/>
          <w:rPrChange w:id="4753" w:author="Cara Cardinale" w:date="2025-03-04T10:36:00Z">
            <w:rPr>
              <w:rStyle w:val="pxvis"/>
              <w:rFonts w:cs="Arial"/>
              <w:bCs/>
            </w:rPr>
          </w:rPrChange>
        </w:rPr>
        <w:t>Notes to Form</w:t>
      </w:r>
    </w:p>
    <w:p w14:paraId="50B2F13C" w14:textId="77777777" w:rsidR="00FB29D8" w:rsidRPr="00A25529" w:rsidRDefault="00FB29D8">
      <w:pPr>
        <w:pStyle w:val="pxformnotes"/>
        <w:rPr>
          <w:sz w:val="24"/>
          <w:szCs w:val="24"/>
        </w:rPr>
      </w:pPr>
    </w:p>
    <w:p w14:paraId="7BDD793D" w14:textId="77777777" w:rsidR="00FB29D8" w:rsidRPr="00A25529" w:rsidRDefault="00FB29D8">
      <w:pPr>
        <w:pStyle w:val="pxformnote"/>
        <w:spacing w:before="180"/>
      </w:pPr>
      <w:del w:id="4754" w:author="Cara Cardinale" w:date="2025-01-14T20:47:00Z">
        <w:r w:rsidRPr="00A25529" w:rsidDel="00CF1278">
          <w:delText>Drafter's Note</w:delText>
        </w:r>
      </w:del>
      <w:r w:rsidRPr="00A25529">
        <w:t xml:space="preserve"> </w:t>
      </w:r>
    </w:p>
    <w:p w14:paraId="7A810F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p.ct.id="f2fd26a0b92511efa75bc0a5c2da1858|129|30:120"</w:instrText>
      </w:r>
      <w:r w:rsidRPr="00A25529">
        <w:fldChar w:fldCharType="end"/>
      </w:r>
      <w:r w:rsidRPr="00A25529">
        <w:t xml:space="preserve">The minimum number of directors of a not-for-profit corporation is set by statute at three. Subject to that limitation, the bylaws must specify the number of directors or make provision to enable the members or the board to fix the number. In the absence of such a provision, the number of directors will be three. </w:t>
      </w:r>
      <w:r w:rsidRPr="00A25529">
        <w:rPr>
          <w:rStyle w:val="pxst"/>
          <w:color w:val="FF0000"/>
          <w:vertAlign w:val="superscript"/>
        </w:rPr>
        <w:t>►</w:t>
      </w:r>
      <w:r w:rsidRPr="00A25529">
        <w:rPr>
          <w:rStyle w:val="pxst"/>
        </w:rPr>
        <w:fldChar w:fldCharType="begin"/>
      </w:r>
      <w:r w:rsidRPr="00A25529">
        <w:rPr>
          <w:rStyle w:val="pxst"/>
        </w:rPr>
        <w:instrText>st.ref.id="I009EDF"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4435A7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p.ct.id="f2fd26a0b92511efa75bc0a5c2da1858|129|30:120"</w:instrText>
      </w:r>
      <w:r w:rsidRPr="00A25529">
        <w:fldChar w:fldCharType="end"/>
      </w:r>
      <w:r w:rsidRPr="00A25529">
        <w:t xml:space="preserve">The certificate of incorporation or a bylaw adopted by the members may provide that directors elected or appointed at large shall be divided into either two, three, four, or five classes for the purpose of staggering their terms of office and that all or some of the directors elected or appointed otherwise than at large shall be divided into the same or a different number of classes, not exceeding five, for the same purpose. All classes shall be as nearly equal in number as possible and, if provision has been made for cumulative voting, no class shall include less than three directors. </w:t>
      </w:r>
      <w:r w:rsidRPr="00A25529">
        <w:rPr>
          <w:rStyle w:val="pxst"/>
          <w:color w:val="FF0000"/>
          <w:vertAlign w:val="superscript"/>
        </w:rPr>
        <w:t>►</w:t>
      </w:r>
      <w:r w:rsidRPr="00A25529">
        <w:rPr>
          <w:rStyle w:val="pxst"/>
        </w:rPr>
        <w:fldChar w:fldCharType="begin"/>
      </w:r>
      <w:r w:rsidRPr="00A25529">
        <w:rPr>
          <w:rStyle w:val="pxst"/>
        </w:rPr>
        <w:instrText>st.ref.id="I00C7IB"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704(a)</w:t>
      </w:r>
      <w:r w:rsidRPr="00A25529">
        <w:t xml:space="preserve">. The terms of office of the directors initially classified shall be as follows: (1) that of the first class shall expire at the next annual meeting of members if there be members or of the board if there be no members; (2) the second class at the second succeeding annual meeting; or (3) the third class, if any, at the third annual meeting, and so on. </w:t>
      </w:r>
      <w:r w:rsidRPr="00A25529">
        <w:rPr>
          <w:rStyle w:val="pxst"/>
          <w:color w:val="FF0000"/>
          <w:vertAlign w:val="superscript"/>
        </w:rPr>
        <w:t>►</w:t>
      </w:r>
      <w:r w:rsidRPr="00A25529">
        <w:rPr>
          <w:rStyle w:val="pxst"/>
        </w:rPr>
        <w:fldChar w:fldCharType="begin"/>
      </w:r>
      <w:r w:rsidRPr="00A25529">
        <w:rPr>
          <w:rStyle w:val="pxst"/>
        </w:rPr>
        <w:instrText>st.ref.id="I006LE6"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w:t>
      </w:r>
      <w:r w:rsidRPr="00A25529">
        <w:t>.</w:t>
      </w:r>
    </w:p>
    <w:p w14:paraId="5975927D" w14:textId="77777777" w:rsidR="00FB29D8" w:rsidRPr="00A25529" w:rsidRDefault="00FB29D8">
      <w:pPr>
        <w:pStyle w:val="pxformrr"/>
        <w:rPr>
          <w:sz w:val="24"/>
          <w:szCs w:val="24"/>
        </w:rPr>
      </w:pPr>
      <w:r w:rsidRPr="00A25529">
        <w:rPr>
          <w:rStyle w:val="pxvis"/>
          <w:rFonts w:cs="Arial"/>
          <w:bCs/>
          <w:sz w:val="50"/>
          <w:rPrChange w:id="4755" w:author="Cara Cardinale" w:date="2025-03-04T10:36:00Z">
            <w:rPr>
              <w:rStyle w:val="pxvis"/>
              <w:rFonts w:cs="Arial"/>
              <w:bCs/>
            </w:rPr>
          </w:rPrChange>
        </w:rPr>
        <w:t>Research References</w:t>
      </w:r>
    </w:p>
    <w:p w14:paraId="0E81B10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tk.ref.id="I009EJ2"</w:instrText>
      </w:r>
      <w:r w:rsidRPr="00A25529">
        <w:rPr>
          <w:rStyle w:val="pxtk"/>
        </w:rPr>
        <w:fldChar w:fldCharType="end"/>
      </w:r>
      <w:r w:rsidRPr="00A25529">
        <w:rPr>
          <w:rStyle w:val="pxtk"/>
        </w:rPr>
        <w:t>West's Key Number Digest, Corporations and Business Organizations &amp;key;3420</w:t>
      </w:r>
    </w:p>
    <w:p w14:paraId="20706D46" w14:textId="77777777" w:rsidR="00FB29D8" w:rsidRPr="00A25529" w:rsidRDefault="00FB29D8">
      <w:pPr>
        <w:pStyle w:val="pxformrrp"/>
        <w:rPr>
          <w:ins w:id="4756" w:author="Cara Cardinale" w:date="2025-03-02T21:25: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rc.ref.id="I00C7NY"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4757" w:author="Cara Cardinale" w:date="2025-01-21T11:40:00Z">
        <w:r w:rsidRPr="00A25529" w:rsidDel="00D0029E">
          <w:rPr>
            <w:rStyle w:val="pxrc"/>
          </w:rPr>
          <w:delText>542</w:delText>
        </w:r>
      </w:del>
      <w:ins w:id="4758" w:author="Cara Cardinale" w:date="2025-01-21T11:40:00Z">
        <w:r w:rsidR="00D0029E" w:rsidRPr="00A25529">
          <w:rPr>
            <w:rStyle w:val="pxrc"/>
          </w:rPr>
          <w:t>537</w:t>
        </w:r>
      </w:ins>
      <w:r w:rsidRPr="00A25529">
        <w:rPr>
          <w:rStyle w:val="pxrc"/>
        </w:rPr>
        <w:t xml:space="preserve">, </w:t>
      </w:r>
      <w:del w:id="4759" w:author="Cara Cardinale" w:date="2025-01-23T13:31:00Z">
        <w:r w:rsidRPr="00A25529" w:rsidDel="009D6732">
          <w:rPr>
            <w:rStyle w:val="pxrc"/>
          </w:rPr>
          <w:delText>546</w:delText>
        </w:r>
      </w:del>
      <w:ins w:id="4760" w:author="Cara Cardinale" w:date="2025-01-23T13:31:00Z">
        <w:r w:rsidR="009D6732" w:rsidRPr="00A25529">
          <w:rPr>
            <w:rStyle w:val="pxrc"/>
          </w:rPr>
          <w:t>541</w:t>
        </w:r>
      </w:ins>
    </w:p>
    <w:p w14:paraId="141CDE37" w14:textId="77777777" w:rsidR="00192F5A" w:rsidRPr="00A25529" w:rsidRDefault="00192F5A" w:rsidP="00192F5A">
      <w:pPr>
        <w:rPr>
          <w:ins w:id="4761" w:author="Cara Cardinale" w:date="2025-03-02T21:25:00Z"/>
        </w:rPr>
      </w:pPr>
    </w:p>
    <w:p w14:paraId="328597E8" w14:textId="77777777" w:rsidR="00192F5A" w:rsidRPr="00A25529" w:rsidRDefault="00192F5A" w:rsidP="00192F5A">
      <w:pPr>
        <w:rPr>
          <w:ins w:id="4762" w:author="Cara Cardinale" w:date="2025-03-02T21:29:00Z"/>
        </w:rPr>
      </w:pPr>
      <w:bookmarkStart w:id="4763" w:name="_Hlk191843443"/>
      <w:ins w:id="4764" w:author="Cara Cardinale" w:date="2025-03-02T21:25:00Z">
        <w:r w:rsidRPr="00A25529">
          <w:t xml:space="preserve">30:120.50. </w:t>
        </w:r>
      </w:ins>
      <w:ins w:id="4765" w:author="Cara Cardinale" w:date="2025-03-02T21:29:00Z">
        <w:r w:rsidRPr="00A25529">
          <w:t>Conflict</w:t>
        </w:r>
      </w:ins>
      <w:ins w:id="4766" w:author="Cara Cardinale" w:date="2025-03-02T21:30:00Z">
        <w:r w:rsidRPr="00A25529">
          <w:t xml:space="preserve"> of interest</w:t>
        </w:r>
      </w:ins>
    </w:p>
    <w:bookmarkEnd w:id="4763"/>
    <w:p w14:paraId="4A217466" w14:textId="77777777" w:rsidR="00192F5A" w:rsidRPr="00A25529" w:rsidRDefault="00192F5A" w:rsidP="00192F5A">
      <w:pPr>
        <w:rPr>
          <w:ins w:id="4767" w:author="Cara Cardinale" w:date="2025-03-02T21:26:00Z"/>
        </w:rPr>
      </w:pPr>
    </w:p>
    <w:p w14:paraId="007B5416" w14:textId="77777777" w:rsidR="00192F5A" w:rsidRPr="00A25529" w:rsidRDefault="00192F5A" w:rsidP="00192F5A">
      <w:pPr>
        <w:ind w:firstLine="720"/>
        <w:rPr>
          <w:ins w:id="4768" w:author="Cara Cardinale" w:date="2025-03-02T21:29:00Z"/>
        </w:rPr>
      </w:pPr>
      <w:ins w:id="4769" w:author="Cara Cardinale" w:date="2025-03-02T21:26:00Z">
        <w:r w:rsidRPr="00A25529">
          <w:t xml:space="preserve">Whenever a director has a financial or personal interest in </w:t>
        </w:r>
      </w:ins>
      <w:ins w:id="4770" w:author="Cara Cardinale" w:date="2025-03-02T21:30:00Z">
        <w:r w:rsidRPr="00A25529">
          <w:t>any</w:t>
        </w:r>
      </w:ins>
      <w:ins w:id="4771" w:author="Cara Cardinale" w:date="2025-03-02T21:26:00Z">
        <w:r w:rsidRPr="00A25529">
          <w:t xml:space="preserve"> matter comin</w:t>
        </w:r>
      </w:ins>
      <w:ins w:id="4772" w:author="Cara Cardinale" w:date="2025-03-02T21:27:00Z">
        <w:r w:rsidRPr="00A25529">
          <w:t>g</w:t>
        </w:r>
      </w:ins>
      <w:ins w:id="4773" w:author="Cara Cardinale" w:date="2025-03-02T21:26:00Z">
        <w:r w:rsidRPr="00A25529">
          <w:t xml:space="preserve"> before the board of directors, the affected person </w:t>
        </w:r>
      </w:ins>
      <w:ins w:id="4774" w:author="Cara Cardinale" w:date="2025-03-02T21:27:00Z">
        <w:r w:rsidRPr="00A25529">
          <w:t>must</w:t>
        </w:r>
      </w:ins>
      <w:ins w:id="4775" w:author="Cara Cardinale" w:date="2025-03-02T21:26:00Z">
        <w:r w:rsidRPr="00A25529">
          <w:t xml:space="preserve"> fully disclose the nature of the interest and withdraw from discussi</w:t>
        </w:r>
      </w:ins>
      <w:ins w:id="4776" w:author="Cara Cardinale" w:date="2025-03-02T21:27:00Z">
        <w:r w:rsidRPr="00A25529">
          <w:t>ng</w:t>
        </w:r>
      </w:ins>
      <w:ins w:id="4777" w:author="Cara Cardinale" w:date="2025-03-02T21:26:00Z">
        <w:r w:rsidRPr="00A25529">
          <w:t xml:space="preserve">. lobbying. and voting on the matter. Any transaction or vote involving a </w:t>
        </w:r>
      </w:ins>
      <w:ins w:id="4778" w:author="Cara Cardinale" w:date="2025-03-02T21:27:00Z">
        <w:r w:rsidRPr="00A25529">
          <w:t>p</w:t>
        </w:r>
      </w:ins>
      <w:ins w:id="4779" w:author="Cara Cardinale" w:date="2025-03-02T21:26:00Z">
        <w:r w:rsidRPr="00A25529">
          <w:t xml:space="preserve">otential conflict of interest </w:t>
        </w:r>
      </w:ins>
      <w:ins w:id="4780" w:author="Cara Cardinale" w:date="2025-03-02T21:27:00Z">
        <w:r w:rsidRPr="00A25529">
          <w:t>will</w:t>
        </w:r>
      </w:ins>
      <w:ins w:id="4781" w:author="Cara Cardinale" w:date="2025-03-02T21:26:00Z">
        <w:r w:rsidRPr="00A25529">
          <w:t xml:space="preserve"> be approved only when a majority of disinterested directors determine that it is in the best interest of </w:t>
        </w:r>
      </w:ins>
      <w:ins w:id="4782" w:author="Cara Cardinale" w:date="2025-03-02T21:28:00Z">
        <w:r w:rsidRPr="00A25529">
          <w:t xml:space="preserve">&lt;finstr&gt;[name of organization]&lt;/finstr&gt; </w:t>
        </w:r>
      </w:ins>
      <w:ins w:id="4783" w:author="Cara Cardinale" w:date="2025-03-02T21:26:00Z">
        <w:r w:rsidRPr="00A25529">
          <w:t xml:space="preserve">to do so. The minutes of meetings at which such votes are taken </w:t>
        </w:r>
      </w:ins>
      <w:ins w:id="4784" w:author="Cara Cardinale" w:date="2025-03-02T21:28:00Z">
        <w:r w:rsidRPr="00A25529">
          <w:t>must</w:t>
        </w:r>
      </w:ins>
      <w:ins w:id="4785" w:author="Cara Cardinale" w:date="2025-03-02T21:26:00Z">
        <w:r w:rsidRPr="00A25529">
          <w:t xml:space="preserve"> record such disclosure</w:t>
        </w:r>
      </w:ins>
      <w:ins w:id="4786" w:author="Cara Cardinale" w:date="2025-03-02T21:28:00Z">
        <w:r w:rsidRPr="00A25529">
          <w:t>,</w:t>
        </w:r>
      </w:ins>
      <w:ins w:id="4787" w:author="Cara Cardinale" w:date="2025-03-02T21:26:00Z">
        <w:r w:rsidRPr="00A25529">
          <w:t xml:space="preserve"> </w:t>
        </w:r>
      </w:ins>
      <w:ins w:id="4788" w:author="Cara Cardinale" w:date="2025-03-02T21:28:00Z">
        <w:r w:rsidRPr="00A25529">
          <w:t>a</w:t>
        </w:r>
      </w:ins>
      <w:ins w:id="4789" w:author="Cara Cardinale" w:date="2025-03-02T21:26:00Z">
        <w:r w:rsidRPr="00A25529">
          <w:t>bstention</w:t>
        </w:r>
      </w:ins>
      <w:ins w:id="4790" w:author="Cara Cardinale" w:date="2025-03-02T21:28:00Z">
        <w:r w:rsidRPr="00A25529">
          <w:t>,</w:t>
        </w:r>
      </w:ins>
      <w:ins w:id="4791" w:author="Cara Cardinale" w:date="2025-03-02T21:26:00Z">
        <w:r w:rsidRPr="00A25529">
          <w:t xml:space="preserve"> and </w:t>
        </w:r>
      </w:ins>
      <w:ins w:id="4792" w:author="Cara Cardinale" w:date="2025-03-02T21:28:00Z">
        <w:r w:rsidRPr="00A25529">
          <w:t>reasons</w:t>
        </w:r>
      </w:ins>
      <w:ins w:id="4793" w:author="Cara Cardinale" w:date="2025-03-02T21:26:00Z">
        <w:r w:rsidRPr="00A25529">
          <w:t xml:space="preserve"> for a</w:t>
        </w:r>
      </w:ins>
      <w:ins w:id="4794" w:author="Cara Cardinale" w:date="2025-03-02T21:28:00Z">
        <w:r w:rsidRPr="00A25529">
          <w:t>pp</w:t>
        </w:r>
      </w:ins>
      <w:ins w:id="4795" w:author="Cara Cardinale" w:date="2025-03-02T21:26:00Z">
        <w:r w:rsidRPr="00A25529">
          <w:t>roval.</w:t>
        </w:r>
      </w:ins>
    </w:p>
    <w:p w14:paraId="16557A1B" w14:textId="77777777" w:rsidR="00192F5A" w:rsidRPr="00A25529" w:rsidRDefault="00192F5A" w:rsidP="00192F5A">
      <w:pPr>
        <w:pStyle w:val="pxformrr"/>
        <w:rPr>
          <w:ins w:id="4796" w:author="Cara Cardinale" w:date="2025-03-02T21:29:00Z"/>
          <w:rStyle w:val="pxvis"/>
          <w:rFonts w:cs="Arial"/>
          <w:bCs/>
          <w:sz w:val="24"/>
          <w:szCs w:val="24"/>
        </w:rPr>
      </w:pPr>
    </w:p>
    <w:p w14:paraId="683A146E" w14:textId="77777777" w:rsidR="00192F5A" w:rsidRPr="00A25529" w:rsidRDefault="00192F5A" w:rsidP="00192F5A">
      <w:pPr>
        <w:pStyle w:val="pxformnotes"/>
        <w:jc w:val="center"/>
        <w:rPr>
          <w:ins w:id="4797" w:author="Cara Cardinale" w:date="2025-03-02T21:29:00Z"/>
          <w:sz w:val="24"/>
          <w:szCs w:val="24"/>
        </w:rPr>
      </w:pPr>
      <w:ins w:id="4798" w:author="Cara Cardinale" w:date="2025-03-02T21:29:00Z">
        <w:r w:rsidRPr="00A25529">
          <w:rPr>
            <w:rStyle w:val="pxvis"/>
            <w:rFonts w:cs="Arial"/>
            <w:bCs/>
            <w:sz w:val="24"/>
            <w:szCs w:val="24"/>
          </w:rPr>
          <w:t>Notes to Form</w:t>
        </w:r>
      </w:ins>
    </w:p>
    <w:p w14:paraId="172EB544" w14:textId="77777777" w:rsidR="00192F5A" w:rsidRPr="00A25529" w:rsidRDefault="00192F5A" w:rsidP="00192F5A">
      <w:pPr>
        <w:pStyle w:val="pxformrr"/>
        <w:rPr>
          <w:ins w:id="4799" w:author="Cara Cardinale" w:date="2025-03-02T21:29:00Z"/>
          <w:sz w:val="24"/>
          <w:szCs w:val="24"/>
        </w:rPr>
      </w:pPr>
      <w:ins w:id="4800" w:author="Cara Cardinale" w:date="2025-03-02T21:29:00Z">
        <w:r w:rsidRPr="00A25529">
          <w:rPr>
            <w:rStyle w:val="pxvis"/>
            <w:rFonts w:cs="Arial"/>
            <w:bCs/>
            <w:sz w:val="24"/>
            <w:szCs w:val="24"/>
          </w:rPr>
          <w:t>Research References</w:t>
        </w:r>
      </w:ins>
    </w:p>
    <w:p w14:paraId="75EC9FB5" w14:textId="77777777" w:rsidR="00192F5A" w:rsidRPr="00A25529" w:rsidRDefault="00192F5A" w:rsidP="00192F5A">
      <w:pPr>
        <w:pStyle w:val="pxformrrp"/>
        <w:rPr>
          <w:ins w:id="4801" w:author="Cara Cardinale" w:date="2025-03-02T21:29:00Z"/>
        </w:rPr>
      </w:pPr>
      <w:ins w:id="4802" w:author="Cara Cardinale" w:date="2025-03-02T21:29: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tk.ref.id="I009EJ2"</w:instrText>
        </w:r>
        <w:r w:rsidRPr="00A25529">
          <w:rPr>
            <w:rStyle w:val="pxtk"/>
          </w:rPr>
          <w:fldChar w:fldCharType="end"/>
        </w:r>
        <w:r w:rsidRPr="00A25529">
          <w:rPr>
            <w:rStyle w:val="pxtk"/>
          </w:rPr>
          <w:t>West's Key Number Digest, Corporations and Business Organizations &amp;key;3420</w:t>
        </w:r>
      </w:ins>
    </w:p>
    <w:p w14:paraId="11B7D0D4" w14:textId="77777777" w:rsidR="00192F5A" w:rsidRPr="00A25529" w:rsidRDefault="00192F5A" w:rsidP="00192F5A">
      <w:pPr>
        <w:ind w:firstLine="720"/>
        <w:pPrChange w:id="4803" w:author="Cara Cardinale" w:date="2025-03-02T21:26:00Z">
          <w:pPr>
            <w:pStyle w:val="pxformrrp"/>
            <w:ind w:firstLine="720"/>
          </w:pPr>
        </w:pPrChange>
      </w:pPr>
    </w:p>
    <w:p w14:paraId="53D3020C" w14:textId="77777777" w:rsidR="00FB29D8" w:rsidRPr="00A25529" w:rsidRDefault="00FB29D8">
      <w:pPr>
        <w:pStyle w:val="pxs"/>
        <w:spacing w:before="180"/>
        <w:rPr>
          <w:rPrChange w:id="4804" w:author="Cara Cardinale" w:date="2025-03-04T10:36:00Z">
            <w:rPr>
              <w:sz w:val="27"/>
            </w:rPr>
          </w:rPrChange>
        </w:rPr>
      </w:pPr>
      <w:r w:rsidRPr="00A25529">
        <w:rPr>
          <w:rPrChange w:id="4805" w:author="Cara Cardinale" w:date="2025-03-04T10:36:00Z">
            <w:rPr>
              <w:sz w:val="27"/>
            </w:rPr>
          </w:rPrChange>
        </w:rPr>
        <w:t>30:121. Participation in directors' meeting by conference telephone or electronic communication</w:t>
      </w:r>
    </w:p>
    <w:p w14:paraId="61026691" w14:textId="77777777" w:rsidR="00FB29D8" w:rsidRPr="00A25529" w:rsidRDefault="00FB29D8">
      <w:pPr>
        <w:pStyle w:val="pxov"/>
        <w:rPr>
          <w:vanish/>
        </w:rPr>
      </w:pPr>
      <w:r w:rsidRPr="00A25529">
        <w:rPr>
          <w:vanish/>
        </w:rPr>
        <w:t>COL</w:t>
      </w:r>
    </w:p>
    <w:p w14:paraId="3425AB35" w14:textId="77777777" w:rsidR="00FB29D8" w:rsidRPr="00A25529" w:rsidRDefault="00FB29D8">
      <w:pPr>
        <w:pStyle w:val="pxov"/>
        <w:rPr>
          <w:vanish/>
        </w:rPr>
      </w:pPr>
      <w:r w:rsidRPr="00A25529">
        <w:rPr>
          <w:vanish/>
        </w:rPr>
        <w:t>NFP</w:t>
      </w:r>
    </w:p>
    <w:p w14:paraId="2425E4A0" w14:textId="77777777" w:rsidR="00FB29D8" w:rsidRPr="00A25529" w:rsidRDefault="00FB29D8">
      <w:pPr>
        <w:pStyle w:val="pxov"/>
        <w:rPr>
          <w:vanish/>
        </w:rPr>
      </w:pPr>
      <w:r w:rsidRPr="00A25529">
        <w:rPr>
          <w:vanish/>
        </w:rPr>
        <w:t>CLS</w:t>
      </w:r>
    </w:p>
    <w:p w14:paraId="5CC095D4" w14:textId="77777777" w:rsidR="00FB29D8" w:rsidRPr="00A25529" w:rsidRDefault="00FB29D8">
      <w:pPr>
        <w:pStyle w:val="pxov"/>
        <w:rPr>
          <w:vanish/>
        </w:rPr>
      </w:pPr>
      <w:r w:rsidRPr="00A25529">
        <w:rPr>
          <w:vanish/>
        </w:rPr>
        <w:t>FCV</w:t>
      </w:r>
    </w:p>
    <w:p w14:paraId="6340DFB3" w14:textId="77777777" w:rsidR="00FB29D8" w:rsidRPr="00A25529" w:rsidRDefault="00FB29D8">
      <w:pPr>
        <w:pStyle w:val="pxov"/>
        <w:rPr>
          <w:vanish/>
        </w:rPr>
      </w:pPr>
      <w:r w:rsidRPr="00A25529">
        <w:rPr>
          <w:vanish/>
        </w:rPr>
        <w:t>FTR</w:t>
      </w:r>
    </w:p>
    <w:p w14:paraId="4AD2AF44" w14:textId="77777777" w:rsidR="00FB29D8" w:rsidRPr="00A25529" w:rsidRDefault="00FB29D8">
      <w:pPr>
        <w:pStyle w:val="pxov"/>
        <w:rPr>
          <w:vanish/>
        </w:rPr>
      </w:pPr>
      <w:r w:rsidRPr="00A25529">
        <w:rPr>
          <w:vanish/>
        </w:rPr>
        <w:t>TEM</w:t>
      </w:r>
    </w:p>
    <w:p w14:paraId="0F9AAA5C" w14:textId="77777777" w:rsidR="00FB29D8" w:rsidRPr="00A25529" w:rsidRDefault="00FB29D8">
      <w:pPr>
        <w:pStyle w:val="pxov"/>
        <w:rPr>
          <w:vanish/>
        </w:rPr>
      </w:pPr>
      <w:r w:rsidRPr="00A25529">
        <w:rPr>
          <w:vanish/>
        </w:rPr>
        <w:t>MTD</w:t>
      </w:r>
    </w:p>
    <w:p w14:paraId="3B8639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form.fid="Id5581d201b6411e684899cfd92da4eb0"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p.ct.id="f2fd26a0b92511efa75bc0a5c2da1858|130|30:121"</w:instrText>
      </w:r>
      <w:r w:rsidRPr="00A25529">
        <w:fldChar w:fldCharType="end"/>
      </w:r>
      <w:r w:rsidRPr="00A25529">
        <w:t xml:space="preserve">Members of the board of directors or of any committee of the board of directors </w:t>
      </w:r>
      <w:r w:rsidRPr="00A25529">
        <w:rPr>
          <w:rStyle w:val="pxfinstr"/>
          <w:i/>
          <w:iCs/>
        </w:rPr>
        <w:t>[may participate and act/are prohibited from participating and acting]</w:t>
      </w:r>
      <w:r w:rsidRPr="00A25529">
        <w:t xml:space="preserve"> at any meeting of the board or such committee through the use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27479951" w14:textId="77777777" w:rsidR="00FB29D8" w:rsidRPr="00A25529" w:rsidRDefault="00FB29D8">
      <w:pPr>
        <w:pStyle w:val="pxformnotes"/>
        <w:jc w:val="center"/>
        <w:rPr>
          <w:sz w:val="24"/>
          <w:szCs w:val="24"/>
        </w:rPr>
      </w:pPr>
      <w:r w:rsidRPr="00A25529">
        <w:rPr>
          <w:rStyle w:val="pxvis"/>
          <w:rFonts w:cs="Arial"/>
          <w:bCs/>
          <w:sz w:val="50"/>
          <w:rPrChange w:id="4806" w:author="Cara Cardinale" w:date="2025-03-04T10:36:00Z">
            <w:rPr>
              <w:rStyle w:val="pxvis"/>
              <w:rFonts w:cs="Arial"/>
              <w:bCs/>
            </w:rPr>
          </w:rPrChange>
        </w:rPr>
        <w:t>Notes to Form</w:t>
      </w:r>
    </w:p>
    <w:p w14:paraId="00D179FE" w14:textId="77777777" w:rsidR="00FB29D8" w:rsidRPr="00A25529" w:rsidRDefault="00FB29D8">
      <w:pPr>
        <w:pStyle w:val="pxformnotes"/>
        <w:rPr>
          <w:sz w:val="24"/>
          <w:szCs w:val="24"/>
        </w:rPr>
      </w:pPr>
    </w:p>
    <w:p w14:paraId="7F41B646" w14:textId="77777777" w:rsidR="00FB29D8" w:rsidRPr="00A25529" w:rsidRDefault="00FB29D8">
      <w:pPr>
        <w:pStyle w:val="pxformnote"/>
        <w:spacing w:before="180"/>
      </w:pPr>
      <w:del w:id="4807" w:author="Cara Cardinale" w:date="2025-01-14T20:47:00Z">
        <w:r w:rsidRPr="00A25529" w:rsidDel="00CF1278">
          <w:delText>Drafter's Note</w:delText>
        </w:r>
      </w:del>
      <w:r w:rsidRPr="00A25529">
        <w:t xml:space="preserve"> </w:t>
      </w:r>
    </w:p>
    <w:p w14:paraId="16FA93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p.ct.id="f2fd26a0b92511efa75bc0a5c2da1858|130|30:121"</w:instrText>
      </w:r>
      <w:r w:rsidRPr="00A25529">
        <w:fldChar w:fldCharType="end"/>
      </w:r>
      <w:r w:rsidRPr="00A25529">
        <w:t xml:space="preserve">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t>
      </w:r>
      <w:r w:rsidRPr="00A25529">
        <w:rPr>
          <w:rStyle w:val="pxst"/>
          <w:color w:val="FF0000"/>
          <w:vertAlign w:val="superscript"/>
        </w:rPr>
        <w:t>►</w:t>
      </w:r>
      <w:r w:rsidRPr="00A25529">
        <w:rPr>
          <w:rStyle w:val="pxst"/>
        </w:rPr>
        <w:fldChar w:fldCharType="begin"/>
      </w:r>
      <w:r w:rsidRPr="00A25529">
        <w:rPr>
          <w:rStyle w:val="pxst"/>
        </w:rPr>
        <w:instrText>st.ref.id="I006LE9"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708(c)</w:t>
      </w:r>
      <w:r w:rsidRPr="00A25529">
        <w:t>.</w:t>
      </w:r>
    </w:p>
    <w:p w14:paraId="2600C0D9" w14:textId="77777777" w:rsidR="00FB29D8" w:rsidRPr="00A25529" w:rsidRDefault="00FB29D8">
      <w:pPr>
        <w:pStyle w:val="pxformrr"/>
        <w:rPr>
          <w:sz w:val="24"/>
          <w:szCs w:val="24"/>
        </w:rPr>
      </w:pPr>
      <w:r w:rsidRPr="00A25529">
        <w:rPr>
          <w:rStyle w:val="pxvis"/>
          <w:rFonts w:cs="Arial"/>
          <w:bCs/>
          <w:sz w:val="50"/>
          <w:rPrChange w:id="4808" w:author="Cara Cardinale" w:date="2025-03-04T10:36:00Z">
            <w:rPr>
              <w:rStyle w:val="pxvis"/>
              <w:rFonts w:cs="Arial"/>
              <w:bCs/>
            </w:rPr>
          </w:rPrChange>
        </w:rPr>
        <w:t>Research References</w:t>
      </w:r>
    </w:p>
    <w:p w14:paraId="05F30C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tk.ref.id="I009EJ5"</w:instrText>
      </w:r>
      <w:r w:rsidRPr="00A25529">
        <w:rPr>
          <w:rStyle w:val="pxtk"/>
        </w:rPr>
        <w:fldChar w:fldCharType="end"/>
      </w:r>
      <w:r w:rsidRPr="00A25529">
        <w:rPr>
          <w:rStyle w:val="pxtk"/>
        </w:rPr>
        <w:t>West's Key Number Digest, Corporations and Business Organizations &amp;key;3423</w:t>
      </w:r>
    </w:p>
    <w:p w14:paraId="5837BD5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rc.ref.id="I00C7O1"</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4809" w:author="Cara Cardinale" w:date="2025-01-25T16:08:00Z">
        <w:r w:rsidR="00D5668B" w:rsidRPr="00A25529">
          <w:rPr>
            <w:rStyle w:val="pxrc"/>
          </w:rPr>
          <w:t>2</w:t>
        </w:r>
      </w:ins>
      <w:del w:id="4810" w:author="Cara Cardinale" w:date="2025-01-25T16:08:00Z">
        <w:r w:rsidRPr="00A25529" w:rsidDel="00D5668B">
          <w:rPr>
            <w:rStyle w:val="pxrc"/>
          </w:rPr>
          <w:delText>1</w:delText>
        </w:r>
      </w:del>
    </w:p>
    <w:p w14:paraId="6D66EE45" w14:textId="77777777" w:rsidR="00FB29D8" w:rsidRPr="00A25529" w:rsidRDefault="00FB29D8">
      <w:pPr>
        <w:pStyle w:val="pxs"/>
        <w:spacing w:before="180"/>
        <w:rPr>
          <w:rPrChange w:id="4811" w:author="Cara Cardinale" w:date="2025-03-04T10:36:00Z">
            <w:rPr>
              <w:sz w:val="27"/>
            </w:rPr>
          </w:rPrChange>
        </w:rPr>
      </w:pPr>
      <w:r w:rsidRPr="00A25529">
        <w:rPr>
          <w:rPrChange w:id="4812" w:author="Cara Cardinale" w:date="2025-03-04T10:36:00Z">
            <w:rPr>
              <w:sz w:val="27"/>
            </w:rPr>
          </w:rPrChange>
        </w:rPr>
        <w:t>30:122. Informal action by directors</w:t>
      </w:r>
    </w:p>
    <w:p w14:paraId="20CFB418" w14:textId="77777777" w:rsidR="00FB29D8" w:rsidRPr="00A25529" w:rsidRDefault="00FB29D8">
      <w:pPr>
        <w:pStyle w:val="pxov"/>
        <w:rPr>
          <w:vanish/>
        </w:rPr>
      </w:pPr>
      <w:r w:rsidRPr="00A25529">
        <w:rPr>
          <w:vanish/>
        </w:rPr>
        <w:t>COL</w:t>
      </w:r>
    </w:p>
    <w:p w14:paraId="5B3CCD44" w14:textId="77777777" w:rsidR="00FB29D8" w:rsidRPr="00A25529" w:rsidRDefault="00FB29D8">
      <w:pPr>
        <w:pStyle w:val="pxov"/>
        <w:rPr>
          <w:vanish/>
        </w:rPr>
      </w:pPr>
      <w:r w:rsidRPr="00A25529">
        <w:rPr>
          <w:vanish/>
        </w:rPr>
        <w:t>NFP</w:t>
      </w:r>
    </w:p>
    <w:p w14:paraId="469B8DA8" w14:textId="77777777" w:rsidR="00FB29D8" w:rsidRPr="00A25529" w:rsidRDefault="00FB29D8">
      <w:pPr>
        <w:pStyle w:val="pxov"/>
        <w:rPr>
          <w:vanish/>
        </w:rPr>
      </w:pPr>
      <w:r w:rsidRPr="00A25529">
        <w:rPr>
          <w:vanish/>
        </w:rPr>
        <w:t>CLS</w:t>
      </w:r>
    </w:p>
    <w:p w14:paraId="58964BB5" w14:textId="77777777" w:rsidR="00FB29D8" w:rsidRPr="00A25529" w:rsidRDefault="00FB29D8">
      <w:pPr>
        <w:pStyle w:val="pxov"/>
        <w:rPr>
          <w:vanish/>
        </w:rPr>
      </w:pPr>
      <w:r w:rsidRPr="00A25529">
        <w:rPr>
          <w:vanish/>
        </w:rPr>
        <w:t>FCV</w:t>
      </w:r>
    </w:p>
    <w:p w14:paraId="18E34B41" w14:textId="77777777" w:rsidR="00FB29D8" w:rsidRPr="00A25529" w:rsidRDefault="00FB29D8">
      <w:pPr>
        <w:pStyle w:val="pxov"/>
        <w:rPr>
          <w:vanish/>
        </w:rPr>
      </w:pPr>
      <w:r w:rsidRPr="00A25529">
        <w:rPr>
          <w:vanish/>
        </w:rPr>
        <w:t>FTR</w:t>
      </w:r>
    </w:p>
    <w:p w14:paraId="62CAB0B0" w14:textId="77777777" w:rsidR="00FB29D8" w:rsidRPr="00A25529" w:rsidRDefault="00FB29D8">
      <w:pPr>
        <w:pStyle w:val="pxov"/>
        <w:rPr>
          <w:vanish/>
        </w:rPr>
      </w:pPr>
      <w:r w:rsidRPr="00A25529">
        <w:rPr>
          <w:vanish/>
        </w:rPr>
        <w:t>TEM</w:t>
      </w:r>
    </w:p>
    <w:p w14:paraId="14E932FF" w14:textId="77777777" w:rsidR="00FB29D8" w:rsidRPr="00A25529" w:rsidRDefault="00FB29D8">
      <w:pPr>
        <w:pStyle w:val="pxov"/>
        <w:rPr>
          <w:vanish/>
        </w:rPr>
      </w:pPr>
      <w:r w:rsidRPr="00A25529">
        <w:rPr>
          <w:vanish/>
        </w:rPr>
        <w:t>MTD</w:t>
      </w:r>
    </w:p>
    <w:p w14:paraId="515619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form.fid="Id55844301b6411e684899cfd92da4eb0"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p.ct.id="f2fd26a0b92511efa75bc0a5c2da1858|131|30:122"</w:instrText>
      </w:r>
      <w:r w:rsidRPr="00A25529">
        <w:fldChar w:fldCharType="end"/>
      </w:r>
      <w:r w:rsidRPr="00A25529">
        <w:t xml:space="preserve">With the exceptions subsequently noted, any action required to be taken at a meeting of the board of directors or a committee of the board may be taken without a meeting if a consent in writing or electronic, setting forth the action so taken, is signed or transmitted by all of the directors entitled to vote with respect to the subject matter under consideration or by all the members of such committee, as the case may be, provided that such procedure shall not be employed and shall not be effective to </w:t>
      </w:r>
      <w:r w:rsidRPr="00A25529">
        <w:rPr>
          <w:rStyle w:val="pxfinstr"/>
          <w:i/>
          <w:iCs/>
        </w:rPr>
        <w:t>[[amend/enlarge/repeal] these bylaws/elect any officer/to fill any vacancy on the board of directors/[specification of other event]]</w:t>
      </w:r>
      <w:r w:rsidRPr="00A25529">
        <w:t>.</w:t>
      </w:r>
    </w:p>
    <w:p w14:paraId="6F0C25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p.ct.id="f2fd26a0b92511efa75bc0a5c2da1858|131|30:122"</w:instrText>
      </w:r>
      <w:r w:rsidRPr="00A25529">
        <w:fldChar w:fldCharType="end"/>
      </w:r>
      <w:r w:rsidRPr="00A25529">
        <w:t>The consent shall be evidenced by one or more written approvals, each of which sets forth the action taken and bears the signature of one or more directors. All the approvals evidencing the consent shall be delivered to the secretary to be filed in the corporate records. The action taken shall be effective when all the directors have approved their consent unless the consent specifies a different effective date.</w:t>
      </w:r>
    </w:p>
    <w:p w14:paraId="400E0D6D" w14:textId="77777777" w:rsidR="00FB29D8" w:rsidRPr="00A25529" w:rsidRDefault="00FB29D8">
      <w:pPr>
        <w:pStyle w:val="pxformnotes"/>
        <w:jc w:val="center"/>
        <w:rPr>
          <w:sz w:val="24"/>
          <w:szCs w:val="24"/>
        </w:rPr>
      </w:pPr>
      <w:r w:rsidRPr="00A25529">
        <w:rPr>
          <w:rStyle w:val="pxvis"/>
          <w:rFonts w:cs="Arial"/>
          <w:bCs/>
          <w:sz w:val="50"/>
          <w:rPrChange w:id="4813" w:author="Cara Cardinale" w:date="2025-03-04T10:36:00Z">
            <w:rPr>
              <w:rStyle w:val="pxvis"/>
              <w:rFonts w:cs="Arial"/>
              <w:bCs/>
            </w:rPr>
          </w:rPrChange>
        </w:rPr>
        <w:t>Notes to Form</w:t>
      </w:r>
    </w:p>
    <w:p w14:paraId="7625F59F" w14:textId="77777777" w:rsidR="00FB29D8" w:rsidRPr="00A25529" w:rsidRDefault="00FB29D8">
      <w:pPr>
        <w:pStyle w:val="pxformnotes"/>
        <w:rPr>
          <w:sz w:val="24"/>
          <w:szCs w:val="24"/>
        </w:rPr>
      </w:pPr>
    </w:p>
    <w:p w14:paraId="294CCB9A" w14:textId="77777777" w:rsidR="00FB29D8" w:rsidRPr="00A25529" w:rsidRDefault="00FB29D8">
      <w:pPr>
        <w:pStyle w:val="pxformnote"/>
        <w:spacing w:before="180"/>
      </w:pPr>
      <w:del w:id="4814" w:author="Cara Cardinale" w:date="2025-01-14T20:47:00Z">
        <w:r w:rsidRPr="00A25529" w:rsidDel="00CF1278">
          <w:delText>Drafter's Note</w:delText>
        </w:r>
      </w:del>
      <w:r w:rsidRPr="00A25529">
        <w:t xml:space="preserve"> </w:t>
      </w:r>
    </w:p>
    <w:p w14:paraId="022B89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p.ct.id="f2fd26a0b92511efa75bc0a5c2da1858|131|30:122"</w:instrText>
      </w:r>
      <w:r w:rsidRPr="00A25529">
        <w:fldChar w:fldCharType="end"/>
      </w:r>
      <w:r w:rsidRPr="00A25529">
        <w:t xml:space="preserve">Unless </w:t>
      </w:r>
      <w:ins w:id="4815" w:author="Cara Cardinale" w:date="2025-03-02T16:05:00Z">
        <w:r w:rsidR="009702E9" w:rsidRPr="00A25529">
          <w:t>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ins>
      <w:ins w:id="4816" w:author="Cara Cardinale" w:date="2025-03-02T16:06:00Z">
        <w:r w:rsidR="009702E9" w:rsidRPr="00A25529">
          <w:t xml:space="preserve"> </w:t>
        </w:r>
      </w:ins>
      <w:del w:id="4817" w:author="Cara Cardinale" w:date="2025-03-02T16:05:00Z">
        <w:r w:rsidRPr="00A25529" w:rsidDel="009702E9">
          <w:delText xml:space="preserve">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delText>
        </w:r>
      </w:del>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st.ref.id="I00F0SX"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5B4F2937" w14:textId="77777777" w:rsidR="00FB29D8" w:rsidRPr="00A25529" w:rsidRDefault="00FB29D8">
      <w:pPr>
        <w:pStyle w:val="pxformrr"/>
        <w:rPr>
          <w:sz w:val="24"/>
          <w:szCs w:val="24"/>
        </w:rPr>
      </w:pPr>
      <w:r w:rsidRPr="00A25529">
        <w:rPr>
          <w:rStyle w:val="pxvis"/>
          <w:rFonts w:cs="Arial"/>
          <w:bCs/>
          <w:sz w:val="50"/>
          <w:rPrChange w:id="4818" w:author="Cara Cardinale" w:date="2025-03-04T10:36:00Z">
            <w:rPr>
              <w:rStyle w:val="pxvis"/>
              <w:rFonts w:cs="Arial"/>
              <w:bCs/>
            </w:rPr>
          </w:rPrChange>
        </w:rPr>
        <w:t>Research References</w:t>
      </w:r>
    </w:p>
    <w:p w14:paraId="06ED06D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tk.ref.id="I006LEB"</w:instrText>
      </w:r>
      <w:r w:rsidRPr="00A25529">
        <w:rPr>
          <w:rStyle w:val="pxtk"/>
        </w:rPr>
        <w:fldChar w:fldCharType="end"/>
      </w:r>
      <w:r w:rsidRPr="00A25529">
        <w:rPr>
          <w:rStyle w:val="pxtk"/>
        </w:rPr>
        <w:t>West's Key Number Digest, Corporations and Business Organizations &amp;key;3423</w:t>
      </w:r>
    </w:p>
    <w:p w14:paraId="4E2D1BA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rc.ref.id="I009EJ7"</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4819" w:author="Cara Cardinale" w:date="2025-01-25T16:08:00Z">
        <w:r w:rsidR="00D5668B" w:rsidRPr="00A25529">
          <w:rPr>
            <w:rStyle w:val="pxrc"/>
          </w:rPr>
          <w:t>2</w:t>
        </w:r>
      </w:ins>
      <w:del w:id="4820" w:author="Cara Cardinale" w:date="2025-01-25T16:08:00Z">
        <w:r w:rsidRPr="00A25529" w:rsidDel="00D5668B">
          <w:rPr>
            <w:rStyle w:val="pxrc"/>
          </w:rPr>
          <w:delText>1</w:delText>
        </w:r>
      </w:del>
    </w:p>
    <w:p w14:paraId="3389FD67" w14:textId="77777777" w:rsidR="001A1DA0" w:rsidRPr="00A25529" w:rsidRDefault="001A1DA0">
      <w:pPr>
        <w:pStyle w:val="pxs"/>
        <w:spacing w:before="180"/>
        <w:rPr>
          <w:ins w:id="4821" w:author="Cara Cardinale" w:date="2025-02-27T20:48:00Z"/>
          <w:rPrChange w:id="4822" w:author="Cara Cardinale" w:date="2025-03-04T10:36:00Z">
            <w:rPr>
              <w:ins w:id="4823" w:author="Cara Cardinale" w:date="2025-02-27T20:48:00Z"/>
              <w:sz w:val="27"/>
            </w:rPr>
          </w:rPrChange>
        </w:rPr>
      </w:pPr>
      <w:bookmarkStart w:id="4824" w:name="_Hlk191581790"/>
      <w:ins w:id="4825" w:author="Cara Cardinale" w:date="2025-02-27T20:48:00Z">
        <w:r w:rsidRPr="00A25529">
          <w:rPr>
            <w:rPrChange w:id="4826" w:author="Cara Cardinale" w:date="2025-03-04T10:36:00Z">
              <w:rPr>
                <w:sz w:val="27"/>
              </w:rPr>
            </w:rPrChange>
          </w:rPr>
          <w:t>30:</w:t>
        </w:r>
      </w:ins>
      <w:ins w:id="4827" w:author="Cara Cardinale" w:date="2025-02-27T20:49:00Z">
        <w:r w:rsidRPr="00A25529">
          <w:rPr>
            <w:rPrChange w:id="4828" w:author="Cara Cardinale" w:date="2025-03-04T10:36:00Z">
              <w:rPr>
                <w:sz w:val="27"/>
              </w:rPr>
            </w:rPrChange>
          </w:rPr>
          <w:t>1</w:t>
        </w:r>
      </w:ins>
      <w:ins w:id="4829" w:author="Cara Cardinale" w:date="2025-02-27T20:48:00Z">
        <w:r w:rsidRPr="00A25529">
          <w:rPr>
            <w:rPrChange w:id="4830" w:author="Cara Cardinale" w:date="2025-03-04T10:36:00Z">
              <w:rPr>
                <w:sz w:val="27"/>
              </w:rPr>
            </w:rPrChange>
          </w:rPr>
          <w:t xml:space="preserve">22.50. Action by unanimous </w:t>
        </w:r>
      </w:ins>
      <w:ins w:id="4831" w:author="Cara Cardinale" w:date="2025-02-27T20:49:00Z">
        <w:r w:rsidRPr="00A25529">
          <w:rPr>
            <w:rPrChange w:id="4832" w:author="Cara Cardinale" w:date="2025-03-04T10:36:00Z">
              <w:rPr>
                <w:sz w:val="27"/>
              </w:rPr>
            </w:rPrChange>
          </w:rPr>
          <w:t>consent</w:t>
        </w:r>
        <w:r w:rsidRPr="00A25529">
          <w:br/>
        </w:r>
      </w:ins>
    </w:p>
    <w:bookmarkEnd w:id="4824"/>
    <w:p w14:paraId="4FCB334E" w14:textId="77777777" w:rsidR="001A1DA0" w:rsidRPr="00A25529" w:rsidRDefault="001A1DA0" w:rsidP="001A1DA0">
      <w:pPr>
        <w:tabs>
          <w:tab w:val="left" w:pos="2150"/>
        </w:tabs>
        <w:spacing w:line="254" w:lineRule="auto"/>
        <w:ind w:left="192" w:right="116" w:firstLine="857"/>
        <w:rPr>
          <w:ins w:id="4833" w:author="Cara Cardinale" w:date="2025-02-27T20:48:00Z"/>
          <w:rFonts w:ascii="Times New Roman" w:hAnsi="Times New Roman"/>
        </w:rPr>
      </w:pPr>
      <w:ins w:id="4834" w:author="Cara Cardinale" w:date="2025-02-27T20:48:00Z">
        <w:r w:rsidRPr="00A25529">
          <w:rPr>
            <w:rFonts w:ascii="Times New Roman"/>
            <w:w w:val="105"/>
          </w:rPr>
          <w:t>Any</w:t>
        </w:r>
        <w:r w:rsidRPr="00A25529">
          <w:rPr>
            <w:rFonts w:ascii="Times New Roman"/>
            <w:spacing w:val="-32"/>
            <w:w w:val="105"/>
          </w:rPr>
          <w:t xml:space="preserve"> </w:t>
        </w:r>
        <w:r w:rsidRPr="00A25529">
          <w:rPr>
            <w:rFonts w:ascii="Times New Roman"/>
            <w:w w:val="105"/>
          </w:rPr>
          <w:t>action</w:t>
        </w:r>
        <w:r w:rsidRPr="00A25529">
          <w:rPr>
            <w:rFonts w:ascii="Times New Roman"/>
            <w:spacing w:val="-37"/>
            <w:w w:val="105"/>
          </w:rPr>
          <w:t xml:space="preserve"> </w:t>
        </w:r>
        <w:r w:rsidRPr="00A25529">
          <w:rPr>
            <w:rFonts w:ascii="Times New Roman"/>
            <w:w w:val="105"/>
          </w:rPr>
          <w:t>required</w:t>
        </w:r>
        <w:r w:rsidRPr="00A25529">
          <w:rPr>
            <w:rFonts w:ascii="Times New Roman"/>
            <w:spacing w:val="-24"/>
            <w:w w:val="105"/>
          </w:rPr>
          <w:t xml:space="preserve"> </w:t>
        </w:r>
        <w:r w:rsidRPr="00A25529">
          <w:rPr>
            <w:rFonts w:ascii="Times New Roman"/>
            <w:w w:val="105"/>
          </w:rPr>
          <w:t>or</w:t>
        </w:r>
        <w:r w:rsidRPr="00A25529">
          <w:rPr>
            <w:rFonts w:ascii="Times New Roman"/>
            <w:spacing w:val="-38"/>
            <w:w w:val="105"/>
          </w:rPr>
          <w:t xml:space="preserve"> </w:t>
        </w:r>
        <w:r w:rsidRPr="00A25529">
          <w:rPr>
            <w:rFonts w:ascii="Times New Roman"/>
            <w:w w:val="105"/>
          </w:rPr>
          <w:t>permitted</w:t>
        </w:r>
        <w:r w:rsidRPr="00A25529">
          <w:rPr>
            <w:rFonts w:ascii="Times New Roman"/>
            <w:spacing w:val="-30"/>
            <w:w w:val="105"/>
          </w:rPr>
          <w:t xml:space="preserve"> </w:t>
        </w:r>
        <w:r w:rsidRPr="00A25529">
          <w:rPr>
            <w:rFonts w:ascii="Times New Roman"/>
            <w:w w:val="105"/>
          </w:rPr>
          <w:t>to</w:t>
        </w:r>
        <w:r w:rsidRPr="00A25529">
          <w:rPr>
            <w:rFonts w:ascii="Times New Roman"/>
            <w:spacing w:val="-34"/>
            <w:w w:val="105"/>
          </w:rPr>
          <w:t xml:space="preserve"> </w:t>
        </w:r>
        <w:r w:rsidRPr="00A25529">
          <w:rPr>
            <w:rFonts w:ascii="Times New Roman"/>
            <w:w w:val="105"/>
          </w:rPr>
          <w:t>be</w:t>
        </w:r>
        <w:r w:rsidRPr="00A25529">
          <w:rPr>
            <w:rFonts w:ascii="Times New Roman"/>
            <w:spacing w:val="-35"/>
            <w:w w:val="105"/>
          </w:rPr>
          <w:t xml:space="preserve"> </w:t>
        </w:r>
        <w:r w:rsidRPr="00A25529">
          <w:rPr>
            <w:rFonts w:ascii="Times New Roman"/>
            <w:w w:val="105"/>
          </w:rPr>
          <w:t>taken</w:t>
        </w:r>
        <w:r w:rsidRPr="00A25529">
          <w:rPr>
            <w:rFonts w:ascii="Times New Roman"/>
            <w:w w:val="109"/>
          </w:rPr>
          <w:t xml:space="preserve"> </w:t>
        </w:r>
        <w:r w:rsidRPr="00A25529">
          <w:rPr>
            <w:rFonts w:ascii="Times New Roman"/>
            <w:w w:val="110"/>
          </w:rPr>
          <w:t>by the Board of Directors, or any committee thereof ("Committee"), may be taken without a meeting if all members of the Board or the Committee consent in writing to the adoption of a resolution authorizing the action. The resolution and the written consents thereto by the members of the Board or Committee shall be filed with the minutes of the proceedings of the Board or</w:t>
        </w:r>
        <w:r w:rsidRPr="00A25529">
          <w:rPr>
            <w:rFonts w:ascii="Times New Roman"/>
            <w:spacing w:val="-43"/>
            <w:w w:val="110"/>
          </w:rPr>
          <w:t xml:space="preserve"> </w:t>
        </w:r>
        <w:r w:rsidRPr="00A25529">
          <w:rPr>
            <w:rFonts w:ascii="Times New Roman"/>
            <w:w w:val="110"/>
          </w:rPr>
          <w:t>Committee.</w:t>
        </w:r>
      </w:ins>
    </w:p>
    <w:p w14:paraId="417C1DD7" w14:textId="77777777" w:rsidR="00FE0D6F" w:rsidRPr="00A25529" w:rsidRDefault="00FE0D6F" w:rsidP="001A1DA0">
      <w:pPr>
        <w:pStyle w:val="pxformrr"/>
        <w:rPr>
          <w:ins w:id="4835" w:author="Cara Cardinale" w:date="2025-02-27T22:07:00Z"/>
          <w:rStyle w:val="pxvis"/>
          <w:rFonts w:cs="Arial"/>
          <w:bCs/>
          <w:sz w:val="50"/>
          <w:rPrChange w:id="4836" w:author="Cara Cardinale" w:date="2025-03-04T10:36:00Z">
            <w:rPr>
              <w:ins w:id="4837" w:author="Cara Cardinale" w:date="2025-02-27T22:07:00Z"/>
              <w:rStyle w:val="pxvis"/>
              <w:rFonts w:cs="Arial"/>
              <w:bCs/>
            </w:rPr>
          </w:rPrChange>
        </w:rPr>
      </w:pPr>
    </w:p>
    <w:p w14:paraId="5191872A" w14:textId="77777777" w:rsidR="00FE0D6F" w:rsidRPr="00A25529" w:rsidRDefault="00FE0D6F" w:rsidP="001A1DA0">
      <w:pPr>
        <w:pStyle w:val="pxformrr"/>
        <w:rPr>
          <w:ins w:id="4838" w:author="Cara Cardinale" w:date="2025-02-27T22:07:00Z"/>
          <w:rStyle w:val="pxvis"/>
          <w:rFonts w:cs="Arial"/>
          <w:bCs/>
          <w:sz w:val="50"/>
          <w:rPrChange w:id="4839" w:author="Cara Cardinale" w:date="2025-03-04T10:36:00Z">
            <w:rPr>
              <w:ins w:id="4840" w:author="Cara Cardinale" w:date="2025-02-27T22:07:00Z"/>
              <w:rStyle w:val="pxvis"/>
              <w:rFonts w:cs="Arial"/>
              <w:bCs/>
            </w:rPr>
          </w:rPrChange>
        </w:rPr>
      </w:pPr>
    </w:p>
    <w:p w14:paraId="56FB29BA" w14:textId="77777777" w:rsidR="00FE0D6F" w:rsidRPr="00A25529" w:rsidRDefault="00FE0D6F" w:rsidP="00FE0D6F">
      <w:pPr>
        <w:pStyle w:val="pxformnotes"/>
        <w:jc w:val="center"/>
        <w:rPr>
          <w:ins w:id="4841" w:author="Cara Cardinale" w:date="2025-02-27T22:07:00Z"/>
          <w:sz w:val="24"/>
          <w:szCs w:val="24"/>
        </w:rPr>
      </w:pPr>
      <w:ins w:id="4842" w:author="Cara Cardinale" w:date="2025-02-27T22:07:00Z">
        <w:r w:rsidRPr="00A25529">
          <w:rPr>
            <w:rStyle w:val="pxvis"/>
            <w:rFonts w:cs="Arial"/>
            <w:bCs/>
            <w:sz w:val="24"/>
            <w:szCs w:val="24"/>
            <w:rPrChange w:id="4843" w:author="Cara Cardinale" w:date="2025-03-04T10:36:00Z">
              <w:rPr>
                <w:rStyle w:val="pxvis"/>
                <w:rFonts w:cs="Arial"/>
                <w:bCs/>
                <w:szCs w:val="24"/>
              </w:rPr>
            </w:rPrChange>
          </w:rPr>
          <w:t>Notes to Form</w:t>
        </w:r>
      </w:ins>
    </w:p>
    <w:p w14:paraId="7C7CABBE" w14:textId="77777777" w:rsidR="001A1DA0" w:rsidRPr="00A25529" w:rsidRDefault="001A1DA0" w:rsidP="001A1DA0">
      <w:pPr>
        <w:pStyle w:val="pxformrr"/>
        <w:rPr>
          <w:ins w:id="4844" w:author="Cara Cardinale" w:date="2025-02-27T20:49:00Z"/>
          <w:sz w:val="24"/>
          <w:szCs w:val="24"/>
        </w:rPr>
      </w:pPr>
      <w:ins w:id="4845" w:author="Cara Cardinale" w:date="2025-02-27T20:49:00Z">
        <w:r w:rsidRPr="00A25529">
          <w:rPr>
            <w:rStyle w:val="pxvis"/>
            <w:rFonts w:cs="Arial"/>
            <w:bCs/>
            <w:sz w:val="24"/>
            <w:szCs w:val="24"/>
            <w:rPrChange w:id="4846" w:author="Cara Cardinale" w:date="2025-03-04T10:36:00Z">
              <w:rPr>
                <w:rStyle w:val="pxvis"/>
                <w:rFonts w:cs="Arial"/>
                <w:bCs/>
                <w:szCs w:val="24"/>
              </w:rPr>
            </w:rPrChange>
          </w:rPr>
          <w:t>Research References</w:t>
        </w:r>
      </w:ins>
    </w:p>
    <w:p w14:paraId="55D59CCC" w14:textId="77777777" w:rsidR="001A1DA0" w:rsidRPr="00A25529" w:rsidRDefault="001A1DA0" w:rsidP="001A1DA0">
      <w:pPr>
        <w:pStyle w:val="pxformrrp"/>
        <w:rPr>
          <w:ins w:id="4847" w:author="Cara Cardinale" w:date="2025-02-27T20:49:00Z"/>
        </w:rPr>
      </w:pPr>
      <w:ins w:id="4848" w:author="Cara Cardinale" w:date="2025-02-27T20:49: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tk.ref.id="I006LEB"</w:instrText>
        </w:r>
        <w:r w:rsidRPr="00A25529">
          <w:rPr>
            <w:rStyle w:val="pxtk"/>
          </w:rPr>
          <w:fldChar w:fldCharType="end"/>
        </w:r>
        <w:r w:rsidRPr="00A25529">
          <w:rPr>
            <w:rStyle w:val="pxtk"/>
          </w:rPr>
          <w:t>West's Key Number Digest, Corporations and Business Organizations &amp;key;3423</w:t>
        </w:r>
      </w:ins>
    </w:p>
    <w:p w14:paraId="7EED12DA" w14:textId="77777777" w:rsidR="001A1DA0" w:rsidRPr="00A25529" w:rsidRDefault="001A1DA0">
      <w:pPr>
        <w:pStyle w:val="pxs"/>
        <w:spacing w:before="180"/>
        <w:rPr>
          <w:ins w:id="4849" w:author="Cara Cardinale" w:date="2025-02-27T20:48:00Z"/>
          <w:rPrChange w:id="4850" w:author="Cara Cardinale" w:date="2025-03-04T10:36:00Z">
            <w:rPr>
              <w:ins w:id="4851" w:author="Cara Cardinale" w:date="2025-02-27T20:48:00Z"/>
              <w:sz w:val="27"/>
            </w:rPr>
          </w:rPrChange>
        </w:rPr>
      </w:pPr>
    </w:p>
    <w:p w14:paraId="67F91FBE" w14:textId="77777777" w:rsidR="00FB29D8" w:rsidRPr="00A25529" w:rsidRDefault="00FB29D8">
      <w:pPr>
        <w:pStyle w:val="pxs"/>
        <w:spacing w:before="180"/>
        <w:rPr>
          <w:rPrChange w:id="4852" w:author="Cara Cardinale" w:date="2025-03-04T10:36:00Z">
            <w:rPr>
              <w:sz w:val="27"/>
            </w:rPr>
          </w:rPrChange>
        </w:rPr>
      </w:pPr>
      <w:r w:rsidRPr="00A25529">
        <w:rPr>
          <w:rPrChange w:id="4853" w:author="Cara Cardinale" w:date="2025-03-04T10:36:00Z">
            <w:rPr>
              <w:sz w:val="27"/>
            </w:rPr>
          </w:rPrChange>
        </w:rPr>
        <w:t>30:123. Directors' meetings</w:t>
      </w:r>
    </w:p>
    <w:p w14:paraId="5B43A140" w14:textId="77777777" w:rsidR="00FB29D8" w:rsidRPr="00A25529" w:rsidRDefault="00FB29D8">
      <w:pPr>
        <w:pStyle w:val="pxov"/>
        <w:rPr>
          <w:vanish/>
        </w:rPr>
      </w:pPr>
      <w:r w:rsidRPr="00A25529">
        <w:rPr>
          <w:vanish/>
        </w:rPr>
        <w:t>COL</w:t>
      </w:r>
    </w:p>
    <w:p w14:paraId="4C8DFD4D" w14:textId="77777777" w:rsidR="00FB29D8" w:rsidRPr="00A25529" w:rsidRDefault="00FB29D8">
      <w:pPr>
        <w:pStyle w:val="pxov"/>
        <w:rPr>
          <w:vanish/>
        </w:rPr>
      </w:pPr>
      <w:r w:rsidRPr="00A25529">
        <w:rPr>
          <w:vanish/>
        </w:rPr>
        <w:t>NFP</w:t>
      </w:r>
    </w:p>
    <w:p w14:paraId="7E3B3FC5" w14:textId="77777777" w:rsidR="00FB29D8" w:rsidRPr="00A25529" w:rsidRDefault="00FB29D8">
      <w:pPr>
        <w:pStyle w:val="pxov"/>
        <w:rPr>
          <w:vanish/>
        </w:rPr>
      </w:pPr>
      <w:r w:rsidRPr="00A25529">
        <w:rPr>
          <w:vanish/>
        </w:rPr>
        <w:t>CLS</w:t>
      </w:r>
    </w:p>
    <w:p w14:paraId="420A6FBD" w14:textId="77777777" w:rsidR="00FB29D8" w:rsidRPr="00A25529" w:rsidRDefault="00FB29D8">
      <w:pPr>
        <w:pStyle w:val="pxov"/>
        <w:rPr>
          <w:vanish/>
        </w:rPr>
      </w:pPr>
      <w:r w:rsidRPr="00A25529">
        <w:rPr>
          <w:vanish/>
        </w:rPr>
        <w:t>FCV</w:t>
      </w:r>
    </w:p>
    <w:p w14:paraId="256D7336" w14:textId="77777777" w:rsidR="00FB29D8" w:rsidRPr="00A25529" w:rsidRDefault="00FB29D8">
      <w:pPr>
        <w:pStyle w:val="pxov"/>
        <w:rPr>
          <w:vanish/>
        </w:rPr>
      </w:pPr>
      <w:r w:rsidRPr="00A25529">
        <w:rPr>
          <w:vanish/>
        </w:rPr>
        <w:t>FTR</w:t>
      </w:r>
    </w:p>
    <w:p w14:paraId="72E9B861" w14:textId="77777777" w:rsidR="00FB29D8" w:rsidRPr="00A25529" w:rsidRDefault="00FB29D8">
      <w:pPr>
        <w:pStyle w:val="pxov"/>
        <w:rPr>
          <w:vanish/>
        </w:rPr>
      </w:pPr>
      <w:r w:rsidRPr="00A25529">
        <w:rPr>
          <w:vanish/>
        </w:rPr>
        <w:t>TEM</w:t>
      </w:r>
    </w:p>
    <w:p w14:paraId="0B53524F" w14:textId="77777777" w:rsidR="00FB29D8" w:rsidRPr="00A25529" w:rsidRDefault="00FB29D8">
      <w:pPr>
        <w:pStyle w:val="pxov"/>
        <w:rPr>
          <w:vanish/>
        </w:rPr>
      </w:pPr>
      <w:r w:rsidRPr="00A25529">
        <w:rPr>
          <w:vanish/>
        </w:rPr>
        <w:t>MTD</w:t>
      </w:r>
    </w:p>
    <w:p w14:paraId="168957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form.fid="Id5586b401b6411e684899cfd92da4eb0"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p.ct.id="f2fd26a0b92511efa75bc0a5c2da1858|132|30:123"</w:instrText>
      </w:r>
      <w:r w:rsidRPr="00A25529">
        <w:fldChar w:fldCharType="end"/>
      </w:r>
      <w:r w:rsidRPr="00A25529">
        <w:t>Every action or decision done or made by the board of directors shall be done or made at a meeting duly called and held as provided in the certificate of incorporation and these bylaws, and no action or decision shall be done or made by unanimous written consent in lieu of a meeting.</w:t>
      </w:r>
    </w:p>
    <w:p w14:paraId="2DFECD8E" w14:textId="77777777" w:rsidR="00FB29D8" w:rsidRPr="00A25529" w:rsidRDefault="00FB29D8">
      <w:pPr>
        <w:pStyle w:val="pxformnotes"/>
        <w:jc w:val="center"/>
        <w:rPr>
          <w:sz w:val="24"/>
          <w:szCs w:val="24"/>
        </w:rPr>
      </w:pPr>
      <w:r w:rsidRPr="00A25529">
        <w:rPr>
          <w:rStyle w:val="pxvis"/>
          <w:rFonts w:cs="Arial"/>
          <w:bCs/>
          <w:sz w:val="50"/>
          <w:rPrChange w:id="4854" w:author="Cara Cardinale" w:date="2025-03-04T10:36:00Z">
            <w:rPr>
              <w:rStyle w:val="pxvis"/>
              <w:rFonts w:cs="Arial"/>
              <w:bCs/>
            </w:rPr>
          </w:rPrChange>
        </w:rPr>
        <w:t>Notes to Form</w:t>
      </w:r>
    </w:p>
    <w:p w14:paraId="23208BBE" w14:textId="77777777" w:rsidR="00FB29D8" w:rsidRPr="00A25529" w:rsidRDefault="00FB29D8">
      <w:pPr>
        <w:pStyle w:val="pxformnotes"/>
        <w:rPr>
          <w:sz w:val="24"/>
          <w:szCs w:val="24"/>
        </w:rPr>
      </w:pPr>
    </w:p>
    <w:p w14:paraId="329DB29E" w14:textId="77777777" w:rsidR="00FB29D8" w:rsidRPr="00A25529" w:rsidRDefault="00FB29D8">
      <w:pPr>
        <w:pStyle w:val="pxformnote"/>
        <w:spacing w:before="180"/>
      </w:pPr>
      <w:del w:id="4855" w:author="Cara Cardinale" w:date="2025-01-14T20:47:00Z">
        <w:r w:rsidRPr="00A25529" w:rsidDel="00CF1278">
          <w:delText>Drafter's Note</w:delText>
        </w:r>
      </w:del>
      <w:r w:rsidRPr="00A25529">
        <w:t xml:space="preserve"> </w:t>
      </w:r>
    </w:p>
    <w:p w14:paraId="66DA32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p.ct.id="f2fd26a0b92511efa75bc0a5c2da1858|132|30:123"</w:instrText>
      </w:r>
      <w:r w:rsidRPr="00A25529">
        <w:fldChar w:fldCharType="end"/>
      </w:r>
      <w:r w:rsidRPr="00A25529">
        <w:t xml:space="preserve">This provision is based on </w:t>
      </w:r>
      <w:r w:rsidRPr="00A25529">
        <w:rPr>
          <w:rStyle w:val="pxst"/>
          <w:color w:val="FF0000"/>
          <w:vertAlign w:val="superscript"/>
        </w:rPr>
        <w:t>►</w:t>
      </w:r>
      <w:r w:rsidRPr="00A25529">
        <w:rPr>
          <w:rStyle w:val="pxst"/>
        </w:rPr>
        <w:fldChar w:fldCharType="begin"/>
      </w:r>
      <w:r w:rsidRPr="00A25529">
        <w:rPr>
          <w:rStyle w:val="pxst"/>
        </w:rPr>
        <w:instrText>st.ref.id="I00C7O3"</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 which provides that unless</w:t>
      </w:r>
      <w:ins w:id="4856" w:author="Cara Cardinale" w:date="2025-03-02T16:04:00Z">
        <w:r w:rsidR="009702E9" w:rsidRPr="00A25529">
          <w:t xml:space="preserve"> 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ins>
      <w:del w:id="4857" w:author="Cara Cardinale" w:date="2025-03-02T16:04:00Z">
        <w:r w:rsidRPr="00A25529" w:rsidDel="009702E9">
          <w:delText xml:space="preserve"> otherwise restricted by the certificate of incorporation or the bylaws, any action required or permitted to be taken pursuant to authorization voted at a meeting of the board of directors or any committee thereof may be taken without a meeting if all members of the board or of the committee consent to it in writing and the written consents are filed with the minutes of the proceedings of the board or committee. Note that L.2015, c. 555, </w:delText>
        </w:r>
        <w:r w:rsidRPr="00A25529" w:rsidDel="009702E9">
          <w:rPr>
            <w:vanish/>
          </w:rPr>
          <w:delText>&amp;s;</w:delText>
        </w:r>
        <w:r w:rsidRPr="00A25529" w:rsidDel="009702E9">
          <w:rPr>
            <w:rStyle w:val="pxvis"/>
            <w:rFonts w:ascii="Times NewRoman" w:hAnsi="Times NewRoman"/>
            <w:b w:val="0"/>
            <w:sz w:val="24"/>
          </w:rPr>
          <w:delText>§</w:delText>
        </w:r>
        <w:r w:rsidRPr="00A25529" w:rsidDel="009702E9">
          <w:delText>4, eff. Dec. 11, 2015 provides that directors who are present at a meeting but not present at the time of a vote due to a conflict of interest or related party transaction are determined to be present at the time of the vote for purposes of this paragraph.</w:delText>
        </w:r>
      </w:del>
    </w:p>
    <w:p w14:paraId="5BDEFFFC" w14:textId="77777777" w:rsidR="00FB29D8" w:rsidRPr="00A25529" w:rsidRDefault="00FB29D8">
      <w:pPr>
        <w:pStyle w:val="pxformrr"/>
        <w:rPr>
          <w:sz w:val="24"/>
          <w:szCs w:val="24"/>
        </w:rPr>
      </w:pPr>
      <w:r w:rsidRPr="00A25529">
        <w:rPr>
          <w:rStyle w:val="pxvis"/>
          <w:rFonts w:cs="Arial"/>
          <w:bCs/>
          <w:sz w:val="50"/>
          <w:rPrChange w:id="4858" w:author="Cara Cardinale" w:date="2025-03-04T10:36:00Z">
            <w:rPr>
              <w:rStyle w:val="pxvis"/>
              <w:rFonts w:cs="Arial"/>
              <w:bCs/>
            </w:rPr>
          </w:rPrChange>
        </w:rPr>
        <w:t>Research References</w:t>
      </w:r>
    </w:p>
    <w:p w14:paraId="150F585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tk.ref.id="I00F0SZ"</w:instrText>
      </w:r>
      <w:r w:rsidRPr="00A25529">
        <w:rPr>
          <w:rStyle w:val="pxtk"/>
        </w:rPr>
        <w:fldChar w:fldCharType="end"/>
      </w:r>
      <w:r w:rsidRPr="00A25529">
        <w:rPr>
          <w:rStyle w:val="pxtk"/>
        </w:rPr>
        <w:t>West's Key Number Digest, Corporations and Business Organizations &amp;key;3423</w:t>
      </w:r>
    </w:p>
    <w:p w14:paraId="08BDBE42" w14:textId="77777777" w:rsidR="00F80F14" w:rsidRPr="00A25529" w:rsidRDefault="00FB29D8" w:rsidP="00F80F14">
      <w:pPr>
        <w:pStyle w:val="pxformrrp"/>
        <w:rPr>
          <w:ins w:id="4859" w:author="Cara Cardinale" w:date="2025-03-02T19:25: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rc.ref.id="I05STP0"</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4860" w:author="Cara Cardinale" w:date="2025-01-27T11:04:00Z">
        <w:r w:rsidRPr="00A25529" w:rsidDel="00B2331F">
          <w:rPr>
            <w:rStyle w:val="pxrc"/>
          </w:rPr>
          <w:delText>600</w:delText>
        </w:r>
      </w:del>
      <w:ins w:id="4861" w:author="Cara Cardinale" w:date="2025-01-27T11:04:00Z">
        <w:r w:rsidR="00B2331F" w:rsidRPr="00A25529">
          <w:rPr>
            <w:rStyle w:val="pxrc"/>
          </w:rPr>
          <w:t>595</w:t>
        </w:r>
      </w:ins>
    </w:p>
    <w:p w14:paraId="72388E9D" w14:textId="77777777" w:rsidR="00F80F14" w:rsidRPr="00A25529" w:rsidRDefault="00F80F14" w:rsidP="00F80F14">
      <w:pPr>
        <w:rPr>
          <w:ins w:id="4862" w:author="Cara Cardinale" w:date="2025-03-02T19:29:00Z"/>
        </w:rPr>
      </w:pPr>
    </w:p>
    <w:p w14:paraId="7EC4166A" w14:textId="77777777" w:rsidR="003F5598" w:rsidRPr="00A25529" w:rsidRDefault="003F5598" w:rsidP="00F80F14">
      <w:pPr>
        <w:rPr>
          <w:ins w:id="4863" w:author="Cara Cardinale" w:date="2025-03-02T19:29:00Z"/>
        </w:rPr>
      </w:pPr>
      <w:bookmarkStart w:id="4864" w:name="_Hlk191836282"/>
      <w:ins w:id="4865" w:author="Cara Cardinale" w:date="2025-03-02T19:29:00Z">
        <w:r w:rsidRPr="00A25529">
          <w:t xml:space="preserve">30:123.40. </w:t>
        </w:r>
      </w:ins>
      <w:ins w:id="4866" w:author="Cara Cardinale" w:date="2025-03-02T19:30:00Z">
        <w:r w:rsidRPr="00A25529">
          <w:t>Remov</w:t>
        </w:r>
      </w:ins>
      <w:ins w:id="4867" w:author="Cara Cardinale" w:date="2025-03-02T19:31:00Z">
        <w:r w:rsidRPr="00A25529">
          <w:t>al</w:t>
        </w:r>
      </w:ins>
    </w:p>
    <w:bookmarkEnd w:id="4864"/>
    <w:p w14:paraId="439CEA9A" w14:textId="77777777" w:rsidR="003F5598" w:rsidRPr="00A25529" w:rsidRDefault="003F5598" w:rsidP="003F5598">
      <w:pPr>
        <w:ind w:firstLine="720"/>
        <w:rPr>
          <w:ins w:id="4868" w:author="Cara Cardinale" w:date="2025-03-02T19:29:00Z"/>
        </w:rPr>
      </w:pPr>
      <w:ins w:id="4869" w:author="Cara Cardinale" w:date="2025-03-02T19:30:00Z">
        <w:r w:rsidRPr="00A25529">
          <w:t>A</w:t>
        </w:r>
      </w:ins>
      <w:ins w:id="4870" w:author="Cara Cardinale" w:date="2025-03-02T19:29:00Z">
        <w:r w:rsidRPr="00A25529">
          <w:t xml:space="preserve"> member of the Board of Directors </w:t>
        </w:r>
      </w:ins>
      <w:ins w:id="4871" w:author="Cara Cardinale" w:date="2025-03-02T19:30:00Z">
        <w:r w:rsidRPr="00A25529">
          <w:t xml:space="preserve">who </w:t>
        </w:r>
      </w:ins>
      <w:ins w:id="4872" w:author="Cara Cardinale" w:date="2025-03-02T19:29:00Z">
        <w:r w:rsidRPr="00A25529">
          <w:t xml:space="preserve">is deemed to </w:t>
        </w:r>
      </w:ins>
      <w:ins w:id="4873" w:author="Cara Cardinale" w:date="2025-03-02T19:30:00Z">
        <w:r w:rsidRPr="00A25529">
          <w:t xml:space="preserve">be </w:t>
        </w:r>
      </w:ins>
      <w:ins w:id="4874" w:author="Cara Cardinale" w:date="2025-03-02T19:29:00Z">
        <w:r w:rsidRPr="00A25529">
          <w:t>no longer fit to serve on the Board</w:t>
        </w:r>
      </w:ins>
      <w:ins w:id="4875" w:author="Cara Cardinale" w:date="2025-03-02T19:30:00Z">
        <w:r w:rsidRPr="00A25529">
          <w:t xml:space="preserve"> of Directors</w:t>
        </w:r>
      </w:ins>
      <w:ins w:id="4876" w:author="Cara Cardinale" w:date="2025-03-02T19:29:00Z">
        <w:r w:rsidRPr="00A25529">
          <w:t xml:space="preserve"> will be removed by a &lt;finstr&gt;[percentage of vote]&lt;/finstr&gt;% vote of the entire Board of Directors.</w:t>
        </w:r>
      </w:ins>
    </w:p>
    <w:p w14:paraId="75E0E6CA" w14:textId="77777777" w:rsidR="003F5598" w:rsidRPr="00A25529" w:rsidRDefault="003F5598" w:rsidP="003F5598">
      <w:pPr>
        <w:ind w:firstLine="720"/>
        <w:rPr>
          <w:ins w:id="4877" w:author="Cara Cardinale" w:date="2025-03-02T19:29:00Z"/>
        </w:rPr>
      </w:pPr>
    </w:p>
    <w:p w14:paraId="5002D336" w14:textId="77777777" w:rsidR="003F5598" w:rsidRPr="00A25529" w:rsidRDefault="003F5598" w:rsidP="003F5598">
      <w:pPr>
        <w:pStyle w:val="pxformnotes"/>
        <w:jc w:val="center"/>
        <w:rPr>
          <w:ins w:id="4878" w:author="Cara Cardinale" w:date="2025-03-02T19:29:00Z"/>
          <w:sz w:val="24"/>
          <w:szCs w:val="24"/>
        </w:rPr>
      </w:pPr>
      <w:ins w:id="4879" w:author="Cara Cardinale" w:date="2025-03-02T19:29:00Z">
        <w:r w:rsidRPr="00A25529">
          <w:rPr>
            <w:rStyle w:val="pxvis"/>
            <w:rFonts w:cs="Arial"/>
            <w:bCs/>
            <w:sz w:val="24"/>
            <w:szCs w:val="24"/>
          </w:rPr>
          <w:t>Notes to Form</w:t>
        </w:r>
      </w:ins>
    </w:p>
    <w:p w14:paraId="176D93F7" w14:textId="77777777" w:rsidR="003F5598" w:rsidRPr="00A25529" w:rsidRDefault="003F5598" w:rsidP="003F5598">
      <w:pPr>
        <w:pStyle w:val="pxformnotes"/>
        <w:rPr>
          <w:ins w:id="4880" w:author="Cara Cardinale" w:date="2025-03-02T19:29:00Z"/>
          <w:sz w:val="24"/>
          <w:szCs w:val="24"/>
        </w:rPr>
      </w:pPr>
    </w:p>
    <w:p w14:paraId="61D219EF" w14:textId="77777777" w:rsidR="003F5598" w:rsidRPr="00A25529" w:rsidRDefault="003F5598" w:rsidP="003F5598">
      <w:pPr>
        <w:pStyle w:val="pxformrr"/>
        <w:rPr>
          <w:ins w:id="4881" w:author="Cara Cardinale" w:date="2025-03-02T19:29:00Z"/>
          <w:sz w:val="24"/>
          <w:szCs w:val="24"/>
        </w:rPr>
      </w:pPr>
      <w:ins w:id="4882" w:author="Cara Cardinale" w:date="2025-03-02T19:29:00Z">
        <w:r w:rsidRPr="00A25529">
          <w:rPr>
            <w:rStyle w:val="pxvis"/>
            <w:rFonts w:cs="Arial"/>
            <w:bCs/>
            <w:sz w:val="24"/>
            <w:szCs w:val="24"/>
          </w:rPr>
          <w:t>Research References</w:t>
        </w:r>
      </w:ins>
    </w:p>
    <w:p w14:paraId="5439D04C" w14:textId="77777777" w:rsidR="003F5598" w:rsidRPr="00A25529" w:rsidRDefault="003F5598" w:rsidP="003F5598">
      <w:pPr>
        <w:pStyle w:val="pxformrrp"/>
        <w:rPr>
          <w:ins w:id="4883" w:author="Cara Cardinale" w:date="2025-03-02T19:29:00Z"/>
          <w:rStyle w:val="pxtk"/>
        </w:rPr>
      </w:pPr>
      <w:ins w:id="4884" w:author="Cara Cardinale" w:date="2025-03-02T19:29:00Z">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tk.ref.id="I00HU68"</w:instrText>
        </w:r>
        <w:r w:rsidRPr="00A25529">
          <w:rPr>
            <w:rStyle w:val="pxtk"/>
          </w:rPr>
          <w:fldChar w:fldCharType="end"/>
        </w:r>
        <w:r w:rsidRPr="00A25529">
          <w:rPr>
            <w:rStyle w:val="pxtk"/>
          </w:rPr>
          <w:t>West's Key Number Digest, Corporations and Business Organizations &amp;key;342</w:t>
        </w:r>
      </w:ins>
      <w:ins w:id="4885" w:author="Cara Cardinale" w:date="2025-03-02T19:30:00Z">
        <w:r w:rsidRPr="00A25529">
          <w:rPr>
            <w:rStyle w:val="pxtk"/>
          </w:rPr>
          <w:t>0, 3421</w:t>
        </w:r>
      </w:ins>
    </w:p>
    <w:p w14:paraId="48F8D1B8" w14:textId="77777777" w:rsidR="003F5598" w:rsidRPr="00A25529" w:rsidRDefault="003F5598" w:rsidP="003F5598">
      <w:pPr>
        <w:ind w:firstLine="720"/>
        <w:rPr>
          <w:ins w:id="4886" w:author="Cara Cardinale" w:date="2025-03-02T19:25:00Z"/>
        </w:rPr>
      </w:pPr>
    </w:p>
    <w:p w14:paraId="0C925F15" w14:textId="77777777" w:rsidR="00F80F14" w:rsidRPr="00A25529" w:rsidRDefault="00F80F14" w:rsidP="00F80F14">
      <w:pPr>
        <w:pStyle w:val="pxs"/>
        <w:spacing w:before="180"/>
        <w:rPr>
          <w:ins w:id="4887" w:author="Cara Cardinale" w:date="2025-03-02T19:25:00Z"/>
        </w:rPr>
      </w:pPr>
      <w:bookmarkStart w:id="4888" w:name="_Hlk191835001"/>
      <w:ins w:id="4889" w:author="Cara Cardinale" w:date="2025-03-02T19:25:00Z">
        <w:r w:rsidRPr="00A25529">
          <w:t>30:123.50. Vacancies</w:t>
        </w:r>
      </w:ins>
    </w:p>
    <w:bookmarkEnd w:id="4888"/>
    <w:p w14:paraId="665656EF" w14:textId="77777777" w:rsidR="00F80F14" w:rsidRPr="00A25529" w:rsidRDefault="00F80F14" w:rsidP="00F80F14">
      <w:pPr>
        <w:numPr>
          <w:ilvl w:val="0"/>
          <w:numId w:val="5"/>
        </w:numPr>
        <w:rPr>
          <w:ins w:id="4890" w:author="Cara Cardinale" w:date="2025-03-02T19:25:00Z"/>
        </w:rPr>
      </w:pPr>
      <w:ins w:id="4891" w:author="Cara Cardinale" w:date="2025-03-02T19:25:00Z">
        <w:r w:rsidRPr="00A25529">
          <w:t xml:space="preserve">Vacancies on the Board may be temporarily filled by Presidential nomination and elected by the Board. Directors elected under this provision will serve until the next annual meeting. </w:t>
        </w:r>
      </w:ins>
    </w:p>
    <w:p w14:paraId="1951F268" w14:textId="77777777" w:rsidR="00F80F14" w:rsidRPr="00A25529" w:rsidRDefault="00F80F14" w:rsidP="00F80F14">
      <w:pPr>
        <w:ind w:firstLine="360"/>
        <w:rPr>
          <w:ins w:id="4892" w:author="Cara Cardinale" w:date="2025-03-02T19:25:00Z"/>
        </w:rPr>
      </w:pPr>
      <w:ins w:id="4893" w:author="Cara Cardinale" w:date="2025-03-02T19:25:00Z">
        <w:r w:rsidRPr="00A25529">
          <w:t>2. Vacancies of Elected Director seats will be permanently filled by election at the next annual meeting. Directors elected to fill a vacancy will serve the remaining term of the seat vacated.</w:t>
        </w:r>
      </w:ins>
    </w:p>
    <w:p w14:paraId="77CD429D" w14:textId="77777777" w:rsidR="00F80F14" w:rsidRPr="00A25529" w:rsidRDefault="00F80F14" w:rsidP="00F80F14">
      <w:pPr>
        <w:rPr>
          <w:ins w:id="4894" w:author="Cara Cardinale" w:date="2025-03-02T19:25:00Z"/>
        </w:rPr>
      </w:pPr>
    </w:p>
    <w:p w14:paraId="18818224" w14:textId="77777777" w:rsidR="00F80F14" w:rsidRPr="00A25529" w:rsidRDefault="00F80F14" w:rsidP="00F80F14">
      <w:pPr>
        <w:pStyle w:val="pxformnotes"/>
        <w:jc w:val="center"/>
        <w:rPr>
          <w:ins w:id="4895" w:author="Cara Cardinale" w:date="2025-03-02T19:25:00Z"/>
          <w:sz w:val="24"/>
          <w:szCs w:val="24"/>
        </w:rPr>
      </w:pPr>
      <w:ins w:id="4896" w:author="Cara Cardinale" w:date="2025-03-02T19:25:00Z">
        <w:r w:rsidRPr="00A25529">
          <w:rPr>
            <w:rStyle w:val="pxvis"/>
            <w:rFonts w:cs="Arial"/>
            <w:bCs/>
            <w:sz w:val="24"/>
            <w:szCs w:val="24"/>
          </w:rPr>
          <w:t>Notes to Form</w:t>
        </w:r>
      </w:ins>
    </w:p>
    <w:p w14:paraId="3B6A515B" w14:textId="77777777" w:rsidR="00F80F14" w:rsidRPr="00A25529" w:rsidRDefault="00F80F14" w:rsidP="00F80F14">
      <w:pPr>
        <w:pStyle w:val="pxformnotes"/>
        <w:rPr>
          <w:ins w:id="4897" w:author="Cara Cardinale" w:date="2025-03-02T19:25:00Z"/>
          <w:sz w:val="24"/>
          <w:szCs w:val="24"/>
        </w:rPr>
      </w:pPr>
    </w:p>
    <w:p w14:paraId="78BFE553" w14:textId="77777777" w:rsidR="00F80F14" w:rsidRPr="00A25529" w:rsidRDefault="00F80F14" w:rsidP="00F80F14">
      <w:pPr>
        <w:pStyle w:val="pxformrr"/>
        <w:rPr>
          <w:ins w:id="4898" w:author="Cara Cardinale" w:date="2025-03-02T19:25:00Z"/>
          <w:sz w:val="24"/>
          <w:szCs w:val="24"/>
        </w:rPr>
      </w:pPr>
      <w:ins w:id="4899" w:author="Cara Cardinale" w:date="2025-03-02T19:25:00Z">
        <w:r w:rsidRPr="00A25529">
          <w:rPr>
            <w:rStyle w:val="pxvis"/>
            <w:rFonts w:cs="Arial"/>
            <w:bCs/>
            <w:sz w:val="24"/>
            <w:szCs w:val="24"/>
          </w:rPr>
          <w:t>Research References</w:t>
        </w:r>
      </w:ins>
    </w:p>
    <w:p w14:paraId="74CD961D" w14:textId="77777777" w:rsidR="00F80F14" w:rsidRPr="00A25529" w:rsidRDefault="00F80F14" w:rsidP="00F80F14">
      <w:pPr>
        <w:pStyle w:val="pxformrrp"/>
        <w:rPr>
          <w:ins w:id="4900" w:author="Cara Cardinale" w:date="2025-03-02T19:25:00Z"/>
          <w:rStyle w:val="pxtk"/>
        </w:rPr>
      </w:pPr>
      <w:ins w:id="4901" w:author="Cara Cardinale" w:date="2025-03-02T19:25:00Z">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tk.ref.id="I00HU68"</w:instrText>
        </w:r>
        <w:r w:rsidRPr="00A25529">
          <w:rPr>
            <w:rStyle w:val="pxtk"/>
          </w:rPr>
          <w:fldChar w:fldCharType="end"/>
        </w:r>
        <w:r w:rsidRPr="00A25529">
          <w:rPr>
            <w:rStyle w:val="pxtk"/>
          </w:rPr>
          <w:t>West's Key Number Digest, Corporations and Business Organizations &amp;key;342</w:t>
        </w:r>
      </w:ins>
      <w:ins w:id="4902" w:author="Cara Cardinale" w:date="2025-03-02T19:26:00Z">
        <w:r w:rsidRPr="00A25529">
          <w:rPr>
            <w:rStyle w:val="pxtk"/>
          </w:rPr>
          <w:t>2</w:t>
        </w:r>
      </w:ins>
    </w:p>
    <w:p w14:paraId="0E04C535" w14:textId="77777777" w:rsidR="00F80F14" w:rsidRPr="00A25529" w:rsidRDefault="00F80F14" w:rsidP="00F80F14">
      <w:pPr>
        <w:pPrChange w:id="4903" w:author="Cara Cardinale" w:date="2025-03-02T19:25:00Z">
          <w:pPr>
            <w:pStyle w:val="pxformrrp"/>
          </w:pPr>
        </w:pPrChange>
      </w:pPr>
    </w:p>
    <w:p w14:paraId="680E40AB" w14:textId="77777777" w:rsidR="00FB29D8" w:rsidRPr="00A25529" w:rsidRDefault="00FB29D8">
      <w:pPr>
        <w:pStyle w:val="pxd"/>
        <w:spacing w:before="180"/>
      </w:pPr>
      <w:r w:rsidRPr="00A25529">
        <w:t>(4) Officers</w:t>
      </w:r>
    </w:p>
    <w:p w14:paraId="05D3C5BA" w14:textId="77777777" w:rsidR="00FB29D8" w:rsidRPr="00A25529" w:rsidRDefault="00FB29D8">
      <w:pPr>
        <w:pStyle w:val="pxs"/>
        <w:spacing w:before="180"/>
        <w:rPr>
          <w:rPrChange w:id="4904" w:author="Cara Cardinale" w:date="2025-03-04T10:36:00Z">
            <w:rPr>
              <w:sz w:val="27"/>
            </w:rPr>
          </w:rPrChange>
        </w:rPr>
      </w:pPr>
      <w:r w:rsidRPr="00A25529">
        <w:rPr>
          <w:rPrChange w:id="4905" w:author="Cara Cardinale" w:date="2025-03-04T10:36:00Z">
            <w:rPr>
              <w:sz w:val="27"/>
            </w:rPr>
          </w:rPrChange>
        </w:rPr>
        <w:t>30:124. Powers and duties of officers</w:t>
      </w:r>
    </w:p>
    <w:p w14:paraId="28552FBD" w14:textId="77777777" w:rsidR="00FB29D8" w:rsidRPr="00A25529" w:rsidRDefault="00FB29D8">
      <w:pPr>
        <w:pStyle w:val="pxov"/>
        <w:rPr>
          <w:vanish/>
        </w:rPr>
      </w:pPr>
      <w:r w:rsidRPr="00A25529">
        <w:rPr>
          <w:vanish/>
        </w:rPr>
        <w:t>COL</w:t>
      </w:r>
    </w:p>
    <w:p w14:paraId="67151DDB" w14:textId="77777777" w:rsidR="00FB29D8" w:rsidRPr="00A25529" w:rsidRDefault="00FB29D8">
      <w:pPr>
        <w:pStyle w:val="pxov"/>
        <w:rPr>
          <w:vanish/>
        </w:rPr>
      </w:pPr>
      <w:r w:rsidRPr="00A25529">
        <w:rPr>
          <w:vanish/>
        </w:rPr>
        <w:t>NFP</w:t>
      </w:r>
    </w:p>
    <w:p w14:paraId="30273D3E" w14:textId="77777777" w:rsidR="00FB29D8" w:rsidRPr="00A25529" w:rsidRDefault="00FB29D8">
      <w:pPr>
        <w:pStyle w:val="pxov"/>
        <w:rPr>
          <w:vanish/>
        </w:rPr>
      </w:pPr>
      <w:r w:rsidRPr="00A25529">
        <w:rPr>
          <w:vanish/>
        </w:rPr>
        <w:t>CLS</w:t>
      </w:r>
    </w:p>
    <w:p w14:paraId="6C652F77" w14:textId="77777777" w:rsidR="00FB29D8" w:rsidRPr="00A25529" w:rsidRDefault="00FB29D8">
      <w:pPr>
        <w:pStyle w:val="pxov"/>
        <w:rPr>
          <w:vanish/>
        </w:rPr>
      </w:pPr>
      <w:r w:rsidRPr="00A25529">
        <w:rPr>
          <w:vanish/>
        </w:rPr>
        <w:t>FCV</w:t>
      </w:r>
    </w:p>
    <w:p w14:paraId="00DACE10" w14:textId="77777777" w:rsidR="00FB29D8" w:rsidRPr="00A25529" w:rsidRDefault="00FB29D8">
      <w:pPr>
        <w:pStyle w:val="pxov"/>
        <w:rPr>
          <w:vanish/>
        </w:rPr>
      </w:pPr>
      <w:r w:rsidRPr="00A25529">
        <w:rPr>
          <w:vanish/>
        </w:rPr>
        <w:t>FTR</w:t>
      </w:r>
    </w:p>
    <w:p w14:paraId="651FE997" w14:textId="77777777" w:rsidR="00FB29D8" w:rsidRPr="00A25529" w:rsidRDefault="00FB29D8">
      <w:pPr>
        <w:pStyle w:val="pxov"/>
        <w:rPr>
          <w:vanish/>
        </w:rPr>
      </w:pPr>
      <w:r w:rsidRPr="00A25529">
        <w:rPr>
          <w:vanish/>
        </w:rPr>
        <w:t>TEM</w:t>
      </w:r>
    </w:p>
    <w:p w14:paraId="14514563" w14:textId="77777777" w:rsidR="00FB29D8" w:rsidRPr="00A25529" w:rsidRDefault="00FB29D8">
      <w:pPr>
        <w:pStyle w:val="pxov"/>
        <w:rPr>
          <w:vanish/>
        </w:rPr>
      </w:pPr>
      <w:r w:rsidRPr="00A25529">
        <w:rPr>
          <w:vanish/>
        </w:rPr>
        <w:t>MTD</w:t>
      </w:r>
    </w:p>
    <w:p w14:paraId="0CDFABC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form.fid="Id558e0701b6411e684899cfd92da4eb0"</w:instrText>
      </w:r>
      <w:r w:rsidRPr="00A25529">
        <w:fldChar w:fldCharType="end"/>
      </w:r>
      <w:r w:rsidRPr="00A25529">
        <w:t xml:space="preserve">President </w:t>
      </w:r>
    </w:p>
    <w:p w14:paraId="7BCCB4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The President shall be the principal executive officer and, subject to the control and direction of the Board, shall in general supervise and control all of the day-to-day social, charitable and business affairs of </w:t>
      </w:r>
      <w:r w:rsidRPr="00A25529">
        <w:rPr>
          <w:rStyle w:val="pxfinstr"/>
          <w:i/>
          <w:iCs/>
        </w:rPr>
        <w:t>[[name of club]/[name of social organization]]</w:t>
      </w:r>
      <w:r w:rsidRPr="00A25529">
        <w:t xml:space="preserve">. He or She shall preside at all meetings of the directors. The President shall have authority, subject to such rules as may be prescribed by the Board, to appoint such agents and employees of </w:t>
      </w:r>
      <w:r w:rsidRPr="00A25529">
        <w:rPr>
          <w:rStyle w:val="pxfinstr"/>
          <w:i/>
          <w:iCs/>
        </w:rPr>
        <w:t>[[name of club]/[name of social organization]]</w:t>
      </w:r>
      <w:r w:rsidRPr="00A25529">
        <w:t xml:space="preserve"> as he or she shall deem necessary, to prescribe their powers, duties, and compensation, and to delegate authority to them. Such agents and employees shall hold office at the discretion of the President and the Board. The President shall have authority to sign, execute, and acknowledge, on behalf of </w:t>
      </w:r>
      <w:r w:rsidRPr="00A25529">
        <w:rPr>
          <w:rStyle w:val="pxfinstr"/>
          <w:i/>
          <w:iCs/>
        </w:rPr>
        <w:t>[[name of club]/[name of social organization]]</w:t>
      </w:r>
      <w:r w:rsidRPr="00A25529">
        <w:t xml:space="preserve">, all deeds, mortgages, bonds, contracts, leases, and all other agreements, documents, and instruments necessary or proper to be executed in the course of </w:t>
      </w:r>
      <w:r w:rsidRPr="00A25529">
        <w:rPr>
          <w:rStyle w:val="pxfinstr"/>
          <w:i/>
          <w:iCs/>
        </w:rPr>
        <w:t>[[name of club]/[name of social organization]]</w:t>
      </w:r>
      <w:r w:rsidRPr="00A25529">
        <w:t>'s regular activities or business, or which shall be authorized by the Board.</w:t>
      </w:r>
    </w:p>
    <w:p w14:paraId="7742C956"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Vice Presidents</w:t>
      </w:r>
    </w:p>
    <w:p w14:paraId="5832E6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In the absence of the President, or in the event of the President's death, inability, or refusal to act, or in the event for any reason it shall be impracticable for the President to act personally, a Vice President (or in the event there be more than one Vice President, the Vice Presidents in the order designated by the Board, or in the absence of any designation, then in the order of their appointment) shall perform the duties of the President, and when so acting, shall have all the powers of and be subject to all the restrictions on the President. Any Vice President may sign, with the Secretary or Assistant Secretary, certificates representing interests in </w:t>
      </w:r>
      <w:r w:rsidRPr="00A25529">
        <w:rPr>
          <w:rStyle w:val="pxfinstr"/>
          <w:i/>
          <w:iCs/>
        </w:rPr>
        <w:t>[[name of club]/[name of social organization]]</w:t>
      </w:r>
      <w:r w:rsidRPr="00A25529">
        <w:t xml:space="preserve">, if the issuance thereof shall have been authorized by the Board; and shall perform such other duties and have such authority as from time to time may be delegated or assigned to him or her by the President or the Board. The execution of any agreement, document, or instrument of </w:t>
      </w:r>
      <w:r w:rsidRPr="00A25529">
        <w:rPr>
          <w:rStyle w:val="pxfinstr"/>
          <w:i/>
          <w:iCs/>
        </w:rPr>
        <w:t>[[name of club]/[name of social organization]]</w:t>
      </w:r>
      <w:r w:rsidRPr="00A25529">
        <w:t xml:space="preserve"> by any Vice President shall be conclusive evidence, as to third parties, of the Vice President's authority to act in the stead of the President.</w:t>
      </w:r>
    </w:p>
    <w:p w14:paraId="33C73244"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Secretary</w:t>
      </w:r>
    </w:p>
    <w:p w14:paraId="7BE02A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The Secretary shall:</w:t>
      </w:r>
    </w:p>
    <w:p w14:paraId="61D9BAD9" w14:textId="77777777" w:rsidR="00FB29D8" w:rsidRPr="00A25529" w:rsidRDefault="00FB29D8">
      <w:pPr>
        <w:pStyle w:val="pxformfl"/>
        <w:ind w:left="500"/>
      </w:pPr>
      <w:r w:rsidRPr="00A25529">
        <w:t xml:space="preserve"> </w:t>
      </w:r>
    </w:p>
    <w:p w14:paraId="78E2113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 </w:t>
      </w:r>
    </w:p>
    <w:p w14:paraId="13BA50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keep (or cause to be kept) regular minutes of all meetings of the Board and all resolutions adopted by action of the directors or the Board in one or more books provided for that purpose;</w:t>
      </w:r>
    </w:p>
    <w:p w14:paraId="6D9D047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 </w:t>
      </w:r>
    </w:p>
    <w:p w14:paraId="3BC146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use his or her best efforts to ensure that all notices are duly given in accordance with the provisions of this Agreement or as required by law;</w:t>
      </w:r>
    </w:p>
    <w:p w14:paraId="00CC1D6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(iii). </w:t>
      </w:r>
    </w:p>
    <w:p w14:paraId="319141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be custodian of the records of </w:t>
      </w:r>
      <w:r w:rsidRPr="00A25529">
        <w:rPr>
          <w:rStyle w:val="pxfinstr"/>
          <w:i/>
          <w:iCs/>
        </w:rPr>
        <w:t>[[name of club]/[name of social organization]]</w:t>
      </w:r>
      <w:r w:rsidRPr="00A25529">
        <w:t>;</w:t>
      </w:r>
    </w:p>
    <w:p w14:paraId="2C85DFD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(iv). </w:t>
      </w:r>
    </w:p>
    <w:p w14:paraId="26E9D4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sign with the President, or a Vice President, certificates representing interests in </w:t>
      </w:r>
      <w:r w:rsidRPr="00A25529">
        <w:rPr>
          <w:rStyle w:val="pxfinstr"/>
          <w:i/>
          <w:iCs/>
        </w:rPr>
        <w:t>[[name of club]/[name of social organization]]</w:t>
      </w:r>
      <w:r w:rsidRPr="00A25529">
        <w:t>, if the issuance thereof shall have been authorized by the Board; and</w:t>
      </w:r>
    </w:p>
    <w:p w14:paraId="7378BFB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(v). </w:t>
      </w:r>
    </w:p>
    <w:p w14:paraId="7A60A3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in general perform all duties incident to the office of Secretary and have such other duties and exercise such authority as from time to time may be delegated or assigned to him or her by the President or by the Board.</w:t>
      </w:r>
    </w:p>
    <w:p w14:paraId="685AC185"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Treasurer</w:t>
      </w:r>
    </w:p>
    <w:p w14:paraId="7CBEE8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The Treasurer shall:</w:t>
      </w:r>
    </w:p>
    <w:p w14:paraId="42F9BABD" w14:textId="77777777" w:rsidR="00FB29D8" w:rsidRPr="00A25529" w:rsidRDefault="00FB29D8">
      <w:pPr>
        <w:pStyle w:val="pxformfl"/>
        <w:ind w:left="500"/>
      </w:pPr>
      <w:r w:rsidRPr="00A25529">
        <w:t xml:space="preserve"> </w:t>
      </w:r>
    </w:p>
    <w:p w14:paraId="017DAFD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 </w:t>
      </w:r>
    </w:p>
    <w:p w14:paraId="4DCE9F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have charge and custody of and be responsible for all funds and securities of </w:t>
      </w:r>
      <w:r w:rsidRPr="00A25529">
        <w:rPr>
          <w:rStyle w:val="pxfinstr"/>
          <w:i/>
          <w:iCs/>
        </w:rPr>
        <w:t>[[name of club]/[name of social organization]]</w:t>
      </w:r>
      <w:r w:rsidRPr="00A25529">
        <w:t>;</w:t>
      </w:r>
    </w:p>
    <w:p w14:paraId="0ACA8CC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 </w:t>
      </w:r>
    </w:p>
    <w:p w14:paraId="178897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receive and give receipts for moneys due and payable to </w:t>
      </w:r>
      <w:r w:rsidRPr="00A25529">
        <w:rPr>
          <w:rStyle w:val="pxfinstr"/>
          <w:i/>
          <w:iCs/>
        </w:rPr>
        <w:t>[[name of club]/[name of social organization]]</w:t>
      </w:r>
      <w:r w:rsidRPr="00A25529">
        <w:t xml:space="preserve"> from any source whatsoever, and deposit all such moneys in the name of </w:t>
      </w:r>
      <w:r w:rsidRPr="00A25529">
        <w:rPr>
          <w:rStyle w:val="pxfinstr"/>
          <w:i/>
          <w:iCs/>
        </w:rPr>
        <w:t>[[name of club]/[name of social organization]]</w:t>
      </w:r>
      <w:r w:rsidRPr="00A25529">
        <w:t xml:space="preserve"> in such banks, trust companies, or other depositaries as shall be selected by </w:t>
      </w:r>
      <w:r w:rsidRPr="00A25529">
        <w:rPr>
          <w:rStyle w:val="pxfinstr"/>
          <w:i/>
          <w:iCs/>
        </w:rPr>
        <w:t>[[name of club]/[name of social organization]]</w:t>
      </w:r>
      <w:r w:rsidRPr="00A25529">
        <w:t>; and</w:t>
      </w:r>
    </w:p>
    <w:p w14:paraId="6E353D1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(iii). </w:t>
      </w:r>
    </w:p>
    <w:p w14:paraId="0B7561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in general perform all of the duties incident to the office of Treasurer and have such other duties and exercise such other authority as from time to time may be delegated or assigned to him or her by the President or by the Board.</w:t>
      </w:r>
    </w:p>
    <w:p w14:paraId="311B7392" w14:textId="77777777" w:rsidR="00FB29D8" w:rsidRPr="00A25529" w:rsidRDefault="00FB29D8">
      <w:pPr>
        <w:pStyle w:val="pxformnotes"/>
        <w:jc w:val="center"/>
        <w:rPr>
          <w:sz w:val="24"/>
          <w:szCs w:val="24"/>
        </w:rPr>
      </w:pPr>
      <w:r w:rsidRPr="00A25529">
        <w:rPr>
          <w:rStyle w:val="pxvis"/>
          <w:rFonts w:cs="Arial"/>
          <w:bCs/>
          <w:sz w:val="50"/>
          <w:rPrChange w:id="4906" w:author="Cara Cardinale" w:date="2025-03-04T10:36:00Z">
            <w:rPr>
              <w:rStyle w:val="pxvis"/>
              <w:rFonts w:cs="Arial"/>
              <w:bCs/>
            </w:rPr>
          </w:rPrChange>
        </w:rPr>
        <w:t>Notes to Form</w:t>
      </w:r>
    </w:p>
    <w:p w14:paraId="052D804F" w14:textId="77777777" w:rsidR="00FB29D8" w:rsidRPr="00A25529" w:rsidRDefault="00FB29D8">
      <w:pPr>
        <w:pStyle w:val="pxformnotes"/>
        <w:rPr>
          <w:sz w:val="24"/>
          <w:szCs w:val="24"/>
        </w:rPr>
      </w:pPr>
    </w:p>
    <w:p w14:paraId="3DA00920" w14:textId="77777777" w:rsidR="00FB29D8" w:rsidRPr="00A25529" w:rsidRDefault="00FB29D8">
      <w:pPr>
        <w:pStyle w:val="pxformnote"/>
        <w:spacing w:before="180"/>
      </w:pPr>
      <w:del w:id="4907" w:author="Cara Cardinale" w:date="2025-01-14T20:47:00Z">
        <w:r w:rsidRPr="00A25529" w:rsidDel="00CF1278">
          <w:delText>Drafter's Note</w:delText>
        </w:r>
      </w:del>
      <w:r w:rsidRPr="00A25529">
        <w:t xml:space="preserve"> </w:t>
      </w:r>
    </w:p>
    <w:p w14:paraId="3F8AF3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The board may elect or appoint a chair or President, or both, one or more vice-Presidents,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st.ref.id="I006LFJ"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 xml:space="preserve">. 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st.ref.id="I009EKF"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50B8F8BC" w14:textId="77777777" w:rsidR="00FB29D8" w:rsidRPr="00A25529" w:rsidRDefault="00FB29D8">
      <w:pPr>
        <w:pStyle w:val="pxformrr"/>
        <w:rPr>
          <w:sz w:val="24"/>
          <w:szCs w:val="24"/>
        </w:rPr>
      </w:pPr>
      <w:r w:rsidRPr="00A25529">
        <w:rPr>
          <w:rStyle w:val="pxvis"/>
          <w:rFonts w:cs="Arial"/>
          <w:bCs/>
          <w:sz w:val="50"/>
          <w:rPrChange w:id="4908" w:author="Cara Cardinale" w:date="2025-03-04T10:36:00Z">
            <w:rPr>
              <w:rStyle w:val="pxvis"/>
              <w:rFonts w:cs="Arial"/>
              <w:bCs/>
            </w:rPr>
          </w:rPrChange>
        </w:rPr>
        <w:t>Research References</w:t>
      </w:r>
    </w:p>
    <w:p w14:paraId="632B33A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tk.ref.id="I00C7PB"</w:instrText>
      </w:r>
      <w:r w:rsidRPr="00A25529">
        <w:rPr>
          <w:rStyle w:val="pxtk"/>
        </w:rPr>
        <w:fldChar w:fldCharType="end"/>
      </w:r>
      <w:r w:rsidRPr="00A25529">
        <w:rPr>
          <w:rStyle w:val="pxtk"/>
        </w:rPr>
        <w:t>West's Key Number Digest, Corporations and Business Organizations &amp;key;3423</w:t>
      </w:r>
    </w:p>
    <w:p w14:paraId="0B68F146" w14:textId="77777777" w:rsidR="00FB29D8" w:rsidRPr="00A25529" w:rsidRDefault="00FB29D8">
      <w:pPr>
        <w:pStyle w:val="pxs"/>
        <w:spacing w:before="180"/>
        <w:rPr>
          <w:rPrChange w:id="4909" w:author="Cara Cardinale" w:date="2025-03-04T10:36:00Z">
            <w:rPr>
              <w:sz w:val="27"/>
            </w:rPr>
          </w:rPrChange>
        </w:rPr>
      </w:pPr>
      <w:r w:rsidRPr="00A25529">
        <w:rPr>
          <w:rPrChange w:id="4910" w:author="Cara Cardinale" w:date="2025-03-04T10:36:00Z">
            <w:rPr>
              <w:sz w:val="27"/>
            </w:rPr>
          </w:rPrChange>
        </w:rPr>
        <w:t>30:125. Powers and duties of Vice Presidents</w:t>
      </w:r>
    </w:p>
    <w:p w14:paraId="53FCC3F9" w14:textId="77777777" w:rsidR="00FB29D8" w:rsidRPr="00A25529" w:rsidRDefault="00FB29D8">
      <w:pPr>
        <w:pStyle w:val="pxov"/>
        <w:rPr>
          <w:vanish/>
        </w:rPr>
      </w:pPr>
      <w:r w:rsidRPr="00A25529">
        <w:rPr>
          <w:vanish/>
        </w:rPr>
        <w:t>COL</w:t>
      </w:r>
    </w:p>
    <w:p w14:paraId="22F7147B" w14:textId="77777777" w:rsidR="00FB29D8" w:rsidRPr="00A25529" w:rsidRDefault="00FB29D8">
      <w:pPr>
        <w:pStyle w:val="pxov"/>
        <w:rPr>
          <w:vanish/>
        </w:rPr>
      </w:pPr>
      <w:r w:rsidRPr="00A25529">
        <w:rPr>
          <w:vanish/>
        </w:rPr>
        <w:t>NFP</w:t>
      </w:r>
    </w:p>
    <w:p w14:paraId="7BD9712C" w14:textId="77777777" w:rsidR="00FB29D8" w:rsidRPr="00A25529" w:rsidRDefault="00FB29D8">
      <w:pPr>
        <w:pStyle w:val="pxov"/>
        <w:rPr>
          <w:vanish/>
        </w:rPr>
      </w:pPr>
      <w:r w:rsidRPr="00A25529">
        <w:rPr>
          <w:vanish/>
        </w:rPr>
        <w:t>CLS</w:t>
      </w:r>
    </w:p>
    <w:p w14:paraId="5FD7918E" w14:textId="77777777" w:rsidR="00FB29D8" w:rsidRPr="00A25529" w:rsidRDefault="00FB29D8">
      <w:pPr>
        <w:pStyle w:val="pxov"/>
        <w:rPr>
          <w:vanish/>
        </w:rPr>
      </w:pPr>
      <w:r w:rsidRPr="00A25529">
        <w:rPr>
          <w:vanish/>
        </w:rPr>
        <w:t>FCV</w:t>
      </w:r>
    </w:p>
    <w:p w14:paraId="6BF7D611" w14:textId="77777777" w:rsidR="00FB29D8" w:rsidRPr="00A25529" w:rsidRDefault="00FB29D8">
      <w:pPr>
        <w:pStyle w:val="pxov"/>
        <w:rPr>
          <w:vanish/>
        </w:rPr>
      </w:pPr>
      <w:r w:rsidRPr="00A25529">
        <w:rPr>
          <w:vanish/>
        </w:rPr>
        <w:t>FTR</w:t>
      </w:r>
    </w:p>
    <w:p w14:paraId="1DDC3015" w14:textId="77777777" w:rsidR="00FB29D8" w:rsidRPr="00A25529" w:rsidRDefault="00FB29D8">
      <w:pPr>
        <w:pStyle w:val="pxov"/>
        <w:rPr>
          <w:vanish/>
        </w:rPr>
      </w:pPr>
      <w:r w:rsidRPr="00A25529">
        <w:rPr>
          <w:vanish/>
        </w:rPr>
        <w:t>TEM</w:t>
      </w:r>
    </w:p>
    <w:p w14:paraId="232D4A4E" w14:textId="77777777" w:rsidR="00FB29D8" w:rsidRPr="00A25529" w:rsidRDefault="00FB29D8">
      <w:pPr>
        <w:pStyle w:val="pxov"/>
        <w:rPr>
          <w:vanish/>
        </w:rPr>
      </w:pPr>
      <w:r w:rsidRPr="00A25529">
        <w:rPr>
          <w:vanish/>
        </w:rPr>
        <w:t>MTD</w:t>
      </w:r>
    </w:p>
    <w:p w14:paraId="1B8860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form.fid="Id559a3c01b6411e684899cfd92da4eb0"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p.ct.id="f2fd26a0b92511efa75bc0a5c2da1858|134|30:125"</w:instrText>
      </w:r>
      <w:r w:rsidRPr="00A25529">
        <w:fldChar w:fldCharType="end"/>
      </w:r>
      <w:r w:rsidRPr="00A25529">
        <w:t xml:space="preserve">The Vice Presidents of the club, in the order of their seniority and rank, shall be </w:t>
      </w:r>
      <w:r w:rsidRPr="00A25529">
        <w:rPr>
          <w:rStyle w:val="pxfinstr"/>
          <w:i/>
          <w:iCs/>
        </w:rPr>
        <w:t>[titles of officers]</w:t>
      </w:r>
      <w:r w:rsidRPr="00A25529">
        <w:t xml:space="preserve">. Each Vice President shall have the authority and duties and shall perform the functions consonant with his or her department and area of interest, specified by the </w:t>
      </w:r>
      <w:r w:rsidRPr="00A25529">
        <w:rPr>
          <w:rStyle w:val="pxfinstr"/>
          <w:i/>
          <w:iCs/>
        </w:rPr>
        <w:t>[board of directors/executive committee/[title of entity]]</w:t>
      </w:r>
      <w:r w:rsidRPr="00A25529">
        <w:t xml:space="preserve">. In case of the inability of the President to act on account of absence, illness, or for any other reason, the President's power shall be assumed and duties discharged during the period of such inability or absence by the senior Vice President available, and the acts of the Vice President, duly authorized and performed under such conditions, shall be the acts of and shall be binding on the club. If a Vice President who has temporarily assumed the duties of the President is unable for any reason to continue to perform such duties, the same shall be performed by the Vice President next in seniority who is available for the purpose. A Vice President who acts as President under this bylaw shall report fully to the President and to the </w:t>
      </w:r>
      <w:r w:rsidRPr="00A25529">
        <w:rPr>
          <w:rStyle w:val="pxfinstr"/>
          <w:i/>
          <w:iCs/>
        </w:rPr>
        <w:t>[board of directors/executive committee/[title of entity]]</w:t>
      </w:r>
      <w:r w:rsidRPr="00A25529">
        <w:t xml:space="preserve"> on the President's return to duty with respect to all actions taken and transactions accomplished by him or her during the absence or disability of the President.</w:t>
      </w:r>
    </w:p>
    <w:p w14:paraId="59E78053" w14:textId="77777777" w:rsidR="00FB29D8" w:rsidRPr="00A25529" w:rsidRDefault="00FB29D8">
      <w:pPr>
        <w:pStyle w:val="pxformnotes"/>
        <w:jc w:val="center"/>
        <w:rPr>
          <w:sz w:val="24"/>
          <w:szCs w:val="24"/>
        </w:rPr>
      </w:pPr>
      <w:r w:rsidRPr="00A25529">
        <w:rPr>
          <w:rStyle w:val="pxvis"/>
          <w:rFonts w:cs="Arial"/>
          <w:bCs/>
          <w:sz w:val="50"/>
          <w:rPrChange w:id="4911" w:author="Cara Cardinale" w:date="2025-03-04T10:36:00Z">
            <w:rPr>
              <w:rStyle w:val="pxvis"/>
              <w:rFonts w:cs="Arial"/>
              <w:bCs/>
            </w:rPr>
          </w:rPrChange>
        </w:rPr>
        <w:t>Notes to Form</w:t>
      </w:r>
    </w:p>
    <w:p w14:paraId="2132C460" w14:textId="77777777" w:rsidR="00FB29D8" w:rsidRPr="00A25529" w:rsidRDefault="00FB29D8">
      <w:pPr>
        <w:pStyle w:val="pxformnotes"/>
        <w:rPr>
          <w:sz w:val="24"/>
          <w:szCs w:val="24"/>
        </w:rPr>
      </w:pPr>
    </w:p>
    <w:p w14:paraId="33A450A5" w14:textId="77777777" w:rsidR="00FB29D8" w:rsidRPr="00A25529" w:rsidRDefault="00FB29D8">
      <w:pPr>
        <w:pStyle w:val="pxformnote"/>
        <w:spacing w:before="180"/>
      </w:pPr>
      <w:del w:id="4912" w:author="Cara Cardinale" w:date="2025-01-14T20:47:00Z">
        <w:r w:rsidRPr="00A25529" w:rsidDel="00CF1278">
          <w:delText>Drafter's Note</w:delText>
        </w:r>
      </w:del>
      <w:r w:rsidRPr="00A25529">
        <w:t xml:space="preserve"> </w:t>
      </w:r>
    </w:p>
    <w:p w14:paraId="41B6A5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p.ct.id="f2fd26a0b92511efa75bc0a5c2da1858|134|30:125"</w:instrText>
      </w:r>
      <w:r w:rsidRPr="00A25529">
        <w:fldChar w:fldCharType="end"/>
      </w:r>
      <w:r w:rsidRPr="00A25529">
        <w:t xml:space="preserve">The board may elect or appoint a chair or President, or both, one or more Vice 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st.ref.id="I00F0U7"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16F81E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p.ct.id="f2fd26a0b92511efa75bc0a5c2da1858|134|30:125"</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st.ref.id="I006LFL"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47B15064" w14:textId="77777777" w:rsidR="00FB29D8" w:rsidRPr="00A25529" w:rsidRDefault="00FB29D8">
      <w:pPr>
        <w:pStyle w:val="pxformrr"/>
        <w:rPr>
          <w:sz w:val="24"/>
          <w:szCs w:val="24"/>
        </w:rPr>
      </w:pPr>
      <w:r w:rsidRPr="00A25529">
        <w:rPr>
          <w:rStyle w:val="pxvis"/>
          <w:rFonts w:cs="Arial"/>
          <w:bCs/>
          <w:sz w:val="50"/>
          <w:rPrChange w:id="4913" w:author="Cara Cardinale" w:date="2025-03-04T10:36:00Z">
            <w:rPr>
              <w:rStyle w:val="pxvis"/>
              <w:rFonts w:cs="Arial"/>
              <w:bCs/>
            </w:rPr>
          </w:rPrChange>
        </w:rPr>
        <w:t>Research References</w:t>
      </w:r>
    </w:p>
    <w:p w14:paraId="7865E32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tk.ref.id="I009EKH"</w:instrText>
      </w:r>
      <w:r w:rsidRPr="00A25529">
        <w:rPr>
          <w:rStyle w:val="pxtk"/>
        </w:rPr>
        <w:fldChar w:fldCharType="end"/>
      </w:r>
      <w:r w:rsidRPr="00A25529">
        <w:rPr>
          <w:rStyle w:val="pxtk"/>
        </w:rPr>
        <w:t>West's Key Number Digest, Corporations and Business Organizations &amp;key;3424</w:t>
      </w:r>
    </w:p>
    <w:p w14:paraId="77C8D67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tk.ref.id="I00C7PD"</w:instrText>
      </w:r>
      <w:r w:rsidRPr="00A25529">
        <w:rPr>
          <w:rStyle w:val="pxtk"/>
        </w:rPr>
        <w:fldChar w:fldCharType="end"/>
      </w:r>
      <w:r w:rsidRPr="00A25529">
        <w:rPr>
          <w:rStyle w:val="pxtk"/>
        </w:rPr>
        <w:t>West's Key Number Digest, Corporations and Business Organizations &amp;key;3425</w:t>
      </w:r>
    </w:p>
    <w:p w14:paraId="6ED8782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rc.ref.id="I00F0U9"</w:instrText>
      </w:r>
      <w:r w:rsidRPr="00A25529">
        <w:rPr>
          <w:rStyle w:val="pxrc"/>
        </w:rPr>
        <w:fldChar w:fldCharType="end"/>
      </w:r>
      <w:r w:rsidRPr="00A25529">
        <w:rPr>
          <w:rStyle w:val="pxrc"/>
        </w:rPr>
        <w:t xml:space="preserve">N.Y. Jur. 2d, Business Relationships </w:t>
      </w:r>
      <w:r w:rsidRPr="00A25529">
        <w:rPr>
          <w:rStyle w:val="pxrc"/>
          <w:vanish/>
        </w:rPr>
        <w:t>&amp;s;</w:t>
      </w:r>
      <w:del w:id="4914"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4915" w:author="Cara Cardinale" w:date="2025-01-23T13:38:00Z">
        <w:r w:rsidR="009D6732" w:rsidRPr="00A25529">
          <w:rPr>
            <w:rStyle w:val="pxvis"/>
            <w:rFonts w:ascii="Times NewRoman" w:hAnsi="Times NewRoman"/>
            <w:b w:val="0"/>
            <w:sz w:val="24"/>
          </w:rPr>
          <w:t>§531</w:t>
        </w:r>
      </w:ins>
    </w:p>
    <w:p w14:paraId="01868A26" w14:textId="77777777" w:rsidR="00FB29D8" w:rsidRPr="00A25529" w:rsidRDefault="00FB29D8">
      <w:pPr>
        <w:pStyle w:val="pxs"/>
        <w:spacing w:before="180"/>
        <w:rPr>
          <w:rPrChange w:id="4916" w:author="Cara Cardinale" w:date="2025-03-04T10:36:00Z">
            <w:rPr>
              <w:sz w:val="27"/>
            </w:rPr>
          </w:rPrChange>
        </w:rPr>
      </w:pPr>
      <w:r w:rsidRPr="00A25529">
        <w:rPr>
          <w:rPrChange w:id="4917" w:author="Cara Cardinale" w:date="2025-03-04T10:36:00Z">
            <w:rPr>
              <w:sz w:val="27"/>
            </w:rPr>
          </w:rPrChange>
        </w:rPr>
        <w:t>30:126. Duties of secretary</w:t>
      </w:r>
    </w:p>
    <w:p w14:paraId="216E91C6" w14:textId="77777777" w:rsidR="00FB29D8" w:rsidRPr="00A25529" w:rsidRDefault="00FB29D8">
      <w:pPr>
        <w:pStyle w:val="pxov"/>
        <w:rPr>
          <w:vanish/>
        </w:rPr>
      </w:pPr>
      <w:r w:rsidRPr="00A25529">
        <w:rPr>
          <w:vanish/>
        </w:rPr>
        <w:t>COL</w:t>
      </w:r>
    </w:p>
    <w:p w14:paraId="29DB14BA" w14:textId="77777777" w:rsidR="00FB29D8" w:rsidRPr="00A25529" w:rsidRDefault="00FB29D8">
      <w:pPr>
        <w:pStyle w:val="pxov"/>
        <w:rPr>
          <w:vanish/>
        </w:rPr>
      </w:pPr>
      <w:r w:rsidRPr="00A25529">
        <w:rPr>
          <w:vanish/>
        </w:rPr>
        <w:t>NFP</w:t>
      </w:r>
    </w:p>
    <w:p w14:paraId="54B6E099" w14:textId="77777777" w:rsidR="00FB29D8" w:rsidRPr="00A25529" w:rsidRDefault="00FB29D8">
      <w:pPr>
        <w:pStyle w:val="pxov"/>
        <w:rPr>
          <w:vanish/>
        </w:rPr>
      </w:pPr>
      <w:r w:rsidRPr="00A25529">
        <w:rPr>
          <w:vanish/>
        </w:rPr>
        <w:t>CLS</w:t>
      </w:r>
    </w:p>
    <w:p w14:paraId="06D3388C" w14:textId="77777777" w:rsidR="00FB29D8" w:rsidRPr="00A25529" w:rsidRDefault="00FB29D8">
      <w:pPr>
        <w:pStyle w:val="pxov"/>
        <w:rPr>
          <w:vanish/>
        </w:rPr>
      </w:pPr>
      <w:r w:rsidRPr="00A25529">
        <w:rPr>
          <w:vanish/>
        </w:rPr>
        <w:t>FCV</w:t>
      </w:r>
    </w:p>
    <w:p w14:paraId="702CFE51" w14:textId="77777777" w:rsidR="00FB29D8" w:rsidRPr="00A25529" w:rsidRDefault="00FB29D8">
      <w:pPr>
        <w:pStyle w:val="pxov"/>
        <w:rPr>
          <w:vanish/>
        </w:rPr>
      </w:pPr>
      <w:r w:rsidRPr="00A25529">
        <w:rPr>
          <w:vanish/>
        </w:rPr>
        <w:t>FTR</w:t>
      </w:r>
    </w:p>
    <w:p w14:paraId="092550C1" w14:textId="77777777" w:rsidR="00FB29D8" w:rsidRPr="00A25529" w:rsidRDefault="00FB29D8">
      <w:pPr>
        <w:pStyle w:val="pxov"/>
        <w:rPr>
          <w:vanish/>
        </w:rPr>
      </w:pPr>
      <w:r w:rsidRPr="00A25529">
        <w:rPr>
          <w:vanish/>
        </w:rPr>
        <w:t>TEM</w:t>
      </w:r>
    </w:p>
    <w:p w14:paraId="7797C22B" w14:textId="77777777" w:rsidR="00FB29D8" w:rsidRPr="00A25529" w:rsidRDefault="00FB29D8">
      <w:pPr>
        <w:pStyle w:val="pxov"/>
        <w:rPr>
          <w:vanish/>
        </w:rPr>
      </w:pPr>
      <w:r w:rsidRPr="00A25529">
        <w:rPr>
          <w:vanish/>
        </w:rPr>
        <w:t>MTD</w:t>
      </w:r>
    </w:p>
    <w:p w14:paraId="1400E575"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form.fid="Id559f1e01b6411e684899cfd92da4eb0"</w:instrText>
      </w:r>
      <w:r w:rsidRPr="00A25529">
        <w:fldChar w:fldCharType="end"/>
      </w:r>
    </w:p>
    <w:p w14:paraId="016F7A7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2CBA13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keep or cause to be kept in permanent form an accurate record of all transactions of </w:t>
      </w:r>
      <w:r w:rsidRPr="00A25529">
        <w:rPr>
          <w:rStyle w:val="pxfinstr"/>
          <w:i/>
          <w:iCs/>
        </w:rPr>
        <w:t>[name of corporation]</w:t>
      </w:r>
      <w:r w:rsidRPr="00A25529">
        <w:t>.</w:t>
      </w:r>
    </w:p>
    <w:p w14:paraId="798DE14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5307E4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send due notice of all meetings to members; notice of at least </w:t>
      </w:r>
      <w:r w:rsidRPr="00A25529">
        <w:rPr>
          <w:rStyle w:val="pxfinstr"/>
          <w:i/>
          <w:iCs/>
        </w:rPr>
        <w:t>[number of days]</w:t>
      </w:r>
      <w:r w:rsidRPr="00A25529">
        <w:t xml:space="preserve"> days shall be provided prior to </w:t>
      </w:r>
      <w:r w:rsidRPr="00A25529">
        <w:rPr>
          <w:rStyle w:val="pxfinstr"/>
          <w:i/>
          <w:iCs/>
        </w:rPr>
        <w:t>[type of meeting]</w:t>
      </w:r>
      <w:r w:rsidRPr="00A25529">
        <w:t xml:space="preserve"> meetings.</w:t>
      </w:r>
    </w:p>
    <w:p w14:paraId="70D5EF3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5A4726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The Secretary shall notify all committee members of their appointments and the duties assigned to them.</w:t>
      </w:r>
    </w:p>
    <w:p w14:paraId="76A404C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0D5834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notify all applicants for membership of the action taken by </w:t>
      </w:r>
      <w:r w:rsidRPr="00A25529">
        <w:rPr>
          <w:rStyle w:val="pxfinstr"/>
          <w:i/>
          <w:iCs/>
        </w:rPr>
        <w:t>[name of corporation]</w:t>
      </w:r>
      <w:r w:rsidRPr="00A25529">
        <w:t>.</w:t>
      </w:r>
    </w:p>
    <w:p w14:paraId="0BD507A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069312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The Secretary shall keep a correct list of members, together with their current addresses and shall supply application forms to prospective members.</w:t>
      </w:r>
    </w:p>
    <w:p w14:paraId="532AE62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2FCD78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act as custodian of all papers of </w:t>
      </w:r>
      <w:r w:rsidRPr="00A25529">
        <w:rPr>
          <w:rStyle w:val="pxfinstr"/>
          <w:i/>
          <w:iCs/>
        </w:rPr>
        <w:t>[name of corporation]</w:t>
      </w:r>
      <w:r w:rsidRPr="00A25529">
        <w:t xml:space="preserve"> and its committees.</w:t>
      </w:r>
    </w:p>
    <w:p w14:paraId="7890233C" w14:textId="77777777" w:rsidR="00FB29D8" w:rsidRPr="00A25529" w:rsidRDefault="00FB29D8">
      <w:pPr>
        <w:pStyle w:val="pxformnotes"/>
        <w:jc w:val="center"/>
        <w:rPr>
          <w:sz w:val="24"/>
          <w:szCs w:val="24"/>
        </w:rPr>
      </w:pPr>
      <w:r w:rsidRPr="00A25529">
        <w:rPr>
          <w:rStyle w:val="pxvis"/>
          <w:rFonts w:cs="Arial"/>
          <w:bCs/>
          <w:sz w:val="50"/>
          <w:rPrChange w:id="4918" w:author="Cara Cardinale" w:date="2025-03-04T10:36:00Z">
            <w:rPr>
              <w:rStyle w:val="pxvis"/>
              <w:rFonts w:cs="Arial"/>
              <w:bCs/>
            </w:rPr>
          </w:rPrChange>
        </w:rPr>
        <w:t>Notes to Form</w:t>
      </w:r>
    </w:p>
    <w:p w14:paraId="4CA4BA9E" w14:textId="77777777" w:rsidR="00FB29D8" w:rsidRPr="00A25529" w:rsidRDefault="00FB29D8">
      <w:pPr>
        <w:pStyle w:val="pxformnotes"/>
        <w:rPr>
          <w:sz w:val="24"/>
          <w:szCs w:val="24"/>
        </w:rPr>
      </w:pPr>
    </w:p>
    <w:p w14:paraId="6698291F" w14:textId="77777777" w:rsidR="00FB29D8" w:rsidRPr="00A25529" w:rsidRDefault="00FB29D8">
      <w:pPr>
        <w:pStyle w:val="pxformrr"/>
        <w:rPr>
          <w:sz w:val="24"/>
          <w:szCs w:val="24"/>
        </w:rPr>
      </w:pPr>
      <w:r w:rsidRPr="00A25529">
        <w:rPr>
          <w:rStyle w:val="pxvis"/>
          <w:rFonts w:cs="Arial"/>
          <w:bCs/>
          <w:sz w:val="24"/>
          <w:szCs w:val="24"/>
          <w:rPrChange w:id="4919" w:author="Cara Cardinale" w:date="2025-03-04T10:36:00Z">
            <w:rPr>
              <w:rStyle w:val="pxvis"/>
              <w:rFonts w:cs="Arial"/>
              <w:bCs/>
              <w:szCs w:val="24"/>
            </w:rPr>
          </w:rPrChange>
        </w:rPr>
        <w:t>Research References</w:t>
      </w:r>
    </w:p>
    <w:p w14:paraId="766E6F6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tk.ref.id="I006LL9"</w:instrText>
      </w:r>
      <w:r w:rsidRPr="00A25529">
        <w:rPr>
          <w:rStyle w:val="pxtk"/>
        </w:rPr>
        <w:fldChar w:fldCharType="end"/>
      </w:r>
      <w:r w:rsidRPr="00A25529">
        <w:rPr>
          <w:rStyle w:val="pxtk"/>
        </w:rPr>
        <w:t>West's Key Number Digest, Corporations and Business Organizations &amp;key;3424</w:t>
      </w:r>
    </w:p>
    <w:p w14:paraId="05B5179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tk.ref.id="I009EQ5"</w:instrText>
      </w:r>
      <w:r w:rsidRPr="00A25529">
        <w:rPr>
          <w:rStyle w:val="pxtk"/>
        </w:rPr>
        <w:fldChar w:fldCharType="end"/>
      </w:r>
      <w:r w:rsidRPr="00A25529">
        <w:rPr>
          <w:rStyle w:val="pxtk"/>
        </w:rPr>
        <w:t>West's Key Number Digest, Corporations and Business Organizations &amp;key;3425</w:t>
      </w:r>
    </w:p>
    <w:p w14:paraId="0F56CCDB" w14:textId="77777777" w:rsidR="00FB29D8" w:rsidRPr="00A25529" w:rsidRDefault="00FB29D8">
      <w:pPr>
        <w:pStyle w:val="pxs"/>
        <w:spacing w:before="180"/>
        <w:rPr>
          <w:rPrChange w:id="4920" w:author="Cara Cardinale" w:date="2025-03-04T10:36:00Z">
            <w:rPr>
              <w:sz w:val="27"/>
            </w:rPr>
          </w:rPrChange>
        </w:rPr>
      </w:pPr>
      <w:r w:rsidRPr="00A25529">
        <w:rPr>
          <w:rPrChange w:id="4921" w:author="Cara Cardinale" w:date="2025-03-04T10:36:00Z">
            <w:rPr>
              <w:sz w:val="27"/>
            </w:rPr>
          </w:rPrChange>
        </w:rPr>
        <w:t>30:127. Salary</w:t>
      </w:r>
    </w:p>
    <w:p w14:paraId="0FFDAE9A" w14:textId="77777777" w:rsidR="00FB29D8" w:rsidRPr="00A25529" w:rsidRDefault="00FB29D8">
      <w:pPr>
        <w:pStyle w:val="pxov"/>
        <w:rPr>
          <w:vanish/>
        </w:rPr>
      </w:pPr>
      <w:r w:rsidRPr="00A25529">
        <w:rPr>
          <w:vanish/>
        </w:rPr>
        <w:t>COL</w:t>
      </w:r>
    </w:p>
    <w:p w14:paraId="121FF089" w14:textId="77777777" w:rsidR="00FB29D8" w:rsidRPr="00A25529" w:rsidRDefault="00FB29D8">
      <w:pPr>
        <w:pStyle w:val="pxov"/>
        <w:rPr>
          <w:vanish/>
        </w:rPr>
      </w:pPr>
      <w:r w:rsidRPr="00A25529">
        <w:rPr>
          <w:vanish/>
        </w:rPr>
        <w:t>NFP</w:t>
      </w:r>
    </w:p>
    <w:p w14:paraId="6E5B8026" w14:textId="77777777" w:rsidR="00FB29D8" w:rsidRPr="00A25529" w:rsidRDefault="00FB29D8">
      <w:pPr>
        <w:pStyle w:val="pxov"/>
        <w:rPr>
          <w:vanish/>
        </w:rPr>
      </w:pPr>
      <w:r w:rsidRPr="00A25529">
        <w:rPr>
          <w:vanish/>
        </w:rPr>
        <w:t>CLS</w:t>
      </w:r>
    </w:p>
    <w:p w14:paraId="47501D7A" w14:textId="77777777" w:rsidR="00FB29D8" w:rsidRPr="00A25529" w:rsidRDefault="00FB29D8">
      <w:pPr>
        <w:pStyle w:val="pxov"/>
        <w:rPr>
          <w:vanish/>
        </w:rPr>
      </w:pPr>
      <w:r w:rsidRPr="00A25529">
        <w:rPr>
          <w:vanish/>
        </w:rPr>
        <w:t>FCV</w:t>
      </w:r>
    </w:p>
    <w:p w14:paraId="6787ABE8" w14:textId="77777777" w:rsidR="00FB29D8" w:rsidRPr="00A25529" w:rsidRDefault="00FB29D8">
      <w:pPr>
        <w:pStyle w:val="pxov"/>
        <w:rPr>
          <w:vanish/>
        </w:rPr>
      </w:pPr>
      <w:r w:rsidRPr="00A25529">
        <w:rPr>
          <w:vanish/>
        </w:rPr>
        <w:t>FTR</w:t>
      </w:r>
    </w:p>
    <w:p w14:paraId="5ADAD446" w14:textId="77777777" w:rsidR="00FB29D8" w:rsidRPr="00A25529" w:rsidRDefault="00FB29D8">
      <w:pPr>
        <w:pStyle w:val="pxov"/>
        <w:rPr>
          <w:vanish/>
        </w:rPr>
      </w:pPr>
      <w:r w:rsidRPr="00A25529">
        <w:rPr>
          <w:vanish/>
        </w:rPr>
        <w:t>TEM</w:t>
      </w:r>
    </w:p>
    <w:p w14:paraId="180E57FA" w14:textId="77777777" w:rsidR="00FB29D8" w:rsidRPr="00A25529" w:rsidRDefault="00FB29D8">
      <w:pPr>
        <w:pStyle w:val="pxov"/>
        <w:rPr>
          <w:vanish/>
        </w:rPr>
      </w:pPr>
      <w:r w:rsidRPr="00A25529">
        <w:rPr>
          <w:vanish/>
        </w:rPr>
        <w:t>MTD</w:t>
      </w:r>
    </w:p>
    <w:p w14:paraId="7951BD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form.fid="Id55a40001b6411e684899cfd92da4eb0"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p.ct.id="f2fd26a0b92511efa75bc0a5c2da1858|136|30:127"</w:instrText>
      </w:r>
      <w:r w:rsidRPr="00A25529">
        <w:fldChar w:fldCharType="end"/>
      </w:r>
      <w:r w:rsidRPr="00A25529">
        <w:t xml:space="preserve">No officer of the corporation shall receive, directly or indirectly, any salary, compensation, or emolument from the corporation, either as an officer or in any other capacity unless authorized by the concurring vote of two-thirds of all the directors or by the vote or written consent of not less than </w:t>
      </w:r>
      <w:r w:rsidRPr="00A25529">
        <w:rPr>
          <w:rStyle w:val="pxfinstr"/>
          <w:i/>
          <w:iCs/>
        </w:rPr>
        <w:t>[number of members]</w:t>
      </w:r>
      <w:r w:rsidRPr="00A25529">
        <w:t xml:space="preserve"> members of the Executive Committee.</w:t>
      </w:r>
    </w:p>
    <w:p w14:paraId="4FDCF3DC" w14:textId="77777777" w:rsidR="00FB29D8" w:rsidRPr="00A25529" w:rsidRDefault="00FB29D8">
      <w:pPr>
        <w:pStyle w:val="pxformnotes"/>
        <w:jc w:val="center"/>
        <w:rPr>
          <w:sz w:val="24"/>
          <w:szCs w:val="24"/>
        </w:rPr>
      </w:pPr>
      <w:r w:rsidRPr="00A25529">
        <w:rPr>
          <w:rStyle w:val="pxvis"/>
          <w:rFonts w:cs="Arial"/>
          <w:bCs/>
          <w:sz w:val="50"/>
          <w:rPrChange w:id="4922" w:author="Cara Cardinale" w:date="2025-03-04T10:36:00Z">
            <w:rPr>
              <w:rStyle w:val="pxvis"/>
              <w:rFonts w:cs="Arial"/>
              <w:bCs/>
            </w:rPr>
          </w:rPrChange>
        </w:rPr>
        <w:t>Notes to Form</w:t>
      </w:r>
    </w:p>
    <w:p w14:paraId="6A842319" w14:textId="77777777" w:rsidR="00FB29D8" w:rsidRPr="00A25529" w:rsidRDefault="00FB29D8">
      <w:pPr>
        <w:pStyle w:val="pxformnotes"/>
        <w:rPr>
          <w:sz w:val="24"/>
          <w:szCs w:val="24"/>
        </w:rPr>
      </w:pPr>
    </w:p>
    <w:p w14:paraId="6A4370AA" w14:textId="77777777" w:rsidR="00FB29D8" w:rsidRPr="00A25529" w:rsidRDefault="00FB29D8">
      <w:pPr>
        <w:pStyle w:val="pxformnote"/>
        <w:spacing w:before="180"/>
      </w:pPr>
      <w:del w:id="4923" w:author="Cara Cardinale" w:date="2025-01-14T20:47:00Z">
        <w:r w:rsidRPr="00A25529" w:rsidDel="00CF1278">
          <w:delText>Drafter's Note</w:delText>
        </w:r>
      </w:del>
      <w:r w:rsidRPr="00A25529">
        <w:t xml:space="preserve"> </w:t>
      </w:r>
    </w:p>
    <w:p w14:paraId="384609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p.ct.id="f2fd26a0b92511efa75bc0a5c2da1858|136|30:127"</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st.ref.id="I00C7V1"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71F64B63" w14:textId="77777777" w:rsidR="00FB29D8" w:rsidRPr="00A25529" w:rsidRDefault="00FB29D8">
      <w:pPr>
        <w:pStyle w:val="pxformrr"/>
        <w:rPr>
          <w:sz w:val="24"/>
          <w:szCs w:val="24"/>
        </w:rPr>
      </w:pPr>
      <w:r w:rsidRPr="00A25529">
        <w:rPr>
          <w:rStyle w:val="pxvis"/>
          <w:rFonts w:cs="Arial"/>
          <w:bCs/>
          <w:sz w:val="50"/>
          <w:rPrChange w:id="4924" w:author="Cara Cardinale" w:date="2025-03-04T10:36:00Z">
            <w:rPr>
              <w:rStyle w:val="pxvis"/>
              <w:rFonts w:cs="Arial"/>
              <w:bCs/>
            </w:rPr>
          </w:rPrChange>
        </w:rPr>
        <w:t>Research References</w:t>
      </w:r>
    </w:p>
    <w:p w14:paraId="10B713D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tk.ref.id="I00F0ZX"</w:instrText>
      </w:r>
      <w:r w:rsidRPr="00A25529">
        <w:rPr>
          <w:rStyle w:val="pxtk"/>
        </w:rPr>
        <w:fldChar w:fldCharType="end"/>
      </w:r>
      <w:r w:rsidRPr="00A25529">
        <w:rPr>
          <w:rStyle w:val="pxtk"/>
        </w:rPr>
        <w:t>West's Key Number Digest, Corporations and Business Organizations &amp;key;3390</w:t>
      </w:r>
    </w:p>
    <w:p w14:paraId="5A8026B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rc.ref.id="I05STB4"</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0159587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rc.ref.id="I05OLLS"</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5BA403A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rc.ref.id="I05KDWG"</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4925" w:author="Cara Cardinale" w:date="2025-01-25T21:24:00Z">
        <w:r w:rsidRPr="00A25529" w:rsidDel="00394E21">
          <w:rPr>
            <w:rStyle w:val="pxrc"/>
          </w:rPr>
          <w:delText>791</w:delText>
        </w:r>
      </w:del>
      <w:ins w:id="4926" w:author="Cara Cardinale" w:date="2025-01-25T21:24:00Z">
        <w:r w:rsidR="00394E21" w:rsidRPr="00A25529">
          <w:rPr>
            <w:rStyle w:val="pxrc"/>
          </w:rPr>
          <w:t>789</w:t>
        </w:r>
      </w:ins>
    </w:p>
    <w:p w14:paraId="3E2E0F5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rc.ref.id="I00F0ZZ"</w:instrText>
      </w:r>
      <w:r w:rsidRPr="00A25529">
        <w:rPr>
          <w:rStyle w:val="pxrc"/>
        </w:rPr>
        <w:fldChar w:fldCharType="end"/>
      </w:r>
      <w:r w:rsidRPr="00A25529">
        <w:rPr>
          <w:rStyle w:val="pxrc"/>
        </w:rPr>
        <w:t>Reasonableness of Corporate Officer's Compensation, 4 Am. Jur. Proof of Facts 2d 425</w:t>
      </w:r>
    </w:p>
    <w:p w14:paraId="08105056" w14:textId="77777777" w:rsidR="00FB29D8" w:rsidRPr="00A25529" w:rsidRDefault="00FB29D8">
      <w:pPr>
        <w:pStyle w:val="pxs"/>
        <w:spacing w:before="180"/>
        <w:rPr>
          <w:rPrChange w:id="4927" w:author="Cara Cardinale" w:date="2025-03-04T10:36:00Z">
            <w:rPr>
              <w:sz w:val="27"/>
            </w:rPr>
          </w:rPrChange>
        </w:rPr>
      </w:pPr>
      <w:r w:rsidRPr="00A25529">
        <w:rPr>
          <w:rPrChange w:id="4928" w:author="Cara Cardinale" w:date="2025-03-04T10:36:00Z">
            <w:rPr>
              <w:sz w:val="27"/>
            </w:rPr>
          </w:rPrChange>
        </w:rPr>
        <w:t>30:128. Duties of officers</w:t>
      </w:r>
    </w:p>
    <w:p w14:paraId="74E695C8" w14:textId="77777777" w:rsidR="00FB29D8" w:rsidRPr="00A25529" w:rsidRDefault="00FB29D8">
      <w:pPr>
        <w:pStyle w:val="pxov"/>
        <w:rPr>
          <w:vanish/>
        </w:rPr>
      </w:pPr>
      <w:r w:rsidRPr="00A25529">
        <w:rPr>
          <w:vanish/>
        </w:rPr>
        <w:t>COL</w:t>
      </w:r>
    </w:p>
    <w:p w14:paraId="4D0D0FBE" w14:textId="77777777" w:rsidR="00FB29D8" w:rsidRPr="00A25529" w:rsidRDefault="00FB29D8">
      <w:pPr>
        <w:pStyle w:val="pxov"/>
        <w:rPr>
          <w:vanish/>
        </w:rPr>
      </w:pPr>
      <w:r w:rsidRPr="00A25529">
        <w:rPr>
          <w:vanish/>
        </w:rPr>
        <w:t>NFP</w:t>
      </w:r>
    </w:p>
    <w:p w14:paraId="0921D00E" w14:textId="77777777" w:rsidR="00FB29D8" w:rsidRPr="00A25529" w:rsidRDefault="00FB29D8">
      <w:pPr>
        <w:pStyle w:val="pxov"/>
        <w:rPr>
          <w:vanish/>
        </w:rPr>
      </w:pPr>
      <w:r w:rsidRPr="00A25529">
        <w:rPr>
          <w:vanish/>
        </w:rPr>
        <w:t>CLS</w:t>
      </w:r>
    </w:p>
    <w:p w14:paraId="71376F5E" w14:textId="77777777" w:rsidR="00FB29D8" w:rsidRPr="00A25529" w:rsidRDefault="00FB29D8">
      <w:pPr>
        <w:pStyle w:val="pxov"/>
        <w:rPr>
          <w:vanish/>
        </w:rPr>
      </w:pPr>
      <w:r w:rsidRPr="00A25529">
        <w:rPr>
          <w:vanish/>
        </w:rPr>
        <w:t>FCV</w:t>
      </w:r>
    </w:p>
    <w:p w14:paraId="76B85185" w14:textId="77777777" w:rsidR="00FB29D8" w:rsidRPr="00A25529" w:rsidRDefault="00FB29D8">
      <w:pPr>
        <w:pStyle w:val="pxov"/>
        <w:rPr>
          <w:vanish/>
        </w:rPr>
      </w:pPr>
      <w:r w:rsidRPr="00A25529">
        <w:rPr>
          <w:vanish/>
        </w:rPr>
        <w:t>FTR</w:t>
      </w:r>
    </w:p>
    <w:p w14:paraId="181C5C92" w14:textId="77777777" w:rsidR="00FB29D8" w:rsidRPr="00A25529" w:rsidRDefault="00FB29D8">
      <w:pPr>
        <w:pStyle w:val="pxov"/>
        <w:rPr>
          <w:vanish/>
        </w:rPr>
      </w:pPr>
      <w:r w:rsidRPr="00A25529">
        <w:rPr>
          <w:vanish/>
        </w:rPr>
        <w:t>TEM</w:t>
      </w:r>
    </w:p>
    <w:p w14:paraId="13180D41" w14:textId="77777777" w:rsidR="00FB29D8" w:rsidRPr="00A25529" w:rsidRDefault="00FB29D8">
      <w:pPr>
        <w:pStyle w:val="pxov"/>
        <w:rPr>
          <w:vanish/>
        </w:rPr>
      </w:pPr>
      <w:r w:rsidRPr="00A25529">
        <w:rPr>
          <w:vanish/>
        </w:rPr>
        <w:t>MTD</w:t>
      </w:r>
    </w:p>
    <w:p w14:paraId="1CC143A4"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form.fid="Id55a67101b6411e684899cfd92da4eb0"</w:instrText>
      </w:r>
      <w:r w:rsidRPr="00A25529">
        <w:fldChar w:fldCharType="end"/>
      </w:r>
      <w:r w:rsidRPr="00A25529">
        <w:t xml:space="preserve">OFFICERS ARTICLE </w:t>
      </w:r>
    </w:p>
    <w:p w14:paraId="3D4CB9ED" w14:textId="77777777" w:rsidR="00FB29D8" w:rsidRPr="00A25529" w:rsidRDefault="00FB29D8">
      <w:pPr>
        <w:pStyle w:val="pxformfl"/>
        <w:ind w:left="500"/>
      </w:pPr>
      <w:r w:rsidRPr="00A25529">
        <w:t xml:space="preserve"> </w:t>
      </w:r>
    </w:p>
    <w:p w14:paraId="4385A0A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7870DB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 xml:space="preserve">The Officers of the Club consist of a President, a Vice President, a Secretary, an Assistant Secretary, a Treasurer, and an Assistant Treasurer. The Governing Committee shall elect the Officers annually from its own body. The Officers shall hold office until the second </w:t>
      </w:r>
      <w:r w:rsidRPr="00A25529">
        <w:rPr>
          <w:rStyle w:val="pxfinstr"/>
          <w:i/>
          <w:iCs/>
        </w:rPr>
        <w:t>[name of month]</w:t>
      </w:r>
      <w:r w:rsidRPr="00A25529">
        <w:t xml:space="preserve"> in </w:t>
      </w:r>
      <w:r w:rsidRPr="00A25529">
        <w:rPr>
          <w:rStyle w:val="pxfinstr"/>
          <w:i/>
          <w:iCs/>
        </w:rPr>
        <w:t>[identification of year]</w:t>
      </w:r>
      <w:r w:rsidRPr="00A25529">
        <w:t>, next succeeding, and until their successors are respectively elected and assume their duties of office.</w:t>
      </w:r>
    </w:p>
    <w:p w14:paraId="1C95CD4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39F1EF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President, or in the President's absence, the Vice President, shall preside at all meetings of the Club and of the Governing Committee. In the absence of both, those present at a meeting shall elect their own presiding officer.</w:t>
      </w:r>
    </w:p>
    <w:p w14:paraId="1179C92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082711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Secretary, or in the Secretary's absence, the Assistant Secretary, shall keep the records of the Club. The Secretary shall give notice of all meetings of the Club and of the Governing Committee, shall keep minutes of such meetings, and shall notify persons elected to membership of their election.</w:t>
      </w:r>
    </w:p>
    <w:p w14:paraId="5DC6BDF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2C71E8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Treasurer, or in the Treasurer's absence, the Assistant Treasurer, shall collect all monies payable to the Club, shall keep the accounts of the Club, shall report on these accounts monthly to the Governing Committee, and prepare the annual report to be presented by the Governing Committee at the annual meeting of the members. The Treasurer shall pay all bills incurred in the operation of the Club on the approval of the House Committee or of such other Committee as the Governing Committee may, from time to time, designate. The Treasurer's accounts shall be audited annually.</w:t>
      </w:r>
    </w:p>
    <w:p w14:paraId="28DEF25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0C04BE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President, or the Vice President, shall, with the Secretary or the Assistant Secretary, or the Treasurer or the Assistant Treasurer, sign all written contracts and obligations of the Club and, when so authorized by the Governing Committee, shall execute under their hands and seals, notes, bonds or other evidences of indebtedness, and shall sign, execute, and deliver deeds, conveyances, bills of sale, mortgages, or other pledges of any or all Club property, real or personal.</w:t>
      </w:r>
    </w:p>
    <w:p w14:paraId="2D1AFF66" w14:textId="77777777" w:rsidR="00FB29D8" w:rsidRPr="00A25529" w:rsidRDefault="00FB29D8">
      <w:pPr>
        <w:pStyle w:val="pxformnotes"/>
        <w:jc w:val="center"/>
        <w:rPr>
          <w:sz w:val="24"/>
          <w:szCs w:val="24"/>
        </w:rPr>
      </w:pPr>
      <w:r w:rsidRPr="00A25529">
        <w:rPr>
          <w:rStyle w:val="pxvis"/>
          <w:rFonts w:cs="Arial"/>
          <w:bCs/>
          <w:sz w:val="50"/>
          <w:rPrChange w:id="4929" w:author="Cara Cardinale" w:date="2025-03-04T10:36:00Z">
            <w:rPr>
              <w:rStyle w:val="pxvis"/>
              <w:rFonts w:cs="Arial"/>
              <w:bCs/>
            </w:rPr>
          </w:rPrChange>
        </w:rPr>
        <w:t>Notes to Form</w:t>
      </w:r>
    </w:p>
    <w:p w14:paraId="7FC4C118" w14:textId="77777777" w:rsidR="00FB29D8" w:rsidRPr="00A25529" w:rsidRDefault="00FB29D8">
      <w:pPr>
        <w:pStyle w:val="pxformnotes"/>
        <w:rPr>
          <w:sz w:val="24"/>
          <w:szCs w:val="24"/>
        </w:rPr>
      </w:pPr>
    </w:p>
    <w:p w14:paraId="3A30BC24" w14:textId="77777777" w:rsidR="00FB29D8" w:rsidRPr="00A25529" w:rsidRDefault="00FB29D8">
      <w:pPr>
        <w:pStyle w:val="pxformnote"/>
        <w:spacing w:before="180"/>
      </w:pPr>
      <w:del w:id="4930" w:author="Cara Cardinale" w:date="2025-01-14T20:47:00Z">
        <w:r w:rsidRPr="00A25529" w:rsidDel="00CF1278">
          <w:delText>Drafter's Note</w:delText>
        </w:r>
      </w:del>
      <w:r w:rsidRPr="00A25529">
        <w:t xml:space="preserve"> </w:t>
      </w:r>
    </w:p>
    <w:p w14:paraId="7AAE85D2" w14:textId="77777777" w:rsidR="00FB29D8" w:rsidRPr="00A25529" w:rsidDel="00945597" w:rsidRDefault="00FB29D8">
      <w:pPr>
        <w:pStyle w:val="pxformp"/>
        <w:rPr>
          <w:del w:id="4931" w:author="Cara Cardinale" w:date="2025-01-25T20:04: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Directors</w:t>
      </w:r>
      <w:ins w:id="4932" w:author="Cara Cardinale" w:date="2025-01-25T20:05:00Z">
        <w:r w:rsidR="00945597" w:rsidRPr="00A25529">
          <w:t>,</w:t>
        </w:r>
      </w:ins>
      <w:r w:rsidRPr="00A25529">
        <w:t xml:space="preserve"> </w:t>
      </w:r>
      <w:del w:id="4933" w:author="Cara Cardinale" w:date="2025-01-25T20:05:00Z">
        <w:r w:rsidRPr="00A25529" w:rsidDel="00945597">
          <w:delText xml:space="preserve">and </w:delText>
        </w:r>
      </w:del>
      <w:r w:rsidRPr="00A25529">
        <w:t xml:space="preserve">officers </w:t>
      </w:r>
      <w:ins w:id="4934" w:author="Cara Cardinale" w:date="2025-01-25T20:05:00Z">
        <w:r w:rsidR="00945597" w:rsidRPr="00A25529">
          <w:t xml:space="preserve">and key persons </w:t>
        </w:r>
      </w:ins>
      <w:r w:rsidRPr="00A25529">
        <w:t>must discharge the duties of their respective positions in good faith and with the care an ordinarily prudent person in a like position would exercise under similar circumstances.</w:t>
      </w:r>
      <w:ins w:id="4935" w:author="Cara Cardinale" w:date="2025-01-25T20:04:00Z">
        <w:r w:rsidR="00945597" w:rsidRPr="00A25529">
          <w:t xml:space="preserve"> </w:t>
        </w:r>
      </w:ins>
    </w:p>
    <w:p w14:paraId="1450B3D7" w14:textId="77777777" w:rsidR="00FB29D8" w:rsidRPr="00A25529" w:rsidRDefault="00FB29D8">
      <w:pPr>
        <w:pStyle w:val="pxformp"/>
      </w:pPr>
      <w:del w:id="4936" w:author="Cara Cardinale" w:date="2025-01-25T20:04:00Z">
        <w:r w:rsidRPr="00A25529" w:rsidDel="00945597">
          <w:delText xml:space="preserve"> </w:delText>
        </w:r>
        <w:r w:rsidRPr="00A25529" w:rsidDel="00945597">
          <w:rPr>
            <w:rStyle w:val="pxvis"/>
            <w:rFonts w:ascii="Times NewRoman" w:hAnsi="Times NewRoman"/>
            <w:b w:val="0"/>
            <w:sz w:val="24"/>
          </w:rPr>
          <w:tab/>
        </w:r>
        <w:r w:rsidRPr="00A25529" w:rsidDel="00945597">
          <w:rPr>
            <w:color w:val="FF0000"/>
            <w:vertAlign w:val="superscript"/>
          </w:rPr>
          <w:delText>►</w:delText>
        </w:r>
      </w:del>
      <w:r w:rsidRPr="00A25529">
        <w:fldChar w:fldCharType="begin"/>
      </w:r>
      <w:r w:rsidRPr="00A25529">
        <w:instrText>p.ct.id="f2fd26a0b92511efa75bc0a5c2da1858|137|30:128"</w:instrText>
      </w:r>
      <w:r w:rsidRPr="00A25529">
        <w:fldChar w:fldCharType="end"/>
      </w:r>
      <w:r w:rsidRPr="00A25529">
        <w:t xml:space="preserve">The factors set forth in </w:t>
      </w:r>
      <w:r w:rsidRPr="00A25529">
        <w:rPr>
          <w:rStyle w:val="pxst"/>
          <w:color w:val="FF0000"/>
          <w:vertAlign w:val="superscript"/>
        </w:rPr>
        <w:t>►</w:t>
      </w:r>
      <w:r w:rsidRPr="00A25529">
        <w:rPr>
          <w:rStyle w:val="pxst"/>
        </w:rPr>
        <w:fldChar w:fldCharType="begin"/>
      </w:r>
      <w:r w:rsidRPr="00A25529">
        <w:rPr>
          <w:rStyle w:val="pxst"/>
        </w:rPr>
        <w:instrText>st.ref.id="I00HU4V"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552(e)(1)</w:t>
      </w:r>
      <w:r w:rsidRPr="00A25529">
        <w:t xml:space="preserve"> (Standard of conduct in managing and investing an institutional fund), if relevant, must be considered by a governing board delegating investment management of institutional funds pursuant to </w:t>
      </w:r>
      <w:r w:rsidRPr="00A25529">
        <w:rPr>
          <w:rStyle w:val="pxst"/>
          <w:color w:val="FF0000"/>
          <w:vertAlign w:val="superscript"/>
        </w:rPr>
        <w:t>►</w:t>
      </w:r>
      <w:r w:rsidRPr="00A25529">
        <w:rPr>
          <w:rStyle w:val="pxst"/>
        </w:rPr>
        <w:fldChar w:fldCharType="begin"/>
      </w:r>
      <w:r w:rsidRPr="00A25529">
        <w:rPr>
          <w:rStyle w:val="pxst"/>
        </w:rPr>
        <w:instrText>st.ref.id="I006LLE"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514</w:t>
      </w:r>
      <w:r w:rsidRPr="00A25529">
        <w:t xml:space="preserve"> (Delegation of investment management). </w:t>
      </w:r>
      <w:r w:rsidRPr="00A25529">
        <w:rPr>
          <w:rStyle w:val="pxst"/>
          <w:color w:val="FF0000"/>
          <w:vertAlign w:val="superscript"/>
        </w:rPr>
        <w:t>►</w:t>
      </w:r>
      <w:r w:rsidRPr="00A25529">
        <w:rPr>
          <w:rStyle w:val="pxst"/>
        </w:rPr>
        <w:fldChar w:fldCharType="begin"/>
      </w:r>
      <w:r w:rsidRPr="00A25529">
        <w:rPr>
          <w:rStyle w:val="pxst"/>
        </w:rPr>
        <w:instrText>st.ref.id="I009EQA"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717(a)</w:t>
      </w:r>
      <w:r w:rsidRPr="00A25529">
        <w:t>.</w:t>
      </w:r>
    </w:p>
    <w:p w14:paraId="770FFD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In discharging their duties, directors</w:t>
      </w:r>
      <w:ins w:id="4937" w:author="Cara Cardinale" w:date="2025-01-25T20:05:00Z">
        <w:r w:rsidR="00945597" w:rsidRPr="00A25529">
          <w:t>,</w:t>
        </w:r>
      </w:ins>
      <w:r w:rsidRPr="00A25529">
        <w:t xml:space="preserve"> </w:t>
      </w:r>
      <w:del w:id="4938" w:author="Cara Cardinale" w:date="2025-01-25T20:05:00Z">
        <w:r w:rsidRPr="00A25529" w:rsidDel="00945597">
          <w:delText xml:space="preserve">and </w:delText>
        </w:r>
      </w:del>
      <w:r w:rsidRPr="00A25529">
        <w:t xml:space="preserve">officers </w:t>
      </w:r>
      <w:ins w:id="4939" w:author="Cara Cardinale" w:date="2025-01-25T20:05:00Z">
        <w:r w:rsidR="00945597" w:rsidRPr="00A25529">
          <w:t>and key perso</w:t>
        </w:r>
      </w:ins>
      <w:ins w:id="4940" w:author="Cara Cardinale" w:date="2025-01-25T20:06:00Z">
        <w:r w:rsidR="00945597" w:rsidRPr="00A25529">
          <w:t xml:space="preserve">ns </w:t>
        </w:r>
      </w:ins>
      <w:r w:rsidRPr="00A25529">
        <w:t>acting in good faith may rely on information, opinions, reports, or statements, including financial statements and other financial data, in each case prepared or presented by: (1) one or more officers or employees of the corporation whom the director believes to be reliable and competent in the matters presented; (2) counsel, public accountants, or other persons as to matters which the directors</w:t>
      </w:r>
      <w:ins w:id="4941" w:author="Cara Cardinale" w:date="2025-01-25T20:06:00Z">
        <w:r w:rsidR="00945597" w:rsidRPr="00A25529">
          <w:t>,</w:t>
        </w:r>
      </w:ins>
      <w:r w:rsidRPr="00A25529">
        <w:t xml:space="preserve"> </w:t>
      </w:r>
      <w:del w:id="4942" w:author="Cara Cardinale" w:date="2025-01-25T20:06:00Z">
        <w:r w:rsidRPr="00A25529" w:rsidDel="00945597">
          <w:delText>or</w:delText>
        </w:r>
      </w:del>
      <w:r w:rsidRPr="00A25529">
        <w:t xml:space="preserve"> officers</w:t>
      </w:r>
      <w:ins w:id="4943" w:author="Cara Cardinale" w:date="2025-01-25T20:06:00Z">
        <w:r w:rsidR="00945597" w:rsidRPr="00A25529">
          <w:t xml:space="preserve"> or </w:t>
        </w:r>
      </w:ins>
      <w:ins w:id="4944" w:author="Cara Cardinale" w:date="2025-01-25T20:08:00Z">
        <w:r w:rsidR="00EE0480" w:rsidRPr="00A25529">
          <w:t>k</w:t>
        </w:r>
      </w:ins>
      <w:ins w:id="4945" w:author="Cara Cardinale" w:date="2025-01-25T20:06:00Z">
        <w:r w:rsidR="00945597" w:rsidRPr="00A25529">
          <w:t>ey persons</w:t>
        </w:r>
      </w:ins>
      <w:r w:rsidRPr="00A25529">
        <w:t xml:space="preserve"> believe to be within such person's professional or expert competence; or (3) a committee of the board upon which they do not serve, duly designated in accordance with a provision of the certificate of incorporation or the bylaws, as to matter within its designated authority, which committee the directors</w:t>
      </w:r>
      <w:ins w:id="4946" w:author="Cara Cardinale" w:date="2025-01-25T20:08:00Z">
        <w:r w:rsidR="00EE0480" w:rsidRPr="00A25529">
          <w:t>,</w:t>
        </w:r>
      </w:ins>
      <w:r w:rsidRPr="00A25529">
        <w:t xml:space="preserve"> </w:t>
      </w:r>
      <w:del w:id="4947" w:author="Cara Cardinale" w:date="2025-01-25T20:08:00Z">
        <w:r w:rsidRPr="00A25529" w:rsidDel="00EE0480">
          <w:delText xml:space="preserve">or </w:delText>
        </w:r>
      </w:del>
      <w:r w:rsidRPr="00A25529">
        <w:t xml:space="preserve">officers </w:t>
      </w:r>
      <w:ins w:id="4948" w:author="Cara Cardinale" w:date="2025-01-25T20:08:00Z">
        <w:r w:rsidR="00EE0480" w:rsidRPr="00A25529">
          <w:t xml:space="preserve">or key persons </w:t>
        </w:r>
      </w:ins>
      <w:r w:rsidRPr="00A25529">
        <w:t>believe to merit confidence, as long as in so relying they shall be acting in good faith and with the proper degree of care. Persons shall not be considered to be acting in good faith if they have knowledge concerning the matter in question that would cause such reliance to be unwarranted. Persons who so perform their duties shall have no liability by reason of being or having been directors</w:t>
      </w:r>
      <w:ins w:id="4949" w:author="Cara Cardinale" w:date="2025-01-25T20:09:00Z">
        <w:r w:rsidR="00EE0480" w:rsidRPr="00A25529">
          <w:t>,</w:t>
        </w:r>
      </w:ins>
      <w:r w:rsidRPr="00A25529">
        <w:t xml:space="preserve"> </w:t>
      </w:r>
      <w:del w:id="4950" w:author="Cara Cardinale" w:date="2025-01-25T20:09:00Z">
        <w:r w:rsidRPr="00A25529" w:rsidDel="00EE0480">
          <w:delText xml:space="preserve">or </w:delText>
        </w:r>
      </w:del>
      <w:r w:rsidRPr="00A25529">
        <w:t>officers</w:t>
      </w:r>
      <w:ins w:id="4951" w:author="Cara Cardinale" w:date="2025-01-25T20:09:00Z">
        <w:r w:rsidR="00EE0480" w:rsidRPr="00A25529">
          <w:t xml:space="preserve"> or key persons</w:t>
        </w:r>
      </w:ins>
      <w:r w:rsidRPr="00A25529">
        <w:t xml:space="preserve"> of the corporation. </w:t>
      </w:r>
      <w:r w:rsidRPr="00A25529">
        <w:rPr>
          <w:rStyle w:val="pxst"/>
          <w:color w:val="FF0000"/>
          <w:vertAlign w:val="superscript"/>
        </w:rPr>
        <w:t>►</w:t>
      </w:r>
      <w:r w:rsidRPr="00A25529">
        <w:rPr>
          <w:rStyle w:val="pxst"/>
        </w:rPr>
        <w:fldChar w:fldCharType="begin"/>
      </w:r>
      <w:r w:rsidRPr="00A25529">
        <w:rPr>
          <w:rStyle w:val="pxst"/>
        </w:rPr>
        <w:instrText>st.ref.id="I00C7V6"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717(b)</w:t>
      </w:r>
      <w:r w:rsidRPr="00A25529">
        <w:t>.</w:t>
      </w:r>
    </w:p>
    <w:p w14:paraId="3B8EFC25" w14:textId="77777777" w:rsidR="00FB29D8" w:rsidRPr="00A25529" w:rsidDel="00EE0480" w:rsidRDefault="00FB29D8">
      <w:pPr>
        <w:pStyle w:val="pxformrr"/>
        <w:rPr>
          <w:del w:id="4952" w:author="Cara Cardinale" w:date="2025-01-25T20:14:00Z"/>
          <w:sz w:val="24"/>
          <w:szCs w:val="24"/>
          <w:rPrChange w:id="4953" w:author="Cara Cardinale" w:date="2025-03-04T10:36:00Z">
            <w:rPr>
              <w:del w:id="4954" w:author="Cara Cardinale" w:date="2025-01-25T20:14:00Z"/>
              <w:szCs w:val="24"/>
            </w:rPr>
          </w:rPrChange>
        </w:rPr>
      </w:pPr>
      <w:del w:id="4955" w:author="Cara Cardinale" w:date="2025-01-25T20:14:00Z">
        <w:r w:rsidRPr="00BD0DFB" w:rsidDel="00EE0480">
          <w:delText xml:space="preserve"> </w:delText>
        </w:r>
        <w:r w:rsidRPr="00A25529" w:rsidDel="00EE0480">
          <w:rPr>
            <w:rStyle w:val="pxvis"/>
            <w:rFonts w:ascii="Times NewRoman" w:hAnsi="Times NewRoman"/>
            <w:b w:val="0"/>
            <w:sz w:val="24"/>
            <w:szCs w:val="24"/>
          </w:rPr>
          <w:tab/>
        </w:r>
        <w:r w:rsidRPr="00A25529" w:rsidDel="00EE0480">
          <w:rPr>
            <w:color w:val="FF0000"/>
            <w:sz w:val="24"/>
            <w:szCs w:val="24"/>
            <w:vertAlign w:val="superscript"/>
          </w:rPr>
          <w:delText>►</w:delText>
        </w:r>
        <w:r w:rsidRPr="00BD0DFB" w:rsidDel="00EE0480">
          <w:rPr>
            <w:sz w:val="24"/>
            <w:szCs w:val="24"/>
          </w:rPr>
          <w:fldChar w:fldCharType="begin"/>
        </w:r>
        <w:r w:rsidRPr="00A25529" w:rsidDel="00EE0480">
          <w:rPr>
            <w:sz w:val="24"/>
            <w:szCs w:val="24"/>
            <w:rPrChange w:id="4956" w:author="Cara Cardinale" w:date="2025-03-04T10:36:00Z">
              <w:rPr>
                <w:szCs w:val="24"/>
              </w:rPr>
            </w:rPrChange>
          </w:rPr>
          <w:delInstrText>p.ct.id="f2fd26a0b92511efa75bc0a5c2da1858|137|30:128"</w:delInstrText>
        </w:r>
        <w:r w:rsidRPr="00BD0DFB" w:rsidDel="00EE0480">
          <w:rPr>
            <w:sz w:val="24"/>
            <w:szCs w:val="24"/>
          </w:rPr>
          <w:fldChar w:fldCharType="end"/>
        </w:r>
        <w:r w:rsidRPr="00A25529" w:rsidDel="00EE0480">
          <w:rPr>
            <w:rStyle w:val="pxcc"/>
            <w:color w:val="FF0000"/>
            <w:szCs w:val="24"/>
            <w:vertAlign w:val="superscript"/>
          </w:rPr>
          <w:delText>►</w:delText>
        </w:r>
        <w:r w:rsidRPr="00A25529" w:rsidDel="00EE0480">
          <w:rPr>
            <w:rStyle w:val="pxcc"/>
            <w:szCs w:val="24"/>
          </w:rPr>
          <w:fldChar w:fldCharType="begin"/>
        </w:r>
        <w:r w:rsidRPr="00A25529" w:rsidDel="00EE0480">
          <w:rPr>
            <w:rStyle w:val="pxcc"/>
            <w:szCs w:val="24"/>
          </w:rPr>
          <w:delInstrText>cc.ref.id="I00F102"</w:delInstrText>
        </w:r>
        <w:r w:rsidRPr="00A25529" w:rsidDel="00EE0480">
          <w:rPr>
            <w:rStyle w:val="pxcc"/>
            <w:szCs w:val="24"/>
          </w:rPr>
          <w:fldChar w:fldCharType="end"/>
        </w:r>
        <w:r w:rsidRPr="00A25529" w:rsidDel="00EE0480">
          <w:rPr>
            <w:rStyle w:val="pxcc"/>
            <w:szCs w:val="24"/>
          </w:rPr>
          <w:delText>In re Diocese of Buffalo, N.Y., 621 B.R. 91 (Bankr. W.D. N.Y. 2020)</w:delText>
        </w:r>
        <w:r w:rsidRPr="00A25529" w:rsidDel="00EE0480">
          <w:rPr>
            <w:sz w:val="24"/>
            <w:szCs w:val="24"/>
            <w:rPrChange w:id="4957" w:author="Cara Cardinale" w:date="2025-03-04T10:36:00Z">
              <w:rPr>
                <w:szCs w:val="24"/>
              </w:rPr>
            </w:rPrChange>
          </w:rPr>
          <w:delText xml:space="preserve"> stating that the bankrupt Catholic diocese's obligation, while continuing to engage in its not-for-profit activity as Chapter 11 debtor-in-possession, to comply with directives of the Prudent Management of Institutional Funds Act and to engage in much more multi-faceted approach with regard to investment of funds of diocese, rather than acting primarily to assure and preserve capital value, as set forth in bankruptcy statute governing deposit of estate funds, was </w:delText>
        </w:r>
        <w:r w:rsidRPr="00A25529" w:rsidDel="00EE0480">
          <w:rPr>
            <w:vanish/>
            <w:sz w:val="24"/>
            <w:szCs w:val="24"/>
            <w:rPrChange w:id="4958" w:author="Cara Cardinale" w:date="2025-03-04T10:36:00Z">
              <w:rPr>
                <w:vanish/>
                <w:szCs w:val="24"/>
              </w:rPr>
            </w:rPrChange>
          </w:rPr>
          <w:delText>&amp;ldquo;</w:delText>
        </w:r>
        <w:r w:rsidRPr="00A25529" w:rsidDel="00EE0480">
          <w:rPr>
            <w:rStyle w:val="pxvis"/>
            <w:rFonts w:ascii="Times NewRoman" w:hAnsi="Times NewRoman"/>
            <w:b w:val="0"/>
            <w:sz w:val="24"/>
            <w:szCs w:val="24"/>
          </w:rPr>
          <w:delText>“</w:delText>
        </w:r>
        <w:r w:rsidRPr="00A25529" w:rsidDel="00EE0480">
          <w:rPr>
            <w:sz w:val="24"/>
            <w:szCs w:val="24"/>
            <w:rPrChange w:id="4959" w:author="Cara Cardinale" w:date="2025-03-04T10:36:00Z">
              <w:rPr>
                <w:szCs w:val="24"/>
              </w:rPr>
            </w:rPrChange>
          </w:rPr>
          <w:delText>cause</w:delText>
        </w:r>
        <w:r w:rsidRPr="00A25529" w:rsidDel="00EE0480">
          <w:rPr>
            <w:vanish/>
            <w:sz w:val="24"/>
            <w:szCs w:val="24"/>
            <w:rPrChange w:id="4960" w:author="Cara Cardinale" w:date="2025-03-04T10:36:00Z">
              <w:rPr>
                <w:vanish/>
                <w:szCs w:val="24"/>
              </w:rPr>
            </w:rPrChange>
          </w:rPr>
          <w:delText>&amp;rdquo;</w:delText>
        </w:r>
        <w:r w:rsidRPr="00A25529" w:rsidDel="00EE0480">
          <w:rPr>
            <w:rStyle w:val="pxvis"/>
            <w:rFonts w:ascii="Times NewRoman" w:hAnsi="Times NewRoman"/>
            <w:b w:val="0"/>
            <w:sz w:val="24"/>
            <w:szCs w:val="24"/>
          </w:rPr>
          <w:delText>”</w:delText>
        </w:r>
        <w:r w:rsidRPr="00A25529" w:rsidDel="00EE0480">
          <w:rPr>
            <w:sz w:val="24"/>
            <w:szCs w:val="24"/>
            <w:rPrChange w:id="4961" w:author="Cara Cardinale" w:date="2025-03-04T10:36:00Z">
              <w:rPr>
                <w:szCs w:val="24"/>
              </w:rPr>
            </w:rPrChange>
          </w:rPr>
          <w:delText xml:space="preserve"> for entry of order relieving diocese of bonding requirements imposed by bankruptcy statute.</w:delText>
        </w:r>
      </w:del>
    </w:p>
    <w:p w14:paraId="776BE464" w14:textId="77777777" w:rsidR="00FB29D8" w:rsidRPr="00A25529" w:rsidRDefault="00FB29D8">
      <w:pPr>
        <w:pStyle w:val="pxformrr"/>
        <w:rPr>
          <w:sz w:val="24"/>
          <w:szCs w:val="24"/>
        </w:rPr>
      </w:pPr>
      <w:r w:rsidRPr="00A25529">
        <w:rPr>
          <w:rStyle w:val="pxvis"/>
          <w:rFonts w:cs="Arial"/>
          <w:bCs/>
          <w:sz w:val="24"/>
          <w:szCs w:val="24"/>
          <w:rPrChange w:id="4962" w:author="Cara Cardinale" w:date="2025-03-04T10:36:00Z">
            <w:rPr>
              <w:rStyle w:val="pxvis"/>
              <w:rFonts w:cs="Arial"/>
              <w:bCs/>
              <w:szCs w:val="24"/>
            </w:rPr>
          </w:rPrChange>
        </w:rPr>
        <w:t>Research References</w:t>
      </w:r>
    </w:p>
    <w:p w14:paraId="0125BF1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tk.ref.id="I00HU4Y"</w:instrText>
      </w:r>
      <w:r w:rsidRPr="00A25529">
        <w:rPr>
          <w:rStyle w:val="pxtk"/>
        </w:rPr>
        <w:fldChar w:fldCharType="end"/>
      </w:r>
      <w:r w:rsidRPr="00A25529">
        <w:rPr>
          <w:rStyle w:val="pxtk"/>
        </w:rPr>
        <w:t>West's Key Number Digest, Corporations and Business Organizations &amp;key;3426</w:t>
      </w:r>
    </w:p>
    <w:p w14:paraId="2020015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rc.ref.id="I006LLG"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ins w:id="4963" w:author="Cara Cardinale" w:date="2025-01-19T11:48:00Z">
        <w:r w:rsidR="00C607CB" w:rsidRPr="00A25529">
          <w:rPr>
            <w:rStyle w:val="pxrc"/>
          </w:rPr>
          <w:t>3</w:t>
        </w:r>
      </w:ins>
      <w:del w:id="4964" w:author="Cara Cardinale" w:date="2025-01-19T11:48:00Z">
        <w:r w:rsidRPr="00A25529" w:rsidDel="00C607CB">
          <w:rPr>
            <w:rStyle w:val="pxrc"/>
          </w:rPr>
          <w:delText>8</w:delText>
        </w:r>
      </w:del>
      <w:r w:rsidRPr="00A25529">
        <w:rPr>
          <w:rStyle w:val="pxrc"/>
        </w:rPr>
        <w:t xml:space="preserve"> et seq.</w:t>
      </w:r>
    </w:p>
    <w:p w14:paraId="06E10EE0" w14:textId="77777777" w:rsidR="00FB29D8" w:rsidRPr="00A25529" w:rsidRDefault="00FB29D8">
      <w:pPr>
        <w:pStyle w:val="pxs"/>
        <w:spacing w:before="180"/>
        <w:rPr>
          <w:rPrChange w:id="4965" w:author="Cara Cardinale" w:date="2025-03-04T10:36:00Z">
            <w:rPr>
              <w:sz w:val="27"/>
            </w:rPr>
          </w:rPrChange>
        </w:rPr>
      </w:pPr>
      <w:r w:rsidRPr="00A25529">
        <w:rPr>
          <w:rPrChange w:id="4966" w:author="Cara Cardinale" w:date="2025-03-04T10:36:00Z">
            <w:rPr>
              <w:sz w:val="27"/>
            </w:rPr>
          </w:rPrChange>
        </w:rPr>
        <w:t>30:129. Duties of officers</w:t>
      </w:r>
      <w:r w:rsidRPr="00A25529">
        <w:rPr>
          <w:rStyle w:val="pxsep"/>
        </w:rPr>
        <w:t xml:space="preserve">-- </w:t>
      </w:r>
      <w:r w:rsidRPr="00A25529">
        <w:rPr>
          <w:rPrChange w:id="4967" w:author="Cara Cardinale" w:date="2025-03-04T10:36:00Z">
            <w:rPr>
              <w:sz w:val="27"/>
            </w:rPr>
          </w:rPrChange>
        </w:rPr>
        <w:t>Two or more offices held by the same person</w:t>
      </w:r>
    </w:p>
    <w:p w14:paraId="03046E4C" w14:textId="77777777" w:rsidR="00FB29D8" w:rsidRPr="00A25529" w:rsidRDefault="00FB29D8">
      <w:pPr>
        <w:pStyle w:val="pxov"/>
        <w:rPr>
          <w:vanish/>
        </w:rPr>
      </w:pPr>
      <w:r w:rsidRPr="00A25529">
        <w:rPr>
          <w:vanish/>
        </w:rPr>
        <w:t>COL</w:t>
      </w:r>
    </w:p>
    <w:p w14:paraId="5C081D4E" w14:textId="77777777" w:rsidR="00FB29D8" w:rsidRPr="00A25529" w:rsidRDefault="00FB29D8">
      <w:pPr>
        <w:pStyle w:val="pxov"/>
        <w:rPr>
          <w:vanish/>
        </w:rPr>
      </w:pPr>
      <w:r w:rsidRPr="00A25529">
        <w:rPr>
          <w:vanish/>
        </w:rPr>
        <w:t>NFP</w:t>
      </w:r>
    </w:p>
    <w:p w14:paraId="3E592AAB" w14:textId="77777777" w:rsidR="00FB29D8" w:rsidRPr="00A25529" w:rsidRDefault="00FB29D8">
      <w:pPr>
        <w:pStyle w:val="pxov"/>
        <w:rPr>
          <w:vanish/>
        </w:rPr>
      </w:pPr>
      <w:r w:rsidRPr="00A25529">
        <w:rPr>
          <w:vanish/>
        </w:rPr>
        <w:t>CLS</w:t>
      </w:r>
    </w:p>
    <w:p w14:paraId="7DC6B570" w14:textId="77777777" w:rsidR="00FB29D8" w:rsidRPr="00A25529" w:rsidRDefault="00FB29D8">
      <w:pPr>
        <w:pStyle w:val="pxov"/>
        <w:rPr>
          <w:vanish/>
        </w:rPr>
      </w:pPr>
      <w:r w:rsidRPr="00A25529">
        <w:rPr>
          <w:vanish/>
        </w:rPr>
        <w:t>FCV</w:t>
      </w:r>
    </w:p>
    <w:p w14:paraId="4B2B894A" w14:textId="77777777" w:rsidR="00FB29D8" w:rsidRPr="00A25529" w:rsidRDefault="00FB29D8">
      <w:pPr>
        <w:pStyle w:val="pxov"/>
        <w:rPr>
          <w:vanish/>
        </w:rPr>
      </w:pPr>
      <w:r w:rsidRPr="00A25529">
        <w:rPr>
          <w:vanish/>
        </w:rPr>
        <w:t>FTR</w:t>
      </w:r>
    </w:p>
    <w:p w14:paraId="603EC29C" w14:textId="77777777" w:rsidR="00FB29D8" w:rsidRPr="00A25529" w:rsidRDefault="00FB29D8">
      <w:pPr>
        <w:pStyle w:val="pxov"/>
        <w:rPr>
          <w:vanish/>
        </w:rPr>
      </w:pPr>
      <w:r w:rsidRPr="00A25529">
        <w:rPr>
          <w:vanish/>
        </w:rPr>
        <w:t>TEM</w:t>
      </w:r>
    </w:p>
    <w:p w14:paraId="62BCB5A2" w14:textId="77777777" w:rsidR="00FB29D8" w:rsidRPr="00A25529" w:rsidRDefault="00FB29D8">
      <w:pPr>
        <w:pStyle w:val="pxov"/>
        <w:rPr>
          <w:vanish/>
        </w:rPr>
      </w:pPr>
      <w:r w:rsidRPr="00A25529">
        <w:rPr>
          <w:vanish/>
        </w:rPr>
        <w:t>MTD</w:t>
      </w:r>
    </w:p>
    <w:p w14:paraId="7C90F5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form.fid="Id55a8e201b6411e684899cfd92da4eb0"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p.ct.id="f2fd26a0b92511efa75bc0a5c2da1858|138|30:129"</w:instrText>
      </w:r>
      <w:r w:rsidRPr="00A25529">
        <w:fldChar w:fldCharType="end"/>
      </w:r>
      <w:r w:rsidRPr="00A25529">
        <w:t xml:space="preserve">Any two or more offices may be held by the same person, except the offices of </w:t>
      </w:r>
      <w:r w:rsidRPr="00A25529">
        <w:rPr>
          <w:rStyle w:val="pxfinstr"/>
          <w:i/>
          <w:iCs/>
        </w:rPr>
        <w:t>[titles of officers]</w:t>
      </w:r>
      <w:r w:rsidRPr="00A25529">
        <w:t>.</w:t>
      </w:r>
    </w:p>
    <w:p w14:paraId="60203316" w14:textId="77777777" w:rsidR="00FB29D8" w:rsidRPr="00A25529" w:rsidRDefault="00FB29D8">
      <w:pPr>
        <w:pStyle w:val="pxformnotes"/>
        <w:jc w:val="center"/>
        <w:rPr>
          <w:sz w:val="24"/>
          <w:szCs w:val="24"/>
        </w:rPr>
      </w:pPr>
      <w:r w:rsidRPr="00A25529">
        <w:rPr>
          <w:rStyle w:val="pxvis"/>
          <w:rFonts w:cs="Arial"/>
          <w:bCs/>
          <w:sz w:val="50"/>
          <w:rPrChange w:id="4968" w:author="Cara Cardinale" w:date="2025-03-04T10:36:00Z">
            <w:rPr>
              <w:rStyle w:val="pxvis"/>
              <w:rFonts w:cs="Arial"/>
              <w:bCs/>
            </w:rPr>
          </w:rPrChange>
        </w:rPr>
        <w:t>Notes to Form</w:t>
      </w:r>
    </w:p>
    <w:p w14:paraId="4E54CD33" w14:textId="77777777" w:rsidR="00FB29D8" w:rsidRPr="00A25529" w:rsidRDefault="00FB29D8">
      <w:pPr>
        <w:pStyle w:val="pxformnotes"/>
        <w:rPr>
          <w:sz w:val="24"/>
          <w:szCs w:val="24"/>
        </w:rPr>
      </w:pPr>
    </w:p>
    <w:p w14:paraId="2651012F" w14:textId="77777777" w:rsidR="00FB29D8" w:rsidRPr="00A25529" w:rsidRDefault="00FB29D8">
      <w:pPr>
        <w:pStyle w:val="pxformnote"/>
        <w:spacing w:before="180"/>
      </w:pPr>
      <w:del w:id="4969" w:author="Cara Cardinale" w:date="2025-01-14T20:47:00Z">
        <w:r w:rsidRPr="00A25529" w:rsidDel="00CF1278">
          <w:delText>Drafter's Note</w:delText>
        </w:r>
      </w:del>
      <w:r w:rsidRPr="00A25529">
        <w:t xml:space="preserve"> </w:t>
      </w:r>
    </w:p>
    <w:p w14:paraId="0CA731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p.ct.id="f2fd26a0b92511efa75bc0a5c2da1858|138|30:129"</w:instrText>
      </w:r>
      <w:r w:rsidRPr="00A25529">
        <w:fldChar w:fldCharType="end"/>
      </w:r>
      <w:r w:rsidRPr="00A25529">
        <w:t xml:space="preserve">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st.ref.id="I009EQC"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 This restriction apparently is imposed so that no officer may execute, acknowledge, or verify any instrument in more than one capacity if the instrument is required by law or by the bylaws to be executed, acknowledged, or verified by two or more officers.</w:t>
      </w:r>
    </w:p>
    <w:p w14:paraId="05315B5C" w14:textId="77777777" w:rsidR="00FB29D8" w:rsidRPr="00A25529" w:rsidRDefault="00FB29D8">
      <w:pPr>
        <w:pStyle w:val="pxformrr"/>
        <w:rPr>
          <w:sz w:val="24"/>
          <w:szCs w:val="24"/>
        </w:rPr>
      </w:pPr>
      <w:r w:rsidRPr="00A25529">
        <w:rPr>
          <w:rStyle w:val="pxvis"/>
          <w:rFonts w:cs="Arial"/>
          <w:bCs/>
          <w:sz w:val="50"/>
          <w:rPrChange w:id="4970" w:author="Cara Cardinale" w:date="2025-03-04T10:36:00Z">
            <w:rPr>
              <w:rStyle w:val="pxvis"/>
              <w:rFonts w:cs="Arial"/>
              <w:bCs/>
            </w:rPr>
          </w:rPrChange>
        </w:rPr>
        <w:t>Research References</w:t>
      </w:r>
    </w:p>
    <w:p w14:paraId="518A8AF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tk.ref.id="I00C7V8"</w:instrText>
      </w:r>
      <w:r w:rsidRPr="00A25529">
        <w:rPr>
          <w:rStyle w:val="pxtk"/>
        </w:rPr>
        <w:fldChar w:fldCharType="end"/>
      </w:r>
      <w:r w:rsidRPr="00A25529">
        <w:rPr>
          <w:rStyle w:val="pxtk"/>
        </w:rPr>
        <w:t>West's Key Number Digest, Corporations and Business Organizations &amp;key;3424</w:t>
      </w:r>
    </w:p>
    <w:p w14:paraId="4B0349C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tk.ref.id="I00F104"</w:instrText>
      </w:r>
      <w:r w:rsidRPr="00A25529">
        <w:rPr>
          <w:rStyle w:val="pxtk"/>
        </w:rPr>
        <w:fldChar w:fldCharType="end"/>
      </w:r>
      <w:r w:rsidRPr="00A25529">
        <w:rPr>
          <w:rStyle w:val="pxtk"/>
        </w:rPr>
        <w:t>West's Key Number Digest, Corporations and Business Organizations &amp;key;3425</w:t>
      </w:r>
    </w:p>
    <w:p w14:paraId="58323BC5" w14:textId="77777777" w:rsidR="00FB29D8" w:rsidRPr="00A25529" w:rsidRDefault="00FB29D8">
      <w:pPr>
        <w:pStyle w:val="pxformrrp"/>
        <w:rPr>
          <w:ins w:id="4971" w:author="Cara Cardinale" w:date="2025-02-27T20:51:00Z"/>
          <w:rStyle w:val="pxvis"/>
          <w:rFonts w:ascii="Times NewRoman" w:hAnsi="Times NewRoman"/>
          <w:b w:val="0"/>
          <w:sz w:val="24"/>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rc.ref.id="I00HU50"</w:instrText>
      </w:r>
      <w:r w:rsidRPr="00A25529">
        <w:rPr>
          <w:rStyle w:val="pxrc"/>
        </w:rPr>
        <w:fldChar w:fldCharType="end"/>
      </w:r>
      <w:r w:rsidRPr="00A25529">
        <w:rPr>
          <w:rStyle w:val="pxrc"/>
        </w:rPr>
        <w:t xml:space="preserve">N.Y. Jur. 2d, Business Relationships </w:t>
      </w:r>
      <w:r w:rsidRPr="00A25529">
        <w:rPr>
          <w:rStyle w:val="pxrc"/>
          <w:vanish/>
        </w:rPr>
        <w:t>&amp;s;</w:t>
      </w:r>
      <w:del w:id="4972"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4973" w:author="Cara Cardinale" w:date="2025-01-23T13:38:00Z">
        <w:r w:rsidR="009D6732" w:rsidRPr="00A25529">
          <w:rPr>
            <w:rStyle w:val="pxvis"/>
            <w:rFonts w:ascii="Times NewRoman" w:hAnsi="Times NewRoman"/>
            <w:b w:val="0"/>
            <w:sz w:val="24"/>
          </w:rPr>
          <w:t>§531</w:t>
        </w:r>
      </w:ins>
    </w:p>
    <w:p w14:paraId="1A2BE4A9" w14:textId="77777777" w:rsidR="001A1DA0" w:rsidRPr="00A25529" w:rsidRDefault="001A1DA0" w:rsidP="001A1DA0">
      <w:pPr>
        <w:rPr>
          <w:ins w:id="4974" w:author="Cara Cardinale" w:date="2025-02-27T20:51:00Z"/>
        </w:rPr>
      </w:pPr>
    </w:p>
    <w:p w14:paraId="20EFF70C" w14:textId="77777777" w:rsidR="001A1DA0" w:rsidRPr="00A25529" w:rsidRDefault="001A1DA0" w:rsidP="001A1DA0">
      <w:pPr>
        <w:pStyle w:val="pxs"/>
        <w:spacing w:before="180"/>
        <w:rPr>
          <w:ins w:id="4975" w:author="Cara Cardinale" w:date="2025-02-27T20:51:00Z"/>
          <w:rPrChange w:id="4976" w:author="Cara Cardinale" w:date="2025-03-04T10:36:00Z">
            <w:rPr>
              <w:ins w:id="4977" w:author="Cara Cardinale" w:date="2025-02-27T20:51:00Z"/>
              <w:sz w:val="27"/>
            </w:rPr>
          </w:rPrChange>
        </w:rPr>
      </w:pPr>
      <w:bookmarkStart w:id="4978" w:name="_Hlk191582004"/>
      <w:ins w:id="4979" w:author="Cara Cardinale" w:date="2025-02-27T20:51:00Z">
        <w:r w:rsidRPr="00A25529">
          <w:rPr>
            <w:rPrChange w:id="4980" w:author="Cara Cardinale" w:date="2025-03-04T10:36:00Z">
              <w:rPr>
                <w:sz w:val="27"/>
              </w:rPr>
            </w:rPrChange>
          </w:rPr>
          <w:t>30:129.50. Term of office</w:t>
        </w:r>
      </w:ins>
    </w:p>
    <w:bookmarkEnd w:id="4978"/>
    <w:p w14:paraId="30E53E0F" w14:textId="77777777" w:rsidR="001A1DA0" w:rsidRPr="00A25529" w:rsidRDefault="001A1DA0" w:rsidP="001A1DA0">
      <w:pPr>
        <w:pStyle w:val="BodyText"/>
        <w:spacing w:line="249" w:lineRule="auto"/>
        <w:ind w:left="135" w:right="127" w:firstLine="708"/>
        <w:rPr>
          <w:ins w:id="4981" w:author="Cara Cardinale" w:date="2025-02-27T20:51:00Z"/>
          <w:sz w:val="24"/>
          <w:szCs w:val="24"/>
          <w:u w:val="none"/>
          <w:rPrChange w:id="4982" w:author="Cara Cardinale" w:date="2025-03-04T10:36:00Z">
            <w:rPr>
              <w:ins w:id="4983" w:author="Cara Cardinale" w:date="2025-02-27T20:51:00Z"/>
              <w:szCs w:val="24"/>
              <w:u w:val="none"/>
            </w:rPr>
          </w:rPrChange>
        </w:rPr>
        <w:pPrChange w:id="4984" w:author="Cara Cardinale" w:date="2025-02-27T20:52:00Z">
          <w:pPr>
            <w:pStyle w:val="BodyText"/>
            <w:spacing w:line="249" w:lineRule="auto"/>
            <w:ind w:left="135" w:right="127" w:firstLine="708"/>
            <w:jc w:val="both"/>
          </w:pPr>
        </w:pPrChange>
      </w:pPr>
      <w:ins w:id="4985" w:author="Cara Cardinale" w:date="2025-02-27T20:51:00Z">
        <w:r w:rsidRPr="00BD0DFB">
          <w:t xml:space="preserve">Officers shall be elected at the first meeting of the Board of Directors and thereafter at each </w:t>
        </w:r>
        <w:r w:rsidRPr="00A25529">
          <w:rPr>
            <w:sz w:val="24"/>
            <w:szCs w:val="24"/>
            <w:u w:val="none"/>
            <w:rPrChange w:id="4986" w:author="Cara Cardinale" w:date="2025-03-04T10:36:00Z">
              <w:rPr>
                <w:rFonts w:ascii="Arial"/>
                <w:sz w:val="22"/>
                <w:szCs w:val="24"/>
                <w:u w:val="none"/>
              </w:rPr>
            </w:rPrChange>
          </w:rPr>
          <w:t xml:space="preserve">Annual </w:t>
        </w:r>
        <w:r w:rsidRPr="00A25529">
          <w:rPr>
            <w:sz w:val="24"/>
            <w:szCs w:val="24"/>
            <w:u w:val="none"/>
            <w:rPrChange w:id="4987" w:author="Cara Cardinale" w:date="2025-03-04T10:36:00Z">
              <w:rPr>
                <w:szCs w:val="24"/>
                <w:u w:val="none"/>
              </w:rPr>
            </w:rPrChange>
          </w:rPr>
          <w:t>Meeting of the Board of Directors. Unless a longer or shorter term is provided in the resolution of the Board of Directors electing an Officer, the term of office of each Officer  shall extend to the next Annual Meeting and until the Officer's successor is</w:t>
        </w:r>
        <w:r w:rsidRPr="00A25529">
          <w:rPr>
            <w:spacing w:val="20"/>
            <w:sz w:val="24"/>
            <w:szCs w:val="24"/>
            <w:u w:val="none"/>
            <w:rPrChange w:id="4988" w:author="Cara Cardinale" w:date="2025-03-04T10:36:00Z">
              <w:rPr>
                <w:spacing w:val="20"/>
                <w:szCs w:val="24"/>
                <w:u w:val="none"/>
              </w:rPr>
            </w:rPrChange>
          </w:rPr>
          <w:t xml:space="preserve"> </w:t>
        </w:r>
        <w:r w:rsidRPr="00A25529">
          <w:rPr>
            <w:sz w:val="24"/>
            <w:szCs w:val="24"/>
            <w:u w:val="none"/>
            <w:rPrChange w:id="4989" w:author="Cara Cardinale" w:date="2025-03-04T10:36:00Z">
              <w:rPr>
                <w:szCs w:val="24"/>
                <w:u w:val="none"/>
              </w:rPr>
            </w:rPrChange>
          </w:rPr>
          <w:t>elected.</w:t>
        </w:r>
      </w:ins>
    </w:p>
    <w:p w14:paraId="658A8FDA" w14:textId="77777777" w:rsidR="001A1DA0" w:rsidRPr="00A25529" w:rsidRDefault="001A1DA0" w:rsidP="001A1DA0">
      <w:pPr>
        <w:pStyle w:val="pxformrr"/>
        <w:rPr>
          <w:ins w:id="4990" w:author="Cara Cardinale" w:date="2025-02-27T20:53:00Z"/>
          <w:rStyle w:val="pxvis"/>
          <w:rFonts w:cs="Arial"/>
          <w:bCs/>
          <w:sz w:val="24"/>
          <w:szCs w:val="24"/>
          <w:rPrChange w:id="4991" w:author="Cara Cardinale" w:date="2025-03-04T10:36:00Z">
            <w:rPr>
              <w:ins w:id="4992" w:author="Cara Cardinale" w:date="2025-02-27T20:53:00Z"/>
              <w:rStyle w:val="pxvis"/>
              <w:rFonts w:cs="Arial"/>
              <w:bCs/>
              <w:szCs w:val="24"/>
            </w:rPr>
          </w:rPrChange>
        </w:rPr>
      </w:pPr>
    </w:p>
    <w:p w14:paraId="0FBD8633" w14:textId="77777777" w:rsidR="001A1DA0" w:rsidRPr="00A25529" w:rsidRDefault="001A1DA0" w:rsidP="001A1DA0">
      <w:pPr>
        <w:pStyle w:val="pxformrr"/>
        <w:rPr>
          <w:ins w:id="4993" w:author="Cara Cardinale" w:date="2025-02-27T20:52:00Z"/>
          <w:sz w:val="24"/>
          <w:szCs w:val="24"/>
        </w:rPr>
      </w:pPr>
      <w:ins w:id="4994" w:author="Cara Cardinale" w:date="2025-02-27T20:52:00Z">
        <w:r w:rsidRPr="00A25529">
          <w:rPr>
            <w:rStyle w:val="pxvis"/>
            <w:rFonts w:cs="Arial"/>
            <w:bCs/>
            <w:sz w:val="24"/>
            <w:szCs w:val="24"/>
            <w:rPrChange w:id="4995" w:author="Cara Cardinale" w:date="2025-03-04T10:36:00Z">
              <w:rPr>
                <w:rStyle w:val="pxvis"/>
                <w:rFonts w:cs="Arial"/>
                <w:bCs/>
                <w:szCs w:val="24"/>
              </w:rPr>
            </w:rPrChange>
          </w:rPr>
          <w:t>Research References</w:t>
        </w:r>
      </w:ins>
    </w:p>
    <w:p w14:paraId="74D20A7F" w14:textId="77777777" w:rsidR="001A1DA0" w:rsidRPr="00A25529" w:rsidRDefault="001A1DA0" w:rsidP="001A1DA0">
      <w:pPr>
        <w:pStyle w:val="pxformrrp"/>
        <w:rPr>
          <w:ins w:id="4996" w:author="Cara Cardinale" w:date="2025-02-27T20:52:00Z"/>
        </w:rPr>
      </w:pPr>
      <w:ins w:id="4997" w:author="Cara Cardinale" w:date="2025-02-27T20:5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tk.ref.id="I009ERI"</w:instrText>
        </w:r>
        <w:r w:rsidRPr="00A25529">
          <w:rPr>
            <w:rStyle w:val="pxtk"/>
          </w:rPr>
          <w:fldChar w:fldCharType="end"/>
        </w:r>
        <w:r w:rsidRPr="00A25529">
          <w:rPr>
            <w:rStyle w:val="pxtk"/>
          </w:rPr>
          <w:t>West's Key Number Digest, Corporations and Business Organizations &amp;key;3424</w:t>
        </w:r>
      </w:ins>
    </w:p>
    <w:p w14:paraId="38E99E47" w14:textId="77777777" w:rsidR="001A1DA0" w:rsidRPr="00A25529" w:rsidRDefault="001A1DA0" w:rsidP="001A1DA0">
      <w:pPr>
        <w:pStyle w:val="pxformrrp"/>
        <w:rPr>
          <w:ins w:id="4998" w:author="Cara Cardinale" w:date="2025-02-27T20:52:00Z"/>
        </w:rPr>
      </w:pPr>
      <w:ins w:id="4999" w:author="Cara Cardinale" w:date="2025-02-27T20:52: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tk.ref.id="I00C7WE"</w:instrText>
        </w:r>
        <w:r w:rsidRPr="00A25529">
          <w:rPr>
            <w:rStyle w:val="pxtk"/>
          </w:rPr>
          <w:fldChar w:fldCharType="end"/>
        </w:r>
        <w:r w:rsidRPr="00A25529">
          <w:rPr>
            <w:rStyle w:val="pxtk"/>
          </w:rPr>
          <w:t>West's Key Number Digest, Corporations and Business Organizations &amp;key;3425</w:t>
        </w:r>
      </w:ins>
    </w:p>
    <w:p w14:paraId="7569D23F" w14:textId="77777777" w:rsidR="001A1DA0" w:rsidRPr="00A25529" w:rsidRDefault="001A1DA0" w:rsidP="001A1DA0">
      <w:pPr>
        <w:pPrChange w:id="5000" w:author="Cara Cardinale" w:date="2025-02-27T20:51:00Z">
          <w:pPr>
            <w:pStyle w:val="pxformrrp"/>
          </w:pPr>
        </w:pPrChange>
      </w:pPr>
    </w:p>
    <w:p w14:paraId="77B3AD86" w14:textId="77777777" w:rsidR="00FB29D8" w:rsidRPr="00A25529" w:rsidRDefault="00FB29D8">
      <w:pPr>
        <w:pStyle w:val="pxs"/>
        <w:spacing w:before="180"/>
        <w:rPr>
          <w:rPrChange w:id="5001" w:author="Cara Cardinale" w:date="2025-03-04T10:36:00Z">
            <w:rPr>
              <w:sz w:val="27"/>
            </w:rPr>
          </w:rPrChange>
        </w:rPr>
      </w:pPr>
      <w:r w:rsidRPr="00A25529">
        <w:rPr>
          <w:rPrChange w:id="5002" w:author="Cara Cardinale" w:date="2025-03-04T10:36:00Z">
            <w:rPr>
              <w:sz w:val="27"/>
            </w:rPr>
          </w:rPrChange>
        </w:rPr>
        <w:t>30:130. Limitation of terms</w:t>
      </w:r>
    </w:p>
    <w:p w14:paraId="4314EA96" w14:textId="77777777" w:rsidR="00FB29D8" w:rsidRPr="00A25529" w:rsidRDefault="00FB29D8">
      <w:pPr>
        <w:pStyle w:val="pxov"/>
        <w:rPr>
          <w:vanish/>
        </w:rPr>
      </w:pPr>
      <w:r w:rsidRPr="00A25529">
        <w:rPr>
          <w:vanish/>
        </w:rPr>
        <w:t>COL</w:t>
      </w:r>
    </w:p>
    <w:p w14:paraId="14784E8B" w14:textId="77777777" w:rsidR="00FB29D8" w:rsidRPr="00A25529" w:rsidRDefault="00FB29D8">
      <w:pPr>
        <w:pStyle w:val="pxov"/>
        <w:rPr>
          <w:vanish/>
        </w:rPr>
      </w:pPr>
      <w:r w:rsidRPr="00A25529">
        <w:rPr>
          <w:vanish/>
        </w:rPr>
        <w:t>NFP</w:t>
      </w:r>
    </w:p>
    <w:p w14:paraId="6669DA00" w14:textId="77777777" w:rsidR="00FB29D8" w:rsidRPr="00A25529" w:rsidRDefault="00FB29D8">
      <w:pPr>
        <w:pStyle w:val="pxov"/>
        <w:rPr>
          <w:vanish/>
        </w:rPr>
      </w:pPr>
      <w:r w:rsidRPr="00A25529">
        <w:rPr>
          <w:vanish/>
        </w:rPr>
        <w:t>CLS</w:t>
      </w:r>
    </w:p>
    <w:p w14:paraId="05DD11FD" w14:textId="77777777" w:rsidR="00FB29D8" w:rsidRPr="00A25529" w:rsidRDefault="00FB29D8">
      <w:pPr>
        <w:pStyle w:val="pxov"/>
        <w:rPr>
          <w:vanish/>
        </w:rPr>
      </w:pPr>
      <w:r w:rsidRPr="00A25529">
        <w:rPr>
          <w:vanish/>
        </w:rPr>
        <w:t>FCV</w:t>
      </w:r>
    </w:p>
    <w:p w14:paraId="0D07BE2D" w14:textId="77777777" w:rsidR="00FB29D8" w:rsidRPr="00A25529" w:rsidRDefault="00FB29D8">
      <w:pPr>
        <w:pStyle w:val="pxov"/>
        <w:rPr>
          <w:vanish/>
        </w:rPr>
      </w:pPr>
      <w:r w:rsidRPr="00A25529">
        <w:rPr>
          <w:vanish/>
        </w:rPr>
        <w:t>FTR</w:t>
      </w:r>
    </w:p>
    <w:p w14:paraId="7D177EB7" w14:textId="77777777" w:rsidR="00FB29D8" w:rsidRPr="00A25529" w:rsidRDefault="00FB29D8">
      <w:pPr>
        <w:pStyle w:val="pxov"/>
        <w:rPr>
          <w:vanish/>
        </w:rPr>
      </w:pPr>
      <w:r w:rsidRPr="00A25529">
        <w:rPr>
          <w:vanish/>
        </w:rPr>
        <w:t>TEM</w:t>
      </w:r>
    </w:p>
    <w:p w14:paraId="09651F6E" w14:textId="77777777" w:rsidR="00FB29D8" w:rsidRPr="00A25529" w:rsidRDefault="00FB29D8">
      <w:pPr>
        <w:pStyle w:val="pxov"/>
        <w:rPr>
          <w:vanish/>
        </w:rPr>
      </w:pPr>
      <w:r w:rsidRPr="00A25529">
        <w:rPr>
          <w:vanish/>
        </w:rPr>
        <w:t>MTD</w:t>
      </w:r>
    </w:p>
    <w:p w14:paraId="077376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form.fid="Id55ab5301b6411e684899cfd92da4eb0"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p.ct.id="f2fd26a0b92511efa75bc0a5c2da1858|139|30:130"</w:instrText>
      </w:r>
      <w:r w:rsidRPr="00A25529">
        <w:fldChar w:fldCharType="end"/>
      </w:r>
      <w:r w:rsidRPr="00A25529">
        <w:t>No officer may be elected for more than two successive terms.</w:t>
      </w:r>
    </w:p>
    <w:p w14:paraId="739AFD1D" w14:textId="77777777" w:rsidR="00FB29D8" w:rsidRPr="00A25529" w:rsidRDefault="00FB29D8">
      <w:pPr>
        <w:pStyle w:val="pxformnotes"/>
        <w:jc w:val="center"/>
        <w:rPr>
          <w:sz w:val="24"/>
          <w:szCs w:val="24"/>
        </w:rPr>
      </w:pPr>
      <w:r w:rsidRPr="00A25529">
        <w:rPr>
          <w:rStyle w:val="pxvis"/>
          <w:rFonts w:cs="Arial"/>
          <w:bCs/>
          <w:sz w:val="50"/>
          <w:rPrChange w:id="5003" w:author="Cara Cardinale" w:date="2025-03-04T10:36:00Z">
            <w:rPr>
              <w:rStyle w:val="pxvis"/>
              <w:rFonts w:cs="Arial"/>
              <w:bCs/>
            </w:rPr>
          </w:rPrChange>
        </w:rPr>
        <w:t>Notes to Form</w:t>
      </w:r>
    </w:p>
    <w:p w14:paraId="1BED40B1" w14:textId="77777777" w:rsidR="00FB29D8" w:rsidRPr="00A25529" w:rsidRDefault="00FB29D8">
      <w:pPr>
        <w:pStyle w:val="pxformnotes"/>
        <w:rPr>
          <w:sz w:val="24"/>
          <w:szCs w:val="24"/>
        </w:rPr>
      </w:pPr>
    </w:p>
    <w:p w14:paraId="77D78337" w14:textId="77777777" w:rsidR="00FB29D8" w:rsidRPr="00A25529" w:rsidRDefault="00FB29D8">
      <w:pPr>
        <w:pStyle w:val="pxformnote"/>
        <w:spacing w:before="180"/>
      </w:pPr>
      <w:del w:id="5004" w:author="Cara Cardinale" w:date="2025-01-14T20:47:00Z">
        <w:r w:rsidRPr="00A25529" w:rsidDel="00CF1278">
          <w:delText>Drafter's Note</w:delText>
        </w:r>
      </w:del>
      <w:r w:rsidRPr="00A25529">
        <w:t xml:space="preserve"> </w:t>
      </w:r>
    </w:p>
    <w:p w14:paraId="21D1C8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p.ct.id="f2fd26a0b92511efa75bc0a5c2da1858|139|30:130"</w:instrText>
      </w:r>
      <w:r w:rsidRPr="00A25529">
        <w:fldChar w:fldCharType="end"/>
      </w:r>
      <w:r w:rsidRPr="00A25529">
        <w:t xml:space="preserve">Each officer shall hold office for the term for which he or she is elected or appointed and until his or her successor has been elected or appointed and qualified. Unless otherwise provided in the certificate of incorporation or the bylaws, all officers shall be elected or appointed annually. See </w:t>
      </w:r>
      <w:r w:rsidRPr="00A25529">
        <w:rPr>
          <w:rStyle w:val="pxst"/>
          <w:color w:val="FF0000"/>
          <w:vertAlign w:val="superscript"/>
        </w:rPr>
        <w:t>►</w:t>
      </w:r>
      <w:r w:rsidRPr="00A25529">
        <w:rPr>
          <w:rStyle w:val="pxst"/>
        </w:rPr>
        <w:fldChar w:fldCharType="begin"/>
      </w:r>
      <w:r w:rsidRPr="00A25529">
        <w:rPr>
          <w:rStyle w:val="pxst"/>
        </w:rPr>
        <w:instrText>st.ref.id="I006LMM"</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713(c)</w:t>
      </w:r>
      <w:r w:rsidRPr="00A25529">
        <w:t xml:space="preserve">. </w:t>
      </w:r>
      <w:del w:id="5005" w:author="Cara Cardinale" w:date="2025-01-27T11:08:00Z">
        <w:r w:rsidRPr="00A25529" w:rsidDel="00B2331F">
          <w:delText xml:space="preserve">See L.2013, c. 549, </w:delText>
        </w:r>
        <w:r w:rsidRPr="00A25529" w:rsidDel="00B2331F">
          <w:rPr>
            <w:vanish/>
          </w:rPr>
          <w:delText>&amp;s;</w:delText>
        </w:r>
        <w:r w:rsidRPr="00A25529" w:rsidDel="00B2331F">
          <w:rPr>
            <w:rStyle w:val="pxvis"/>
            <w:rFonts w:ascii="Times NewRoman" w:hAnsi="Times NewRoman"/>
            <w:b w:val="0"/>
            <w:sz w:val="24"/>
          </w:rPr>
          <w:delText>§</w:delText>
        </w:r>
        <w:r w:rsidRPr="00A25529" w:rsidDel="00B2331F">
          <w:delText>73, eff. Jan. 1, 2015, eff. Jan. 1, 2017, stating that no employee of the corporation shall serve as chair of the board or hold any other title with similar responsibilities.</w:delText>
        </w:r>
      </w:del>
    </w:p>
    <w:p w14:paraId="080C3359" w14:textId="77777777" w:rsidR="00FB29D8" w:rsidRPr="00A25529" w:rsidRDefault="00FB29D8">
      <w:pPr>
        <w:pStyle w:val="pxformrr"/>
        <w:rPr>
          <w:sz w:val="24"/>
          <w:szCs w:val="24"/>
        </w:rPr>
      </w:pPr>
      <w:r w:rsidRPr="00A25529">
        <w:rPr>
          <w:rStyle w:val="pxvis"/>
          <w:rFonts w:cs="Arial"/>
          <w:bCs/>
          <w:sz w:val="50"/>
          <w:rPrChange w:id="5006" w:author="Cara Cardinale" w:date="2025-03-04T10:36:00Z">
            <w:rPr>
              <w:rStyle w:val="pxvis"/>
              <w:rFonts w:cs="Arial"/>
              <w:bCs/>
            </w:rPr>
          </w:rPrChange>
        </w:rPr>
        <w:t>Research References</w:t>
      </w:r>
    </w:p>
    <w:p w14:paraId="571A8E0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tk.ref.id="I009ERI"</w:instrText>
      </w:r>
      <w:r w:rsidRPr="00A25529">
        <w:rPr>
          <w:rStyle w:val="pxtk"/>
        </w:rPr>
        <w:fldChar w:fldCharType="end"/>
      </w:r>
      <w:r w:rsidRPr="00A25529">
        <w:rPr>
          <w:rStyle w:val="pxtk"/>
        </w:rPr>
        <w:t>West's Key Number Digest, Corporations and Business Organizations &amp;key;3424</w:t>
      </w:r>
    </w:p>
    <w:p w14:paraId="30C7CBA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tk.ref.id="I00C7WE"</w:instrText>
      </w:r>
      <w:r w:rsidRPr="00A25529">
        <w:rPr>
          <w:rStyle w:val="pxtk"/>
        </w:rPr>
        <w:fldChar w:fldCharType="end"/>
      </w:r>
      <w:r w:rsidRPr="00A25529">
        <w:rPr>
          <w:rStyle w:val="pxtk"/>
        </w:rPr>
        <w:t>West's Key Number Digest, Corporations and Business Organizations &amp;key;3425</w:t>
      </w:r>
    </w:p>
    <w:p w14:paraId="7BDCC47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rc.ref.id="I00F11A"</w:instrText>
      </w:r>
      <w:r w:rsidRPr="00A25529">
        <w:rPr>
          <w:rStyle w:val="pxrc"/>
        </w:rPr>
        <w:fldChar w:fldCharType="end"/>
      </w:r>
      <w:r w:rsidRPr="00A25529">
        <w:rPr>
          <w:rStyle w:val="pxrc"/>
        </w:rPr>
        <w:t xml:space="preserve">N.Y. Jur. 2d, Business Relationships </w:t>
      </w:r>
      <w:r w:rsidRPr="00A25529">
        <w:rPr>
          <w:rStyle w:val="pxrc"/>
          <w:vanish/>
        </w:rPr>
        <w:t>&amp;s;</w:t>
      </w:r>
      <w:del w:id="5007" w:author="Cara Cardinale" w:date="2025-01-23T13:38:00Z">
        <w:r w:rsidRPr="00A25529" w:rsidDel="009D6732">
          <w:rPr>
            <w:rStyle w:val="pxvis"/>
            <w:rFonts w:ascii="Times NewRoman" w:hAnsi="Times NewRoman"/>
            <w:b w:val="0"/>
            <w:sz w:val="24"/>
          </w:rPr>
          <w:delText>§</w:delText>
        </w:r>
        <w:r w:rsidRPr="00A25529" w:rsidDel="009D6732">
          <w:rPr>
            <w:rStyle w:val="pxrc"/>
          </w:rPr>
          <w:delText>536</w:delText>
        </w:r>
      </w:del>
      <w:ins w:id="5008" w:author="Cara Cardinale" w:date="2025-01-23T13:38:00Z">
        <w:r w:rsidR="009D6732" w:rsidRPr="00A25529">
          <w:rPr>
            <w:rStyle w:val="pxvis"/>
            <w:rFonts w:ascii="Times NewRoman" w:hAnsi="Times NewRoman"/>
            <w:b w:val="0"/>
            <w:sz w:val="24"/>
          </w:rPr>
          <w:t>§531</w:t>
        </w:r>
      </w:ins>
    </w:p>
    <w:p w14:paraId="5F693024" w14:textId="77777777" w:rsidR="00FB29D8" w:rsidRPr="00A25529" w:rsidRDefault="00FB29D8">
      <w:pPr>
        <w:pStyle w:val="pxs"/>
        <w:spacing w:before="180"/>
        <w:rPr>
          <w:rPrChange w:id="5009" w:author="Cara Cardinale" w:date="2025-03-04T10:36:00Z">
            <w:rPr>
              <w:sz w:val="27"/>
            </w:rPr>
          </w:rPrChange>
        </w:rPr>
      </w:pPr>
      <w:r w:rsidRPr="00A25529">
        <w:rPr>
          <w:rPrChange w:id="5010" w:author="Cara Cardinale" w:date="2025-03-04T10:36:00Z">
            <w:rPr>
              <w:sz w:val="27"/>
            </w:rPr>
          </w:rPrChange>
        </w:rPr>
        <w:t>30:131. Removal of officers</w:t>
      </w:r>
    </w:p>
    <w:p w14:paraId="6168B01D" w14:textId="77777777" w:rsidR="00FB29D8" w:rsidRPr="00A25529" w:rsidRDefault="00FB29D8">
      <w:pPr>
        <w:pStyle w:val="pxov"/>
        <w:rPr>
          <w:vanish/>
        </w:rPr>
      </w:pPr>
      <w:r w:rsidRPr="00A25529">
        <w:rPr>
          <w:vanish/>
        </w:rPr>
        <w:t>COL</w:t>
      </w:r>
    </w:p>
    <w:p w14:paraId="08393CFA" w14:textId="77777777" w:rsidR="00FB29D8" w:rsidRPr="00A25529" w:rsidRDefault="00FB29D8">
      <w:pPr>
        <w:pStyle w:val="pxov"/>
        <w:rPr>
          <w:vanish/>
        </w:rPr>
      </w:pPr>
      <w:r w:rsidRPr="00A25529">
        <w:rPr>
          <w:vanish/>
        </w:rPr>
        <w:t>NFP</w:t>
      </w:r>
    </w:p>
    <w:p w14:paraId="16E500A4" w14:textId="77777777" w:rsidR="00FB29D8" w:rsidRPr="00A25529" w:rsidRDefault="00FB29D8">
      <w:pPr>
        <w:pStyle w:val="pxov"/>
        <w:rPr>
          <w:vanish/>
        </w:rPr>
      </w:pPr>
      <w:r w:rsidRPr="00A25529">
        <w:rPr>
          <w:vanish/>
        </w:rPr>
        <w:t>CLS</w:t>
      </w:r>
    </w:p>
    <w:p w14:paraId="6A56416F" w14:textId="77777777" w:rsidR="00FB29D8" w:rsidRPr="00A25529" w:rsidRDefault="00FB29D8">
      <w:pPr>
        <w:pStyle w:val="pxov"/>
        <w:rPr>
          <w:vanish/>
        </w:rPr>
      </w:pPr>
      <w:r w:rsidRPr="00A25529">
        <w:rPr>
          <w:vanish/>
        </w:rPr>
        <w:t>FCV</w:t>
      </w:r>
    </w:p>
    <w:p w14:paraId="0A191F76" w14:textId="77777777" w:rsidR="00FB29D8" w:rsidRPr="00A25529" w:rsidRDefault="00FB29D8">
      <w:pPr>
        <w:pStyle w:val="pxov"/>
        <w:rPr>
          <w:vanish/>
        </w:rPr>
      </w:pPr>
      <w:r w:rsidRPr="00A25529">
        <w:rPr>
          <w:vanish/>
        </w:rPr>
        <w:t>FTR</w:t>
      </w:r>
    </w:p>
    <w:p w14:paraId="00D8A712" w14:textId="77777777" w:rsidR="00FB29D8" w:rsidRPr="00A25529" w:rsidRDefault="00FB29D8">
      <w:pPr>
        <w:pStyle w:val="pxov"/>
        <w:rPr>
          <w:vanish/>
        </w:rPr>
      </w:pPr>
      <w:r w:rsidRPr="00A25529">
        <w:rPr>
          <w:vanish/>
        </w:rPr>
        <w:t>TEM</w:t>
      </w:r>
    </w:p>
    <w:p w14:paraId="128E0FAB" w14:textId="77777777" w:rsidR="00FB29D8" w:rsidRPr="00A25529" w:rsidRDefault="00FB29D8">
      <w:pPr>
        <w:pStyle w:val="pxov"/>
        <w:rPr>
          <w:vanish/>
        </w:rPr>
      </w:pPr>
      <w:r w:rsidRPr="00A25529">
        <w:rPr>
          <w:vanish/>
        </w:rPr>
        <w:t>MTD</w:t>
      </w:r>
    </w:p>
    <w:p w14:paraId="6EFBDA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form.fid="Id55adc401b6411e684899cfd92da4eb0"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p.ct.id="f2fd26a0b92511efa75bc0a5c2da1858|140|30:131"</w:instrText>
      </w:r>
      <w:r w:rsidRPr="00A25529">
        <w:fldChar w:fldCharType="end"/>
      </w:r>
      <w:r w:rsidRPr="00A25529">
        <w:t>All Executive Officers are subject to removal at any time by the affirmative vote of a majority of the authorized directors then in office. All other officers and all heads of departments, managing directors, managers, assistant managers, agents, and employees of the association may be removed at any time by the officer appointing them or by any other superior officer or any committee or board authorized by the Board of Directors or Executive Committee.</w:t>
      </w:r>
    </w:p>
    <w:p w14:paraId="4EF8767C" w14:textId="77777777" w:rsidR="00FB29D8" w:rsidRPr="00A25529" w:rsidRDefault="00FB29D8">
      <w:pPr>
        <w:pStyle w:val="pxformnotes"/>
        <w:jc w:val="center"/>
        <w:rPr>
          <w:sz w:val="24"/>
          <w:szCs w:val="24"/>
        </w:rPr>
      </w:pPr>
      <w:r w:rsidRPr="00A25529">
        <w:rPr>
          <w:rStyle w:val="pxvis"/>
          <w:rFonts w:cs="Arial"/>
          <w:bCs/>
          <w:sz w:val="50"/>
          <w:rPrChange w:id="5011" w:author="Cara Cardinale" w:date="2025-03-04T10:36:00Z">
            <w:rPr>
              <w:rStyle w:val="pxvis"/>
              <w:rFonts w:cs="Arial"/>
              <w:bCs/>
            </w:rPr>
          </w:rPrChange>
        </w:rPr>
        <w:t>Notes to Form</w:t>
      </w:r>
    </w:p>
    <w:p w14:paraId="2CE6494A" w14:textId="77777777" w:rsidR="00FB29D8" w:rsidRPr="00A25529" w:rsidRDefault="00FB29D8">
      <w:pPr>
        <w:pStyle w:val="pxformnotes"/>
        <w:rPr>
          <w:sz w:val="24"/>
          <w:szCs w:val="24"/>
        </w:rPr>
      </w:pPr>
    </w:p>
    <w:p w14:paraId="19967859" w14:textId="77777777" w:rsidR="00FB29D8" w:rsidRPr="00A25529" w:rsidRDefault="00FB29D8">
      <w:pPr>
        <w:pStyle w:val="pxformnote"/>
        <w:spacing w:before="180"/>
      </w:pPr>
      <w:del w:id="5012" w:author="Cara Cardinale" w:date="2025-01-14T20:47:00Z">
        <w:r w:rsidRPr="00A25529" w:rsidDel="00CF1278">
          <w:delText>Drafter's Note</w:delText>
        </w:r>
      </w:del>
      <w:r w:rsidRPr="00A25529">
        <w:t xml:space="preserve"> </w:t>
      </w:r>
    </w:p>
    <w:p w14:paraId="3C93A7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p.ct.id="f2fd26a0b92511efa75bc0a5c2da1858|140|30:131"</w:instrText>
      </w:r>
      <w:r w:rsidRPr="00A25529">
        <w:fldChar w:fldCharType="end"/>
      </w:r>
      <w:r w:rsidRPr="00A25529">
        <w:t xml:space="preserve">Any officer elected or appointed by the board may be removed by the board with or without cause. An officer elected by the members may be removed, with or without cause, only by vote of the members, but the authority to act as an officer may be suspended by the board for cause. </w:t>
      </w:r>
      <w:r w:rsidRPr="00A25529">
        <w:rPr>
          <w:rStyle w:val="pxst"/>
          <w:color w:val="FF0000"/>
          <w:vertAlign w:val="superscript"/>
        </w:rPr>
        <w:t>►</w:t>
      </w:r>
      <w:r w:rsidRPr="00A25529">
        <w:rPr>
          <w:rStyle w:val="pxst"/>
        </w:rPr>
        <w:fldChar w:fldCharType="begin"/>
      </w:r>
      <w:r w:rsidRPr="00A25529">
        <w:rPr>
          <w:rStyle w:val="pxst"/>
        </w:rPr>
        <w:instrText>st.ref.id="I00HU66"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xml:space="preserve">. The removal will be without prejudice to the contract rights, if any, of the person so removed. </w:t>
      </w:r>
      <w:r w:rsidRPr="00A25529">
        <w:rPr>
          <w:rStyle w:val="pxst"/>
          <w:color w:val="FF0000"/>
          <w:vertAlign w:val="superscript"/>
        </w:rPr>
        <w:t>►</w:t>
      </w:r>
      <w:r w:rsidRPr="00A25529">
        <w:rPr>
          <w:rStyle w:val="pxst"/>
        </w:rPr>
        <w:fldChar w:fldCharType="begin"/>
      </w:r>
      <w:r w:rsidRPr="00A25529">
        <w:rPr>
          <w:rStyle w:val="pxst"/>
        </w:rPr>
        <w:instrText>st.ref.id="I006LMO"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 xml:space="preserve">. Election or appointment of an officer will not of itself create any contract rights. </w:t>
      </w:r>
      <w:r w:rsidRPr="00A25529">
        <w:rPr>
          <w:rStyle w:val="pxst"/>
          <w:color w:val="FF0000"/>
          <w:vertAlign w:val="superscript"/>
        </w:rPr>
        <w:t>►</w:t>
      </w:r>
      <w:r w:rsidRPr="00A25529">
        <w:rPr>
          <w:rStyle w:val="pxst"/>
        </w:rPr>
        <w:fldChar w:fldCharType="begin"/>
      </w:r>
      <w:r w:rsidRPr="00A25529">
        <w:rPr>
          <w:rStyle w:val="pxst"/>
        </w:rPr>
        <w:instrText>st.ref.id="I009ERK"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w:t>
      </w:r>
    </w:p>
    <w:p w14:paraId="07880A4E" w14:textId="77777777" w:rsidR="00FB29D8" w:rsidRPr="00A25529" w:rsidRDefault="00FB29D8">
      <w:pPr>
        <w:pStyle w:val="pxformrr"/>
        <w:rPr>
          <w:sz w:val="24"/>
          <w:szCs w:val="24"/>
        </w:rPr>
      </w:pPr>
      <w:r w:rsidRPr="00A25529">
        <w:rPr>
          <w:rStyle w:val="pxvis"/>
          <w:rFonts w:cs="Arial"/>
          <w:bCs/>
          <w:sz w:val="50"/>
          <w:rPrChange w:id="5013" w:author="Cara Cardinale" w:date="2025-03-04T10:36:00Z">
            <w:rPr>
              <w:rStyle w:val="pxvis"/>
              <w:rFonts w:cs="Arial"/>
              <w:bCs/>
            </w:rPr>
          </w:rPrChange>
        </w:rPr>
        <w:t>Research References</w:t>
      </w:r>
    </w:p>
    <w:p w14:paraId="0900075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tk.ref.id="I00C7WG"</w:instrText>
      </w:r>
      <w:r w:rsidRPr="00A25529">
        <w:rPr>
          <w:rStyle w:val="pxtk"/>
        </w:rPr>
        <w:fldChar w:fldCharType="end"/>
      </w:r>
      <w:r w:rsidRPr="00A25529">
        <w:rPr>
          <w:rStyle w:val="pxtk"/>
        </w:rPr>
        <w:t>West's Key Number Digest, Corporations and Business Organizations &amp;key;3424</w:t>
      </w:r>
    </w:p>
    <w:p w14:paraId="61254BA5" w14:textId="77777777" w:rsidR="00FB29D8" w:rsidRPr="00A25529" w:rsidRDefault="00FB29D8">
      <w:pPr>
        <w:pStyle w:val="pxformrrp"/>
        <w:rPr>
          <w:ins w:id="5014" w:author="Cara Cardinale" w:date="2025-02-27T22:09: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rc.ref.id="I00F11C"</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015" w:author="Cara Cardinale" w:date="2025-01-25T19:28:00Z">
        <w:r w:rsidRPr="00A25529" w:rsidDel="00364FFE">
          <w:rPr>
            <w:rStyle w:val="pxrc"/>
          </w:rPr>
          <w:delText>571 to 573</w:delText>
        </w:r>
      </w:del>
      <w:ins w:id="5016" w:author="Cara Cardinale" w:date="2025-01-25T19:28:00Z">
        <w:r w:rsidR="00364FFE" w:rsidRPr="00A25529">
          <w:rPr>
            <w:rStyle w:val="pxrc"/>
          </w:rPr>
          <w:t>566 to 568</w:t>
        </w:r>
      </w:ins>
    </w:p>
    <w:p w14:paraId="6ED3F2FF" w14:textId="77777777" w:rsidR="00C81AAF" w:rsidRPr="00A25529" w:rsidRDefault="00C81AAF" w:rsidP="00C81AAF">
      <w:pPr>
        <w:rPr>
          <w:ins w:id="5017" w:author="Cara Cardinale" w:date="2025-02-27T22:09:00Z"/>
        </w:rPr>
      </w:pPr>
    </w:p>
    <w:p w14:paraId="541E1CB8" w14:textId="77777777" w:rsidR="00C81AAF" w:rsidRPr="00A25529" w:rsidRDefault="00C81AAF" w:rsidP="00C81AAF">
      <w:pPr>
        <w:rPr>
          <w:ins w:id="5018" w:author="Cara Cardinale" w:date="2025-02-27T22:09:00Z"/>
        </w:rPr>
      </w:pPr>
    </w:p>
    <w:p w14:paraId="224090E4" w14:textId="77777777" w:rsidR="00C81AAF" w:rsidRPr="00A25529" w:rsidRDefault="00C81AAF" w:rsidP="00C81AAF">
      <w:pPr>
        <w:pStyle w:val="pxs"/>
        <w:spacing w:before="180"/>
        <w:rPr>
          <w:ins w:id="5019" w:author="Cara Cardinale" w:date="2025-02-27T22:09:00Z"/>
          <w:rPrChange w:id="5020" w:author="Cara Cardinale" w:date="2025-03-04T10:36:00Z">
            <w:rPr>
              <w:ins w:id="5021" w:author="Cara Cardinale" w:date="2025-02-27T22:09:00Z"/>
              <w:sz w:val="27"/>
            </w:rPr>
          </w:rPrChange>
        </w:rPr>
      </w:pPr>
      <w:ins w:id="5022" w:author="Cara Cardinale" w:date="2025-02-27T22:09:00Z">
        <w:r w:rsidRPr="00A25529">
          <w:rPr>
            <w:rPrChange w:id="5023" w:author="Cara Cardinale" w:date="2025-03-04T10:36:00Z">
              <w:rPr>
                <w:sz w:val="27"/>
              </w:rPr>
            </w:rPrChange>
          </w:rPr>
          <w:t>30:131.50. Resignation of officers</w:t>
        </w:r>
      </w:ins>
    </w:p>
    <w:p w14:paraId="220350B3" w14:textId="77777777" w:rsidR="00C81AAF" w:rsidRPr="00A25529" w:rsidRDefault="00C81AAF" w:rsidP="00C81AAF">
      <w:pPr>
        <w:rPr>
          <w:ins w:id="5024" w:author="Cara Cardinale" w:date="2025-02-27T22:09:00Z"/>
        </w:rPr>
      </w:pPr>
    </w:p>
    <w:p w14:paraId="743B9CA5" w14:textId="77777777" w:rsidR="00C81AAF" w:rsidRPr="00A25529" w:rsidRDefault="00C81AAF" w:rsidP="00C81AAF">
      <w:pPr>
        <w:ind w:firstLine="720"/>
        <w:rPr>
          <w:ins w:id="5025" w:author="Cara Cardinale" w:date="2025-02-27T22:09:00Z"/>
        </w:rPr>
      </w:pPr>
      <w:ins w:id="5026" w:author="Cara Cardinale" w:date="2025-02-27T22:09:00Z">
        <w:r w:rsidRPr="00A25529">
          <w:t xml:space="preserve">Any officer may resign at any time by giving written notice to the Chairperson or the </w:t>
        </w:r>
      </w:ins>
      <w:ins w:id="5027" w:author="Cara Cardinale" w:date="2025-02-27T22:10:00Z">
        <w:r w:rsidRPr="00A25529">
          <w:t>&lt;finstr&gt;[title of other officer]&lt;/finstr&gt;</w:t>
        </w:r>
      </w:ins>
      <w:ins w:id="5028" w:author="Cara Cardinale" w:date="2025-02-27T22:09:00Z">
        <w:r w:rsidRPr="00A25529">
          <w:t xml:space="preserve">. Any such resignation </w:t>
        </w:r>
      </w:ins>
      <w:ins w:id="5029" w:author="Cara Cardinale" w:date="2025-02-27T22:10:00Z">
        <w:r w:rsidRPr="00A25529">
          <w:t>will</w:t>
        </w:r>
      </w:ins>
      <w:ins w:id="5030" w:author="Cara Cardinale" w:date="2025-02-27T22:09:00Z">
        <w:r w:rsidRPr="00A25529">
          <w:t xml:space="preserve"> take effect at the time specified therein or, if</w:t>
        </w:r>
      </w:ins>
      <w:ins w:id="5031" w:author="Cara Cardinale" w:date="2025-02-27T22:10:00Z">
        <w:r w:rsidRPr="00A25529">
          <w:t xml:space="preserve"> </w:t>
        </w:r>
      </w:ins>
      <w:ins w:id="5032" w:author="Cara Cardinale" w:date="2025-02-27T22:09:00Z">
        <w:r w:rsidRPr="00A25529">
          <w:t>no time be specified, then upon delivery.</w:t>
        </w:r>
      </w:ins>
    </w:p>
    <w:p w14:paraId="2DF559EF" w14:textId="77777777" w:rsidR="00C81AAF" w:rsidRPr="00A25529" w:rsidRDefault="00C81AAF" w:rsidP="00C81AAF">
      <w:pPr>
        <w:rPr>
          <w:ins w:id="5033" w:author="Cara Cardinale" w:date="2025-02-27T22:09:00Z"/>
        </w:rPr>
      </w:pPr>
    </w:p>
    <w:p w14:paraId="3887E032" w14:textId="77777777" w:rsidR="00C81AAF" w:rsidRPr="00A25529" w:rsidRDefault="00C81AAF" w:rsidP="00C81AAF">
      <w:pPr>
        <w:pStyle w:val="pxformnotes"/>
        <w:jc w:val="center"/>
        <w:rPr>
          <w:ins w:id="5034" w:author="Cara Cardinale" w:date="2025-02-27T22:09:00Z"/>
          <w:sz w:val="24"/>
          <w:szCs w:val="24"/>
        </w:rPr>
      </w:pPr>
      <w:ins w:id="5035" w:author="Cara Cardinale" w:date="2025-02-27T22:09:00Z">
        <w:r w:rsidRPr="00A25529">
          <w:rPr>
            <w:rStyle w:val="pxvis"/>
            <w:rFonts w:cs="Arial"/>
            <w:bCs/>
            <w:sz w:val="50"/>
            <w:rPrChange w:id="5036" w:author="Cara Cardinale" w:date="2025-03-04T10:36:00Z">
              <w:rPr>
                <w:rStyle w:val="pxvis"/>
                <w:rFonts w:cs="Arial"/>
                <w:bCs/>
              </w:rPr>
            </w:rPrChange>
          </w:rPr>
          <w:t>Notes to Form</w:t>
        </w:r>
      </w:ins>
    </w:p>
    <w:p w14:paraId="4FB0A4BF" w14:textId="77777777" w:rsidR="00C81AAF" w:rsidRPr="00A25529" w:rsidRDefault="00C81AAF" w:rsidP="00C81AAF">
      <w:pPr>
        <w:pStyle w:val="pxformrr"/>
        <w:rPr>
          <w:ins w:id="5037" w:author="Cara Cardinale" w:date="2025-02-27T22:09:00Z"/>
          <w:sz w:val="24"/>
          <w:szCs w:val="24"/>
        </w:rPr>
      </w:pPr>
      <w:ins w:id="5038" w:author="Cara Cardinale" w:date="2025-02-27T22:09:00Z">
        <w:r w:rsidRPr="00A25529">
          <w:rPr>
            <w:rStyle w:val="pxvis"/>
            <w:rFonts w:cs="Arial"/>
            <w:bCs/>
            <w:sz w:val="24"/>
            <w:szCs w:val="24"/>
            <w:rPrChange w:id="5039" w:author="Cara Cardinale" w:date="2025-03-04T10:36:00Z">
              <w:rPr>
                <w:rStyle w:val="pxvis"/>
                <w:rFonts w:cs="Arial"/>
                <w:bCs/>
                <w:szCs w:val="24"/>
              </w:rPr>
            </w:rPrChange>
          </w:rPr>
          <w:t>Research References</w:t>
        </w:r>
      </w:ins>
    </w:p>
    <w:p w14:paraId="46AD1146" w14:textId="77777777" w:rsidR="00C81AAF" w:rsidRPr="00A25529" w:rsidRDefault="00C81AAF" w:rsidP="00C81AAF">
      <w:pPr>
        <w:pPrChange w:id="5040" w:author="Cara Cardinale" w:date="2025-02-27T22:09:00Z">
          <w:pPr>
            <w:pStyle w:val="pxformrrp"/>
          </w:pPr>
        </w:pPrChange>
      </w:pPr>
      <w:ins w:id="5041" w:author="Cara Cardinale" w:date="2025-02-27T22:09: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tk.ref.id="I00C7WG"</w:instrText>
        </w:r>
        <w:r w:rsidRPr="00A25529">
          <w:rPr>
            <w:rStyle w:val="pxtk"/>
          </w:rPr>
          <w:fldChar w:fldCharType="end"/>
        </w:r>
        <w:r w:rsidRPr="00A25529">
          <w:rPr>
            <w:rStyle w:val="pxtk"/>
          </w:rPr>
          <w:t>West's Key Number Digest, Corporations and Business Organizations &amp;key;3424</w:t>
        </w:r>
      </w:ins>
    </w:p>
    <w:p w14:paraId="787C74C1" w14:textId="77777777" w:rsidR="00FB29D8" w:rsidRPr="00A25529" w:rsidRDefault="00FB29D8">
      <w:pPr>
        <w:pStyle w:val="pxs"/>
        <w:spacing w:before="180"/>
        <w:rPr>
          <w:rPrChange w:id="5042" w:author="Cara Cardinale" w:date="2025-03-04T10:36:00Z">
            <w:rPr>
              <w:sz w:val="27"/>
            </w:rPr>
          </w:rPrChange>
        </w:rPr>
      </w:pPr>
      <w:r w:rsidRPr="00A25529">
        <w:rPr>
          <w:rPrChange w:id="5043" w:author="Cara Cardinale" w:date="2025-03-04T10:36:00Z">
            <w:rPr>
              <w:sz w:val="27"/>
            </w:rPr>
          </w:rPrChange>
        </w:rPr>
        <w:t>30:132. Vacancies</w:t>
      </w:r>
    </w:p>
    <w:p w14:paraId="59981782" w14:textId="77777777" w:rsidR="00FB29D8" w:rsidRPr="00A25529" w:rsidRDefault="00FB29D8">
      <w:pPr>
        <w:pStyle w:val="pxov"/>
        <w:rPr>
          <w:vanish/>
        </w:rPr>
      </w:pPr>
      <w:r w:rsidRPr="00A25529">
        <w:rPr>
          <w:vanish/>
        </w:rPr>
        <w:t>COL</w:t>
      </w:r>
    </w:p>
    <w:p w14:paraId="3ACAB8C2" w14:textId="77777777" w:rsidR="00FB29D8" w:rsidRPr="00A25529" w:rsidRDefault="00FB29D8">
      <w:pPr>
        <w:pStyle w:val="pxov"/>
        <w:rPr>
          <w:vanish/>
        </w:rPr>
      </w:pPr>
      <w:r w:rsidRPr="00A25529">
        <w:rPr>
          <w:vanish/>
        </w:rPr>
        <w:t>NFP</w:t>
      </w:r>
    </w:p>
    <w:p w14:paraId="0E1EBED9" w14:textId="77777777" w:rsidR="00FB29D8" w:rsidRPr="00A25529" w:rsidRDefault="00FB29D8">
      <w:pPr>
        <w:pStyle w:val="pxov"/>
        <w:rPr>
          <w:vanish/>
        </w:rPr>
      </w:pPr>
      <w:r w:rsidRPr="00A25529">
        <w:rPr>
          <w:vanish/>
        </w:rPr>
        <w:t>CLS</w:t>
      </w:r>
    </w:p>
    <w:p w14:paraId="4C8C528A" w14:textId="77777777" w:rsidR="00FB29D8" w:rsidRPr="00A25529" w:rsidRDefault="00FB29D8">
      <w:pPr>
        <w:pStyle w:val="pxov"/>
        <w:rPr>
          <w:vanish/>
        </w:rPr>
      </w:pPr>
      <w:r w:rsidRPr="00A25529">
        <w:rPr>
          <w:vanish/>
        </w:rPr>
        <w:t>FCV</w:t>
      </w:r>
    </w:p>
    <w:p w14:paraId="3E474B74" w14:textId="77777777" w:rsidR="00FB29D8" w:rsidRPr="00A25529" w:rsidRDefault="00FB29D8">
      <w:pPr>
        <w:pStyle w:val="pxov"/>
        <w:rPr>
          <w:vanish/>
        </w:rPr>
      </w:pPr>
      <w:r w:rsidRPr="00A25529">
        <w:rPr>
          <w:vanish/>
        </w:rPr>
        <w:t>FTR</w:t>
      </w:r>
    </w:p>
    <w:p w14:paraId="50267A61" w14:textId="77777777" w:rsidR="00FB29D8" w:rsidRPr="00A25529" w:rsidRDefault="00FB29D8">
      <w:pPr>
        <w:pStyle w:val="pxov"/>
        <w:rPr>
          <w:vanish/>
        </w:rPr>
      </w:pPr>
      <w:r w:rsidRPr="00A25529">
        <w:rPr>
          <w:vanish/>
        </w:rPr>
        <w:t>TEM</w:t>
      </w:r>
    </w:p>
    <w:p w14:paraId="6F31C1E3" w14:textId="77777777" w:rsidR="00FB29D8" w:rsidRPr="00A25529" w:rsidRDefault="00FB29D8">
      <w:pPr>
        <w:pStyle w:val="pxov"/>
        <w:rPr>
          <w:vanish/>
        </w:rPr>
      </w:pPr>
      <w:r w:rsidRPr="00A25529">
        <w:rPr>
          <w:vanish/>
        </w:rPr>
        <w:t>MTD</w:t>
      </w:r>
    </w:p>
    <w:p w14:paraId="62E81B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form.fid="Id55b03501b6411e684899cfd92da4eb0"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p.ct.id="f2fd26a0b92511efa75bc0a5c2da1858|141|30:132"</w:instrText>
      </w:r>
      <w:r w:rsidRPr="00A25529">
        <w:fldChar w:fldCharType="end"/>
      </w:r>
      <w:r w:rsidRPr="00A25529">
        <w:t>A vacancy in any office, because of death, resignation, removal, disqualification or otherwise, may be filled by the Board of Directors.</w:t>
      </w:r>
    </w:p>
    <w:p w14:paraId="7D8038F4" w14:textId="77777777" w:rsidR="00FB29D8" w:rsidRPr="00A25529" w:rsidRDefault="00FB29D8">
      <w:pPr>
        <w:pStyle w:val="pxformnotes"/>
        <w:jc w:val="center"/>
        <w:rPr>
          <w:sz w:val="24"/>
          <w:szCs w:val="24"/>
        </w:rPr>
      </w:pPr>
      <w:r w:rsidRPr="00A25529">
        <w:rPr>
          <w:rStyle w:val="pxvis"/>
          <w:rFonts w:cs="Arial"/>
          <w:bCs/>
          <w:sz w:val="50"/>
          <w:rPrChange w:id="5044" w:author="Cara Cardinale" w:date="2025-03-04T10:36:00Z">
            <w:rPr>
              <w:rStyle w:val="pxvis"/>
              <w:rFonts w:cs="Arial"/>
              <w:bCs/>
            </w:rPr>
          </w:rPrChange>
        </w:rPr>
        <w:t>Notes to Form</w:t>
      </w:r>
    </w:p>
    <w:p w14:paraId="3B15D789" w14:textId="77777777" w:rsidR="00FB29D8" w:rsidRPr="00A25529" w:rsidRDefault="00FB29D8">
      <w:pPr>
        <w:pStyle w:val="pxformnotes"/>
        <w:rPr>
          <w:sz w:val="24"/>
          <w:szCs w:val="24"/>
        </w:rPr>
      </w:pPr>
    </w:p>
    <w:p w14:paraId="4FFA7604" w14:textId="77777777" w:rsidR="00FB29D8" w:rsidRPr="00A25529" w:rsidRDefault="00FB29D8">
      <w:pPr>
        <w:pStyle w:val="pxformrr"/>
        <w:rPr>
          <w:sz w:val="24"/>
          <w:szCs w:val="24"/>
        </w:rPr>
      </w:pPr>
      <w:r w:rsidRPr="00A25529">
        <w:rPr>
          <w:rStyle w:val="pxvis"/>
          <w:rFonts w:cs="Arial"/>
          <w:bCs/>
          <w:sz w:val="24"/>
          <w:szCs w:val="24"/>
          <w:rPrChange w:id="5045" w:author="Cara Cardinale" w:date="2025-03-04T10:36:00Z">
            <w:rPr>
              <w:rStyle w:val="pxvis"/>
              <w:rFonts w:cs="Arial"/>
              <w:bCs/>
              <w:szCs w:val="24"/>
            </w:rPr>
          </w:rPrChange>
        </w:rPr>
        <w:t>Research References</w:t>
      </w:r>
    </w:p>
    <w:p w14:paraId="568E49B9" w14:textId="77777777" w:rsidR="00FB29D8" w:rsidRPr="00A25529" w:rsidRDefault="00FB29D8">
      <w:pPr>
        <w:pStyle w:val="pxformrrp"/>
        <w:rPr>
          <w:ins w:id="5046" w:author="Cara Cardinale" w:date="2025-03-02T19:07:00Z"/>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tk.ref.id="I00HU68"</w:instrText>
      </w:r>
      <w:r w:rsidRPr="00A25529">
        <w:rPr>
          <w:rStyle w:val="pxtk"/>
        </w:rPr>
        <w:fldChar w:fldCharType="end"/>
      </w:r>
      <w:r w:rsidRPr="00A25529">
        <w:rPr>
          <w:rStyle w:val="pxtk"/>
        </w:rPr>
        <w:t>West's Key Number Digest, Corporations and Business Organizations &amp;key;3424</w:t>
      </w:r>
    </w:p>
    <w:p w14:paraId="2BAF28FB" w14:textId="77777777" w:rsidR="00F80F14" w:rsidRPr="00A25529" w:rsidRDefault="00F80F14" w:rsidP="00F80F14">
      <w:pPr>
        <w:rPr>
          <w:ins w:id="5047" w:author="Cara Cardinale" w:date="2025-03-02T19:07:00Z"/>
        </w:rPr>
      </w:pPr>
    </w:p>
    <w:p w14:paraId="79C3F8CD" w14:textId="77777777" w:rsidR="00F80F14" w:rsidRPr="00A25529" w:rsidRDefault="00F80F14" w:rsidP="00F80F14">
      <w:pPr>
        <w:pPrChange w:id="5048" w:author="Cara Cardinale" w:date="2025-03-02T19:07:00Z">
          <w:pPr>
            <w:pStyle w:val="pxformrrp"/>
          </w:pPr>
        </w:pPrChange>
      </w:pPr>
    </w:p>
    <w:p w14:paraId="6E2CC595" w14:textId="77777777" w:rsidR="00FB29D8" w:rsidRPr="00A25529" w:rsidRDefault="00FB29D8">
      <w:pPr>
        <w:pStyle w:val="pxd"/>
        <w:spacing w:before="180"/>
      </w:pPr>
      <w:r w:rsidRPr="00A25529">
        <w:t>(5) Governing Committee</w:t>
      </w:r>
    </w:p>
    <w:p w14:paraId="46A4E1BC" w14:textId="77777777" w:rsidR="00FB29D8" w:rsidRPr="00A25529" w:rsidRDefault="00FB29D8">
      <w:pPr>
        <w:pStyle w:val="pxs"/>
        <w:spacing w:before="180"/>
        <w:rPr>
          <w:rPrChange w:id="5049" w:author="Cara Cardinale" w:date="2025-03-04T10:36:00Z">
            <w:rPr>
              <w:sz w:val="27"/>
            </w:rPr>
          </w:rPrChange>
        </w:rPr>
      </w:pPr>
      <w:r w:rsidRPr="00A25529">
        <w:rPr>
          <w:rPrChange w:id="5050" w:author="Cara Cardinale" w:date="2025-03-04T10:36:00Z">
            <w:rPr>
              <w:sz w:val="27"/>
            </w:rPr>
          </w:rPrChange>
        </w:rPr>
        <w:t>30:133. Powers and duties of governing committee</w:t>
      </w:r>
    </w:p>
    <w:p w14:paraId="3E74C5D5" w14:textId="77777777" w:rsidR="00FB29D8" w:rsidRPr="00A25529" w:rsidRDefault="00FB29D8">
      <w:pPr>
        <w:pStyle w:val="pxov"/>
        <w:rPr>
          <w:vanish/>
        </w:rPr>
      </w:pPr>
      <w:r w:rsidRPr="00A25529">
        <w:rPr>
          <w:vanish/>
        </w:rPr>
        <w:t>COL</w:t>
      </w:r>
    </w:p>
    <w:p w14:paraId="20D662BC" w14:textId="77777777" w:rsidR="00FB29D8" w:rsidRPr="00A25529" w:rsidRDefault="00FB29D8">
      <w:pPr>
        <w:pStyle w:val="pxov"/>
        <w:rPr>
          <w:vanish/>
        </w:rPr>
      </w:pPr>
      <w:r w:rsidRPr="00A25529">
        <w:rPr>
          <w:vanish/>
        </w:rPr>
        <w:t>NFP</w:t>
      </w:r>
    </w:p>
    <w:p w14:paraId="5B967E6B" w14:textId="77777777" w:rsidR="00FB29D8" w:rsidRPr="00A25529" w:rsidRDefault="00FB29D8">
      <w:pPr>
        <w:pStyle w:val="pxov"/>
        <w:rPr>
          <w:vanish/>
        </w:rPr>
      </w:pPr>
      <w:r w:rsidRPr="00A25529">
        <w:rPr>
          <w:vanish/>
        </w:rPr>
        <w:t>CLS</w:t>
      </w:r>
    </w:p>
    <w:p w14:paraId="377CAA96" w14:textId="77777777" w:rsidR="00FB29D8" w:rsidRPr="00A25529" w:rsidRDefault="00FB29D8">
      <w:pPr>
        <w:pStyle w:val="pxov"/>
        <w:rPr>
          <w:vanish/>
        </w:rPr>
      </w:pPr>
      <w:r w:rsidRPr="00A25529">
        <w:rPr>
          <w:vanish/>
        </w:rPr>
        <w:t>FCV</w:t>
      </w:r>
    </w:p>
    <w:p w14:paraId="44A8FC8E" w14:textId="77777777" w:rsidR="00FB29D8" w:rsidRPr="00A25529" w:rsidRDefault="00FB29D8">
      <w:pPr>
        <w:pStyle w:val="pxov"/>
        <w:rPr>
          <w:vanish/>
        </w:rPr>
      </w:pPr>
      <w:r w:rsidRPr="00A25529">
        <w:rPr>
          <w:vanish/>
        </w:rPr>
        <w:t>FTR</w:t>
      </w:r>
    </w:p>
    <w:p w14:paraId="21EDB90A" w14:textId="77777777" w:rsidR="00FB29D8" w:rsidRPr="00A25529" w:rsidRDefault="00FB29D8">
      <w:pPr>
        <w:pStyle w:val="pxov"/>
        <w:rPr>
          <w:vanish/>
        </w:rPr>
      </w:pPr>
      <w:r w:rsidRPr="00A25529">
        <w:rPr>
          <w:vanish/>
        </w:rPr>
        <w:t>TEM</w:t>
      </w:r>
    </w:p>
    <w:p w14:paraId="37E08C3A" w14:textId="77777777" w:rsidR="00FB29D8" w:rsidRPr="00A25529" w:rsidRDefault="00FB29D8">
      <w:pPr>
        <w:pStyle w:val="pxov"/>
        <w:rPr>
          <w:vanish/>
        </w:rPr>
      </w:pPr>
      <w:r w:rsidRPr="00A25529">
        <w:rPr>
          <w:vanish/>
        </w:rPr>
        <w:t>MTD</w:t>
      </w:r>
    </w:p>
    <w:p w14:paraId="3C704D82"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form.fid="Id55b78801b6411e684899cfd92da4eb0"</w:instrText>
      </w:r>
      <w:r w:rsidRPr="00A25529">
        <w:fldChar w:fldCharType="end"/>
      </w:r>
      <w:r w:rsidRPr="00A25529">
        <w:t xml:space="preserve">GOVERNING COMMITTEE </w:t>
      </w:r>
    </w:p>
    <w:p w14:paraId="3B5A5629" w14:textId="77777777" w:rsidR="00FB29D8" w:rsidRPr="00A25529" w:rsidRDefault="00FB29D8">
      <w:pPr>
        <w:pStyle w:val="pxformfl"/>
        <w:ind w:left="500"/>
      </w:pPr>
      <w:r w:rsidRPr="00A25529">
        <w:t xml:space="preserve"> </w:t>
      </w:r>
    </w:p>
    <w:p w14:paraId="13A825E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34C211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consists of </w:t>
      </w:r>
      <w:r w:rsidRPr="00A25529">
        <w:rPr>
          <w:rStyle w:val="pxfinstr"/>
          <w:i/>
          <w:iCs/>
        </w:rPr>
        <w:t>[number of members]</w:t>
      </w:r>
      <w:r w:rsidRPr="00A25529">
        <w:t xml:space="preserve"> members of the Club and is divided into </w:t>
      </w:r>
      <w:r w:rsidRPr="00A25529">
        <w:rPr>
          <w:rStyle w:val="pxfinstr"/>
          <w:i/>
          <w:iCs/>
        </w:rPr>
        <w:t>[number of classes]</w:t>
      </w:r>
      <w:r w:rsidRPr="00A25529">
        <w:t xml:space="preserve"> equal classes, and the terms of office of those constituting the oldest class expire on the second </w:t>
      </w:r>
      <w:r w:rsidRPr="00A25529">
        <w:rPr>
          <w:rStyle w:val="pxfinstr"/>
          <w:i/>
          <w:iCs/>
        </w:rPr>
        <w:t>[name of month]</w:t>
      </w:r>
      <w:r w:rsidRPr="00A25529">
        <w:t xml:space="preserve"> of each </w:t>
      </w:r>
      <w:r w:rsidRPr="00A25529">
        <w:rPr>
          <w:rStyle w:val="pxfinstr"/>
          <w:i/>
          <w:iCs/>
        </w:rPr>
        <w:t>[identification of year]</w:t>
      </w:r>
      <w:r w:rsidRPr="00A25529">
        <w:t xml:space="preserve"> or when their successors are elected.</w:t>
      </w:r>
    </w:p>
    <w:p w14:paraId="1422DFD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18F1BD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is entitled to fill all vacancies in the Committee until the next annual election.</w:t>
      </w:r>
    </w:p>
    <w:p w14:paraId="0CFCF0A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5EA888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At each annual meeting of the Club, or at an adjourned annual meeting of the Club, there shall be elected to the Governing Committee </w:t>
      </w:r>
      <w:r w:rsidRPr="00A25529">
        <w:rPr>
          <w:rStyle w:val="pxfinstr"/>
          <w:i/>
          <w:iCs/>
        </w:rPr>
        <w:t>[number of members]</w:t>
      </w:r>
      <w:r w:rsidRPr="00A25529">
        <w:t xml:space="preserve"> members to replace the out-going class, who shall hold office for </w:t>
      </w:r>
      <w:r w:rsidRPr="00A25529">
        <w:rPr>
          <w:rStyle w:val="pxfinstr"/>
          <w:i/>
          <w:iCs/>
        </w:rPr>
        <w:t>[number of years]</w:t>
      </w:r>
      <w:r w:rsidRPr="00A25529">
        <w:t xml:space="preserve"> years, and any further members necessary to fill vacancies in unexpired terms, who shall hold office until the end of those terms.</w:t>
      </w:r>
    </w:p>
    <w:p w14:paraId="028CC78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6DCE27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At the monthly meeting of the Governing Committee held in </w:t>
      </w:r>
      <w:r w:rsidRPr="00A25529">
        <w:rPr>
          <w:rStyle w:val="pxfinstr"/>
          <w:i/>
          <w:iCs/>
        </w:rPr>
        <w:t>[name of month]</w:t>
      </w:r>
      <w:r w:rsidRPr="00A25529">
        <w:t xml:space="preserve"> in each year, the President shall, with the approval of the Governing Committee, appoint a Committee of </w:t>
      </w:r>
      <w:r w:rsidRPr="00A25529">
        <w:rPr>
          <w:rStyle w:val="pxfinstr"/>
          <w:i/>
          <w:iCs/>
        </w:rPr>
        <w:t>[number of members]</w:t>
      </w:r>
      <w:r w:rsidRPr="00A25529">
        <w:t xml:space="preserve"> members of which </w:t>
      </w:r>
      <w:r w:rsidRPr="00A25529">
        <w:rPr>
          <w:rStyle w:val="pxfinstr"/>
          <w:i/>
          <w:iCs/>
        </w:rPr>
        <w:t>[number of members]</w:t>
      </w:r>
      <w:r w:rsidRPr="00A25529">
        <w:t xml:space="preserve"> may be a member of the Governing Nominating Committee, to nominate candidates for election to the Governing Committee at the next annual meeting of the Club. The Nominating Committee shall post its nominations on the bulletin board in the Office of the Club at least </w:t>
      </w:r>
      <w:r w:rsidRPr="00A25529">
        <w:rPr>
          <w:rStyle w:val="pxfinstr"/>
          <w:i/>
          <w:iCs/>
        </w:rPr>
        <w:t>[number of days]</w:t>
      </w:r>
      <w:r w:rsidRPr="00A25529">
        <w:t xml:space="preserve"> days before the date of the annual meeting. Other nominations may be made on the petition of not less than </w:t>
      </w:r>
      <w:r w:rsidRPr="00A25529">
        <w:rPr>
          <w:rStyle w:val="pxfinstr"/>
          <w:i/>
          <w:iCs/>
        </w:rPr>
        <w:t>[number of members]</w:t>
      </w:r>
      <w:r w:rsidRPr="00A25529">
        <w:t xml:space="preserve"> members, and these other nominations shall be posted on the bulletin board in the Office of the Club at least </w:t>
      </w:r>
      <w:r w:rsidRPr="00A25529">
        <w:rPr>
          <w:rStyle w:val="pxfinstr"/>
          <w:i/>
          <w:iCs/>
        </w:rPr>
        <w:t>[number of days]</w:t>
      </w:r>
      <w:r w:rsidRPr="00A25529">
        <w:t xml:space="preserve"> days before the annual meeting.</w:t>
      </w:r>
    </w:p>
    <w:p w14:paraId="18C5CE5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778916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election of members of the Governing Committee is held by ballot, and for that purpose, the polls are open from </w:t>
      </w:r>
      <w:r w:rsidRPr="00A25529">
        <w:rPr>
          <w:rStyle w:val="pxfinstr"/>
          <w:i/>
          <w:iCs/>
        </w:rPr>
        <w:t>[time of opening]</w:t>
      </w:r>
      <w:r w:rsidRPr="00A25529">
        <w:t xml:space="preserve"> to </w:t>
      </w:r>
      <w:r w:rsidRPr="00A25529">
        <w:rPr>
          <w:rStyle w:val="pxfinstr"/>
          <w:i/>
          <w:iCs/>
        </w:rPr>
        <w:t>[time of closing]</w:t>
      </w:r>
      <w:r w:rsidRPr="00A25529">
        <w:t xml:space="preserve"> on the day of the annual meeting. The President shall appoint </w:t>
      </w:r>
      <w:r w:rsidRPr="00A25529">
        <w:rPr>
          <w:rStyle w:val="pxfinstr"/>
          <w:i/>
          <w:iCs/>
        </w:rPr>
        <w:t>[number of inspectors]</w:t>
      </w:r>
      <w:r w:rsidRPr="00A25529">
        <w:t xml:space="preserve"> inspectors of election who shall receive and canvass the ballots and certify the result to the Secretary. The candidates receiving the largest number of votes up to the number of candidates required to fill vacancies in the outgoing and any other class are elected. In case the certificate of the inspectors shows that all the vacancies in the Governing Committee have not been filled at the election, the meeting shall be adjourned for </w:t>
      </w:r>
      <w:r w:rsidRPr="00A25529">
        <w:rPr>
          <w:rStyle w:val="pxfinstr"/>
          <w:i/>
          <w:iCs/>
        </w:rPr>
        <w:t>[number of weeks]</w:t>
      </w:r>
      <w:r w:rsidRPr="00A25529">
        <w:t xml:space="preserve"> weeks at which adjourned meeting the election to fill those vacancies shall proceed as in this Constitution provided.</w:t>
      </w:r>
    </w:p>
    <w:p w14:paraId="6132F53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7AF713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Any member of the Governing Committee who is absent from </w:t>
      </w:r>
      <w:r w:rsidRPr="00A25529">
        <w:rPr>
          <w:rStyle w:val="pxfinstr"/>
          <w:i/>
          <w:iCs/>
        </w:rPr>
        <w:t>[number of regular meetings]</w:t>
      </w:r>
      <w:r w:rsidRPr="00A25529">
        <w:t xml:space="preserve"> consecutive regular meetings, unless he or she previously obtained permission from the Committee or presents at the next regular meeting an excuse for his or her absence satisfactory to the Committee, will be removed from the Committee and ceases to be a member of the Committee.</w:t>
      </w:r>
    </w:p>
    <w:p w14:paraId="73A3D20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7. </w:t>
      </w:r>
    </w:p>
    <w:p w14:paraId="6EBC9E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shall meet once a month except during the months of </w:t>
      </w:r>
      <w:r w:rsidRPr="00A25529">
        <w:rPr>
          <w:rStyle w:val="pxfinstr"/>
          <w:i/>
          <w:iCs/>
        </w:rPr>
        <w:t>[names of months]</w:t>
      </w:r>
      <w:r w:rsidRPr="00A25529">
        <w:t xml:space="preserve">. Special meetings may be called by order of the President or of the House Committee or at the request of </w:t>
      </w:r>
      <w:r w:rsidRPr="00A25529">
        <w:rPr>
          <w:rStyle w:val="pxfinstr"/>
          <w:i/>
          <w:iCs/>
        </w:rPr>
        <w:t>[number of members]</w:t>
      </w:r>
      <w:r w:rsidRPr="00A25529">
        <w:t xml:space="preserve"> members of the Governing Committee. A majority of its members constitutes a quorum of the Governing Committee at its meetings.</w:t>
      </w:r>
    </w:p>
    <w:p w14:paraId="5521ECC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8. </w:t>
      </w:r>
    </w:p>
    <w:p w14:paraId="1184A8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of the Club shall present at the annual meeting of the members a report, verified by the President and Treasurer, or by a majority of the Governing Committee, showing the whole amount of real and personal property owned by it, where the property is located, and where and how it is invested, the amount and nature of the property acquired during the year immediately preceding the date of the report, and the manner of the acquisition, the amount applied, appropriated, or expended during the year immediately preceding the date of the report, and the purposes, objects, or persons to or for which applications, appropriations, or expenditures have been made, and the names and places of residence of the persons who have been admitted to membership during the year. This report shall be filed with the records of the association and an abstract of the report shall be entered in the minutes of the proceedings of the annual meeting at which the report is presented.</w:t>
      </w:r>
    </w:p>
    <w:p w14:paraId="2939FD19" w14:textId="77777777" w:rsidR="00FB29D8" w:rsidRPr="00A25529" w:rsidRDefault="00FB29D8">
      <w:pPr>
        <w:pStyle w:val="pxformattachfl"/>
        <w:ind w:left="500"/>
      </w:pPr>
      <w:r w:rsidRPr="00A25529">
        <w:t xml:space="preserve"> </w:t>
      </w:r>
    </w:p>
    <w:p w14:paraId="30AF8179" w14:textId="77777777" w:rsidR="00FB29D8" w:rsidRPr="00A25529" w:rsidRDefault="00FB29D8">
      <w:pPr>
        <w:pStyle w:val="pxformattach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POWERS OF THE GOVERNING COMMITTEE</w:t>
      </w:r>
    </w:p>
    <w:p w14:paraId="5806CD2E" w14:textId="77777777" w:rsidR="00FB29D8" w:rsidRPr="00A25529" w:rsidRDefault="00FB29D8">
      <w:pPr>
        <w:pStyle w:val="pxformattachfl"/>
        <w:ind w:left="500"/>
      </w:pPr>
      <w:r w:rsidRPr="00A25529">
        <w:t xml:space="preserve"> </w:t>
      </w:r>
    </w:p>
    <w:p w14:paraId="17FA4FD4"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78D543FD"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has general charge, control, and management of the affairs, funds, and property of the Club. It is entitled and shall carry out the purposes of the Club according to law and as provided in this Constitution, and, specifically, it is entitled to construe this Constitution and sole power to authorize the borrowing or investing of money on behalf of and for the purposes of the Club and to authorize and direct the execution of any documents necessary to that end.</w:t>
      </w:r>
    </w:p>
    <w:p w14:paraId="289E4828"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5B42FB20"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shall elect annually from its own body the officers as provided in Article </w:t>
      </w:r>
      <w:r w:rsidRPr="00A25529">
        <w:rPr>
          <w:rStyle w:val="pxfinstr"/>
          <w:i/>
          <w:iCs/>
        </w:rPr>
        <w:t>[designation of article]</w:t>
      </w:r>
      <w:r w:rsidRPr="00A25529">
        <w:t xml:space="preserve">, Section </w:t>
      </w:r>
      <w:r w:rsidRPr="00A25529">
        <w:rPr>
          <w:rStyle w:val="pxfinstr"/>
          <w:i/>
          <w:iCs/>
        </w:rPr>
        <w:t>[number of section]</w:t>
      </w:r>
      <w:r w:rsidRPr="00A25529">
        <w:t>.</w:t>
      </w:r>
    </w:p>
    <w:p w14:paraId="33A8D73D"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6F56061D"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shall appoint annually the following Committees:</w:t>
      </w:r>
    </w:p>
    <w:p w14:paraId="52358743" w14:textId="77777777" w:rsidR="00FB29D8" w:rsidRPr="00A25529" w:rsidRDefault="00FB29D8">
      <w:pPr>
        <w:pStyle w:val="pxformattachfl"/>
        <w:ind w:left="500"/>
      </w:pPr>
      <w:r w:rsidRPr="00A25529">
        <w:t xml:space="preserve"> </w:t>
      </w:r>
    </w:p>
    <w:p w14:paraId="6A92F193"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224A853F"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 House Committee of </w:t>
      </w:r>
      <w:r w:rsidRPr="00A25529">
        <w:rPr>
          <w:rStyle w:val="pxfinstr"/>
          <w:i/>
          <w:iCs/>
        </w:rPr>
        <w:t>[number of members]</w:t>
      </w:r>
      <w:r w:rsidRPr="00A25529">
        <w:t xml:space="preserve"> members, at least </w:t>
      </w:r>
      <w:r w:rsidRPr="00A25529">
        <w:rPr>
          <w:rStyle w:val="pxfinstr"/>
          <w:i/>
          <w:iCs/>
        </w:rPr>
        <w:t>[number of members]</w:t>
      </w:r>
      <w:r w:rsidRPr="00A25529">
        <w:t xml:space="preserve"> members of whom, including the Chairperson, must be members of the Governing Committee.</w:t>
      </w:r>
    </w:p>
    <w:p w14:paraId="1FE68A7F"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6A5BDDFC"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 Library Committee of </w:t>
      </w:r>
      <w:r w:rsidRPr="00A25529">
        <w:rPr>
          <w:rStyle w:val="pxfinstr"/>
          <w:i/>
          <w:iCs/>
        </w:rPr>
        <w:t>[number of members]</w:t>
      </w:r>
      <w:r w:rsidRPr="00A25529">
        <w:t xml:space="preserve"> members.</w:t>
      </w:r>
    </w:p>
    <w:p w14:paraId="6160010F"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3B158799"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An Art Committee of </w:t>
      </w:r>
      <w:r w:rsidRPr="00A25529">
        <w:rPr>
          <w:rStyle w:val="pxfinstr"/>
          <w:i/>
          <w:iCs/>
        </w:rPr>
        <w:t>[number of members]</w:t>
      </w:r>
      <w:r w:rsidRPr="00A25529">
        <w:t xml:space="preserve"> members.</w:t>
      </w:r>
    </w:p>
    <w:p w14:paraId="43FFC8AE"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46C29BB8"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 Squash Committee of </w:t>
      </w:r>
      <w:r w:rsidRPr="00A25529">
        <w:rPr>
          <w:rStyle w:val="pxfinstr"/>
          <w:i/>
          <w:iCs/>
        </w:rPr>
        <w:t>[number of members]</w:t>
      </w:r>
      <w:r w:rsidRPr="00A25529">
        <w:t xml:space="preserve"> members.</w:t>
      </w:r>
    </w:p>
    <w:p w14:paraId="32DCB9E3"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58D3FD59"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Any other committees as the Governing Committee may, from time to time, in its discretion, deem advisable.</w:t>
      </w:r>
    </w:p>
    <w:p w14:paraId="57AB2EE6"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5D331926"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Without in any way limiting the general powers of the Governing Committee, the Committee's powers include the following power and authority:</w:t>
      </w:r>
    </w:p>
    <w:p w14:paraId="0C58C0B7" w14:textId="77777777" w:rsidR="00FB29D8" w:rsidRPr="00A25529" w:rsidRDefault="00FB29D8">
      <w:pPr>
        <w:pStyle w:val="pxformattachfl"/>
        <w:ind w:left="500"/>
      </w:pPr>
      <w:r w:rsidRPr="00A25529">
        <w:t xml:space="preserve"> </w:t>
      </w:r>
    </w:p>
    <w:p w14:paraId="43E5F443"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67D888A0"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admit rules for their own government.</w:t>
      </w:r>
    </w:p>
    <w:p w14:paraId="78FE5D9B"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5159EA56"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admit members and to expel or to suspend them by ballot; a two-thirds vote of the entire Governing Committee expelling, and a majority vote of those present at a meeting suspending.</w:t>
      </w:r>
    </w:p>
    <w:p w14:paraId="017FB5CB"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1B6DEA57"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prescribe rules for the admission of strangers.</w:t>
      </w:r>
    </w:p>
    <w:p w14:paraId="62C3CAEB"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0C4C915F"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prescribe rules for the use of the Club by the members and for their conduct in the Club House.</w:t>
      </w:r>
    </w:p>
    <w:p w14:paraId="7071AC32"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53E7ED54"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fix penalties for violation of the rules and to enforce the same.</w:t>
      </w:r>
    </w:p>
    <w:p w14:paraId="03889067"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29186D93"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expel, suspend, or otherwise discipline a member for cause, including any conduct which in the opinion of the Governing Committee is improper and prejudicial to the Club. Any action under this section may be revoked or modified by subsequent vote of the Governing Committee.</w:t>
      </w:r>
    </w:p>
    <w:p w14:paraId="2930760C"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G. </w:t>
      </w:r>
    </w:p>
    <w:p w14:paraId="432D7570"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To remit penalties and to suspend the operation of the penalties provided in Article </w:t>
      </w:r>
      <w:r w:rsidRPr="00A25529">
        <w:rPr>
          <w:rStyle w:val="pxfinstr"/>
          <w:i/>
          <w:iCs/>
        </w:rPr>
        <w:t>[designation of article]</w:t>
      </w:r>
      <w:r w:rsidRPr="00A25529">
        <w:t xml:space="preserve"> by extending the time within which a member's indebtedness must be paid.</w:t>
      </w:r>
    </w:p>
    <w:p w14:paraId="41FF23AD"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H. </w:t>
      </w:r>
    </w:p>
    <w:p w14:paraId="74088374"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call special meetings of the Club, the purposes of which shall be stated in the call for the meeting.</w:t>
      </w:r>
    </w:p>
    <w:p w14:paraId="05A7F0A8"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I. </w:t>
      </w:r>
    </w:p>
    <w:p w14:paraId="16C805B8"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fix from time to time initiation fees and dues.</w:t>
      </w:r>
    </w:p>
    <w:p w14:paraId="12902F86"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J. </w:t>
      </w:r>
    </w:p>
    <w:p w14:paraId="407BECB0"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alter or rescind any rule.</w:t>
      </w:r>
    </w:p>
    <w:p w14:paraId="6D3400F0" w14:textId="77777777" w:rsidR="00FB29D8" w:rsidRPr="00A25529" w:rsidRDefault="00FB29D8">
      <w:pPr>
        <w:pStyle w:val="pxformnotes"/>
        <w:jc w:val="center"/>
        <w:rPr>
          <w:sz w:val="24"/>
          <w:szCs w:val="24"/>
        </w:rPr>
      </w:pPr>
      <w:r w:rsidRPr="00A25529">
        <w:rPr>
          <w:rStyle w:val="pxvis"/>
          <w:rFonts w:cs="Arial"/>
          <w:bCs/>
          <w:sz w:val="50"/>
          <w:rPrChange w:id="5051" w:author="Cara Cardinale" w:date="2025-03-04T10:36:00Z">
            <w:rPr>
              <w:rStyle w:val="pxvis"/>
              <w:rFonts w:cs="Arial"/>
              <w:bCs/>
            </w:rPr>
          </w:rPrChange>
        </w:rPr>
        <w:t>Notes to Form</w:t>
      </w:r>
    </w:p>
    <w:p w14:paraId="7F14F1B1" w14:textId="77777777" w:rsidR="00FB29D8" w:rsidRPr="00A25529" w:rsidRDefault="00FB29D8">
      <w:pPr>
        <w:pStyle w:val="pxformnotes"/>
        <w:rPr>
          <w:sz w:val="24"/>
          <w:szCs w:val="24"/>
        </w:rPr>
      </w:pPr>
    </w:p>
    <w:p w14:paraId="618912E7" w14:textId="77777777" w:rsidR="00FB29D8" w:rsidRPr="00A25529" w:rsidRDefault="00FB29D8">
      <w:pPr>
        <w:pStyle w:val="pxformnote"/>
        <w:spacing w:before="180"/>
      </w:pPr>
      <w:del w:id="5052" w:author="Cara Cardinale" w:date="2025-01-14T20:47:00Z">
        <w:r w:rsidRPr="00A25529" w:rsidDel="00CF1278">
          <w:delText>Drafter's Note</w:delText>
        </w:r>
      </w:del>
      <w:r w:rsidRPr="00A25529">
        <w:t xml:space="preserve"> </w:t>
      </w:r>
    </w:p>
    <w:p w14:paraId="62A70E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w:t>
      </w:r>
      <w:r w:rsidRPr="00A25529">
        <w:rPr>
          <w:vanish/>
        </w:rPr>
        <w:t>&amp;ldquo;</w:t>
      </w:r>
      <w:r w:rsidRPr="00A25529">
        <w:rPr>
          <w:rStyle w:val="pxvis"/>
          <w:rFonts w:ascii="Times NewRoman" w:hAnsi="Times NewRoman"/>
          <w:b w:val="0"/>
          <w:sz w:val="24"/>
        </w:rPr>
        <w:t>“</w:t>
      </w:r>
      <w:r w:rsidRPr="00A25529">
        <w:t>Governing Committee</w:t>
      </w:r>
      <w:r w:rsidRPr="00A25529">
        <w:rPr>
          <w:vanish/>
        </w:rPr>
        <w:t>&amp;rdquo;</w:t>
      </w:r>
      <w:r w:rsidRPr="00A25529">
        <w:rPr>
          <w:rStyle w:val="pxvis"/>
          <w:rFonts w:ascii="Times NewRoman" w:hAnsi="Times NewRoman"/>
          <w:b w:val="0"/>
          <w:sz w:val="24"/>
        </w:rPr>
        <w:t>”</w:t>
      </w:r>
      <w:r w:rsidRPr="00A25529">
        <w:t xml:space="preserve"> is in effect the board of directors of this club.</w:t>
      </w:r>
    </w:p>
    <w:p w14:paraId="3DE9AA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ins w:id="5053" w:author="Cara Cardinale" w:date="2025-01-23T17:59:00Z">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5054" w:author="Cara Cardinale" w:date="2025-01-23T17:59:00Z">
        <w:r w:rsidRPr="00A25529" w:rsidDel="00352040">
          <w:delText>If the certificate of incorporation or bylaws so provide, the board, by resolution adopted by a majority of the entire board, may appoint from among its members an executive committee and other committees, each consisting of three or more directors.</w:delText>
        </w:r>
      </w:del>
      <w:r w:rsidRPr="00A25529">
        <w:t xml:space="preserve"> 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st.ref.id="I05SSWU"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484E4D63" w14:textId="77777777" w:rsidR="00FB29D8" w:rsidRPr="00A25529" w:rsidRDefault="00FB29D8">
      <w:pPr>
        <w:pStyle w:val="pxformrr"/>
        <w:rPr>
          <w:sz w:val="24"/>
          <w:szCs w:val="24"/>
        </w:rPr>
      </w:pPr>
      <w:r w:rsidRPr="00A25529">
        <w:rPr>
          <w:rStyle w:val="pxvis"/>
          <w:rFonts w:cs="Arial"/>
          <w:bCs/>
          <w:sz w:val="50"/>
          <w:rPrChange w:id="5055" w:author="Cara Cardinale" w:date="2025-03-04T10:36:00Z">
            <w:rPr>
              <w:rStyle w:val="pxvis"/>
              <w:rFonts w:cs="Arial"/>
              <w:bCs/>
            </w:rPr>
          </w:rPrChange>
        </w:rPr>
        <w:t>Research References</w:t>
      </w:r>
    </w:p>
    <w:p w14:paraId="7EFBB74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tk.ref.id="I05OL7I"</w:instrText>
      </w:r>
      <w:r w:rsidRPr="00A25529">
        <w:rPr>
          <w:rStyle w:val="pxtk"/>
        </w:rPr>
        <w:fldChar w:fldCharType="end"/>
      </w:r>
      <w:r w:rsidRPr="00A25529">
        <w:rPr>
          <w:rStyle w:val="pxtk"/>
        </w:rPr>
        <w:t>West's Key Number Digest, Corporations and Business Organizations &amp;key;3423</w:t>
      </w:r>
    </w:p>
    <w:p w14:paraId="19B27F8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rc.ref.id="I05KDI6"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ins w:id="5056" w:author="Cara Cardinale" w:date="2025-01-21T11:47:00Z">
        <w:r w:rsidR="00D0029E" w:rsidRPr="00A25529">
          <w:rPr>
            <w:rStyle w:val="pxrc"/>
          </w:rPr>
          <w:t>592 to 594</w:t>
        </w:r>
      </w:ins>
      <w:del w:id="5057" w:author="Cara Cardinale" w:date="2025-01-21T11:46:00Z">
        <w:r w:rsidRPr="00A25529" w:rsidDel="00D0029E">
          <w:rPr>
            <w:rStyle w:val="pxrc"/>
          </w:rPr>
          <w:delText>596 to 599</w:delText>
        </w:r>
      </w:del>
    </w:p>
    <w:p w14:paraId="6FD40196" w14:textId="77777777" w:rsidR="00FB29D8" w:rsidRPr="00A25529" w:rsidRDefault="00FB29D8">
      <w:pPr>
        <w:pStyle w:val="pxd"/>
        <w:spacing w:before="180"/>
      </w:pPr>
      <w:r w:rsidRPr="00A25529">
        <w:t>(6) Adoption of Bylaws</w:t>
      </w:r>
    </w:p>
    <w:p w14:paraId="334DCEA1" w14:textId="77777777" w:rsidR="00FB29D8" w:rsidRPr="00A25529" w:rsidRDefault="00FB29D8">
      <w:pPr>
        <w:pStyle w:val="pxs"/>
        <w:spacing w:before="180"/>
        <w:rPr>
          <w:rPrChange w:id="5058" w:author="Cara Cardinale" w:date="2025-03-04T10:36:00Z">
            <w:rPr>
              <w:sz w:val="27"/>
            </w:rPr>
          </w:rPrChange>
        </w:rPr>
      </w:pPr>
      <w:r w:rsidRPr="00A25529">
        <w:rPr>
          <w:rPrChange w:id="5059" w:author="Cara Cardinale" w:date="2025-03-04T10:36:00Z">
            <w:rPr>
              <w:sz w:val="27"/>
            </w:rPr>
          </w:rPrChange>
        </w:rPr>
        <w:t>30:134. Resolution adopting bylaws</w:t>
      </w:r>
      <w:r w:rsidRPr="00A25529">
        <w:rPr>
          <w:rStyle w:val="pxsep"/>
        </w:rPr>
        <w:t xml:space="preserve">-- </w:t>
      </w:r>
      <w:r w:rsidRPr="00A25529">
        <w:rPr>
          <w:rPrChange w:id="5060" w:author="Cara Cardinale" w:date="2025-03-04T10:36:00Z">
            <w:rPr>
              <w:sz w:val="27"/>
            </w:rPr>
          </w:rPrChange>
        </w:rPr>
        <w:t>By directors</w:t>
      </w:r>
    </w:p>
    <w:p w14:paraId="4AFCC922" w14:textId="77777777" w:rsidR="00FB29D8" w:rsidRPr="00A25529" w:rsidRDefault="00FB29D8">
      <w:pPr>
        <w:pStyle w:val="pxov"/>
        <w:rPr>
          <w:vanish/>
        </w:rPr>
      </w:pPr>
      <w:r w:rsidRPr="00A25529">
        <w:rPr>
          <w:vanish/>
        </w:rPr>
        <w:t>FMS</w:t>
      </w:r>
    </w:p>
    <w:p w14:paraId="5EBD049A" w14:textId="77777777" w:rsidR="00FB29D8" w:rsidRPr="00A25529" w:rsidRDefault="00FB29D8">
      <w:pPr>
        <w:pStyle w:val="pxov"/>
        <w:rPr>
          <w:vanish/>
        </w:rPr>
      </w:pPr>
      <w:r w:rsidRPr="00A25529">
        <w:rPr>
          <w:vanish/>
        </w:rPr>
        <w:t>NFP</w:t>
      </w:r>
    </w:p>
    <w:p w14:paraId="14666D54" w14:textId="77777777" w:rsidR="00FB29D8" w:rsidRPr="00A25529" w:rsidRDefault="00FB29D8">
      <w:pPr>
        <w:pStyle w:val="pxov"/>
        <w:rPr>
          <w:vanish/>
        </w:rPr>
      </w:pPr>
      <w:r w:rsidRPr="00A25529">
        <w:rPr>
          <w:vanish/>
        </w:rPr>
        <w:t>COL</w:t>
      </w:r>
    </w:p>
    <w:p w14:paraId="387CD9C7" w14:textId="77777777" w:rsidR="00FB29D8" w:rsidRPr="00A25529" w:rsidRDefault="00FB29D8">
      <w:pPr>
        <w:pStyle w:val="pxov"/>
        <w:rPr>
          <w:vanish/>
        </w:rPr>
      </w:pPr>
      <w:r w:rsidRPr="00A25529">
        <w:rPr>
          <w:vanish/>
        </w:rPr>
        <w:t>FCV</w:t>
      </w:r>
    </w:p>
    <w:p w14:paraId="28BB6BDB" w14:textId="77777777" w:rsidR="00FB29D8" w:rsidRPr="00A25529" w:rsidRDefault="00FB29D8">
      <w:pPr>
        <w:pStyle w:val="pxov"/>
        <w:rPr>
          <w:vanish/>
        </w:rPr>
      </w:pPr>
      <w:r w:rsidRPr="00A25529">
        <w:rPr>
          <w:vanish/>
        </w:rPr>
        <w:t>FTR</w:t>
      </w:r>
    </w:p>
    <w:p w14:paraId="39256BC1" w14:textId="77777777" w:rsidR="00FB29D8" w:rsidRPr="00A25529" w:rsidRDefault="00FB29D8">
      <w:pPr>
        <w:pStyle w:val="pxov"/>
        <w:rPr>
          <w:vanish/>
        </w:rPr>
      </w:pPr>
      <w:r w:rsidRPr="00A25529">
        <w:rPr>
          <w:vanish/>
        </w:rPr>
        <w:t>EBL</w:t>
      </w:r>
    </w:p>
    <w:p w14:paraId="6BA3919E" w14:textId="77777777" w:rsidR="00FB29D8" w:rsidRPr="00A25529" w:rsidRDefault="00FB29D8">
      <w:pPr>
        <w:pStyle w:val="pxov"/>
        <w:rPr>
          <w:vanish/>
        </w:rPr>
      </w:pPr>
      <w:r w:rsidRPr="00A25529">
        <w:rPr>
          <w:vanish/>
        </w:rPr>
        <w:t>TEM</w:t>
      </w:r>
    </w:p>
    <w:p w14:paraId="7D1657AD" w14:textId="77777777" w:rsidR="00FB29D8" w:rsidRPr="00A25529" w:rsidRDefault="00FB29D8">
      <w:pPr>
        <w:pStyle w:val="pxov"/>
        <w:rPr>
          <w:vanish/>
        </w:rPr>
      </w:pPr>
      <w:r w:rsidRPr="00A25529">
        <w:rPr>
          <w:vanish/>
        </w:rPr>
        <w:t>MTD</w:t>
      </w:r>
    </w:p>
    <w:p w14:paraId="5D2E7C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form.fid="Id55bedb01b6411e684899cfd92da4eb0"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No bylaws having been adopted governing the conduct of the internal affairs of this club, and the set of bylaws presented to this meeting being suitable for the purpose and their adoption being in the best interests of the club,</w:t>
      </w:r>
    </w:p>
    <w:p w14:paraId="5B7140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 xml:space="preserve">It is therefore resolved on this </w:t>
      </w:r>
      <w:r w:rsidRPr="00A25529">
        <w:rPr>
          <w:rStyle w:val="pxfinstr"/>
          <w:i/>
          <w:iCs/>
        </w:rPr>
        <w:t>[date of resolution]</w:t>
      </w:r>
      <w:r w:rsidRPr="00A25529">
        <w:t>, that the bylaws presented to this meeting become the bylaws of this club effective immediately.</w:t>
      </w:r>
    </w:p>
    <w:p w14:paraId="22B5F8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It is further resolved that the bylaws be authenticated as such by the certificate of the secretary of this club and placed in the club's minute book. It is further resolved that a full and true copy of the bylaws, certified by the secretary, be kept at the principal office of the club for inspection by shareholders at all reasonable times during business hours.</w:t>
      </w:r>
    </w:p>
    <w:p w14:paraId="3A0DD6ED"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3FFB0C6D"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D1892A2"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52BE0CF1" w14:textId="77777777" w:rsidR="00FB29D8" w:rsidRPr="00A25529" w:rsidRDefault="00FB29D8">
      <w:pPr>
        <w:pStyle w:val="pxformnotes"/>
        <w:jc w:val="center"/>
        <w:rPr>
          <w:sz w:val="24"/>
          <w:szCs w:val="24"/>
        </w:rPr>
      </w:pPr>
      <w:r w:rsidRPr="00A25529">
        <w:rPr>
          <w:rStyle w:val="pxvis"/>
          <w:rFonts w:cs="Arial"/>
          <w:bCs/>
          <w:sz w:val="24"/>
          <w:szCs w:val="24"/>
          <w:rPrChange w:id="5061" w:author="Cara Cardinale" w:date="2025-03-04T10:36:00Z">
            <w:rPr>
              <w:rStyle w:val="pxvis"/>
              <w:rFonts w:cs="Arial"/>
              <w:bCs/>
              <w:szCs w:val="24"/>
            </w:rPr>
          </w:rPrChange>
        </w:rPr>
        <w:t>Notes to Form</w:t>
      </w:r>
    </w:p>
    <w:p w14:paraId="60036D50" w14:textId="77777777" w:rsidR="00FB29D8" w:rsidRPr="00A25529" w:rsidRDefault="00FB29D8">
      <w:pPr>
        <w:pStyle w:val="pxformnotes"/>
        <w:rPr>
          <w:sz w:val="24"/>
          <w:szCs w:val="24"/>
        </w:rPr>
      </w:pPr>
    </w:p>
    <w:p w14:paraId="7E858840" w14:textId="77777777" w:rsidR="00FB29D8" w:rsidRPr="00A25529" w:rsidRDefault="00FB29D8">
      <w:pPr>
        <w:pStyle w:val="pxformnote"/>
        <w:spacing w:before="180"/>
      </w:pPr>
      <w:del w:id="5062" w:author="Cara Cardinale" w:date="2025-01-14T20:47:00Z">
        <w:r w:rsidRPr="00A25529" w:rsidDel="00CF1278">
          <w:delText>Drafter's Note</w:delText>
        </w:r>
      </w:del>
      <w:r w:rsidRPr="00A25529">
        <w:t xml:space="preserve"> </w:t>
      </w:r>
    </w:p>
    <w:p w14:paraId="63C8F8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 xml:space="preserve">The initial bylaws may be adopted by the incorporators at the organization meeting and, if no so adopted by the incorporators, by the board of directors. </w:t>
      </w:r>
      <w:r w:rsidRPr="00A25529">
        <w:rPr>
          <w:rStyle w:val="pxst"/>
          <w:color w:val="FF0000"/>
          <w:vertAlign w:val="superscript"/>
        </w:rPr>
        <w:t>►</w:t>
      </w:r>
      <w:r w:rsidRPr="00A25529">
        <w:rPr>
          <w:rStyle w:val="pxst"/>
        </w:rPr>
        <w:fldChar w:fldCharType="begin"/>
      </w:r>
      <w:r w:rsidRPr="00A25529">
        <w:rPr>
          <w:rStyle w:val="pxst"/>
        </w:rPr>
        <w:instrText>st.ref.id="I00F174"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xml:space="preserve">. The power to alter, amend or repeal the bylaws or to adopt new bylaws is vested in the members and, unless otherwise provided in the certificate of incorporation or the bylaws adopted by the members, also in the board of directors. </w:t>
      </w:r>
      <w:r w:rsidRPr="00A25529">
        <w:rPr>
          <w:rStyle w:val="pxst"/>
          <w:color w:val="FF0000"/>
          <w:vertAlign w:val="superscript"/>
        </w:rPr>
        <w:t>►</w:t>
      </w:r>
      <w:r w:rsidRPr="00A25529">
        <w:rPr>
          <w:rStyle w:val="pxst"/>
        </w:rPr>
        <w:fldChar w:fldCharType="begin"/>
      </w:r>
      <w:r w:rsidRPr="00A25529">
        <w:rPr>
          <w:rStyle w:val="pxst"/>
        </w:rPr>
        <w:instrText>st.ref.id="I00HUC0"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2FF462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 xml:space="preserve">For purposes of the N.Y. Not-for-Profit Corporation Law, the initial bylaws of a corporation adopted by the incorporators at the organization meeting (or by the board if not so adopted by the incorporators) will be deemed to have been adopted by the members. See </w:t>
      </w:r>
      <w:r w:rsidRPr="00A25529">
        <w:rPr>
          <w:rStyle w:val="pxst"/>
          <w:color w:val="FF0000"/>
          <w:vertAlign w:val="superscript"/>
        </w:rPr>
        <w:t>►</w:t>
      </w:r>
      <w:r w:rsidRPr="00A25529">
        <w:rPr>
          <w:rStyle w:val="pxst"/>
        </w:rPr>
        <w:fldChar w:fldCharType="begin"/>
      </w:r>
      <w:r w:rsidRPr="00A25529">
        <w:rPr>
          <w:rStyle w:val="pxst"/>
        </w:rPr>
        <w:instrText>st.ref.id="I006LSJ"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w:t>
      </w:r>
    </w:p>
    <w:p w14:paraId="4D7E94E2" w14:textId="77777777" w:rsidR="00FB29D8" w:rsidRPr="00A25529" w:rsidDel="00B2331F" w:rsidRDefault="00FB29D8">
      <w:pPr>
        <w:pStyle w:val="pxformp"/>
        <w:rPr>
          <w:del w:id="5063" w:author="Cara Cardinale" w:date="2025-01-27T11:10:00Z"/>
        </w:rPr>
      </w:pPr>
      <w:del w:id="5064" w:author="Cara Cardinale" w:date="2025-01-27T11:10:00Z">
        <w:r w:rsidRPr="00A25529" w:rsidDel="00B2331F">
          <w:delText xml:space="preserve"> </w:delText>
        </w:r>
        <w:r w:rsidRPr="00A25529" w:rsidDel="00B2331F">
          <w:rPr>
            <w:rStyle w:val="pxvis"/>
            <w:rFonts w:ascii="Times NewRoman" w:hAnsi="Times NewRoman"/>
            <w:b w:val="0"/>
            <w:sz w:val="24"/>
          </w:rPr>
          <w:tab/>
        </w:r>
        <w:r w:rsidRPr="00A25529" w:rsidDel="00B2331F">
          <w:rPr>
            <w:color w:val="FF0000"/>
            <w:vertAlign w:val="superscript"/>
          </w:rPr>
          <w:delText>►</w:delText>
        </w:r>
        <w:r w:rsidRPr="00A25529" w:rsidDel="00B2331F">
          <w:fldChar w:fldCharType="begin"/>
        </w:r>
        <w:r w:rsidRPr="00A25529" w:rsidDel="00B2331F">
          <w:delInstrText>p.ct.id="f2fd26a0b92511efa75bc0a5c2da1858|143|30:134"</w:delInstrText>
        </w:r>
        <w:r w:rsidRPr="00A25529" w:rsidDel="00B2331F">
          <w:fldChar w:fldCharType="end"/>
        </w:r>
        <w:r w:rsidRPr="00A25529" w:rsidDel="00B2331F">
          <w:delText xml:space="preserve">Note that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st.ref.id="I009EXF"</w:delInstrText>
        </w:r>
        <w:r w:rsidRPr="00A25529" w:rsidDel="00B2331F">
          <w:rPr>
            <w:rStyle w:val="pxst"/>
          </w:rPr>
          <w:fldChar w:fldCharType="end"/>
        </w:r>
        <w:r w:rsidRPr="00A25529" w:rsidDel="00B2331F">
          <w:rPr>
            <w:rStyle w:val="pxst"/>
          </w:rPr>
          <w:delText xml:space="preserve">N-PCL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602</w:delText>
        </w:r>
        <w:r w:rsidRPr="00A25529" w:rsidDel="00B2331F">
          <w:delText xml:space="preserve"> has been amended by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st.ref.id="I00C82B"</w:delInstrText>
        </w:r>
        <w:r w:rsidRPr="00A25529" w:rsidDel="00B2331F">
          <w:rPr>
            <w:rStyle w:val="pxst"/>
          </w:rPr>
          <w:fldChar w:fldCharType="end"/>
        </w:r>
        <w:r w:rsidRPr="00A25529" w:rsidDel="00B2331F">
          <w:rPr>
            <w:rStyle w:val="pxst"/>
          </w:rPr>
          <w:delText xml:space="preserve">L.2019, c. 558,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2, eff. Jan. 24, 2020</w:delText>
        </w:r>
        <w:r w:rsidRPr="00A25529" w:rsidDel="00B2331F">
          <w:delText xml:space="preserve"> that adds subsection (g) as follows:</w:delText>
        </w:r>
      </w:del>
    </w:p>
    <w:p w14:paraId="0C22701B" w14:textId="77777777" w:rsidR="00FB29D8" w:rsidRPr="00A25529" w:rsidDel="00B2331F" w:rsidRDefault="00FB29D8">
      <w:pPr>
        <w:pStyle w:val="pxformqbqp"/>
        <w:ind w:left="500"/>
        <w:rPr>
          <w:del w:id="5065" w:author="Cara Cardinale" w:date="2025-01-27T11:10:00Z"/>
          <w:sz w:val="24"/>
          <w:szCs w:val="24"/>
          <w:rPrChange w:id="5066" w:author="Cara Cardinale" w:date="2025-03-04T10:36:00Z">
            <w:rPr>
              <w:del w:id="5067" w:author="Cara Cardinale" w:date="2025-01-27T11:10:00Z"/>
              <w:szCs w:val="24"/>
            </w:rPr>
          </w:rPrChange>
        </w:rPr>
      </w:pPr>
      <w:del w:id="5068" w:author="Cara Cardinale" w:date="2025-01-27T11:10:00Z">
        <w:r w:rsidRPr="00BD0DFB" w:rsidDel="00B2331F">
          <w:rPr>
            <w:color w:val="FF0000"/>
            <w:vertAlign w:val="superscript"/>
          </w:rPr>
          <w:delText>►</w:delText>
        </w:r>
        <w:r w:rsidRPr="00BD0DFB" w:rsidDel="00B2331F">
          <w:rPr>
            <w:sz w:val="24"/>
            <w:szCs w:val="24"/>
          </w:rPr>
          <w:fldChar w:fldCharType="begin"/>
        </w:r>
        <w:r w:rsidRPr="00A25529" w:rsidDel="00B2331F">
          <w:rPr>
            <w:sz w:val="24"/>
            <w:szCs w:val="24"/>
            <w:rPrChange w:id="5069" w:author="Cara Cardinale" w:date="2025-03-04T10:36:00Z">
              <w:rPr>
                <w:szCs w:val="24"/>
              </w:rPr>
            </w:rPrChange>
          </w:rPr>
          <w:delInstrText>qp.pstart="n"</w:delInstrText>
        </w:r>
        <w:r w:rsidRPr="00BD0DFB" w:rsidDel="00B2331F">
          <w:rPr>
            <w:sz w:val="24"/>
            <w:szCs w:val="24"/>
          </w:rPr>
          <w:fldChar w:fldCharType="end"/>
        </w:r>
        <w:r w:rsidRPr="00A25529" w:rsidDel="00B2331F">
          <w:rPr>
            <w:sz w:val="24"/>
            <w:szCs w:val="24"/>
            <w:rPrChange w:id="5070" w:author="Cara Cardinale" w:date="2025-03-04T10:36:00Z">
              <w:rPr>
                <w:szCs w:val="24"/>
              </w:rPr>
            </w:rPrChange>
          </w:rPr>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203372A9" w14:textId="77777777" w:rsidR="00FB29D8" w:rsidRPr="00A25529" w:rsidRDefault="00FB29D8">
      <w:pPr>
        <w:pStyle w:val="pxformrr"/>
        <w:rPr>
          <w:sz w:val="24"/>
          <w:szCs w:val="24"/>
        </w:rPr>
      </w:pPr>
      <w:r w:rsidRPr="00A25529">
        <w:rPr>
          <w:rStyle w:val="pxvis"/>
          <w:rFonts w:cs="Arial"/>
          <w:bCs/>
          <w:sz w:val="24"/>
          <w:szCs w:val="24"/>
          <w:rPrChange w:id="5071" w:author="Cara Cardinale" w:date="2025-03-04T10:36:00Z">
            <w:rPr>
              <w:rStyle w:val="pxvis"/>
              <w:rFonts w:cs="Arial"/>
              <w:bCs/>
              <w:szCs w:val="24"/>
            </w:rPr>
          </w:rPrChange>
        </w:rPr>
        <w:t>Research References</w:t>
      </w:r>
    </w:p>
    <w:p w14:paraId="70C26F5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tk.ref.id="I00F177"</w:instrText>
      </w:r>
      <w:r w:rsidRPr="00A25529">
        <w:rPr>
          <w:rStyle w:val="pxtk"/>
        </w:rPr>
        <w:fldChar w:fldCharType="end"/>
      </w:r>
      <w:r w:rsidRPr="00A25529">
        <w:rPr>
          <w:rStyle w:val="pxtk"/>
        </w:rPr>
        <w:t>West's Key Number Digest, Corporations and Business Organizations &amp;key;3384</w:t>
      </w:r>
    </w:p>
    <w:p w14:paraId="6E376F4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rc.ref.id="I00HUC3"</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w:t>
      </w:r>
      <w:ins w:id="5072" w:author="Cara Cardinale" w:date="2025-01-19T18:51:00Z">
        <w:r w:rsidR="001B37A3" w:rsidRPr="00A25529">
          <w:rPr>
            <w:rStyle w:val="pxrc"/>
          </w:rPr>
          <w:t>18</w:t>
        </w:r>
      </w:ins>
      <w:del w:id="5073" w:author="Cara Cardinale" w:date="2025-01-19T18:51:00Z">
        <w:r w:rsidRPr="00A25529" w:rsidDel="001B37A3">
          <w:rPr>
            <w:rStyle w:val="pxrc"/>
          </w:rPr>
          <w:delText>20</w:delText>
        </w:r>
      </w:del>
    </w:p>
    <w:p w14:paraId="5FB4894C" w14:textId="77777777" w:rsidR="00FB29D8" w:rsidRPr="00A25529" w:rsidRDefault="00FB29D8">
      <w:pPr>
        <w:pStyle w:val="pxs"/>
        <w:spacing w:before="180"/>
        <w:rPr>
          <w:rPrChange w:id="5074" w:author="Cara Cardinale" w:date="2025-03-04T10:36:00Z">
            <w:rPr>
              <w:sz w:val="27"/>
            </w:rPr>
          </w:rPrChange>
        </w:rPr>
      </w:pPr>
      <w:r w:rsidRPr="00A25529">
        <w:rPr>
          <w:rPrChange w:id="5075" w:author="Cara Cardinale" w:date="2025-03-04T10:36:00Z">
            <w:rPr>
              <w:sz w:val="27"/>
            </w:rPr>
          </w:rPrChange>
        </w:rPr>
        <w:t>30:135. Resolution adopting bylaws</w:t>
      </w:r>
      <w:r w:rsidRPr="00A25529">
        <w:rPr>
          <w:rStyle w:val="pxsep"/>
        </w:rPr>
        <w:t xml:space="preserve">-- </w:t>
      </w:r>
      <w:r w:rsidRPr="00A25529">
        <w:rPr>
          <w:rPrChange w:id="5076" w:author="Cara Cardinale" w:date="2025-03-04T10:36:00Z">
            <w:rPr>
              <w:sz w:val="27"/>
            </w:rPr>
          </w:rPrChange>
        </w:rPr>
        <w:t>By members</w:t>
      </w:r>
    </w:p>
    <w:p w14:paraId="2C0423B8" w14:textId="77777777" w:rsidR="00FB29D8" w:rsidRPr="00A25529" w:rsidRDefault="00FB29D8">
      <w:pPr>
        <w:pStyle w:val="pxov"/>
        <w:rPr>
          <w:vanish/>
        </w:rPr>
      </w:pPr>
      <w:r w:rsidRPr="00A25529">
        <w:rPr>
          <w:vanish/>
        </w:rPr>
        <w:t>FMS</w:t>
      </w:r>
    </w:p>
    <w:p w14:paraId="35DB0E08" w14:textId="77777777" w:rsidR="00FB29D8" w:rsidRPr="00A25529" w:rsidRDefault="00FB29D8">
      <w:pPr>
        <w:pStyle w:val="pxov"/>
        <w:rPr>
          <w:vanish/>
        </w:rPr>
      </w:pPr>
      <w:r w:rsidRPr="00A25529">
        <w:rPr>
          <w:vanish/>
        </w:rPr>
        <w:t>NFP</w:t>
      </w:r>
    </w:p>
    <w:p w14:paraId="2FB6079F" w14:textId="77777777" w:rsidR="00FB29D8" w:rsidRPr="00A25529" w:rsidRDefault="00FB29D8">
      <w:pPr>
        <w:pStyle w:val="pxov"/>
        <w:rPr>
          <w:vanish/>
        </w:rPr>
      </w:pPr>
      <w:r w:rsidRPr="00A25529">
        <w:rPr>
          <w:vanish/>
        </w:rPr>
        <w:t>COL</w:t>
      </w:r>
    </w:p>
    <w:p w14:paraId="754F39DF" w14:textId="77777777" w:rsidR="00FB29D8" w:rsidRPr="00A25529" w:rsidRDefault="00FB29D8">
      <w:pPr>
        <w:pStyle w:val="pxov"/>
        <w:rPr>
          <w:vanish/>
        </w:rPr>
      </w:pPr>
      <w:r w:rsidRPr="00A25529">
        <w:rPr>
          <w:vanish/>
        </w:rPr>
        <w:t>FCV</w:t>
      </w:r>
    </w:p>
    <w:p w14:paraId="7B6C1B6A" w14:textId="77777777" w:rsidR="00FB29D8" w:rsidRPr="00A25529" w:rsidRDefault="00FB29D8">
      <w:pPr>
        <w:pStyle w:val="pxov"/>
        <w:rPr>
          <w:vanish/>
        </w:rPr>
      </w:pPr>
      <w:r w:rsidRPr="00A25529">
        <w:rPr>
          <w:vanish/>
        </w:rPr>
        <w:t>FTR</w:t>
      </w:r>
    </w:p>
    <w:p w14:paraId="7D64B800" w14:textId="77777777" w:rsidR="00FB29D8" w:rsidRPr="00A25529" w:rsidRDefault="00FB29D8">
      <w:pPr>
        <w:pStyle w:val="pxov"/>
        <w:rPr>
          <w:vanish/>
        </w:rPr>
      </w:pPr>
      <w:r w:rsidRPr="00A25529">
        <w:rPr>
          <w:vanish/>
        </w:rPr>
        <w:t>EBL</w:t>
      </w:r>
    </w:p>
    <w:p w14:paraId="1BF3DA01" w14:textId="77777777" w:rsidR="00FB29D8" w:rsidRPr="00A25529" w:rsidRDefault="00FB29D8">
      <w:pPr>
        <w:pStyle w:val="pxov"/>
        <w:rPr>
          <w:vanish/>
        </w:rPr>
      </w:pPr>
      <w:r w:rsidRPr="00A25529">
        <w:rPr>
          <w:vanish/>
        </w:rPr>
        <w:t>TEM</w:t>
      </w:r>
    </w:p>
    <w:p w14:paraId="74FF1188" w14:textId="77777777" w:rsidR="00FB29D8" w:rsidRPr="00A25529" w:rsidRDefault="00FB29D8">
      <w:pPr>
        <w:pStyle w:val="pxov"/>
        <w:rPr>
          <w:vanish/>
        </w:rPr>
      </w:pPr>
      <w:r w:rsidRPr="00A25529">
        <w:rPr>
          <w:vanish/>
        </w:rPr>
        <w:t>MTD</w:t>
      </w:r>
    </w:p>
    <w:p w14:paraId="78507E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form.fid="Id55c3bd01b6411e684899cfd92da4eb0"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 xml:space="preserve">It is resolved that the members of </w:t>
      </w:r>
      <w:r w:rsidRPr="00A25529">
        <w:rPr>
          <w:rStyle w:val="pxfinstr"/>
          <w:i/>
          <w:iCs/>
        </w:rPr>
        <w:t>[name of corporation]</w:t>
      </w:r>
      <w:r w:rsidRPr="00A25529">
        <w:t xml:space="preserve">, a New York not-for-profit corporation, on </w:t>
      </w:r>
      <w:r w:rsidRPr="00A25529">
        <w:rPr>
          <w:rStyle w:val="pxfinstr"/>
          <w:i/>
          <w:iCs/>
        </w:rPr>
        <w:t>[date of resolution]</w:t>
      </w:r>
      <w:r w:rsidRPr="00A25529">
        <w:t>, approve and adopt the bylaws presented to this meeting of the members as the bylaws of the corporation.</w:t>
      </w:r>
    </w:p>
    <w:p w14:paraId="432303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It is further resolved that the bylaws be authenticated as such by the secretary of this corporation and placed in its minute book and that a full and true copy of the bylaws, certified by the secretary, be kept at the principal office of the corporation for inspection by members at all reasonable times during business hours.</w:t>
      </w:r>
    </w:p>
    <w:p w14:paraId="314AFE07"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25001DEC"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088B63D"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67C3EAEB" w14:textId="77777777" w:rsidR="00FB29D8" w:rsidRPr="00A25529" w:rsidRDefault="00FB29D8">
      <w:pPr>
        <w:pStyle w:val="pxformnotes"/>
        <w:jc w:val="center"/>
        <w:rPr>
          <w:sz w:val="24"/>
          <w:szCs w:val="24"/>
        </w:rPr>
      </w:pPr>
      <w:r w:rsidRPr="00A25529">
        <w:rPr>
          <w:rStyle w:val="pxvis"/>
          <w:rFonts w:cs="Arial"/>
          <w:bCs/>
          <w:sz w:val="24"/>
          <w:szCs w:val="24"/>
          <w:rPrChange w:id="5077" w:author="Cara Cardinale" w:date="2025-03-04T10:36:00Z">
            <w:rPr>
              <w:rStyle w:val="pxvis"/>
              <w:rFonts w:cs="Arial"/>
              <w:bCs/>
              <w:szCs w:val="24"/>
            </w:rPr>
          </w:rPrChange>
        </w:rPr>
        <w:t>Notes to Form</w:t>
      </w:r>
    </w:p>
    <w:p w14:paraId="62183261" w14:textId="77777777" w:rsidR="00FB29D8" w:rsidRPr="00A25529" w:rsidRDefault="00FB29D8">
      <w:pPr>
        <w:pStyle w:val="pxformnotes"/>
        <w:rPr>
          <w:sz w:val="24"/>
          <w:szCs w:val="24"/>
        </w:rPr>
      </w:pPr>
    </w:p>
    <w:p w14:paraId="55519A7D" w14:textId="77777777" w:rsidR="00FB29D8" w:rsidRPr="00A25529" w:rsidRDefault="00FB29D8">
      <w:pPr>
        <w:pStyle w:val="pxformnote"/>
        <w:spacing w:before="180"/>
      </w:pPr>
      <w:del w:id="5078" w:author="Cara Cardinale" w:date="2025-01-14T20:47:00Z">
        <w:r w:rsidRPr="00A25529" w:rsidDel="00CF1278">
          <w:delText>Drafter's Note</w:delText>
        </w:r>
      </w:del>
      <w:r w:rsidRPr="00A25529">
        <w:t xml:space="preserve"> </w:t>
      </w:r>
    </w:p>
    <w:p w14:paraId="36A092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 xml:space="preserve">The initial bylaws may be adopted by the incorporators at the organization meeting and, if no so adopted by the incorporators, by the board of directors. </w:t>
      </w:r>
      <w:r w:rsidRPr="00A25529">
        <w:rPr>
          <w:rStyle w:val="pxst"/>
          <w:color w:val="FF0000"/>
          <w:vertAlign w:val="superscript"/>
        </w:rPr>
        <w:t>►</w:t>
      </w:r>
      <w:r w:rsidRPr="00A25529">
        <w:rPr>
          <w:rStyle w:val="pxst"/>
        </w:rPr>
        <w:fldChar w:fldCharType="begin"/>
      </w:r>
      <w:r w:rsidRPr="00A25529">
        <w:rPr>
          <w:rStyle w:val="pxst"/>
        </w:rPr>
        <w:instrText>st.ref.id="I00KNGZ"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xml:space="preserve">. The power to alter, amend, or repeal the bylaws or to adopt new bylaws is vested in the members and, unless otherwise provided in the certificate of incorporation or the bylaws adopted by the members, also in the board of directors. </w:t>
      </w:r>
      <w:r w:rsidRPr="00A25529">
        <w:rPr>
          <w:rStyle w:val="pxst"/>
          <w:color w:val="FF0000"/>
          <w:vertAlign w:val="superscript"/>
        </w:rPr>
        <w:t>►</w:t>
      </w:r>
      <w:r w:rsidRPr="00A25529">
        <w:rPr>
          <w:rStyle w:val="pxst"/>
        </w:rPr>
        <w:fldChar w:fldCharType="begin"/>
      </w:r>
      <w:r w:rsidRPr="00A25529">
        <w:rPr>
          <w:rStyle w:val="pxst"/>
        </w:rPr>
        <w:instrText>st.ref.id="I05SSWK"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92C20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 xml:space="preserve">For purposes of the N.Y. Not-for-Profit Corp. Law, the initial bylaws of a corporation adopted by the incorporators at the organization meeting (or by the board if not so adopted by the incorporators) will be deemed to have been adopted by the members. See </w:t>
      </w:r>
      <w:r w:rsidRPr="00A25529">
        <w:rPr>
          <w:rStyle w:val="pxst"/>
          <w:color w:val="FF0000"/>
          <w:vertAlign w:val="superscript"/>
        </w:rPr>
        <w:t>►</w:t>
      </w:r>
      <w:r w:rsidRPr="00A25529">
        <w:rPr>
          <w:rStyle w:val="pxst"/>
        </w:rPr>
        <w:fldChar w:fldCharType="begin"/>
      </w:r>
      <w:r w:rsidRPr="00A25529">
        <w:rPr>
          <w:rStyle w:val="pxst"/>
        </w:rPr>
        <w:instrText>st.ref.id="I05OL78"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w:t>
      </w:r>
    </w:p>
    <w:p w14:paraId="3CD4B149" w14:textId="77777777" w:rsidR="00FB29D8" w:rsidRPr="00A25529" w:rsidDel="00B2331F" w:rsidRDefault="00FB29D8" w:rsidP="00B2331F">
      <w:pPr>
        <w:pStyle w:val="pxformp"/>
        <w:rPr>
          <w:del w:id="5079" w:author="Cara Cardinale" w:date="2025-01-27T11:10:00Z"/>
        </w:rPr>
      </w:pPr>
      <w:r w:rsidRPr="00A25529">
        <w:t xml:space="preserve"> </w:t>
      </w:r>
      <w:del w:id="5080" w:author="Cara Cardinale" w:date="2025-01-27T11:10:00Z">
        <w:r w:rsidRPr="00A25529" w:rsidDel="00B2331F">
          <w:rPr>
            <w:rStyle w:val="pxvis"/>
            <w:rFonts w:ascii="Times NewRoman" w:hAnsi="Times NewRoman"/>
            <w:b w:val="0"/>
            <w:sz w:val="24"/>
          </w:rPr>
          <w:tab/>
        </w:r>
        <w:r w:rsidRPr="00A25529" w:rsidDel="00B2331F">
          <w:rPr>
            <w:color w:val="FF0000"/>
            <w:vertAlign w:val="superscript"/>
          </w:rPr>
          <w:delText>►</w:delText>
        </w:r>
        <w:r w:rsidRPr="00A25529" w:rsidDel="00B2331F">
          <w:fldChar w:fldCharType="begin"/>
        </w:r>
        <w:r w:rsidRPr="00A25529" w:rsidDel="00B2331F">
          <w:delInstrText>p.ct.id="f2fd26a0b92511efa75bc0a5c2da1858|144|30:135"</w:delInstrText>
        </w:r>
        <w:r w:rsidRPr="00A25529" w:rsidDel="00B2331F">
          <w:fldChar w:fldCharType="end"/>
        </w:r>
        <w:r w:rsidRPr="00A25529" w:rsidDel="00B2331F">
          <w:delText xml:space="preserve">Note that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st.ref.id="I05KDHW"</w:delInstrText>
        </w:r>
        <w:r w:rsidRPr="00A25529" w:rsidDel="00B2331F">
          <w:rPr>
            <w:rStyle w:val="pxst"/>
          </w:rPr>
          <w:fldChar w:fldCharType="end"/>
        </w:r>
        <w:r w:rsidRPr="00A25529" w:rsidDel="00B2331F">
          <w:rPr>
            <w:rStyle w:val="pxst"/>
          </w:rPr>
          <w:delText xml:space="preserve">N-PCL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602</w:delText>
        </w:r>
        <w:r w:rsidRPr="00A25529" w:rsidDel="00B2331F">
          <w:delText xml:space="preserve"> has been amended by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st.ref.id="I05G5SK"</w:delInstrText>
        </w:r>
        <w:r w:rsidRPr="00A25529" w:rsidDel="00B2331F">
          <w:rPr>
            <w:rStyle w:val="pxst"/>
          </w:rPr>
          <w:fldChar w:fldCharType="end"/>
        </w:r>
        <w:r w:rsidRPr="00A25529" w:rsidDel="00B2331F">
          <w:rPr>
            <w:rStyle w:val="pxst"/>
          </w:rPr>
          <w:delText xml:space="preserve">L.2019, c. 558,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2, eff. Jan. 24, 2020</w:delText>
        </w:r>
        <w:r w:rsidRPr="00A25529" w:rsidDel="00B2331F">
          <w:delText xml:space="preserve"> that adds subsection (g) as follows:</w:delText>
        </w:r>
      </w:del>
    </w:p>
    <w:p w14:paraId="46A21F13" w14:textId="77777777" w:rsidR="00FB29D8" w:rsidRPr="00A25529" w:rsidRDefault="00FB29D8" w:rsidP="00B2331F">
      <w:pPr>
        <w:pStyle w:val="pxformp"/>
        <w:pPrChange w:id="5081" w:author="Cara Cardinale" w:date="2025-01-27T11:10:00Z">
          <w:pPr>
            <w:pStyle w:val="pxformqbqp"/>
            <w:ind w:left="500"/>
          </w:pPr>
        </w:pPrChange>
      </w:pPr>
      <w:del w:id="5082" w:author="Cara Cardinale" w:date="2025-01-27T11:10:00Z">
        <w:r w:rsidRPr="00A25529" w:rsidDel="00B2331F">
          <w:rPr>
            <w:color w:val="FF0000"/>
            <w:vertAlign w:val="superscript"/>
          </w:rPr>
          <w:delText>►</w:delText>
        </w:r>
        <w:r w:rsidRPr="00A25529" w:rsidDel="00B2331F">
          <w:fldChar w:fldCharType="begin"/>
        </w:r>
        <w:r w:rsidRPr="00A25529" w:rsidDel="00B2331F">
          <w:delInstrText>qp.pstart="n"</w:delInstrText>
        </w:r>
        <w:r w:rsidRPr="00A25529" w:rsidDel="00B2331F">
          <w:fldChar w:fldCharType="end"/>
        </w:r>
        <w:r w:rsidRPr="00A25529" w:rsidDel="00B2331F">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548F08C6" w14:textId="77777777" w:rsidR="00FB29D8" w:rsidRPr="00A25529" w:rsidRDefault="00FB29D8">
      <w:pPr>
        <w:pStyle w:val="pxformrr"/>
        <w:rPr>
          <w:sz w:val="24"/>
          <w:szCs w:val="24"/>
        </w:rPr>
      </w:pPr>
      <w:r w:rsidRPr="00A25529">
        <w:rPr>
          <w:rStyle w:val="pxvis"/>
          <w:rFonts w:cs="Arial"/>
          <w:bCs/>
          <w:sz w:val="24"/>
          <w:szCs w:val="24"/>
          <w:rPrChange w:id="5083" w:author="Cara Cardinale" w:date="2025-03-04T10:36:00Z">
            <w:rPr>
              <w:rStyle w:val="pxvis"/>
              <w:rFonts w:cs="Arial"/>
              <w:bCs/>
              <w:szCs w:val="24"/>
            </w:rPr>
          </w:rPrChange>
        </w:rPr>
        <w:t>Research References</w:t>
      </w:r>
    </w:p>
    <w:p w14:paraId="0E506AD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tk.ref.id="I00HUC5"</w:instrText>
      </w:r>
      <w:r w:rsidRPr="00A25529">
        <w:rPr>
          <w:rStyle w:val="pxtk"/>
        </w:rPr>
        <w:fldChar w:fldCharType="end"/>
      </w:r>
      <w:r w:rsidRPr="00A25529">
        <w:rPr>
          <w:rStyle w:val="pxtk"/>
        </w:rPr>
        <w:t>West's Key Number Digest, Corporations and Business Organizations &amp;key;3384</w:t>
      </w:r>
    </w:p>
    <w:p w14:paraId="3E1FD54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rc.ref.id="I00KNH1"</w:instrText>
      </w:r>
      <w:r w:rsidRPr="00A25529">
        <w:rPr>
          <w:rStyle w:val="pxrc"/>
        </w:rPr>
        <w:fldChar w:fldCharType="end"/>
      </w:r>
      <w:r w:rsidRPr="00A25529">
        <w:rPr>
          <w:rStyle w:val="pxrc"/>
        </w:rPr>
        <w:t xml:space="preserve">N.Y. Jur. 2d, Business Relationships </w:t>
      </w:r>
      <w:r w:rsidRPr="00A25529">
        <w:rPr>
          <w:rStyle w:val="pxrc"/>
          <w:vanish/>
        </w:rPr>
        <w:t>&amp;s;</w:t>
      </w:r>
      <w:del w:id="5084" w:author="Cara Cardinale" w:date="2025-01-19T18:52:00Z">
        <w:r w:rsidRPr="00A25529" w:rsidDel="001B37A3">
          <w:rPr>
            <w:rStyle w:val="pxvis"/>
            <w:rFonts w:ascii="Times NewRoman" w:hAnsi="Times NewRoman"/>
            <w:b w:val="0"/>
            <w:sz w:val="24"/>
          </w:rPr>
          <w:delText>§</w:delText>
        </w:r>
        <w:r w:rsidRPr="00A25529" w:rsidDel="001B37A3">
          <w:rPr>
            <w:rStyle w:val="pxrc"/>
          </w:rPr>
          <w:delText>120</w:delText>
        </w:r>
      </w:del>
      <w:ins w:id="5085" w:author="Cara Cardinale" w:date="2025-01-19T18:52:00Z">
        <w:r w:rsidR="001B37A3" w:rsidRPr="00A25529">
          <w:rPr>
            <w:rStyle w:val="pxvis"/>
            <w:rFonts w:ascii="Times NewRoman" w:hAnsi="Times NewRoman"/>
            <w:b w:val="0"/>
            <w:sz w:val="24"/>
          </w:rPr>
          <w:t>§118</w:t>
        </w:r>
      </w:ins>
    </w:p>
    <w:p w14:paraId="66460BD0" w14:textId="77777777" w:rsidR="00FB29D8" w:rsidRPr="00A25529" w:rsidRDefault="00FB29D8">
      <w:pPr>
        <w:pStyle w:val="pxs"/>
        <w:spacing w:before="180"/>
        <w:rPr>
          <w:rPrChange w:id="5086" w:author="Cara Cardinale" w:date="2025-03-04T10:36:00Z">
            <w:rPr>
              <w:sz w:val="27"/>
            </w:rPr>
          </w:rPrChange>
        </w:rPr>
      </w:pPr>
      <w:r w:rsidRPr="00A25529">
        <w:rPr>
          <w:rPrChange w:id="5087" w:author="Cara Cardinale" w:date="2025-03-04T10:36:00Z">
            <w:rPr>
              <w:sz w:val="27"/>
            </w:rPr>
          </w:rPrChange>
        </w:rPr>
        <w:t>30:136. Certificate of adoption of bylaws</w:t>
      </w:r>
    </w:p>
    <w:p w14:paraId="2840108B" w14:textId="77777777" w:rsidR="00FB29D8" w:rsidRPr="00A25529" w:rsidRDefault="00FB29D8">
      <w:pPr>
        <w:pStyle w:val="pxov"/>
        <w:rPr>
          <w:vanish/>
        </w:rPr>
      </w:pPr>
      <w:r w:rsidRPr="00A25529">
        <w:rPr>
          <w:vanish/>
        </w:rPr>
        <w:t>FMS</w:t>
      </w:r>
    </w:p>
    <w:p w14:paraId="3CC76024" w14:textId="77777777" w:rsidR="00FB29D8" w:rsidRPr="00A25529" w:rsidRDefault="00FB29D8">
      <w:pPr>
        <w:pStyle w:val="pxov"/>
        <w:rPr>
          <w:vanish/>
        </w:rPr>
      </w:pPr>
      <w:r w:rsidRPr="00A25529">
        <w:rPr>
          <w:vanish/>
        </w:rPr>
        <w:t>NFP</w:t>
      </w:r>
    </w:p>
    <w:p w14:paraId="47C00F08" w14:textId="77777777" w:rsidR="00FB29D8" w:rsidRPr="00A25529" w:rsidRDefault="00FB29D8">
      <w:pPr>
        <w:pStyle w:val="pxov"/>
        <w:rPr>
          <w:vanish/>
        </w:rPr>
      </w:pPr>
      <w:r w:rsidRPr="00A25529">
        <w:rPr>
          <w:vanish/>
        </w:rPr>
        <w:t>COL</w:t>
      </w:r>
    </w:p>
    <w:p w14:paraId="2E0D8A76" w14:textId="77777777" w:rsidR="00FB29D8" w:rsidRPr="00A25529" w:rsidRDefault="00FB29D8">
      <w:pPr>
        <w:pStyle w:val="pxov"/>
        <w:rPr>
          <w:vanish/>
        </w:rPr>
      </w:pPr>
      <w:r w:rsidRPr="00A25529">
        <w:rPr>
          <w:vanish/>
        </w:rPr>
        <w:t>FCV</w:t>
      </w:r>
    </w:p>
    <w:p w14:paraId="5885A190" w14:textId="77777777" w:rsidR="00FB29D8" w:rsidRPr="00A25529" w:rsidRDefault="00FB29D8">
      <w:pPr>
        <w:pStyle w:val="pxov"/>
        <w:rPr>
          <w:vanish/>
        </w:rPr>
      </w:pPr>
      <w:r w:rsidRPr="00A25529">
        <w:rPr>
          <w:vanish/>
        </w:rPr>
        <w:t>FTR</w:t>
      </w:r>
    </w:p>
    <w:p w14:paraId="19940335" w14:textId="77777777" w:rsidR="00FB29D8" w:rsidRPr="00A25529" w:rsidRDefault="00FB29D8">
      <w:pPr>
        <w:pStyle w:val="pxov"/>
        <w:rPr>
          <w:vanish/>
        </w:rPr>
      </w:pPr>
      <w:r w:rsidRPr="00A25529">
        <w:rPr>
          <w:vanish/>
        </w:rPr>
        <w:t>EBL</w:t>
      </w:r>
    </w:p>
    <w:p w14:paraId="5E4BBF53" w14:textId="77777777" w:rsidR="00FB29D8" w:rsidRPr="00A25529" w:rsidRDefault="00FB29D8">
      <w:pPr>
        <w:pStyle w:val="pxov"/>
        <w:rPr>
          <w:vanish/>
        </w:rPr>
      </w:pPr>
      <w:r w:rsidRPr="00A25529">
        <w:rPr>
          <w:vanish/>
        </w:rPr>
        <w:t>TEM</w:t>
      </w:r>
    </w:p>
    <w:p w14:paraId="1AF7C066" w14:textId="77777777" w:rsidR="00FB29D8" w:rsidRPr="00A25529" w:rsidRDefault="00FB29D8">
      <w:pPr>
        <w:pStyle w:val="pxov"/>
        <w:rPr>
          <w:vanish/>
        </w:rPr>
      </w:pPr>
      <w:r w:rsidRPr="00A25529">
        <w:rPr>
          <w:vanish/>
        </w:rPr>
        <w:t>MTD</w:t>
      </w:r>
    </w:p>
    <w:p w14:paraId="2D9CDC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form.fid="Id55c62e01b6411e684899cfd92da4eb0"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I, the undersigned, do certify:</w:t>
      </w:r>
    </w:p>
    <w:p w14:paraId="75C207FB" w14:textId="77777777" w:rsidR="00FB29D8" w:rsidRPr="00A25529" w:rsidRDefault="00FB29D8">
      <w:pPr>
        <w:pStyle w:val="pxformfl"/>
        <w:ind w:left="500"/>
      </w:pPr>
      <w:r w:rsidRPr="00A25529">
        <w:t xml:space="preserve"> </w:t>
      </w:r>
    </w:p>
    <w:p w14:paraId="2FB9311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E9CA0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I am the elected and acting </w:t>
      </w:r>
      <w:r w:rsidRPr="00A25529">
        <w:rPr>
          <w:rStyle w:val="pxfinstr"/>
          <w:i/>
          <w:iCs/>
        </w:rPr>
        <w:t>[secretary/assistant secretary]</w:t>
      </w:r>
      <w:r w:rsidRPr="00A25529">
        <w:t xml:space="preserve"> of </w:t>
      </w:r>
      <w:r w:rsidRPr="00A25529">
        <w:rPr>
          <w:rStyle w:val="pxfinstr"/>
          <w:i/>
          <w:iCs/>
        </w:rPr>
        <w:t>[name of corporation]</w:t>
      </w:r>
      <w:r w:rsidRPr="00A25529">
        <w:t>, a New York not-for-profit corporation.</w:t>
      </w:r>
    </w:p>
    <w:p w14:paraId="09CE34C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46CC1F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The foregoing bylaws, comprising </w:t>
      </w:r>
      <w:r w:rsidRPr="00A25529">
        <w:rPr>
          <w:rStyle w:val="pxfinstr"/>
          <w:i/>
          <w:iCs/>
        </w:rPr>
        <w:t>[number of pages]</w:t>
      </w:r>
      <w:r w:rsidRPr="00A25529">
        <w:t xml:space="preserve"> pages, constitute </w:t>
      </w:r>
      <w:r w:rsidRPr="00A25529">
        <w:rPr>
          <w:rStyle w:val="pxfinstr"/>
          <w:i/>
          <w:iCs/>
        </w:rPr>
        <w:t>[the original bylaws of the club as adopted at the organization meeting of the incorporators/a copy of the bylaws of the club as amended at the]</w:t>
      </w:r>
      <w:r w:rsidRPr="00A25529">
        <w:t xml:space="preserve"> meeting of the </w:t>
      </w:r>
      <w:r w:rsidRPr="00A25529">
        <w:rPr>
          <w:rStyle w:val="pxfinstr"/>
          <w:i/>
          <w:iCs/>
        </w:rPr>
        <w:t>[members/board of directors]</w:t>
      </w:r>
      <w:r w:rsidRPr="00A25529">
        <w:t xml:space="preserve"> of the club, held on </w:t>
      </w:r>
      <w:r w:rsidRPr="00A25529">
        <w:rPr>
          <w:rStyle w:val="pxfinstr"/>
          <w:i/>
          <w:iCs/>
        </w:rPr>
        <w:t>[date of meeting]</w:t>
      </w:r>
      <w:r w:rsidRPr="00A25529">
        <w:t xml:space="preserve"> at the club's principal office, located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w:t>
      </w:r>
    </w:p>
    <w:p w14:paraId="1FD1C3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In witness whereof, I have subscribed my name </w:t>
      </w:r>
      <w:r w:rsidRPr="00A25529">
        <w:rPr>
          <w:rStyle w:val="pxfinstr"/>
          <w:i/>
          <w:iCs/>
        </w:rPr>
        <w:t>[OPTIONAL: and affixed the corporate seal of the club]</w:t>
      </w:r>
      <w:r w:rsidRPr="00A25529">
        <w:t xml:space="preserve"> this </w:t>
      </w:r>
      <w:r w:rsidRPr="00A25529">
        <w:rPr>
          <w:rStyle w:val="pxfinstr"/>
          <w:i/>
          <w:iCs/>
        </w:rPr>
        <w:t>[ordinal number of day]</w:t>
      </w:r>
      <w:r w:rsidRPr="00A25529">
        <w:t xml:space="preserve"> day of </w:t>
      </w:r>
      <w:r w:rsidRPr="00A25529">
        <w:rPr>
          <w:rStyle w:val="pxfinstr"/>
          <w:i/>
          <w:iCs/>
        </w:rPr>
        <w:t>[name of month]</w:t>
      </w:r>
      <w:r w:rsidRPr="00A25529">
        <w:t xml:space="preserve"> </w:t>
      </w:r>
      <w:r w:rsidRPr="00A25529">
        <w:rPr>
          <w:rStyle w:val="pxfinstr"/>
          <w:i/>
          <w:iCs/>
        </w:rPr>
        <w:t>[identification of year]</w:t>
      </w:r>
      <w:r w:rsidRPr="00A25529">
        <w:t>.</w:t>
      </w:r>
    </w:p>
    <w:p w14:paraId="4D3D08F4"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398D5F25"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 xml:space="preserve">[[Name of secretary]/[Name </w:t>
      </w:r>
      <w:del w:id="5088" w:author="Cara Cardinale" w:date="2025-03-04T10:39:00Z">
        <w:r w:rsidRPr="00A25529" w:rsidDel="008F0AD9">
          <w:rPr>
            <w:rStyle w:val="pxfinstr"/>
            <w:i/>
            <w:iCs/>
            <w:szCs w:val="24"/>
          </w:rPr>
          <w:delText>ofassistant</w:delText>
        </w:r>
      </w:del>
      <w:ins w:id="5089" w:author="Cara Cardinale" w:date="2025-03-04T10:39:00Z">
        <w:r w:rsidR="008F0AD9" w:rsidRPr="00A25529">
          <w:rPr>
            <w:rStyle w:val="pxfinstr"/>
            <w:i/>
            <w:iCs/>
            <w:szCs w:val="24"/>
          </w:rPr>
          <w:t>of assistant</w:t>
        </w:r>
      </w:ins>
      <w:r w:rsidRPr="00A25529">
        <w:rPr>
          <w:rStyle w:val="pxfinstr"/>
          <w:i/>
          <w:iCs/>
          <w:szCs w:val="24"/>
        </w:rPr>
        <w:t xml:space="preserve"> secretary]]</w:t>
      </w:r>
    </w:p>
    <w:p w14:paraId="7F87D47F"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[Secretary/Assistant Secretary]</w:t>
      </w:r>
    </w:p>
    <w:p w14:paraId="18F005F9" w14:textId="77777777" w:rsidR="00FB29D8" w:rsidRPr="00A25529" w:rsidRDefault="00FB29D8">
      <w:pPr>
        <w:pStyle w:val="pxformnotes"/>
        <w:jc w:val="center"/>
        <w:rPr>
          <w:sz w:val="24"/>
          <w:szCs w:val="24"/>
        </w:rPr>
      </w:pPr>
      <w:r w:rsidRPr="00A25529">
        <w:rPr>
          <w:rStyle w:val="pxvis"/>
          <w:rFonts w:cs="Arial"/>
          <w:bCs/>
          <w:sz w:val="24"/>
          <w:szCs w:val="24"/>
          <w:rPrChange w:id="5090" w:author="Cara Cardinale" w:date="2025-03-04T10:36:00Z">
            <w:rPr>
              <w:rStyle w:val="pxvis"/>
              <w:rFonts w:cs="Arial"/>
              <w:bCs/>
              <w:szCs w:val="24"/>
            </w:rPr>
          </w:rPrChange>
        </w:rPr>
        <w:t>Notes to Form</w:t>
      </w:r>
    </w:p>
    <w:p w14:paraId="4B21E26B" w14:textId="77777777" w:rsidR="00FB29D8" w:rsidRPr="00A25529" w:rsidRDefault="00FB29D8">
      <w:pPr>
        <w:pStyle w:val="pxformnotes"/>
        <w:rPr>
          <w:sz w:val="24"/>
          <w:szCs w:val="24"/>
        </w:rPr>
      </w:pPr>
    </w:p>
    <w:p w14:paraId="6DF80F37" w14:textId="77777777" w:rsidR="00FB29D8" w:rsidRPr="00A25529" w:rsidRDefault="00FB29D8">
      <w:pPr>
        <w:pStyle w:val="pxformnote"/>
        <w:spacing w:before="180"/>
      </w:pPr>
      <w:del w:id="5091" w:author="Cara Cardinale" w:date="2025-01-14T20:47:00Z">
        <w:r w:rsidRPr="00A25529" w:rsidDel="00CF1278">
          <w:delText>Drafter's Note</w:delText>
        </w:r>
      </w:del>
      <w:r w:rsidRPr="00A25529">
        <w:t xml:space="preserve"> </w:t>
      </w:r>
    </w:p>
    <w:p w14:paraId="606CA3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st.ref.id="I006LTR"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st.ref.id="I009EYN"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st.ref.id="I00C83J"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2D680D7" w14:textId="77777777" w:rsidR="00FB29D8" w:rsidRPr="00A25529" w:rsidDel="00B2331F" w:rsidRDefault="00FB29D8">
      <w:pPr>
        <w:pStyle w:val="pxformp"/>
        <w:rPr>
          <w:del w:id="5092" w:author="Cara Cardinale" w:date="2025-01-27T11:10:00Z"/>
        </w:rPr>
      </w:pPr>
      <w:del w:id="5093" w:author="Cara Cardinale" w:date="2025-01-27T11:10:00Z">
        <w:r w:rsidRPr="00A25529" w:rsidDel="00B2331F">
          <w:delText xml:space="preserve"> </w:delText>
        </w:r>
        <w:r w:rsidRPr="00A25529" w:rsidDel="00B2331F">
          <w:rPr>
            <w:rStyle w:val="pxvis"/>
            <w:rFonts w:ascii="Times NewRoman" w:hAnsi="Times NewRoman"/>
            <w:b w:val="0"/>
            <w:sz w:val="24"/>
          </w:rPr>
          <w:tab/>
        </w:r>
        <w:r w:rsidRPr="00A25529" w:rsidDel="00B2331F">
          <w:rPr>
            <w:color w:val="FF0000"/>
            <w:vertAlign w:val="superscript"/>
          </w:rPr>
          <w:delText>►</w:delText>
        </w:r>
        <w:r w:rsidRPr="00A25529" w:rsidDel="00B2331F">
          <w:fldChar w:fldCharType="begin"/>
        </w:r>
        <w:r w:rsidRPr="00A25529" w:rsidDel="00B2331F">
          <w:delInstrText>p.ct.id="f2fd26a0b92511efa75bc0a5c2da1858|145|30:136"</w:delInstrText>
        </w:r>
        <w:r w:rsidRPr="00A25529" w:rsidDel="00B2331F">
          <w:fldChar w:fldCharType="end"/>
        </w:r>
        <w:r w:rsidRPr="00A25529" w:rsidDel="00B2331F">
          <w:delText xml:space="preserve">Note that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st.ref.id="I006LTT"</w:delInstrText>
        </w:r>
        <w:r w:rsidRPr="00A25529" w:rsidDel="00B2331F">
          <w:rPr>
            <w:rStyle w:val="pxst"/>
          </w:rPr>
          <w:fldChar w:fldCharType="end"/>
        </w:r>
        <w:r w:rsidRPr="00A25529" w:rsidDel="00B2331F">
          <w:rPr>
            <w:rStyle w:val="pxst"/>
          </w:rPr>
          <w:delText xml:space="preserve">N-PCL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602</w:delText>
        </w:r>
        <w:r w:rsidRPr="00A25529" w:rsidDel="00B2331F">
          <w:delText xml:space="preserve"> has been amended by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st.ref.id="I009EYP"</w:delInstrText>
        </w:r>
        <w:r w:rsidRPr="00A25529" w:rsidDel="00B2331F">
          <w:rPr>
            <w:rStyle w:val="pxst"/>
          </w:rPr>
          <w:fldChar w:fldCharType="end"/>
        </w:r>
        <w:r w:rsidRPr="00A25529" w:rsidDel="00B2331F">
          <w:rPr>
            <w:rStyle w:val="pxst"/>
          </w:rPr>
          <w:delText xml:space="preserve">L.2019, c. 558,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2, eff. Jan. 24, 2020</w:delText>
        </w:r>
        <w:r w:rsidRPr="00A25529" w:rsidDel="00B2331F">
          <w:delText xml:space="preserve"> that adds subsection (g) as follows:</w:delText>
        </w:r>
      </w:del>
    </w:p>
    <w:p w14:paraId="3A199D1C" w14:textId="77777777" w:rsidR="00FB29D8" w:rsidRPr="00A25529" w:rsidDel="00B2331F" w:rsidRDefault="00FB29D8">
      <w:pPr>
        <w:pStyle w:val="pxformqbqp"/>
        <w:ind w:left="500"/>
        <w:rPr>
          <w:del w:id="5094" w:author="Cara Cardinale" w:date="2025-01-27T11:10:00Z"/>
          <w:sz w:val="24"/>
          <w:szCs w:val="24"/>
          <w:rPrChange w:id="5095" w:author="Cara Cardinale" w:date="2025-03-04T10:36:00Z">
            <w:rPr>
              <w:del w:id="5096" w:author="Cara Cardinale" w:date="2025-01-27T11:10:00Z"/>
              <w:szCs w:val="24"/>
            </w:rPr>
          </w:rPrChange>
        </w:rPr>
      </w:pPr>
      <w:del w:id="5097" w:author="Cara Cardinale" w:date="2025-01-27T11:10:00Z">
        <w:r w:rsidRPr="00BD0DFB" w:rsidDel="00B2331F">
          <w:rPr>
            <w:color w:val="FF0000"/>
            <w:vertAlign w:val="superscript"/>
          </w:rPr>
          <w:delText>►</w:delText>
        </w:r>
        <w:r w:rsidRPr="00BD0DFB" w:rsidDel="00B2331F">
          <w:rPr>
            <w:sz w:val="24"/>
            <w:szCs w:val="24"/>
          </w:rPr>
          <w:fldChar w:fldCharType="begin"/>
        </w:r>
        <w:r w:rsidRPr="00A25529" w:rsidDel="00B2331F">
          <w:rPr>
            <w:sz w:val="24"/>
            <w:szCs w:val="24"/>
            <w:rPrChange w:id="5098" w:author="Cara Cardinale" w:date="2025-03-04T10:36:00Z">
              <w:rPr>
                <w:szCs w:val="24"/>
              </w:rPr>
            </w:rPrChange>
          </w:rPr>
          <w:delInstrText>qp.pstart="n"</w:delInstrText>
        </w:r>
        <w:r w:rsidRPr="00BD0DFB" w:rsidDel="00B2331F">
          <w:rPr>
            <w:sz w:val="24"/>
            <w:szCs w:val="24"/>
          </w:rPr>
          <w:fldChar w:fldCharType="end"/>
        </w:r>
        <w:r w:rsidRPr="00A25529" w:rsidDel="00B2331F">
          <w:rPr>
            <w:sz w:val="24"/>
            <w:szCs w:val="24"/>
            <w:rPrChange w:id="5099" w:author="Cara Cardinale" w:date="2025-03-04T10:36:00Z">
              <w:rPr>
                <w:szCs w:val="24"/>
              </w:rPr>
            </w:rPrChange>
          </w:rPr>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03AD0F52" w14:textId="77777777" w:rsidR="00FB29D8" w:rsidRPr="00A25529" w:rsidRDefault="00FB29D8">
      <w:pPr>
        <w:pStyle w:val="pxformrr"/>
        <w:rPr>
          <w:sz w:val="24"/>
          <w:szCs w:val="24"/>
        </w:rPr>
      </w:pPr>
      <w:r w:rsidRPr="00A25529">
        <w:rPr>
          <w:rStyle w:val="pxvis"/>
          <w:rFonts w:cs="Arial"/>
          <w:bCs/>
          <w:sz w:val="24"/>
          <w:szCs w:val="24"/>
          <w:rPrChange w:id="5100" w:author="Cara Cardinale" w:date="2025-03-04T10:36:00Z">
            <w:rPr>
              <w:rStyle w:val="pxvis"/>
              <w:rFonts w:cs="Arial"/>
              <w:bCs/>
              <w:szCs w:val="24"/>
            </w:rPr>
          </w:rPrChange>
        </w:rPr>
        <w:t>Research References</w:t>
      </w:r>
    </w:p>
    <w:p w14:paraId="21316F9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tk.ref.id="I00C83L"</w:instrText>
      </w:r>
      <w:r w:rsidRPr="00A25529">
        <w:rPr>
          <w:rStyle w:val="pxtk"/>
        </w:rPr>
        <w:fldChar w:fldCharType="end"/>
      </w:r>
      <w:r w:rsidRPr="00A25529">
        <w:rPr>
          <w:rStyle w:val="pxtk"/>
        </w:rPr>
        <w:t>West's Key Number Digest, Corporations and Business Organizations &amp;key;3384</w:t>
      </w:r>
    </w:p>
    <w:p w14:paraId="0092D38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rc.ref.id="I00F18H"</w:instrText>
      </w:r>
      <w:r w:rsidRPr="00A25529">
        <w:rPr>
          <w:rStyle w:val="pxrc"/>
        </w:rPr>
        <w:fldChar w:fldCharType="end"/>
      </w:r>
      <w:r w:rsidRPr="00A25529">
        <w:rPr>
          <w:rStyle w:val="pxrc"/>
        </w:rPr>
        <w:t xml:space="preserve">N.Y. Jur. 2d, Business Relationships </w:t>
      </w:r>
      <w:r w:rsidRPr="00A25529">
        <w:rPr>
          <w:rStyle w:val="pxrc"/>
          <w:vanish/>
        </w:rPr>
        <w:t>&amp;s;</w:t>
      </w:r>
      <w:del w:id="5101" w:author="Cara Cardinale" w:date="2025-01-19T18:52:00Z">
        <w:r w:rsidRPr="00A25529" w:rsidDel="001B37A3">
          <w:rPr>
            <w:rStyle w:val="pxvis"/>
            <w:rFonts w:ascii="Times NewRoman" w:hAnsi="Times NewRoman"/>
            <w:b w:val="0"/>
            <w:sz w:val="24"/>
          </w:rPr>
          <w:delText>§</w:delText>
        </w:r>
        <w:r w:rsidRPr="00A25529" w:rsidDel="001B37A3">
          <w:rPr>
            <w:rStyle w:val="pxrc"/>
          </w:rPr>
          <w:delText>120</w:delText>
        </w:r>
      </w:del>
      <w:ins w:id="5102" w:author="Cara Cardinale" w:date="2025-01-19T18:52:00Z">
        <w:r w:rsidR="001B37A3" w:rsidRPr="00A25529">
          <w:rPr>
            <w:rStyle w:val="pxvis"/>
            <w:rFonts w:ascii="Times NewRoman" w:hAnsi="Times NewRoman"/>
            <w:b w:val="0"/>
            <w:sz w:val="24"/>
          </w:rPr>
          <w:t>§118</w:t>
        </w:r>
      </w:ins>
    </w:p>
    <w:p w14:paraId="1BCA2D40" w14:textId="77777777" w:rsidR="00FB29D8" w:rsidRPr="00A25529" w:rsidRDefault="00FB29D8">
      <w:pPr>
        <w:pStyle w:val="pxs"/>
        <w:spacing w:before="180"/>
        <w:rPr>
          <w:rPrChange w:id="5103" w:author="Cara Cardinale" w:date="2025-03-04T10:36:00Z">
            <w:rPr>
              <w:sz w:val="27"/>
            </w:rPr>
          </w:rPrChange>
        </w:rPr>
      </w:pPr>
      <w:r w:rsidRPr="00A25529">
        <w:rPr>
          <w:rPrChange w:id="5104" w:author="Cara Cardinale" w:date="2025-03-04T10:36:00Z">
            <w:rPr>
              <w:sz w:val="27"/>
            </w:rPr>
          </w:rPrChange>
        </w:rPr>
        <w:t>30:137. Certificate of adoption of bylaws</w:t>
      </w:r>
      <w:r w:rsidRPr="00A25529">
        <w:rPr>
          <w:rStyle w:val="pxsep"/>
        </w:rPr>
        <w:t xml:space="preserve">-- </w:t>
      </w:r>
      <w:r w:rsidRPr="00A25529">
        <w:rPr>
          <w:rPrChange w:id="5105" w:author="Cara Cardinale" w:date="2025-03-04T10:36:00Z">
            <w:rPr>
              <w:sz w:val="27"/>
            </w:rPr>
          </w:rPrChange>
        </w:rPr>
        <w:t>By members</w:t>
      </w:r>
    </w:p>
    <w:p w14:paraId="3636BB1B" w14:textId="77777777" w:rsidR="00FB29D8" w:rsidRPr="00A25529" w:rsidRDefault="00FB29D8">
      <w:pPr>
        <w:pStyle w:val="pxov"/>
        <w:rPr>
          <w:vanish/>
        </w:rPr>
      </w:pPr>
      <w:r w:rsidRPr="00A25529">
        <w:rPr>
          <w:vanish/>
        </w:rPr>
        <w:t>FMS</w:t>
      </w:r>
    </w:p>
    <w:p w14:paraId="6CB4CB64" w14:textId="77777777" w:rsidR="00FB29D8" w:rsidRPr="00A25529" w:rsidRDefault="00FB29D8">
      <w:pPr>
        <w:pStyle w:val="pxov"/>
        <w:rPr>
          <w:vanish/>
        </w:rPr>
      </w:pPr>
      <w:r w:rsidRPr="00A25529">
        <w:rPr>
          <w:vanish/>
        </w:rPr>
        <w:t>NFP</w:t>
      </w:r>
    </w:p>
    <w:p w14:paraId="6EEBB5E9" w14:textId="77777777" w:rsidR="00FB29D8" w:rsidRPr="00A25529" w:rsidRDefault="00FB29D8">
      <w:pPr>
        <w:pStyle w:val="pxov"/>
        <w:rPr>
          <w:vanish/>
        </w:rPr>
      </w:pPr>
      <w:r w:rsidRPr="00A25529">
        <w:rPr>
          <w:vanish/>
        </w:rPr>
        <w:t>COL</w:t>
      </w:r>
    </w:p>
    <w:p w14:paraId="63AE8BC7" w14:textId="77777777" w:rsidR="00FB29D8" w:rsidRPr="00A25529" w:rsidRDefault="00FB29D8">
      <w:pPr>
        <w:pStyle w:val="pxov"/>
        <w:rPr>
          <w:vanish/>
        </w:rPr>
      </w:pPr>
      <w:r w:rsidRPr="00A25529">
        <w:rPr>
          <w:vanish/>
        </w:rPr>
        <w:t>FCV</w:t>
      </w:r>
    </w:p>
    <w:p w14:paraId="3A352CEE" w14:textId="77777777" w:rsidR="00FB29D8" w:rsidRPr="00A25529" w:rsidRDefault="00FB29D8">
      <w:pPr>
        <w:pStyle w:val="pxov"/>
        <w:rPr>
          <w:vanish/>
        </w:rPr>
      </w:pPr>
      <w:r w:rsidRPr="00A25529">
        <w:rPr>
          <w:vanish/>
        </w:rPr>
        <w:t>FTR</w:t>
      </w:r>
    </w:p>
    <w:p w14:paraId="250985EC" w14:textId="77777777" w:rsidR="00FB29D8" w:rsidRPr="00A25529" w:rsidRDefault="00FB29D8">
      <w:pPr>
        <w:pStyle w:val="pxov"/>
        <w:rPr>
          <w:vanish/>
        </w:rPr>
      </w:pPr>
      <w:r w:rsidRPr="00A25529">
        <w:rPr>
          <w:vanish/>
        </w:rPr>
        <w:t>EBL</w:t>
      </w:r>
    </w:p>
    <w:p w14:paraId="796371F1" w14:textId="77777777" w:rsidR="00FB29D8" w:rsidRPr="00A25529" w:rsidRDefault="00FB29D8">
      <w:pPr>
        <w:pStyle w:val="pxov"/>
        <w:rPr>
          <w:vanish/>
        </w:rPr>
      </w:pPr>
      <w:r w:rsidRPr="00A25529">
        <w:rPr>
          <w:vanish/>
        </w:rPr>
        <w:t>TEM</w:t>
      </w:r>
    </w:p>
    <w:p w14:paraId="77172821" w14:textId="77777777" w:rsidR="00FB29D8" w:rsidRPr="00A25529" w:rsidRDefault="00FB29D8">
      <w:pPr>
        <w:pStyle w:val="pxov"/>
        <w:rPr>
          <w:vanish/>
        </w:rPr>
      </w:pPr>
      <w:r w:rsidRPr="00A25529">
        <w:rPr>
          <w:vanish/>
        </w:rPr>
        <w:t>MTD</w:t>
      </w:r>
    </w:p>
    <w:p w14:paraId="4E6B6450"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form.fid="Id55c89f01b6411e684899cfd92da4eb0"</w:instrText>
      </w:r>
      <w:r w:rsidRPr="00A25529">
        <w:fldChar w:fldCharType="end"/>
      </w:r>
      <w:r w:rsidRPr="00A25529">
        <w:t xml:space="preserve">CERTIFICATE OF ADOPTION OF BYLAWS </w:t>
      </w:r>
    </w:p>
    <w:p w14:paraId="08F4215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8AEC2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p.ct.id="f2fd26a0b92511efa75bc0a5c2da1858|146|30:137"</w:instrText>
      </w:r>
      <w:r w:rsidRPr="00A25529">
        <w:fldChar w:fldCharType="end"/>
      </w:r>
      <w:r w:rsidRPr="00A25529">
        <w:t xml:space="preserve">I do hereby certify that the above stated Bylaws of </w:t>
      </w:r>
      <w:r w:rsidRPr="00A25529">
        <w:rPr>
          <w:rStyle w:val="pxfinstr"/>
          <w:i/>
          <w:iCs/>
        </w:rPr>
        <w:t>[name of corporation]</w:t>
      </w:r>
      <w:r w:rsidRPr="00A25529">
        <w:t xml:space="preserve"> were approved by </w:t>
      </w:r>
      <w:r w:rsidRPr="00A25529">
        <w:rPr>
          <w:rStyle w:val="pxfinstr"/>
          <w:i/>
          <w:iCs/>
        </w:rPr>
        <w:t>[name of corporation]</w:t>
      </w:r>
      <w:r w:rsidRPr="00A25529">
        <w:t xml:space="preserve">'s membership on </w:t>
      </w:r>
      <w:r w:rsidRPr="00A25529">
        <w:rPr>
          <w:rStyle w:val="pxfinstr"/>
          <w:i/>
          <w:iCs/>
        </w:rPr>
        <w:t>[date of approval]</w:t>
      </w:r>
      <w:r w:rsidRPr="00A25529">
        <w:t xml:space="preserve"> and constitute a complete copy of the Bylaws of the corporation.</w:t>
      </w:r>
    </w:p>
    <w:p w14:paraId="035AD53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EB37028"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w:t>
      </w:r>
    </w:p>
    <w:p w14:paraId="54E2970E"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13C9DCD7"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Secretary</w:t>
      </w:r>
    </w:p>
    <w:p w14:paraId="4229D509" w14:textId="77777777" w:rsidR="00FB29D8" w:rsidRPr="00A25529" w:rsidRDefault="00FB29D8">
      <w:pPr>
        <w:pStyle w:val="pxformnotes"/>
        <w:jc w:val="center"/>
        <w:rPr>
          <w:sz w:val="24"/>
          <w:szCs w:val="24"/>
        </w:rPr>
      </w:pPr>
      <w:r w:rsidRPr="00A25529">
        <w:rPr>
          <w:rStyle w:val="pxvis"/>
          <w:rFonts w:cs="Arial"/>
          <w:bCs/>
          <w:sz w:val="24"/>
          <w:szCs w:val="24"/>
          <w:rPrChange w:id="5106" w:author="Cara Cardinale" w:date="2025-03-04T10:36:00Z">
            <w:rPr>
              <w:rStyle w:val="pxvis"/>
              <w:rFonts w:cs="Arial"/>
              <w:bCs/>
              <w:szCs w:val="24"/>
            </w:rPr>
          </w:rPrChange>
        </w:rPr>
        <w:t>Notes to Form</w:t>
      </w:r>
    </w:p>
    <w:p w14:paraId="59DE8532" w14:textId="77777777" w:rsidR="00FB29D8" w:rsidRPr="00A25529" w:rsidRDefault="00FB29D8">
      <w:pPr>
        <w:pStyle w:val="pxformnotes"/>
        <w:rPr>
          <w:sz w:val="24"/>
          <w:szCs w:val="24"/>
        </w:rPr>
      </w:pPr>
    </w:p>
    <w:p w14:paraId="48A8C194" w14:textId="77777777" w:rsidR="00FB29D8" w:rsidRPr="00A25529" w:rsidRDefault="00FB29D8">
      <w:pPr>
        <w:pStyle w:val="pxformnote"/>
        <w:spacing w:before="180"/>
      </w:pPr>
      <w:del w:id="5107" w:author="Cara Cardinale" w:date="2025-01-14T20:47:00Z">
        <w:r w:rsidRPr="00A25529" w:rsidDel="00CF1278">
          <w:delText>Drafter's Note</w:delText>
        </w:r>
      </w:del>
      <w:r w:rsidRPr="00A25529">
        <w:t xml:space="preserve"> </w:t>
      </w:r>
    </w:p>
    <w:p w14:paraId="0D1732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p.ct.id="f2fd26a0b92511efa75bc0a5c2da1858|146|30:137"</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st.ref.id="I00HUDD"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st.ref.id="I006LZH"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st.ref.id="I009F4D"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DFDA7CC" w14:textId="77777777" w:rsidR="00FB29D8" w:rsidRPr="00A25529" w:rsidDel="00B2331F" w:rsidRDefault="00FB29D8" w:rsidP="00B2331F">
      <w:pPr>
        <w:pStyle w:val="pxformp"/>
        <w:rPr>
          <w:del w:id="5108" w:author="Cara Cardinale" w:date="2025-01-27T11:10:00Z"/>
        </w:rPr>
      </w:pPr>
      <w:r w:rsidRPr="00A25529">
        <w:t xml:space="preserve"> </w:t>
      </w:r>
      <w:r w:rsidRPr="00A25529">
        <w:rPr>
          <w:rStyle w:val="pxvis"/>
          <w:rFonts w:ascii="Times NewRoman" w:hAnsi="Times NewRoman"/>
          <w:b w:val="0"/>
          <w:sz w:val="24"/>
        </w:rPr>
        <w:tab/>
      </w:r>
      <w:del w:id="5109" w:author="Cara Cardinale" w:date="2025-01-27T11:10:00Z">
        <w:r w:rsidRPr="00A25529" w:rsidDel="00B2331F">
          <w:rPr>
            <w:color w:val="FF0000"/>
            <w:vertAlign w:val="superscript"/>
          </w:rPr>
          <w:delText>►</w:delText>
        </w:r>
        <w:r w:rsidRPr="00A25529" w:rsidDel="00B2331F">
          <w:fldChar w:fldCharType="begin"/>
        </w:r>
        <w:r w:rsidRPr="00A25529" w:rsidDel="00B2331F">
          <w:delInstrText>p.ct.id="f2fd26a0b92511efa75bc0a5c2da1858|146|30:137"</w:delInstrText>
        </w:r>
        <w:r w:rsidRPr="00A25529" w:rsidDel="00B2331F">
          <w:fldChar w:fldCharType="end"/>
        </w:r>
        <w:r w:rsidRPr="00A25529" w:rsidDel="00B2331F">
          <w:delText xml:space="preserve">Note that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st.ref.id="I00C899"</w:delInstrText>
        </w:r>
        <w:r w:rsidRPr="00A25529" w:rsidDel="00B2331F">
          <w:rPr>
            <w:rStyle w:val="pxst"/>
          </w:rPr>
          <w:fldChar w:fldCharType="end"/>
        </w:r>
        <w:r w:rsidRPr="00A25529" w:rsidDel="00B2331F">
          <w:rPr>
            <w:rStyle w:val="pxst"/>
          </w:rPr>
          <w:delText xml:space="preserve">N-PCL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602</w:delText>
        </w:r>
        <w:r w:rsidRPr="00A25529" w:rsidDel="00B2331F">
          <w:delText xml:space="preserve"> has been amended by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st.ref.id="I00F1E5"</w:delInstrText>
        </w:r>
        <w:r w:rsidRPr="00A25529" w:rsidDel="00B2331F">
          <w:rPr>
            <w:rStyle w:val="pxst"/>
          </w:rPr>
          <w:fldChar w:fldCharType="end"/>
        </w:r>
        <w:r w:rsidRPr="00A25529" w:rsidDel="00B2331F">
          <w:rPr>
            <w:rStyle w:val="pxst"/>
          </w:rPr>
          <w:delText xml:space="preserve">L.2019, c. 558,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2, eff. Jan. 24, 2020</w:delText>
        </w:r>
        <w:r w:rsidRPr="00A25529" w:rsidDel="00B2331F">
          <w:delText xml:space="preserve"> that adds subsection (g) as follows:</w:delText>
        </w:r>
      </w:del>
    </w:p>
    <w:p w14:paraId="171B1321" w14:textId="77777777" w:rsidR="00FB29D8" w:rsidRPr="00A25529" w:rsidRDefault="00FB29D8" w:rsidP="00B2331F">
      <w:pPr>
        <w:pStyle w:val="pxformp"/>
        <w:pPrChange w:id="5110" w:author="Cara Cardinale" w:date="2025-01-27T11:10:00Z">
          <w:pPr>
            <w:pStyle w:val="pxformqbqp"/>
            <w:ind w:left="500"/>
          </w:pPr>
        </w:pPrChange>
      </w:pPr>
      <w:del w:id="5111" w:author="Cara Cardinale" w:date="2025-01-27T11:10:00Z">
        <w:r w:rsidRPr="00A25529" w:rsidDel="00B2331F">
          <w:rPr>
            <w:color w:val="FF0000"/>
            <w:vertAlign w:val="superscript"/>
          </w:rPr>
          <w:delText>►</w:delText>
        </w:r>
        <w:r w:rsidRPr="00A25529" w:rsidDel="00B2331F">
          <w:fldChar w:fldCharType="begin"/>
        </w:r>
        <w:r w:rsidRPr="00A25529" w:rsidDel="00B2331F">
          <w:delInstrText>qp.pstart="n"</w:delInstrText>
        </w:r>
        <w:r w:rsidRPr="00A25529" w:rsidDel="00B2331F">
          <w:fldChar w:fldCharType="end"/>
        </w:r>
        <w:r w:rsidRPr="00A25529" w:rsidDel="00B2331F">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04B9A08C" w14:textId="77777777" w:rsidR="00FB29D8" w:rsidRPr="00A25529" w:rsidRDefault="00FB29D8">
      <w:pPr>
        <w:pStyle w:val="pxformrr"/>
        <w:rPr>
          <w:sz w:val="24"/>
          <w:szCs w:val="24"/>
        </w:rPr>
      </w:pPr>
      <w:r w:rsidRPr="00A25529">
        <w:rPr>
          <w:rStyle w:val="pxvis"/>
          <w:rFonts w:cs="Arial"/>
          <w:bCs/>
          <w:sz w:val="24"/>
          <w:szCs w:val="24"/>
          <w:rPrChange w:id="5112" w:author="Cara Cardinale" w:date="2025-03-04T10:36:00Z">
            <w:rPr>
              <w:rStyle w:val="pxvis"/>
              <w:rFonts w:cs="Arial"/>
              <w:bCs/>
              <w:szCs w:val="24"/>
            </w:rPr>
          </w:rPrChange>
        </w:rPr>
        <w:t>Research References</w:t>
      </w:r>
    </w:p>
    <w:p w14:paraId="6050E03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tk.ref.id="I00HUJ1"</w:instrText>
      </w:r>
      <w:r w:rsidRPr="00A25529">
        <w:rPr>
          <w:rStyle w:val="pxtk"/>
        </w:rPr>
        <w:fldChar w:fldCharType="end"/>
      </w:r>
      <w:r w:rsidRPr="00A25529">
        <w:rPr>
          <w:rStyle w:val="pxtk"/>
        </w:rPr>
        <w:t>West's Key Number Digest, Corporations and Business Organizations &amp;key;3384</w:t>
      </w:r>
    </w:p>
    <w:p w14:paraId="19B78C02" w14:textId="77777777" w:rsidR="00FB29D8" w:rsidRPr="00A25529" w:rsidRDefault="00FB29D8">
      <w:pPr>
        <w:pStyle w:val="pxformrrp"/>
        <w:rPr>
          <w:ins w:id="5113" w:author="Cara Cardinale" w:date="2025-02-27T19:09:00Z"/>
          <w:rStyle w:val="pxvis"/>
          <w:rFonts w:ascii="Times NewRoman" w:hAnsi="Times NewRoman"/>
          <w:b w:val="0"/>
          <w:sz w:val="24"/>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rc.ref.id="I00KNNX"</w:instrText>
      </w:r>
      <w:r w:rsidRPr="00A25529">
        <w:rPr>
          <w:rStyle w:val="pxrc"/>
        </w:rPr>
        <w:fldChar w:fldCharType="end"/>
      </w:r>
      <w:r w:rsidRPr="00A25529">
        <w:rPr>
          <w:rStyle w:val="pxrc"/>
        </w:rPr>
        <w:t xml:space="preserve">N.Y. Jur. 2d, Business Relationships </w:t>
      </w:r>
      <w:r w:rsidRPr="00A25529">
        <w:rPr>
          <w:rStyle w:val="pxrc"/>
          <w:vanish/>
        </w:rPr>
        <w:t>&amp;s;</w:t>
      </w:r>
      <w:del w:id="5114" w:author="Cara Cardinale" w:date="2025-01-19T18:52:00Z">
        <w:r w:rsidRPr="00A25529" w:rsidDel="001B37A3">
          <w:rPr>
            <w:rStyle w:val="pxvis"/>
            <w:rFonts w:ascii="Times NewRoman" w:hAnsi="Times NewRoman"/>
            <w:b w:val="0"/>
            <w:sz w:val="24"/>
          </w:rPr>
          <w:delText>§</w:delText>
        </w:r>
        <w:r w:rsidRPr="00A25529" w:rsidDel="001B37A3">
          <w:rPr>
            <w:rStyle w:val="pxrc"/>
          </w:rPr>
          <w:delText>120</w:delText>
        </w:r>
      </w:del>
      <w:ins w:id="5115" w:author="Cara Cardinale" w:date="2025-01-19T18:52:00Z">
        <w:r w:rsidR="001B37A3" w:rsidRPr="00A25529">
          <w:rPr>
            <w:rStyle w:val="pxvis"/>
            <w:rFonts w:ascii="Times NewRoman" w:hAnsi="Times NewRoman"/>
            <w:b w:val="0"/>
            <w:sz w:val="24"/>
          </w:rPr>
          <w:t>§118</w:t>
        </w:r>
      </w:ins>
    </w:p>
    <w:p w14:paraId="3182E844" w14:textId="77777777" w:rsidR="00715F6C" w:rsidRPr="00A25529" w:rsidRDefault="00715F6C" w:rsidP="00715F6C">
      <w:pPr>
        <w:rPr>
          <w:ins w:id="5116" w:author="Cara Cardinale" w:date="2025-02-27T19:09:00Z"/>
        </w:rPr>
      </w:pPr>
    </w:p>
    <w:p w14:paraId="061553BF" w14:textId="77777777" w:rsidR="00715F6C" w:rsidRPr="00A25529" w:rsidRDefault="00715F6C" w:rsidP="00715F6C">
      <w:pPr>
        <w:rPr>
          <w:ins w:id="5117" w:author="Cara Cardinale" w:date="2025-02-27T19:09:00Z"/>
        </w:rPr>
      </w:pPr>
    </w:p>
    <w:p w14:paraId="7B3A6E18" w14:textId="77777777" w:rsidR="00715F6C" w:rsidRPr="00A25529" w:rsidRDefault="00715F6C" w:rsidP="00715F6C">
      <w:pPr>
        <w:pStyle w:val="pxs"/>
        <w:spacing w:before="180"/>
        <w:rPr>
          <w:ins w:id="5118" w:author="Cara Cardinale" w:date="2025-02-27T19:11:00Z"/>
          <w:rPrChange w:id="5119" w:author="Cara Cardinale" w:date="2025-03-04T10:36:00Z">
            <w:rPr>
              <w:ins w:id="5120" w:author="Cara Cardinale" w:date="2025-02-27T19:11:00Z"/>
              <w:sz w:val="27"/>
            </w:rPr>
          </w:rPrChange>
        </w:rPr>
      </w:pPr>
      <w:bookmarkStart w:id="5121" w:name="_Hlk191575911"/>
      <w:ins w:id="5122" w:author="Cara Cardinale" w:date="2025-02-27T19:09:00Z">
        <w:r w:rsidRPr="00A25529">
          <w:rPr>
            <w:rPrChange w:id="5123" w:author="Cara Cardinale" w:date="2025-03-04T10:36:00Z">
              <w:rPr>
                <w:sz w:val="27"/>
              </w:rPr>
            </w:rPrChange>
          </w:rPr>
          <w:t>30:137.50. Certificate of adoption of bylaws</w:t>
        </w:r>
        <w:r w:rsidRPr="00A25529">
          <w:rPr>
            <w:rStyle w:val="pxsep"/>
          </w:rPr>
          <w:t xml:space="preserve">-- </w:t>
        </w:r>
        <w:r w:rsidRPr="00A25529">
          <w:rPr>
            <w:rPrChange w:id="5124" w:author="Cara Cardinale" w:date="2025-03-04T10:36:00Z">
              <w:rPr>
                <w:sz w:val="27"/>
              </w:rPr>
            </w:rPrChange>
          </w:rPr>
          <w:t>By initial board of directors</w:t>
        </w:r>
      </w:ins>
    </w:p>
    <w:bookmarkEnd w:id="5121"/>
    <w:p w14:paraId="0B9E9944" w14:textId="77777777" w:rsidR="00715F6C" w:rsidRPr="00A25529" w:rsidRDefault="00715F6C" w:rsidP="00715F6C">
      <w:pPr>
        <w:rPr>
          <w:ins w:id="5125" w:author="Cara Cardinale" w:date="2025-02-27T19:09:00Z"/>
          <w:rPrChange w:id="5126" w:author="Cara Cardinale" w:date="2025-03-04T10:36:00Z">
            <w:rPr>
              <w:ins w:id="5127" w:author="Cara Cardinale" w:date="2025-02-27T19:09:00Z"/>
              <w:sz w:val="27"/>
            </w:rPr>
          </w:rPrChange>
        </w:rPr>
        <w:pPrChange w:id="5128" w:author="Cara Cardinale" w:date="2025-02-27T19:11:00Z">
          <w:pPr>
            <w:pStyle w:val="pxs"/>
            <w:spacing w:before="180"/>
          </w:pPr>
        </w:pPrChange>
      </w:pPr>
    </w:p>
    <w:p w14:paraId="5E6A73A2" w14:textId="77777777" w:rsidR="00715F6C" w:rsidRPr="00A25529" w:rsidRDefault="00715F6C" w:rsidP="00715F6C">
      <w:pPr>
        <w:ind w:left="1440" w:firstLine="720"/>
        <w:rPr>
          <w:ins w:id="5129" w:author="Cara Cardinale" w:date="2025-02-27T19:09:00Z"/>
          <w:rFonts w:ascii="Times New Roman" w:hAnsi="Times New Roman"/>
        </w:rPr>
        <w:pPrChange w:id="5130" w:author="Cara Cardinale" w:date="2025-02-27T19:09:00Z">
          <w:pPr>
            <w:ind w:firstLine="720"/>
          </w:pPr>
        </w:pPrChange>
      </w:pPr>
      <w:ins w:id="5131" w:author="Cara Cardinale" w:date="2025-02-27T19:09:00Z">
        <w:r w:rsidRPr="00A25529">
          <w:rPr>
            <w:rFonts w:ascii="Times New Roman" w:hAnsi="Times New Roman"/>
          </w:rPr>
          <w:t>CERTIFICATE OF ADOPTION OF BYLAWS</w:t>
        </w:r>
      </w:ins>
    </w:p>
    <w:p w14:paraId="34E2F4F4" w14:textId="77777777" w:rsidR="00715F6C" w:rsidRPr="00A25529" w:rsidRDefault="00715F6C" w:rsidP="00715F6C">
      <w:pPr>
        <w:ind w:firstLine="720"/>
        <w:rPr>
          <w:ins w:id="5132" w:author="Cara Cardinale" w:date="2025-02-27T19:09:00Z"/>
          <w:rFonts w:ascii="Times New Roman" w:hAnsi="Times New Roman"/>
        </w:rPr>
      </w:pPr>
    </w:p>
    <w:p w14:paraId="01DC0C16" w14:textId="77777777" w:rsidR="00715F6C" w:rsidRPr="00A25529" w:rsidRDefault="00715F6C" w:rsidP="00715F6C">
      <w:pPr>
        <w:rPr>
          <w:ins w:id="5133" w:author="Cara Cardinale" w:date="2025-02-27T19:09:00Z"/>
          <w:rFonts w:ascii="Times New Roman" w:hAnsi="Times New Roman"/>
        </w:rPr>
      </w:pPr>
      <w:ins w:id="5134" w:author="Cara Cardinale" w:date="2025-02-27T19:10:00Z">
        <w:r w:rsidRPr="00A25529">
          <w:rPr>
            <w:rFonts w:ascii="Times New Roman" w:hAnsi="Times New Roman"/>
          </w:rPr>
          <w:t>&lt;p&gt;</w:t>
        </w:r>
      </w:ins>
      <w:ins w:id="5135" w:author="Cara Cardinale" w:date="2025-02-27T19:09:00Z">
        <w:r w:rsidRPr="00A25529">
          <w:rPr>
            <w:rFonts w:ascii="Times New Roman" w:hAnsi="Times New Roman"/>
          </w:rPr>
          <w:t>We, the undersigned, are all of the initial directors or incorporators of this corporation, and we consent to, and hereby do, adopt the foregoing Bylaws, consisting of &lt;finstr&gt;[text number of pages]&lt;/finstr&gt; (&lt;finstr&gt;[number of pages]&lt;/finstr&gt;) pages as the Bylaws of this corporation.</w:t>
        </w:r>
      </w:ins>
    </w:p>
    <w:p w14:paraId="71C85A7E" w14:textId="77777777" w:rsidR="00715F6C" w:rsidRPr="00A25529" w:rsidRDefault="00715F6C" w:rsidP="00715F6C">
      <w:pPr>
        <w:rPr>
          <w:ins w:id="5136" w:author="Cara Cardinale" w:date="2025-02-27T19:09:00Z"/>
          <w:rFonts w:ascii="Times New Roman" w:hAnsi="Times New Roman"/>
        </w:rPr>
      </w:pPr>
    </w:p>
    <w:p w14:paraId="2E447DF3" w14:textId="77777777" w:rsidR="00715F6C" w:rsidRPr="00A25529" w:rsidRDefault="00715F6C" w:rsidP="00715F6C">
      <w:pPr>
        <w:rPr>
          <w:ins w:id="5137" w:author="Cara Cardinale" w:date="2025-02-27T19:09:00Z"/>
          <w:rFonts w:ascii="Times New Roman" w:hAnsi="Times New Roman"/>
        </w:rPr>
      </w:pPr>
      <w:ins w:id="5138" w:author="Cara Cardinale" w:date="2025-02-27T19:10:00Z">
        <w:r w:rsidRPr="00A25529">
          <w:rPr>
            <w:rFonts w:ascii="Times New Roman" w:hAnsi="Times New Roman"/>
          </w:rPr>
          <w:t>&lt;p&gt;</w:t>
        </w:r>
      </w:ins>
      <w:ins w:id="5139" w:author="Cara Cardinale" w:date="2025-02-27T19:09:00Z">
        <w:r w:rsidRPr="00A25529">
          <w:rPr>
            <w:rFonts w:ascii="Times New Roman" w:hAnsi="Times New Roman"/>
          </w:rPr>
          <w:t>Dated: &lt;finstr&gt;[date of adoption]&lt;/finstr&gt;.&lt;fsig pos="r"&gt;&lt;fal lo="y"&gt;&lt;finstr&gt;[Names of initial directors or incorporators]&lt;/finstr&gt;&lt;fal lo="n"&gt;&lt;finstr&gt;[Titles of initial directors or incorporators]&lt;/finstr&gt;</w:t>
        </w:r>
      </w:ins>
    </w:p>
    <w:p w14:paraId="14A0AC85" w14:textId="77777777" w:rsidR="00715F6C" w:rsidRDefault="00715F6C" w:rsidP="00715F6C">
      <w:pPr>
        <w:rPr>
          <w:ins w:id="5140" w:author="Cara Cardinale" w:date="2025-03-04T10:42:00Z"/>
        </w:rPr>
      </w:pPr>
    </w:p>
    <w:p w14:paraId="73072A9A" w14:textId="77777777" w:rsidR="008F0AD9" w:rsidRPr="00A25529" w:rsidRDefault="008F0AD9" w:rsidP="008F0AD9">
      <w:pPr>
        <w:pStyle w:val="pxformnotes"/>
        <w:jc w:val="center"/>
        <w:rPr>
          <w:ins w:id="5141" w:author="Cara Cardinale" w:date="2025-03-04T10:42:00Z"/>
          <w:sz w:val="24"/>
          <w:szCs w:val="24"/>
        </w:rPr>
      </w:pPr>
      <w:ins w:id="5142" w:author="Cara Cardinale" w:date="2025-03-04T10:42:00Z">
        <w:r w:rsidRPr="00DC3C06">
          <w:rPr>
            <w:rStyle w:val="pxvis"/>
            <w:rFonts w:cs="Arial"/>
            <w:bCs/>
            <w:sz w:val="24"/>
            <w:szCs w:val="24"/>
          </w:rPr>
          <w:t>Notes to Form</w:t>
        </w:r>
      </w:ins>
    </w:p>
    <w:p w14:paraId="74FA504D" w14:textId="77777777" w:rsidR="008F0AD9" w:rsidRPr="00A25529" w:rsidRDefault="008F0AD9" w:rsidP="008F0AD9">
      <w:pPr>
        <w:pStyle w:val="pxformrr"/>
        <w:rPr>
          <w:ins w:id="5143" w:author="Cara Cardinale" w:date="2025-03-04T10:43:00Z"/>
          <w:sz w:val="24"/>
          <w:szCs w:val="24"/>
        </w:rPr>
      </w:pPr>
      <w:ins w:id="5144" w:author="Cara Cardinale" w:date="2025-03-04T10:43:00Z">
        <w:r w:rsidRPr="00DC3C06">
          <w:rPr>
            <w:rStyle w:val="pxvis"/>
            <w:rFonts w:cs="Arial"/>
            <w:bCs/>
            <w:sz w:val="24"/>
            <w:szCs w:val="24"/>
          </w:rPr>
          <w:t>Research References</w:t>
        </w:r>
      </w:ins>
    </w:p>
    <w:p w14:paraId="41E78BA4" w14:textId="77777777" w:rsidR="008F0AD9" w:rsidRPr="00A25529" w:rsidRDefault="008F0AD9" w:rsidP="008F0AD9">
      <w:pPr>
        <w:pStyle w:val="pxformrrp"/>
        <w:rPr>
          <w:ins w:id="5145" w:author="Cara Cardinale" w:date="2025-03-04T10:43:00Z"/>
        </w:rPr>
      </w:pPr>
      <w:ins w:id="5146" w:author="Cara Cardinale" w:date="2025-03-04T10:43: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tk.ref.id="I00KNNZ"</w:instrText>
        </w:r>
        <w:r w:rsidRPr="00A25529">
          <w:rPr>
            <w:rStyle w:val="pxtk"/>
          </w:rPr>
          <w:fldChar w:fldCharType="end"/>
        </w:r>
        <w:r w:rsidRPr="00A25529">
          <w:rPr>
            <w:rStyle w:val="pxtk"/>
          </w:rPr>
          <w:t>West's Key Number Digest, Corporations and Business Organizations &amp;key;3384</w:t>
        </w:r>
      </w:ins>
    </w:p>
    <w:p w14:paraId="6AE4DB2E" w14:textId="77777777" w:rsidR="008F0AD9" w:rsidRPr="00A25529" w:rsidRDefault="008F0AD9" w:rsidP="008F0AD9">
      <w:pPr>
        <w:pStyle w:val="pxformrrp"/>
        <w:rPr>
          <w:ins w:id="5147" w:author="Cara Cardinale" w:date="2025-03-04T10:43:00Z"/>
        </w:rPr>
      </w:pPr>
      <w:ins w:id="5148" w:author="Cara Cardinale" w:date="2025-03-04T10:43:00Z">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rc.ref.id="I05SSIK"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§118</w:t>
        </w:r>
      </w:ins>
    </w:p>
    <w:p w14:paraId="68B97449" w14:textId="77777777" w:rsidR="008F0AD9" w:rsidRPr="00A25529" w:rsidRDefault="008F0AD9" w:rsidP="00715F6C">
      <w:pPr>
        <w:pPrChange w:id="5149" w:author="Cara Cardinale" w:date="2025-02-27T19:09:00Z">
          <w:pPr>
            <w:pStyle w:val="pxformrrp"/>
          </w:pPr>
        </w:pPrChange>
      </w:pPr>
    </w:p>
    <w:p w14:paraId="2DAF0909" w14:textId="77777777" w:rsidR="00FB29D8" w:rsidRPr="00A25529" w:rsidRDefault="00FB29D8">
      <w:pPr>
        <w:pStyle w:val="pxs"/>
        <w:spacing w:before="180"/>
        <w:rPr>
          <w:rPrChange w:id="5150" w:author="Cara Cardinale" w:date="2025-03-04T10:36:00Z">
            <w:rPr>
              <w:sz w:val="27"/>
            </w:rPr>
          </w:rPrChange>
        </w:rPr>
      </w:pPr>
      <w:r w:rsidRPr="00A25529">
        <w:rPr>
          <w:rPrChange w:id="5151" w:author="Cara Cardinale" w:date="2025-03-04T10:36:00Z">
            <w:rPr>
              <w:sz w:val="27"/>
            </w:rPr>
          </w:rPrChange>
        </w:rPr>
        <w:t>30:138. Certificat</w:t>
      </w:r>
      <w:ins w:id="5152" w:author="Cara Cardinale" w:date="2025-02-27T19:11:00Z">
        <w:r w:rsidR="00715F6C" w:rsidRPr="00A25529">
          <w:rPr>
            <w:rPrChange w:id="5153" w:author="Cara Cardinale" w:date="2025-03-04T10:36:00Z">
              <w:rPr>
                <w:sz w:val="27"/>
              </w:rPr>
            </w:rPrChange>
          </w:rPr>
          <w:t>ion</w:t>
        </w:r>
      </w:ins>
      <w:del w:id="5154" w:author="Cara Cardinale" w:date="2025-02-27T19:11:00Z">
        <w:r w:rsidRPr="00A25529" w:rsidDel="00715F6C">
          <w:rPr>
            <w:rPrChange w:id="5155" w:author="Cara Cardinale" w:date="2025-03-04T10:36:00Z">
              <w:rPr>
                <w:sz w:val="27"/>
              </w:rPr>
            </w:rPrChange>
          </w:rPr>
          <w:delText>e</w:delText>
        </w:r>
      </w:del>
      <w:r w:rsidRPr="00A25529">
        <w:rPr>
          <w:rPrChange w:id="5156" w:author="Cara Cardinale" w:date="2025-03-04T10:36:00Z">
            <w:rPr>
              <w:sz w:val="27"/>
            </w:rPr>
          </w:rPrChange>
        </w:rPr>
        <w:t xml:space="preserve"> of </w:t>
      </w:r>
      <w:del w:id="5157" w:author="Cara Cardinale" w:date="2025-02-27T19:10:00Z">
        <w:r w:rsidRPr="00A25529" w:rsidDel="00715F6C">
          <w:rPr>
            <w:rPrChange w:id="5158" w:author="Cara Cardinale" w:date="2025-03-04T10:36:00Z">
              <w:rPr>
                <w:sz w:val="27"/>
              </w:rPr>
            </w:rPrChange>
          </w:rPr>
          <w:delText>adoption of</w:delText>
        </w:r>
      </w:del>
      <w:r w:rsidRPr="00A25529">
        <w:rPr>
          <w:rPrChange w:id="5159" w:author="Cara Cardinale" w:date="2025-03-04T10:36:00Z">
            <w:rPr>
              <w:sz w:val="27"/>
            </w:rPr>
          </w:rPrChange>
        </w:rPr>
        <w:t xml:space="preserve"> </w:t>
      </w:r>
      <w:ins w:id="5160" w:author="Cara Cardinale" w:date="2025-02-27T19:11:00Z">
        <w:r w:rsidR="00715F6C" w:rsidRPr="00A25529">
          <w:rPr>
            <w:rPrChange w:id="5161" w:author="Cara Cardinale" w:date="2025-03-04T10:36:00Z">
              <w:rPr>
                <w:sz w:val="27"/>
              </w:rPr>
            </w:rPrChange>
          </w:rPr>
          <w:t xml:space="preserve">true and correct copy of </w:t>
        </w:r>
      </w:ins>
      <w:r w:rsidRPr="00A25529">
        <w:rPr>
          <w:rPrChange w:id="5162" w:author="Cara Cardinale" w:date="2025-03-04T10:36:00Z">
            <w:rPr>
              <w:sz w:val="27"/>
            </w:rPr>
          </w:rPrChange>
        </w:rPr>
        <w:t>bylaws</w:t>
      </w:r>
      <w:r w:rsidRPr="00A25529">
        <w:rPr>
          <w:rStyle w:val="pxsep"/>
        </w:rPr>
        <w:t xml:space="preserve">-- </w:t>
      </w:r>
      <w:del w:id="5163" w:author="Cara Cardinale" w:date="2025-02-27T19:10:00Z">
        <w:r w:rsidRPr="00A25529" w:rsidDel="00715F6C">
          <w:rPr>
            <w:rPrChange w:id="5164" w:author="Cara Cardinale" w:date="2025-03-04T10:36:00Z">
              <w:rPr>
                <w:sz w:val="27"/>
              </w:rPr>
            </w:rPrChange>
          </w:rPr>
          <w:delText>By initial board of directors</w:delText>
        </w:r>
      </w:del>
    </w:p>
    <w:p w14:paraId="2EFA630E" w14:textId="77777777" w:rsidR="00FB29D8" w:rsidRPr="00A25529" w:rsidRDefault="00FB29D8">
      <w:pPr>
        <w:pStyle w:val="pxov"/>
        <w:rPr>
          <w:vanish/>
        </w:rPr>
      </w:pPr>
      <w:r w:rsidRPr="00A25529">
        <w:rPr>
          <w:vanish/>
        </w:rPr>
        <w:t>FMS</w:t>
      </w:r>
    </w:p>
    <w:p w14:paraId="56B6E02F" w14:textId="77777777" w:rsidR="00FB29D8" w:rsidRPr="00A25529" w:rsidRDefault="00FB29D8">
      <w:pPr>
        <w:pStyle w:val="pxov"/>
        <w:rPr>
          <w:vanish/>
        </w:rPr>
      </w:pPr>
      <w:r w:rsidRPr="00A25529">
        <w:rPr>
          <w:vanish/>
        </w:rPr>
        <w:t>NFP</w:t>
      </w:r>
    </w:p>
    <w:p w14:paraId="40C34B95" w14:textId="77777777" w:rsidR="00FB29D8" w:rsidRPr="00A25529" w:rsidRDefault="00FB29D8">
      <w:pPr>
        <w:pStyle w:val="pxov"/>
        <w:rPr>
          <w:vanish/>
        </w:rPr>
      </w:pPr>
      <w:r w:rsidRPr="00A25529">
        <w:rPr>
          <w:vanish/>
        </w:rPr>
        <w:t>COL</w:t>
      </w:r>
    </w:p>
    <w:p w14:paraId="1F376B2C" w14:textId="77777777" w:rsidR="00FB29D8" w:rsidRPr="00A25529" w:rsidRDefault="00FB29D8">
      <w:pPr>
        <w:pStyle w:val="pxov"/>
        <w:rPr>
          <w:vanish/>
        </w:rPr>
      </w:pPr>
      <w:r w:rsidRPr="00A25529">
        <w:rPr>
          <w:vanish/>
        </w:rPr>
        <w:t>FCV</w:t>
      </w:r>
    </w:p>
    <w:p w14:paraId="2C173ADF" w14:textId="77777777" w:rsidR="00FB29D8" w:rsidRPr="00A25529" w:rsidRDefault="00FB29D8">
      <w:pPr>
        <w:pStyle w:val="pxov"/>
        <w:rPr>
          <w:vanish/>
        </w:rPr>
      </w:pPr>
      <w:r w:rsidRPr="00A25529">
        <w:rPr>
          <w:vanish/>
        </w:rPr>
        <w:t>FTR</w:t>
      </w:r>
    </w:p>
    <w:p w14:paraId="123A4638" w14:textId="77777777" w:rsidR="00FB29D8" w:rsidRPr="00A25529" w:rsidRDefault="00FB29D8">
      <w:pPr>
        <w:pStyle w:val="pxov"/>
        <w:rPr>
          <w:vanish/>
        </w:rPr>
      </w:pPr>
      <w:r w:rsidRPr="00A25529">
        <w:rPr>
          <w:vanish/>
        </w:rPr>
        <w:t>EBL</w:t>
      </w:r>
    </w:p>
    <w:p w14:paraId="60A49793" w14:textId="77777777" w:rsidR="00FB29D8" w:rsidRPr="00A25529" w:rsidRDefault="00FB29D8">
      <w:pPr>
        <w:pStyle w:val="pxov"/>
        <w:rPr>
          <w:vanish/>
        </w:rPr>
      </w:pPr>
      <w:r w:rsidRPr="00A25529">
        <w:rPr>
          <w:vanish/>
        </w:rPr>
        <w:t>TEM</w:t>
      </w:r>
    </w:p>
    <w:p w14:paraId="2557DC50" w14:textId="77777777" w:rsidR="00FB29D8" w:rsidRPr="00A25529" w:rsidRDefault="00FB29D8">
      <w:pPr>
        <w:pStyle w:val="pxov"/>
        <w:rPr>
          <w:vanish/>
        </w:rPr>
      </w:pPr>
      <w:r w:rsidRPr="00A25529">
        <w:rPr>
          <w:vanish/>
        </w:rPr>
        <w:t>MTD</w:t>
      </w:r>
    </w:p>
    <w:p w14:paraId="36ABB0D8" w14:textId="77777777" w:rsidR="00FB29D8" w:rsidRPr="00A25529" w:rsidDel="00715F6C" w:rsidRDefault="00FB29D8">
      <w:pPr>
        <w:pStyle w:val="pxformhac"/>
        <w:spacing w:before="180"/>
        <w:jc w:val="center"/>
        <w:rPr>
          <w:del w:id="5165" w:author="Cara Cardinale" w:date="2025-02-27T19:10:00Z"/>
        </w:rPr>
      </w:pPr>
      <w:del w:id="5166" w:author="Cara Cardinale" w:date="2025-02-27T19:10:00Z">
        <w:r w:rsidRPr="00A25529" w:rsidDel="00715F6C">
          <w:rPr>
            <w:color w:val="FF0000"/>
            <w:vertAlign w:val="superscript"/>
          </w:rPr>
          <w:delText>►</w:delText>
        </w:r>
        <w:r w:rsidRPr="00A25529" w:rsidDel="00715F6C">
          <w:fldChar w:fldCharType="begin"/>
        </w:r>
        <w:r w:rsidRPr="00A25529" w:rsidDel="00715F6C">
          <w:delInstrText>form.du="0"</w:delInstrText>
        </w:r>
        <w:r w:rsidRPr="00A25529" w:rsidDel="00715F6C">
          <w:fldChar w:fldCharType="end"/>
        </w:r>
        <w:r w:rsidRPr="00A25529" w:rsidDel="00715F6C">
          <w:fldChar w:fldCharType="begin"/>
        </w:r>
        <w:r w:rsidRPr="00A25529" w:rsidDel="00715F6C">
          <w:delInstrText>form.fid="Id55cb1001b6411e684899cfd92da4eb0"</w:delInstrText>
        </w:r>
        <w:r w:rsidRPr="00A25529" w:rsidDel="00715F6C">
          <w:fldChar w:fldCharType="end"/>
        </w:r>
        <w:r w:rsidRPr="00A25529" w:rsidDel="00715F6C">
          <w:delText xml:space="preserve">CERTIFICATE OF ADOPTION OF BYLAWS </w:delText>
        </w:r>
      </w:del>
    </w:p>
    <w:p w14:paraId="73AC28C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EA46F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p.ct.id="f2fd26a0b92511efa75bc0a5c2da1858|147|30:138"</w:instrText>
      </w:r>
      <w:r w:rsidRPr="00A25529">
        <w:fldChar w:fldCharType="end"/>
      </w:r>
      <w:r w:rsidRPr="00A25529">
        <w:rPr>
          <w:rStyle w:val="pxfinstr"/>
          <w:i/>
          <w:iCs/>
        </w:rPr>
        <w:t>[Name of President]</w:t>
      </w:r>
      <w:r w:rsidRPr="00A25529">
        <w:t xml:space="preserve">, President of </w:t>
      </w:r>
      <w:r w:rsidRPr="00A25529">
        <w:rPr>
          <w:rStyle w:val="pxfinstr"/>
          <w:i/>
          <w:iCs/>
        </w:rPr>
        <w:t>[name of corporation]</w:t>
      </w:r>
      <w:r w:rsidRPr="00A25529">
        <w:t xml:space="preserve">, and </w:t>
      </w:r>
      <w:r w:rsidRPr="00A25529">
        <w:rPr>
          <w:rStyle w:val="pxfinstr"/>
          <w:i/>
          <w:iCs/>
        </w:rPr>
        <w:t>[name of secretary]</w:t>
      </w:r>
      <w:r w:rsidRPr="00A25529">
        <w:t xml:space="preserve">, Secretary of </w:t>
      </w:r>
      <w:r w:rsidRPr="00A25529">
        <w:rPr>
          <w:rStyle w:val="pxfinstr"/>
          <w:i/>
          <w:iCs/>
        </w:rPr>
        <w:t>[name of corporation]</w:t>
      </w:r>
      <w:r w:rsidRPr="00A25529">
        <w:t xml:space="preserve">, certify that the foregoing is a true and correct copy of the bylaws of the above-named organization, duly adopted by the initial Board of Directors on </w:t>
      </w:r>
      <w:r w:rsidRPr="00A25529">
        <w:rPr>
          <w:rStyle w:val="pxfinstr"/>
          <w:i/>
          <w:iCs/>
        </w:rPr>
        <w:t>[date of adoption]</w:t>
      </w:r>
      <w:r w:rsidRPr="00A25529">
        <w:t>.</w:t>
      </w:r>
    </w:p>
    <w:p w14:paraId="755A013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p.ct.id="f2fd26a0b92511efa75bc0a5c2da1858|147|30:138"</w:instrText>
      </w:r>
      <w:r w:rsidRPr="00A25529">
        <w:fldChar w:fldCharType="end"/>
      </w:r>
      <w:r w:rsidRPr="00A25529">
        <w:t xml:space="preserve">I certify that the foregoing is a true and correct copy of the bylaws of the above-named organization, duly adopted by the initial Board of Directors on </w:t>
      </w:r>
      <w:r w:rsidRPr="00A25529">
        <w:rPr>
          <w:rStyle w:val="pxfinstr"/>
          <w:i/>
          <w:iCs/>
        </w:rPr>
        <w:t>[date of adoption]</w:t>
      </w:r>
      <w:r w:rsidRPr="00A25529">
        <w:t>.</w:t>
      </w:r>
    </w:p>
    <w:p w14:paraId="18EE9E5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53E0C9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w:t>
      </w:r>
    </w:p>
    <w:p w14:paraId="08749B53"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President]</w:t>
      </w:r>
    </w:p>
    <w:p w14:paraId="7C777CAA"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President</w:t>
      </w:r>
    </w:p>
    <w:p w14:paraId="0EF68AD5"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2338D7A3"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56B53BEA"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Secretary</w:t>
      </w:r>
    </w:p>
    <w:p w14:paraId="01C86697" w14:textId="77777777" w:rsidR="00FB29D8" w:rsidRPr="00A25529" w:rsidRDefault="00FB29D8">
      <w:pPr>
        <w:pStyle w:val="pxformnotes"/>
        <w:jc w:val="center"/>
        <w:rPr>
          <w:sz w:val="24"/>
          <w:szCs w:val="24"/>
        </w:rPr>
      </w:pPr>
      <w:r w:rsidRPr="00A25529">
        <w:rPr>
          <w:rStyle w:val="pxvis"/>
          <w:rFonts w:cs="Arial"/>
          <w:bCs/>
          <w:sz w:val="24"/>
          <w:szCs w:val="24"/>
          <w:rPrChange w:id="5167" w:author="Cara Cardinale" w:date="2025-03-04T10:36:00Z">
            <w:rPr>
              <w:rStyle w:val="pxvis"/>
              <w:rFonts w:cs="Arial"/>
              <w:bCs/>
              <w:szCs w:val="24"/>
            </w:rPr>
          </w:rPrChange>
        </w:rPr>
        <w:t>Notes to Form</w:t>
      </w:r>
    </w:p>
    <w:p w14:paraId="00145586" w14:textId="77777777" w:rsidR="00FB29D8" w:rsidRPr="00A25529" w:rsidRDefault="00FB29D8">
      <w:pPr>
        <w:pStyle w:val="pxformnotes"/>
        <w:rPr>
          <w:sz w:val="24"/>
          <w:szCs w:val="24"/>
        </w:rPr>
      </w:pPr>
    </w:p>
    <w:p w14:paraId="27219EAB" w14:textId="77777777" w:rsidR="00FB29D8" w:rsidRPr="00A25529" w:rsidRDefault="00FB29D8">
      <w:pPr>
        <w:pStyle w:val="pxformnote"/>
        <w:spacing w:before="180"/>
      </w:pPr>
      <w:del w:id="5168" w:author="Cara Cardinale" w:date="2025-01-14T20:47:00Z">
        <w:r w:rsidRPr="00A25529" w:rsidDel="00CF1278">
          <w:delText>Drafter's Note</w:delText>
        </w:r>
      </w:del>
      <w:r w:rsidRPr="00A25529">
        <w:t xml:space="preserve"> </w:t>
      </w:r>
    </w:p>
    <w:p w14:paraId="4FD0DE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p.ct.id="f2fd26a0b92511efa75bc0a5c2da1858|147|30:138"</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st.ref.id="I006LZJ"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st.ref.id="I009F4F"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st.ref.id="I00C89B"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1AED3D8D" w14:textId="77777777" w:rsidR="00FB29D8" w:rsidRPr="00A25529" w:rsidDel="00B2331F" w:rsidRDefault="00FB29D8" w:rsidP="00B2331F">
      <w:pPr>
        <w:pStyle w:val="pxformp"/>
        <w:rPr>
          <w:del w:id="5169" w:author="Cara Cardinale" w:date="2025-01-27T11:11:00Z"/>
        </w:rPr>
      </w:pPr>
      <w:r w:rsidRPr="00A25529">
        <w:t xml:space="preserve"> </w:t>
      </w:r>
      <w:del w:id="5170" w:author="Cara Cardinale" w:date="2025-01-27T11:11:00Z">
        <w:r w:rsidRPr="00A25529" w:rsidDel="00B2331F">
          <w:rPr>
            <w:rStyle w:val="pxvis"/>
            <w:rFonts w:ascii="Times NewRoman" w:hAnsi="Times NewRoman"/>
            <w:b w:val="0"/>
            <w:sz w:val="24"/>
          </w:rPr>
          <w:tab/>
        </w:r>
        <w:r w:rsidRPr="00A25529" w:rsidDel="00B2331F">
          <w:rPr>
            <w:color w:val="FF0000"/>
            <w:vertAlign w:val="superscript"/>
          </w:rPr>
          <w:delText>►</w:delText>
        </w:r>
        <w:r w:rsidRPr="00A25529" w:rsidDel="00B2331F">
          <w:fldChar w:fldCharType="begin"/>
        </w:r>
        <w:r w:rsidRPr="00A25529" w:rsidDel="00B2331F">
          <w:delInstrText>p.ct.id="f2fd26a0b92511efa75bc0a5c2da1858|147|30:138"</w:delInstrText>
        </w:r>
        <w:r w:rsidRPr="00A25529" w:rsidDel="00B2331F">
          <w:fldChar w:fldCharType="end"/>
        </w:r>
        <w:r w:rsidRPr="00A25529" w:rsidDel="00B2331F">
          <w:delText xml:space="preserve">Note that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st.ref.id="I00F1E7"</w:delInstrText>
        </w:r>
        <w:r w:rsidRPr="00A25529" w:rsidDel="00B2331F">
          <w:rPr>
            <w:rStyle w:val="pxst"/>
          </w:rPr>
          <w:fldChar w:fldCharType="end"/>
        </w:r>
        <w:r w:rsidRPr="00A25529" w:rsidDel="00B2331F">
          <w:rPr>
            <w:rStyle w:val="pxst"/>
          </w:rPr>
          <w:delText xml:space="preserve">N-PCL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602</w:delText>
        </w:r>
        <w:r w:rsidRPr="00A25529" w:rsidDel="00B2331F">
          <w:delText xml:space="preserve"> has been amended by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st.ref.id="I00HUJ3"</w:delInstrText>
        </w:r>
        <w:r w:rsidRPr="00A25529" w:rsidDel="00B2331F">
          <w:rPr>
            <w:rStyle w:val="pxst"/>
          </w:rPr>
          <w:fldChar w:fldCharType="end"/>
        </w:r>
        <w:r w:rsidRPr="00A25529" w:rsidDel="00B2331F">
          <w:rPr>
            <w:rStyle w:val="pxst"/>
          </w:rPr>
          <w:delText xml:space="preserve">L.2019, c. 558,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2, eff. Jan. 24, 2020</w:delText>
        </w:r>
        <w:r w:rsidRPr="00A25529" w:rsidDel="00B2331F">
          <w:delText xml:space="preserve"> that adds subsection (g) as follows:</w:delText>
        </w:r>
      </w:del>
    </w:p>
    <w:p w14:paraId="1A5F18E6" w14:textId="77777777" w:rsidR="00FB29D8" w:rsidRPr="00A25529" w:rsidRDefault="00FB29D8" w:rsidP="00B2331F">
      <w:pPr>
        <w:pStyle w:val="pxformp"/>
        <w:pPrChange w:id="5171" w:author="Cara Cardinale" w:date="2025-01-27T11:11:00Z">
          <w:pPr>
            <w:pStyle w:val="pxformqbqp"/>
            <w:ind w:left="500"/>
          </w:pPr>
        </w:pPrChange>
      </w:pPr>
      <w:del w:id="5172" w:author="Cara Cardinale" w:date="2025-01-27T11:11:00Z">
        <w:r w:rsidRPr="00A25529" w:rsidDel="00B2331F">
          <w:rPr>
            <w:color w:val="FF0000"/>
            <w:vertAlign w:val="superscript"/>
          </w:rPr>
          <w:delText>►</w:delText>
        </w:r>
        <w:r w:rsidRPr="00A25529" w:rsidDel="00B2331F">
          <w:fldChar w:fldCharType="begin"/>
        </w:r>
        <w:r w:rsidRPr="00A25529" w:rsidDel="00B2331F">
          <w:delInstrText>qp.pstart="n"</w:delInstrText>
        </w:r>
        <w:r w:rsidRPr="00A25529" w:rsidDel="00B2331F">
          <w:fldChar w:fldCharType="end"/>
        </w:r>
        <w:r w:rsidRPr="00A25529" w:rsidDel="00B2331F">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4D4AFEC1" w14:textId="77777777" w:rsidR="00FB29D8" w:rsidRPr="00A25529" w:rsidRDefault="00FB29D8">
      <w:pPr>
        <w:pStyle w:val="pxformrr"/>
        <w:rPr>
          <w:sz w:val="24"/>
          <w:szCs w:val="24"/>
        </w:rPr>
      </w:pPr>
      <w:r w:rsidRPr="00A25529">
        <w:rPr>
          <w:rStyle w:val="pxvis"/>
          <w:rFonts w:cs="Arial"/>
          <w:bCs/>
          <w:sz w:val="24"/>
          <w:szCs w:val="24"/>
          <w:rPrChange w:id="5173" w:author="Cara Cardinale" w:date="2025-03-04T10:36:00Z">
            <w:rPr>
              <w:rStyle w:val="pxvis"/>
              <w:rFonts w:cs="Arial"/>
              <w:bCs/>
              <w:szCs w:val="24"/>
            </w:rPr>
          </w:rPrChange>
        </w:rPr>
        <w:t>Research References</w:t>
      </w:r>
    </w:p>
    <w:p w14:paraId="511C0BB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tk.ref.id="I00KNNZ"</w:instrText>
      </w:r>
      <w:r w:rsidRPr="00A25529">
        <w:rPr>
          <w:rStyle w:val="pxtk"/>
        </w:rPr>
        <w:fldChar w:fldCharType="end"/>
      </w:r>
      <w:r w:rsidRPr="00A25529">
        <w:rPr>
          <w:rStyle w:val="pxtk"/>
        </w:rPr>
        <w:t>West's Key Number Digest, Corporations and Business Organizations &amp;key;3384</w:t>
      </w:r>
    </w:p>
    <w:p w14:paraId="3BFAC1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rc.ref.id="I05SSIK"</w:instrText>
      </w:r>
      <w:r w:rsidRPr="00A25529">
        <w:rPr>
          <w:rStyle w:val="pxrc"/>
        </w:rPr>
        <w:fldChar w:fldCharType="end"/>
      </w:r>
      <w:r w:rsidRPr="00A25529">
        <w:rPr>
          <w:rStyle w:val="pxrc"/>
        </w:rPr>
        <w:t xml:space="preserve">N.Y. Jur. 2d, Business Relationships </w:t>
      </w:r>
      <w:r w:rsidRPr="00A25529">
        <w:rPr>
          <w:rStyle w:val="pxrc"/>
          <w:vanish/>
        </w:rPr>
        <w:t>&amp;s;</w:t>
      </w:r>
      <w:del w:id="5174" w:author="Cara Cardinale" w:date="2025-01-19T18:52:00Z">
        <w:r w:rsidRPr="00A25529" w:rsidDel="001B37A3">
          <w:rPr>
            <w:rStyle w:val="pxvis"/>
            <w:rFonts w:ascii="Times NewRoman" w:hAnsi="Times NewRoman"/>
            <w:b w:val="0"/>
            <w:sz w:val="24"/>
          </w:rPr>
          <w:delText>§</w:delText>
        </w:r>
        <w:r w:rsidRPr="00A25529" w:rsidDel="001B37A3">
          <w:rPr>
            <w:rStyle w:val="pxrc"/>
          </w:rPr>
          <w:delText>120</w:delText>
        </w:r>
      </w:del>
      <w:ins w:id="5175" w:author="Cara Cardinale" w:date="2025-01-19T18:52:00Z">
        <w:r w:rsidR="001B37A3" w:rsidRPr="00A25529">
          <w:rPr>
            <w:rStyle w:val="pxvis"/>
            <w:rFonts w:ascii="Times NewRoman" w:hAnsi="Times NewRoman"/>
            <w:b w:val="0"/>
            <w:sz w:val="24"/>
          </w:rPr>
          <w:t>§118</w:t>
        </w:r>
      </w:ins>
    </w:p>
    <w:p w14:paraId="1DE5D5C8" w14:textId="77777777" w:rsidR="00FB29D8" w:rsidRPr="00A25529" w:rsidRDefault="00FB29D8">
      <w:pPr>
        <w:pStyle w:val="pxs"/>
        <w:spacing w:before="180"/>
        <w:rPr>
          <w:rPrChange w:id="5176" w:author="Cara Cardinale" w:date="2025-03-04T10:36:00Z">
            <w:rPr>
              <w:sz w:val="27"/>
            </w:rPr>
          </w:rPrChange>
        </w:rPr>
      </w:pPr>
      <w:r w:rsidRPr="00A25529">
        <w:rPr>
          <w:rPrChange w:id="5177" w:author="Cara Cardinale" w:date="2025-03-04T10:36:00Z">
            <w:rPr>
              <w:sz w:val="27"/>
            </w:rPr>
          </w:rPrChange>
        </w:rPr>
        <w:t>30:139. Certificate of conformity</w:t>
      </w:r>
    </w:p>
    <w:p w14:paraId="154726C3" w14:textId="77777777" w:rsidR="00FB29D8" w:rsidRPr="00A25529" w:rsidRDefault="00FB29D8">
      <w:pPr>
        <w:pStyle w:val="pxov"/>
        <w:rPr>
          <w:vanish/>
        </w:rPr>
      </w:pPr>
      <w:r w:rsidRPr="00A25529">
        <w:rPr>
          <w:vanish/>
        </w:rPr>
        <w:t>FMS</w:t>
      </w:r>
    </w:p>
    <w:p w14:paraId="65A6B6CB" w14:textId="77777777" w:rsidR="00FB29D8" w:rsidRPr="00A25529" w:rsidRDefault="00FB29D8">
      <w:pPr>
        <w:pStyle w:val="pxov"/>
        <w:rPr>
          <w:vanish/>
        </w:rPr>
      </w:pPr>
      <w:r w:rsidRPr="00A25529">
        <w:rPr>
          <w:vanish/>
        </w:rPr>
        <w:t>NFP</w:t>
      </w:r>
    </w:p>
    <w:p w14:paraId="47BF6D2D" w14:textId="77777777" w:rsidR="00FB29D8" w:rsidRPr="00A25529" w:rsidRDefault="00FB29D8">
      <w:pPr>
        <w:pStyle w:val="pxov"/>
        <w:rPr>
          <w:vanish/>
        </w:rPr>
      </w:pPr>
      <w:r w:rsidRPr="00A25529">
        <w:rPr>
          <w:vanish/>
        </w:rPr>
        <w:t>COL</w:t>
      </w:r>
    </w:p>
    <w:p w14:paraId="15CC329D" w14:textId="77777777" w:rsidR="00FB29D8" w:rsidRPr="00A25529" w:rsidRDefault="00FB29D8">
      <w:pPr>
        <w:pStyle w:val="pxov"/>
        <w:rPr>
          <w:vanish/>
        </w:rPr>
      </w:pPr>
      <w:r w:rsidRPr="00A25529">
        <w:rPr>
          <w:vanish/>
        </w:rPr>
        <w:t>FCV</w:t>
      </w:r>
    </w:p>
    <w:p w14:paraId="55BE6DA7" w14:textId="77777777" w:rsidR="00FB29D8" w:rsidRPr="00A25529" w:rsidRDefault="00FB29D8">
      <w:pPr>
        <w:pStyle w:val="pxov"/>
        <w:rPr>
          <w:vanish/>
        </w:rPr>
      </w:pPr>
      <w:r w:rsidRPr="00A25529">
        <w:rPr>
          <w:vanish/>
        </w:rPr>
        <w:t>FTR</w:t>
      </w:r>
    </w:p>
    <w:p w14:paraId="0581777D" w14:textId="77777777" w:rsidR="00FB29D8" w:rsidRPr="00A25529" w:rsidRDefault="00FB29D8">
      <w:pPr>
        <w:pStyle w:val="pxov"/>
        <w:rPr>
          <w:vanish/>
        </w:rPr>
      </w:pPr>
      <w:r w:rsidRPr="00A25529">
        <w:rPr>
          <w:vanish/>
        </w:rPr>
        <w:t>EBL</w:t>
      </w:r>
    </w:p>
    <w:p w14:paraId="52D1A564" w14:textId="77777777" w:rsidR="00FB29D8" w:rsidRPr="00A25529" w:rsidRDefault="00FB29D8">
      <w:pPr>
        <w:pStyle w:val="pxov"/>
        <w:rPr>
          <w:vanish/>
        </w:rPr>
      </w:pPr>
      <w:r w:rsidRPr="00A25529">
        <w:rPr>
          <w:vanish/>
        </w:rPr>
        <w:t>TEM</w:t>
      </w:r>
    </w:p>
    <w:p w14:paraId="4FC2C2E5" w14:textId="77777777" w:rsidR="00FB29D8" w:rsidRPr="00A25529" w:rsidRDefault="00FB29D8">
      <w:pPr>
        <w:pStyle w:val="pxov"/>
        <w:rPr>
          <w:vanish/>
        </w:rPr>
      </w:pPr>
      <w:r w:rsidRPr="00A25529">
        <w:rPr>
          <w:vanish/>
        </w:rPr>
        <w:t>MTD</w:t>
      </w:r>
    </w:p>
    <w:p w14:paraId="7DBBB5A9"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form.fid="Id55cd8101b6411e684899cfd92da4eb0"</w:instrText>
      </w:r>
      <w:r w:rsidRPr="00A25529">
        <w:fldChar w:fldCharType="end"/>
      </w:r>
      <w:r w:rsidRPr="00A25529">
        <w:t xml:space="preserve">CERTIFICATION </w:t>
      </w:r>
    </w:p>
    <w:p w14:paraId="253518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p.ct.id="f2fd26a0b92511efa75bc0a5c2da1858|148|30:139"</w:instrText>
      </w:r>
      <w:r w:rsidRPr="00A25529">
        <w:fldChar w:fldCharType="end"/>
      </w:r>
      <w:r w:rsidRPr="00A25529">
        <w:t xml:space="preserve">I, </w:t>
      </w:r>
      <w:r w:rsidRPr="00A25529">
        <w:rPr>
          <w:rStyle w:val="pxfinstr"/>
          <w:i/>
          <w:iCs/>
        </w:rPr>
        <w:t>[name of certifying officer]</w:t>
      </w:r>
      <w:r w:rsidRPr="00A25529">
        <w:t xml:space="preserve">, certify that I am the </w:t>
      </w:r>
      <w:r w:rsidRPr="00A25529">
        <w:rPr>
          <w:rStyle w:val="pxfinstr"/>
          <w:i/>
          <w:iCs/>
        </w:rPr>
        <w:t>[President/Secretary]</w:t>
      </w:r>
      <w:r w:rsidRPr="00A25529">
        <w:t xml:space="preserve"> of </w:t>
      </w:r>
      <w:r w:rsidRPr="00A25529">
        <w:rPr>
          <w:rStyle w:val="pxfinstr"/>
          <w:i/>
          <w:iCs/>
        </w:rPr>
        <w:t>[name of corporation]</w:t>
      </w:r>
      <w:r w:rsidRPr="00A25529">
        <w:t xml:space="preserve">, a New York not-for-profit corporation. In my capacity as </w:t>
      </w:r>
      <w:r w:rsidRPr="00A25529">
        <w:rPr>
          <w:rStyle w:val="pxfinstr"/>
          <w:i/>
          <w:iCs/>
        </w:rPr>
        <w:t>[President/Secretary]</w:t>
      </w:r>
      <w:r w:rsidRPr="00A25529">
        <w:t xml:space="preserve"> I have access to the corporate documents and records of </w:t>
      </w:r>
      <w:r w:rsidRPr="00A25529">
        <w:rPr>
          <w:rStyle w:val="pxfinstr"/>
          <w:i/>
          <w:iCs/>
        </w:rPr>
        <w:t>[name of corporation]</w:t>
      </w:r>
      <w:r w:rsidRPr="00A25529">
        <w:t xml:space="preserve">. I certify that the attached document is a complete and correct copy of the bylaws of the corporation as they are in effect on this date. More specifically, this instrument is to certify that the attached document, consisting of </w:t>
      </w:r>
      <w:r w:rsidRPr="00A25529">
        <w:rPr>
          <w:rStyle w:val="pxfinstr"/>
          <w:i/>
          <w:iCs/>
        </w:rPr>
        <w:t>[number of pages]</w:t>
      </w:r>
      <w:r w:rsidRPr="00A25529">
        <w:t xml:space="preserve"> pages, is a true and correct copy of the bylaws of </w:t>
      </w:r>
      <w:r w:rsidRPr="00A25529">
        <w:rPr>
          <w:rStyle w:val="pxfinstr"/>
          <w:i/>
          <w:iCs/>
        </w:rPr>
        <w:t>[name of corporation]</w:t>
      </w:r>
      <w:r w:rsidRPr="00A25529">
        <w:t>, a New York not-for-profit corporation. It is further certified that the foregoing is a conformed copy that agrees with the original document and all amendments to the original. Additionally, it is certified that the attached bylaws are in full force and effect and have not been amended or modified subsequent to the date of their adoption.</w:t>
      </w:r>
    </w:p>
    <w:p w14:paraId="0107DBE3"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58B41C6"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w:t>
      </w:r>
    </w:p>
    <w:p w14:paraId="6A670625"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certifying officer]</w:t>
      </w:r>
    </w:p>
    <w:p w14:paraId="0D63AE25"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certifying officer]</w:t>
      </w:r>
    </w:p>
    <w:p w14:paraId="441C846D"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15113247" w14:textId="77777777" w:rsidR="00FB29D8" w:rsidRPr="00A25529" w:rsidRDefault="00FB29D8">
      <w:pPr>
        <w:pStyle w:val="pxformnotes"/>
        <w:jc w:val="center"/>
        <w:rPr>
          <w:sz w:val="24"/>
          <w:szCs w:val="24"/>
        </w:rPr>
      </w:pPr>
      <w:r w:rsidRPr="00A25529">
        <w:rPr>
          <w:rStyle w:val="pxvis"/>
          <w:rFonts w:cs="Arial"/>
          <w:bCs/>
          <w:sz w:val="24"/>
          <w:szCs w:val="24"/>
          <w:rPrChange w:id="5178" w:author="Cara Cardinale" w:date="2025-03-04T10:36:00Z">
            <w:rPr>
              <w:rStyle w:val="pxvis"/>
              <w:rFonts w:cs="Arial"/>
              <w:bCs/>
              <w:szCs w:val="24"/>
            </w:rPr>
          </w:rPrChange>
        </w:rPr>
        <w:t>Notes to Form</w:t>
      </w:r>
    </w:p>
    <w:p w14:paraId="4FC277C1" w14:textId="77777777" w:rsidR="00FB29D8" w:rsidRPr="00A25529" w:rsidRDefault="00FB29D8">
      <w:pPr>
        <w:pStyle w:val="pxformnotes"/>
        <w:rPr>
          <w:sz w:val="24"/>
          <w:szCs w:val="24"/>
        </w:rPr>
      </w:pPr>
    </w:p>
    <w:p w14:paraId="7278F629" w14:textId="77777777" w:rsidR="00FB29D8" w:rsidRPr="00A25529" w:rsidRDefault="00FB29D8">
      <w:pPr>
        <w:pStyle w:val="pxformnote"/>
        <w:spacing w:before="180"/>
      </w:pPr>
      <w:del w:id="5179" w:author="Cara Cardinale" w:date="2025-01-14T20:47:00Z">
        <w:r w:rsidRPr="00A25529" w:rsidDel="00CF1278">
          <w:delText>Drafter's Note</w:delText>
        </w:r>
      </w:del>
      <w:r w:rsidRPr="00A25529">
        <w:t xml:space="preserve"> </w:t>
      </w:r>
    </w:p>
    <w:p w14:paraId="258874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p.ct.id="f2fd26a0b92511efa75bc0a5c2da1858|148|30:139"</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st.ref.id="I009F4H"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st.ref.id="I00C89D"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st.ref.id="I00F1E9"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7EFAE058" w14:textId="77777777" w:rsidR="00FB29D8" w:rsidRPr="00A25529" w:rsidDel="00B2331F" w:rsidRDefault="00FB29D8" w:rsidP="00B2331F">
      <w:pPr>
        <w:pStyle w:val="pxformp"/>
        <w:rPr>
          <w:del w:id="5180" w:author="Cara Cardinale" w:date="2025-01-27T11:11:00Z"/>
        </w:rPr>
      </w:pPr>
      <w:r w:rsidRPr="00A25529">
        <w:t xml:space="preserve"> </w:t>
      </w:r>
      <w:r w:rsidRPr="00A25529">
        <w:rPr>
          <w:rStyle w:val="pxvis"/>
          <w:rFonts w:ascii="Times NewRoman" w:hAnsi="Times NewRoman"/>
          <w:b w:val="0"/>
          <w:sz w:val="24"/>
        </w:rPr>
        <w:tab/>
      </w:r>
      <w:del w:id="5181" w:author="Cara Cardinale" w:date="2025-01-27T11:11:00Z">
        <w:r w:rsidRPr="00A25529" w:rsidDel="00B2331F">
          <w:rPr>
            <w:color w:val="FF0000"/>
            <w:vertAlign w:val="superscript"/>
          </w:rPr>
          <w:delText>►</w:delText>
        </w:r>
        <w:r w:rsidRPr="00A25529" w:rsidDel="00B2331F">
          <w:fldChar w:fldCharType="begin"/>
        </w:r>
        <w:r w:rsidRPr="00A25529" w:rsidDel="00B2331F">
          <w:delInstrText>p.ct.id="f2fd26a0b92511efa75bc0a5c2da1858|148|30:139"</w:delInstrText>
        </w:r>
        <w:r w:rsidRPr="00A25529" w:rsidDel="00B2331F">
          <w:fldChar w:fldCharType="end"/>
        </w:r>
        <w:r w:rsidRPr="00A25529" w:rsidDel="00B2331F">
          <w:delText xml:space="preserve">Note that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st.ref.id="I00HUJ5"</w:delInstrText>
        </w:r>
        <w:r w:rsidRPr="00A25529" w:rsidDel="00B2331F">
          <w:rPr>
            <w:rStyle w:val="pxst"/>
          </w:rPr>
          <w:fldChar w:fldCharType="end"/>
        </w:r>
        <w:r w:rsidRPr="00A25529" w:rsidDel="00B2331F">
          <w:rPr>
            <w:rStyle w:val="pxst"/>
          </w:rPr>
          <w:delText xml:space="preserve">N-PCL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602</w:delText>
        </w:r>
        <w:r w:rsidRPr="00A25529" w:rsidDel="00B2331F">
          <w:delText xml:space="preserve"> has been amended by </w:delText>
        </w:r>
        <w:r w:rsidRPr="00A25529" w:rsidDel="00B2331F">
          <w:rPr>
            <w:rStyle w:val="pxst"/>
            <w:color w:val="FF0000"/>
            <w:vertAlign w:val="superscript"/>
          </w:rPr>
          <w:delText>►</w:delText>
        </w:r>
        <w:r w:rsidRPr="00A25529" w:rsidDel="00B2331F">
          <w:rPr>
            <w:rStyle w:val="pxst"/>
          </w:rPr>
          <w:fldChar w:fldCharType="begin"/>
        </w:r>
        <w:r w:rsidRPr="00A25529" w:rsidDel="00B2331F">
          <w:rPr>
            <w:rStyle w:val="pxst"/>
          </w:rPr>
          <w:delInstrText>st.ref.id="I00KNO1"</w:delInstrText>
        </w:r>
        <w:r w:rsidRPr="00A25529" w:rsidDel="00B2331F">
          <w:rPr>
            <w:rStyle w:val="pxst"/>
          </w:rPr>
          <w:fldChar w:fldCharType="end"/>
        </w:r>
        <w:r w:rsidRPr="00A25529" w:rsidDel="00B2331F">
          <w:rPr>
            <w:rStyle w:val="pxst"/>
          </w:rPr>
          <w:delText xml:space="preserve">L.2019, c. 558, </w:delText>
        </w:r>
        <w:r w:rsidRPr="00A25529" w:rsidDel="00B2331F">
          <w:rPr>
            <w:rStyle w:val="pxst"/>
            <w:vanish/>
          </w:rPr>
          <w:delText>&amp;s;</w:delText>
        </w:r>
        <w:r w:rsidRPr="00A25529" w:rsidDel="00B2331F">
          <w:rPr>
            <w:rStyle w:val="pxvis"/>
            <w:rFonts w:ascii="Times NewRoman" w:hAnsi="Times NewRoman"/>
            <w:b w:val="0"/>
            <w:sz w:val="24"/>
          </w:rPr>
          <w:delText>§</w:delText>
        </w:r>
        <w:r w:rsidRPr="00A25529" w:rsidDel="00B2331F">
          <w:rPr>
            <w:rStyle w:val="pxst"/>
          </w:rPr>
          <w:delText>2, eff. Jan. 24, 2020</w:delText>
        </w:r>
        <w:r w:rsidRPr="00A25529" w:rsidDel="00B2331F">
          <w:delText xml:space="preserve"> that adds subsection (g) as follows:</w:delText>
        </w:r>
      </w:del>
    </w:p>
    <w:p w14:paraId="797D82E8" w14:textId="77777777" w:rsidR="00FB29D8" w:rsidRPr="00A25529" w:rsidRDefault="00FB29D8" w:rsidP="00B2331F">
      <w:pPr>
        <w:pStyle w:val="pxformp"/>
        <w:pPrChange w:id="5182" w:author="Cara Cardinale" w:date="2025-01-27T11:11:00Z">
          <w:pPr>
            <w:pStyle w:val="pxformqbqp"/>
            <w:ind w:left="500"/>
          </w:pPr>
        </w:pPrChange>
      </w:pPr>
      <w:del w:id="5183" w:author="Cara Cardinale" w:date="2025-01-27T11:11:00Z">
        <w:r w:rsidRPr="00A25529" w:rsidDel="00B2331F">
          <w:rPr>
            <w:color w:val="FF0000"/>
            <w:vertAlign w:val="superscript"/>
          </w:rPr>
          <w:delText>►</w:delText>
        </w:r>
        <w:r w:rsidRPr="00A25529" w:rsidDel="00B2331F">
          <w:fldChar w:fldCharType="begin"/>
        </w:r>
        <w:r w:rsidRPr="00A25529" w:rsidDel="00B2331F">
          <w:delInstrText>qp.pstart="n"</w:delInstrText>
        </w:r>
        <w:r w:rsidRPr="00A25529" w:rsidDel="00B2331F">
          <w:fldChar w:fldCharType="end"/>
        </w:r>
        <w:r w:rsidRPr="00A25529" w:rsidDel="00B2331F">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5F13F0B2" w14:textId="77777777" w:rsidR="00FB29D8" w:rsidRPr="00A25529" w:rsidRDefault="00FB29D8">
      <w:pPr>
        <w:pStyle w:val="pxformrr"/>
        <w:rPr>
          <w:sz w:val="24"/>
          <w:szCs w:val="24"/>
        </w:rPr>
      </w:pPr>
      <w:r w:rsidRPr="00A25529">
        <w:rPr>
          <w:rStyle w:val="pxvis"/>
          <w:rFonts w:cs="Arial"/>
          <w:bCs/>
          <w:sz w:val="24"/>
          <w:szCs w:val="24"/>
          <w:rPrChange w:id="5184" w:author="Cara Cardinale" w:date="2025-03-04T10:36:00Z">
            <w:rPr>
              <w:rStyle w:val="pxvis"/>
              <w:rFonts w:cs="Arial"/>
              <w:bCs/>
              <w:szCs w:val="24"/>
            </w:rPr>
          </w:rPrChange>
        </w:rPr>
        <w:t>Research References</w:t>
      </w:r>
    </w:p>
    <w:p w14:paraId="1B05C49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tk.ref.id="I006LZO"</w:instrText>
      </w:r>
      <w:r w:rsidRPr="00A25529">
        <w:rPr>
          <w:rStyle w:val="pxtk"/>
        </w:rPr>
        <w:fldChar w:fldCharType="end"/>
      </w:r>
      <w:r w:rsidRPr="00A25529">
        <w:rPr>
          <w:rStyle w:val="pxtk"/>
        </w:rPr>
        <w:t>West's Key Number Digest, Corporations and Business Organizations &amp;key;3384</w:t>
      </w:r>
    </w:p>
    <w:p w14:paraId="4753AC3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rc.ref.id="I009F4K"</w:instrText>
      </w:r>
      <w:r w:rsidRPr="00A25529">
        <w:rPr>
          <w:rStyle w:val="pxrc"/>
        </w:rPr>
        <w:fldChar w:fldCharType="end"/>
      </w:r>
      <w:r w:rsidRPr="00A25529">
        <w:rPr>
          <w:rStyle w:val="pxrc"/>
        </w:rPr>
        <w:t xml:space="preserve">N.Y. Jur. 2d, Business Relationships </w:t>
      </w:r>
      <w:r w:rsidRPr="00A25529">
        <w:rPr>
          <w:rStyle w:val="pxrc"/>
          <w:vanish/>
        </w:rPr>
        <w:t>&amp;s;</w:t>
      </w:r>
      <w:del w:id="5185" w:author="Cara Cardinale" w:date="2025-01-19T18:52:00Z">
        <w:r w:rsidRPr="00A25529" w:rsidDel="001B37A3">
          <w:rPr>
            <w:rStyle w:val="pxvis"/>
            <w:rFonts w:ascii="Times NewRoman" w:hAnsi="Times NewRoman"/>
            <w:b w:val="0"/>
            <w:sz w:val="24"/>
          </w:rPr>
          <w:delText>§</w:delText>
        </w:r>
        <w:r w:rsidRPr="00A25529" w:rsidDel="001B37A3">
          <w:rPr>
            <w:rStyle w:val="pxrc"/>
          </w:rPr>
          <w:delText>120</w:delText>
        </w:r>
      </w:del>
      <w:ins w:id="5186" w:author="Cara Cardinale" w:date="2025-01-19T18:52:00Z">
        <w:r w:rsidR="001B37A3" w:rsidRPr="00A25529">
          <w:rPr>
            <w:rStyle w:val="pxvis"/>
            <w:rFonts w:ascii="Times NewRoman" w:hAnsi="Times NewRoman"/>
            <w:b w:val="0"/>
            <w:sz w:val="24"/>
          </w:rPr>
          <w:t>§118</w:t>
        </w:r>
      </w:ins>
    </w:p>
    <w:p w14:paraId="7002D89A" w14:textId="77777777" w:rsidR="00FB29D8" w:rsidRPr="00A25529" w:rsidRDefault="00FB29D8">
      <w:pPr>
        <w:pStyle w:val="pxd"/>
        <w:spacing w:before="180"/>
      </w:pPr>
      <w:r w:rsidRPr="00A25529">
        <w:t>3. Regulatory and Operational Documents</w:t>
      </w:r>
    </w:p>
    <w:p w14:paraId="383C7A3E" w14:textId="77777777" w:rsidR="00FB29D8" w:rsidRPr="00A25529" w:rsidRDefault="00FB29D8">
      <w:pPr>
        <w:pStyle w:val="pxd"/>
        <w:spacing w:before="180"/>
      </w:pPr>
      <w:r w:rsidRPr="00A25529">
        <w:t>a. General Matters</w:t>
      </w:r>
    </w:p>
    <w:p w14:paraId="032A5E64" w14:textId="77777777" w:rsidR="00FB29D8" w:rsidRPr="00A25529" w:rsidRDefault="00FB29D8">
      <w:pPr>
        <w:pStyle w:val="pxs"/>
        <w:spacing w:before="180"/>
        <w:rPr>
          <w:rPrChange w:id="5187" w:author="Cara Cardinale" w:date="2025-03-04T10:36:00Z">
            <w:rPr>
              <w:sz w:val="27"/>
            </w:rPr>
          </w:rPrChange>
        </w:rPr>
      </w:pPr>
      <w:r w:rsidRPr="00A25529">
        <w:rPr>
          <w:rPrChange w:id="5188" w:author="Cara Cardinale" w:date="2025-03-04T10:36:00Z">
            <w:rPr>
              <w:sz w:val="27"/>
            </w:rPr>
          </w:rPrChange>
        </w:rPr>
        <w:t>30:140. Unanimous written consent of directors in lieu of organization meeting to action taken</w:t>
      </w:r>
    </w:p>
    <w:p w14:paraId="0B73C8D8" w14:textId="77777777" w:rsidR="00FB29D8" w:rsidRPr="00A25529" w:rsidRDefault="00FB29D8">
      <w:pPr>
        <w:pStyle w:val="pxov"/>
        <w:rPr>
          <w:vanish/>
        </w:rPr>
      </w:pPr>
      <w:r w:rsidRPr="00A25529">
        <w:rPr>
          <w:vanish/>
        </w:rPr>
        <w:t>FMS</w:t>
      </w:r>
    </w:p>
    <w:p w14:paraId="73ECC7E1" w14:textId="77777777" w:rsidR="00FB29D8" w:rsidRPr="00A25529" w:rsidRDefault="00FB29D8">
      <w:pPr>
        <w:pStyle w:val="pxov"/>
        <w:rPr>
          <w:vanish/>
        </w:rPr>
      </w:pPr>
      <w:r w:rsidRPr="00A25529">
        <w:rPr>
          <w:vanish/>
        </w:rPr>
        <w:t>NFP</w:t>
      </w:r>
    </w:p>
    <w:p w14:paraId="5DBD0986" w14:textId="77777777" w:rsidR="00FB29D8" w:rsidRPr="00A25529" w:rsidRDefault="00FB29D8">
      <w:pPr>
        <w:pStyle w:val="pxov"/>
        <w:rPr>
          <w:vanish/>
        </w:rPr>
      </w:pPr>
      <w:r w:rsidRPr="00A25529">
        <w:rPr>
          <w:vanish/>
        </w:rPr>
        <w:t>COL</w:t>
      </w:r>
    </w:p>
    <w:p w14:paraId="382341E8" w14:textId="77777777" w:rsidR="00FB29D8" w:rsidRPr="00A25529" w:rsidRDefault="00FB29D8">
      <w:pPr>
        <w:pStyle w:val="pxov"/>
        <w:rPr>
          <w:vanish/>
        </w:rPr>
      </w:pPr>
      <w:r w:rsidRPr="00A25529">
        <w:rPr>
          <w:vanish/>
        </w:rPr>
        <w:t>FCV</w:t>
      </w:r>
    </w:p>
    <w:p w14:paraId="3BA42E29" w14:textId="77777777" w:rsidR="00FB29D8" w:rsidRPr="00A25529" w:rsidRDefault="00FB29D8">
      <w:pPr>
        <w:pStyle w:val="pxov"/>
        <w:rPr>
          <w:vanish/>
        </w:rPr>
      </w:pPr>
      <w:r w:rsidRPr="00A25529">
        <w:rPr>
          <w:vanish/>
        </w:rPr>
        <w:t>FTR</w:t>
      </w:r>
    </w:p>
    <w:p w14:paraId="248B9C4F" w14:textId="77777777" w:rsidR="00FB29D8" w:rsidRPr="00A25529" w:rsidRDefault="00FB29D8">
      <w:pPr>
        <w:pStyle w:val="pxov"/>
        <w:rPr>
          <w:vanish/>
        </w:rPr>
      </w:pPr>
      <w:r w:rsidRPr="00A25529">
        <w:rPr>
          <w:vanish/>
        </w:rPr>
        <w:t>EBL</w:t>
      </w:r>
    </w:p>
    <w:p w14:paraId="1AF84C22" w14:textId="77777777" w:rsidR="00FB29D8" w:rsidRPr="00A25529" w:rsidRDefault="00FB29D8">
      <w:pPr>
        <w:pStyle w:val="pxov"/>
        <w:rPr>
          <w:vanish/>
        </w:rPr>
      </w:pPr>
      <w:r w:rsidRPr="00A25529">
        <w:rPr>
          <w:vanish/>
        </w:rPr>
        <w:t>TEM</w:t>
      </w:r>
    </w:p>
    <w:p w14:paraId="428D6821" w14:textId="77777777" w:rsidR="00FB29D8" w:rsidRPr="00A25529" w:rsidRDefault="00FB29D8">
      <w:pPr>
        <w:pStyle w:val="pxov"/>
        <w:rPr>
          <w:vanish/>
        </w:rPr>
      </w:pPr>
      <w:r w:rsidRPr="00A25529">
        <w:rPr>
          <w:vanish/>
        </w:rPr>
        <w:t>MTD</w:t>
      </w:r>
    </w:p>
    <w:p w14:paraId="45E081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form.fid="Id55d9b601b6411e684899cfd92da4eb0"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We, the undersigned, being all of the directors of </w:t>
      </w:r>
      <w:r w:rsidRPr="00A25529">
        <w:rPr>
          <w:rStyle w:val="pxfinstr"/>
          <w:i/>
          <w:iCs/>
        </w:rPr>
        <w:t>[[name of club]/[name of association]]</w:t>
      </w:r>
      <w:r w:rsidRPr="00A25529">
        <w:t xml:space="preserve">, hereby consent to the taking of the following action in lieu of an organization meeting pursuant to </w:t>
      </w:r>
      <w:r w:rsidRPr="00A25529">
        <w:rPr>
          <w:rStyle w:val="pxst"/>
          <w:color w:val="FF0000"/>
          <w:vertAlign w:val="superscript"/>
        </w:rPr>
        <w:t>►</w:t>
      </w:r>
      <w:r w:rsidRPr="00A25529">
        <w:rPr>
          <w:rStyle w:val="pxst"/>
        </w:rPr>
        <w:fldChar w:fldCharType="begin"/>
      </w:r>
      <w:r w:rsidRPr="00A25529">
        <w:rPr>
          <w:rStyle w:val="pxst"/>
        </w:rPr>
        <w:instrText>st.ref.id="I00C89G"</w:instrText>
      </w:r>
      <w:r w:rsidRPr="00A25529">
        <w:rPr>
          <w:rStyle w:val="pxst"/>
        </w:rPr>
        <w:fldChar w:fldCharType="end"/>
      </w:r>
      <w:r w:rsidRPr="00A25529">
        <w:rPr>
          <w:rStyle w:val="pxst"/>
        </w:rPr>
        <w:t>Section 708 of the Not-for-Profit Corporation Law</w:t>
      </w:r>
      <w:r w:rsidRPr="00A25529">
        <w:t xml:space="preserve">, and hereby waive any notice to be given in connection therewith pursuant to </w:t>
      </w:r>
      <w:r w:rsidRPr="00A25529">
        <w:rPr>
          <w:rStyle w:val="pxst"/>
          <w:color w:val="FF0000"/>
          <w:vertAlign w:val="superscript"/>
        </w:rPr>
        <w:t>►</w:t>
      </w:r>
      <w:r w:rsidRPr="00A25529">
        <w:rPr>
          <w:rStyle w:val="pxst"/>
        </w:rPr>
        <w:fldChar w:fldCharType="begin"/>
      </w:r>
      <w:r w:rsidRPr="00A25529">
        <w:rPr>
          <w:rStyle w:val="pxst"/>
        </w:rPr>
        <w:instrText>st.ref.id="I00F1EC"</w:instrText>
      </w:r>
      <w:r w:rsidRPr="00A25529">
        <w:rPr>
          <w:rStyle w:val="pxst"/>
        </w:rPr>
        <w:fldChar w:fldCharType="end"/>
      </w:r>
      <w:r w:rsidRPr="00A25529">
        <w:rPr>
          <w:rStyle w:val="pxst"/>
        </w:rPr>
        <w:t>Section 711(c)</w:t>
      </w:r>
      <w:r w:rsidRPr="00A25529">
        <w:t xml:space="preserve"> of such Law:</w:t>
      </w:r>
    </w:p>
    <w:p w14:paraId="50C83D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Resolved, by the board of directors of </w:t>
      </w:r>
      <w:r w:rsidRPr="00A25529">
        <w:rPr>
          <w:rStyle w:val="pxfinstr"/>
          <w:i/>
          <w:iCs/>
        </w:rPr>
        <w:t>[[name of club]/[name of association]]</w:t>
      </w:r>
      <w:r w:rsidRPr="00A25529">
        <w:t>, that:</w:t>
      </w:r>
    </w:p>
    <w:p w14:paraId="2CFB238E" w14:textId="77777777" w:rsidR="00FB29D8" w:rsidRPr="00A25529" w:rsidRDefault="00FB29D8">
      <w:pPr>
        <w:pStyle w:val="pxformfl"/>
        <w:ind w:left="500"/>
      </w:pPr>
      <w:r w:rsidRPr="00A25529">
        <w:t xml:space="preserve"> </w:t>
      </w:r>
    </w:p>
    <w:p w14:paraId="398FBC4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Adoption of bylaws. </w:t>
      </w:r>
    </w:p>
    <w:p w14:paraId="5A35CF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The </w:t>
      </w:r>
      <w:r w:rsidRPr="00A25529">
        <w:rPr>
          <w:rStyle w:val="pxfinstr"/>
          <w:i/>
          <w:iCs/>
        </w:rPr>
        <w:t>[club/association]</w:t>
      </w:r>
      <w:r w:rsidRPr="00A25529">
        <w:t xml:space="preserve"> hereby adopts as the bylaws of the </w:t>
      </w:r>
      <w:r w:rsidRPr="00A25529">
        <w:rPr>
          <w:rStyle w:val="pxfinstr"/>
          <w:i/>
          <w:iCs/>
        </w:rPr>
        <w:t>[club/association]</w:t>
      </w:r>
      <w:r w:rsidRPr="00A25529">
        <w:t xml:space="preserve"> the form of bylaws attached to this consent as Exhibit </w:t>
      </w:r>
      <w:r w:rsidRPr="00A25529">
        <w:rPr>
          <w:rStyle w:val="pxfinstr"/>
          <w:i/>
          <w:iCs/>
        </w:rPr>
        <w:t>[designation of exhibit]</w:t>
      </w:r>
      <w:r w:rsidRPr="00A25529">
        <w:t>.</w:t>
      </w:r>
    </w:p>
    <w:p w14:paraId="5D756C9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Election of officers. </w:t>
      </w:r>
    </w:p>
    <w:p w14:paraId="7CD2D1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Each of the following persons is elected to the office set forth opposite his or her name to serve at the pleasure of the board of directors and until his or her successor has been duly elected and qualified:</w:t>
      </w:r>
    </w:p>
    <w:p w14:paraId="3EBB87F2"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tbl.ident="I03BWHI"</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tbl.uuid="I00PAAW"</w:instrText>
      </w:r>
      <w:r w:rsidRPr="00A25529">
        <w:fldChar w:fldCharType="end"/>
      </w:r>
    </w:p>
    <w:p w14:paraId="3B5B192B"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0E160B0"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tgroup.cols="2"</w:instrText>
      </w:r>
      <w:r w:rsidRPr="00A25529">
        <w:fldChar w:fldCharType="end"/>
      </w:r>
    </w:p>
    <w:p w14:paraId="51470026"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BDDA532"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w:instrText>
      </w:r>
      <w:r w:rsidRPr="00A25529">
        <w:fldChar w:fldCharType="end"/>
      </w:r>
    </w:p>
    <w:p w14:paraId="71173E83"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26C753FA" w14:textId="77777777">
        <w:tblPrEx>
          <w:tblCellMar>
            <w:top w:w="0" w:type="dxa"/>
            <w:left w:w="0" w:type="dxa"/>
            <w:bottom w:w="0" w:type="dxa"/>
            <w:right w:w="0" w:type="dxa"/>
          </w:tblCellMar>
        </w:tblPrEx>
        <w:tc>
          <w:tcPr>
            <w:tcW w:w="4320" w:type="dxa"/>
            <w:tcBorders>
              <w:top w:val="nil"/>
              <w:left w:val="nil"/>
              <w:bottom w:val="nil"/>
              <w:right w:val="nil"/>
            </w:tcBorders>
          </w:tcPr>
          <w:p w14:paraId="23C60F25"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Name</w:t>
            </w:r>
          </w:p>
        </w:tc>
        <w:tc>
          <w:tcPr>
            <w:tcW w:w="4320" w:type="dxa"/>
            <w:tcBorders>
              <w:top w:val="nil"/>
              <w:left w:val="nil"/>
              <w:bottom w:val="nil"/>
              <w:right w:val="nil"/>
            </w:tcBorders>
          </w:tcPr>
          <w:p w14:paraId="003FB31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Office</w:t>
            </w:r>
          </w:p>
        </w:tc>
      </w:tr>
    </w:tbl>
    <w:p w14:paraId="47ED5BA3"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32E9D926" w14:textId="77777777">
        <w:tblPrEx>
          <w:tblCellMar>
            <w:top w:w="0" w:type="dxa"/>
            <w:left w:w="0" w:type="dxa"/>
            <w:bottom w:w="0" w:type="dxa"/>
            <w:right w:w="0" w:type="dxa"/>
          </w:tblCellMar>
        </w:tblPrEx>
        <w:tc>
          <w:tcPr>
            <w:tcW w:w="4320" w:type="dxa"/>
            <w:tcBorders>
              <w:top w:val="nil"/>
              <w:left w:val="nil"/>
              <w:bottom w:val="nil"/>
              <w:right w:val="nil"/>
            </w:tcBorders>
          </w:tcPr>
          <w:p w14:paraId="77E15ED1"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President]</w:t>
            </w:r>
          </w:p>
        </w:tc>
        <w:tc>
          <w:tcPr>
            <w:tcW w:w="4320" w:type="dxa"/>
            <w:tcBorders>
              <w:top w:val="nil"/>
              <w:left w:val="nil"/>
              <w:bottom w:val="nil"/>
              <w:right w:val="nil"/>
            </w:tcBorders>
          </w:tcPr>
          <w:p w14:paraId="1BFF79A1"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President</w:t>
            </w:r>
          </w:p>
        </w:tc>
      </w:tr>
      <w:tr w:rsidR="00FB29D8" w:rsidRPr="00A25529" w14:paraId="79B7CC38" w14:textId="77777777">
        <w:tblPrEx>
          <w:tblCellMar>
            <w:top w:w="0" w:type="dxa"/>
            <w:left w:w="0" w:type="dxa"/>
            <w:bottom w:w="0" w:type="dxa"/>
            <w:right w:w="0" w:type="dxa"/>
          </w:tblCellMar>
        </w:tblPrEx>
        <w:tc>
          <w:tcPr>
            <w:tcW w:w="4320" w:type="dxa"/>
            <w:tcBorders>
              <w:top w:val="nil"/>
              <w:left w:val="nil"/>
              <w:bottom w:val="nil"/>
              <w:right w:val="nil"/>
            </w:tcBorders>
          </w:tcPr>
          <w:p w14:paraId="503C6178"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Vice President]</w:t>
            </w:r>
          </w:p>
        </w:tc>
        <w:tc>
          <w:tcPr>
            <w:tcW w:w="4320" w:type="dxa"/>
            <w:tcBorders>
              <w:top w:val="nil"/>
              <w:left w:val="nil"/>
              <w:bottom w:val="nil"/>
              <w:right w:val="nil"/>
            </w:tcBorders>
          </w:tcPr>
          <w:p w14:paraId="37740A31"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Vice President</w:t>
            </w:r>
          </w:p>
        </w:tc>
      </w:tr>
      <w:tr w:rsidR="00FB29D8" w:rsidRPr="00A25529" w14:paraId="2DC8599A" w14:textId="77777777">
        <w:tblPrEx>
          <w:tblCellMar>
            <w:top w:w="0" w:type="dxa"/>
            <w:left w:w="0" w:type="dxa"/>
            <w:bottom w:w="0" w:type="dxa"/>
            <w:right w:w="0" w:type="dxa"/>
          </w:tblCellMar>
        </w:tblPrEx>
        <w:tc>
          <w:tcPr>
            <w:tcW w:w="4320" w:type="dxa"/>
            <w:tcBorders>
              <w:top w:val="nil"/>
              <w:left w:val="nil"/>
              <w:bottom w:val="nil"/>
              <w:right w:val="nil"/>
            </w:tcBorders>
          </w:tcPr>
          <w:p w14:paraId="1B22790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secretary]</w:t>
            </w:r>
          </w:p>
        </w:tc>
        <w:tc>
          <w:tcPr>
            <w:tcW w:w="4320" w:type="dxa"/>
            <w:tcBorders>
              <w:top w:val="nil"/>
              <w:left w:val="nil"/>
              <w:bottom w:val="nil"/>
              <w:right w:val="nil"/>
            </w:tcBorders>
          </w:tcPr>
          <w:p w14:paraId="148AD98B"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Secretary</w:t>
            </w:r>
          </w:p>
        </w:tc>
      </w:tr>
      <w:tr w:rsidR="00FB29D8" w:rsidRPr="00A25529" w14:paraId="7C8A7B56" w14:textId="77777777">
        <w:tblPrEx>
          <w:tblCellMar>
            <w:top w:w="0" w:type="dxa"/>
            <w:left w:w="0" w:type="dxa"/>
            <w:bottom w:w="0" w:type="dxa"/>
            <w:right w:w="0" w:type="dxa"/>
          </w:tblCellMar>
        </w:tblPrEx>
        <w:tc>
          <w:tcPr>
            <w:tcW w:w="4320" w:type="dxa"/>
            <w:tcBorders>
              <w:top w:val="nil"/>
              <w:left w:val="nil"/>
              <w:bottom w:val="nil"/>
              <w:right w:val="nil"/>
            </w:tcBorders>
          </w:tcPr>
          <w:p w14:paraId="7A2233F2"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treasurer]</w:t>
            </w:r>
          </w:p>
        </w:tc>
        <w:tc>
          <w:tcPr>
            <w:tcW w:w="4320" w:type="dxa"/>
            <w:tcBorders>
              <w:top w:val="nil"/>
              <w:left w:val="nil"/>
              <w:bottom w:val="nil"/>
              <w:right w:val="nil"/>
            </w:tcBorders>
          </w:tcPr>
          <w:p w14:paraId="0D2FC44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Treasurer</w:t>
            </w:r>
          </w:p>
        </w:tc>
      </w:tr>
    </w:tbl>
    <w:p w14:paraId="67AA8960" w14:textId="77777777" w:rsidR="00FB29D8" w:rsidRPr="00A25529" w:rsidRDefault="00FB29D8">
      <w:pPr>
        <w:pStyle w:val="pxtbody"/>
      </w:pPr>
    </w:p>
    <w:p w14:paraId="146520E3" w14:textId="77777777" w:rsidR="00FB29D8" w:rsidRPr="00A25529" w:rsidRDefault="00FB29D8"/>
    <w:p w14:paraId="06AB655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Adoption of seal. </w:t>
      </w:r>
    </w:p>
    <w:p w14:paraId="785C13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The form of corporate seal, conforming to the provisions of the bylaws of the </w:t>
      </w:r>
      <w:r w:rsidRPr="00A25529">
        <w:rPr>
          <w:rStyle w:val="pxfinstr"/>
          <w:i/>
          <w:iCs/>
        </w:rPr>
        <w:t>[club/association]</w:t>
      </w:r>
      <w:r w:rsidRPr="00A25529">
        <w:t xml:space="preserve"> and making the following impression, is adopted as the seal of the </w:t>
      </w:r>
      <w:r w:rsidRPr="00A25529">
        <w:rPr>
          <w:rStyle w:val="pxfinstr"/>
          <w:i/>
          <w:iCs/>
        </w:rPr>
        <w:t>[club/association]</w:t>
      </w:r>
      <w:r w:rsidRPr="00A25529">
        <w:t>:</w:t>
      </w:r>
    </w:p>
    <w:p w14:paraId="7F549086"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rStyle w:val="pxfinstr"/>
          <w:i/>
          <w:iCs/>
          <w:szCs w:val="24"/>
        </w:rPr>
        <w:t>[Seal]</w:t>
      </w:r>
    </w:p>
    <w:p w14:paraId="6A394F9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Designation of bank depository. </w:t>
      </w:r>
    </w:p>
    <w:p w14:paraId="33AFA8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The </w:t>
      </w:r>
      <w:r w:rsidRPr="00A25529">
        <w:rPr>
          <w:rStyle w:val="pxfinstr"/>
          <w:i/>
          <w:iCs/>
        </w:rPr>
        <w:t>[President/Vice President/treasurer]</w:t>
      </w:r>
      <w:r w:rsidRPr="00A25529">
        <w:t xml:space="preserve"> of the </w:t>
      </w:r>
      <w:r w:rsidRPr="00A25529">
        <w:rPr>
          <w:rStyle w:val="pxfinstr"/>
          <w:i/>
          <w:iCs/>
        </w:rPr>
        <w:t>[club/association]</w:t>
      </w:r>
      <w:r w:rsidRPr="00A25529">
        <w:t xml:space="preserve"> is authorized to open on behalf of the </w:t>
      </w:r>
      <w:r w:rsidRPr="00A25529">
        <w:rPr>
          <w:rStyle w:val="pxfinstr"/>
          <w:i/>
          <w:iCs/>
        </w:rPr>
        <w:t>[club/association]</w:t>
      </w:r>
      <w:r w:rsidRPr="00A25529">
        <w:t xml:space="preserve"> such accounts as he or she deems necessary or appropriate at </w:t>
      </w:r>
      <w:r w:rsidRPr="00A25529">
        <w:rPr>
          <w:rStyle w:val="pxfinstr"/>
          <w:i/>
          <w:iCs/>
        </w:rPr>
        <w:t>[name of bank]</w:t>
      </w:r>
      <w:r w:rsidRPr="00A25529">
        <w:t xml:space="preserve">, and to endorse any checks, drafts, notes, orders, and bills of exchange payable to, or otherwise the property of, the </w:t>
      </w:r>
      <w:r w:rsidRPr="00A25529">
        <w:rPr>
          <w:rStyle w:val="pxfinstr"/>
          <w:i/>
          <w:iCs/>
        </w:rPr>
        <w:t>[club/association]</w:t>
      </w:r>
      <w:r w:rsidRPr="00A25529">
        <w:t xml:space="preserve">; to deposit them in such accounts; and to draw and sign checks on such accounts in the name of the </w:t>
      </w:r>
      <w:r w:rsidRPr="00A25529">
        <w:rPr>
          <w:rStyle w:val="pxfinstr"/>
          <w:i/>
          <w:iCs/>
        </w:rPr>
        <w:t>[club/association]</w:t>
      </w:r>
      <w:r w:rsidRPr="00A25529">
        <w:t xml:space="preserve">. The board of directors hereby adopts any resolutions required by such bank in connection with its designation as depository, provided the President of the </w:t>
      </w:r>
      <w:r w:rsidRPr="00A25529">
        <w:rPr>
          <w:rStyle w:val="pxfinstr"/>
          <w:i/>
          <w:iCs/>
        </w:rPr>
        <w:t>[club/association]</w:t>
      </w:r>
      <w:r w:rsidRPr="00A25529">
        <w:t xml:space="preserve"> instructs the secretary in writing to insert as an appendix to this consent a copy of such resolutions, which shall thereupon be deemed to have been adopted by the board of directors. </w:t>
      </w:r>
      <w:r w:rsidRPr="00A25529">
        <w:rPr>
          <w:rStyle w:val="pxfinstr"/>
          <w:i/>
          <w:iCs/>
        </w:rPr>
        <w:t>[OPTIONAL: However, the [club/association] shall borrow only in accordance with specific resolutions of the board of directors, and nothing contained here shall be construed to adopt any resolution granting blanket authority to any individual to borrow on behalf of the [club/association].]</w:t>
      </w:r>
    </w:p>
    <w:p w14:paraId="74E303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Executed by the undersigned, as first directors of </w:t>
      </w:r>
      <w:r w:rsidRPr="00A25529">
        <w:rPr>
          <w:rStyle w:val="pxfinstr"/>
          <w:i/>
          <w:iCs/>
        </w:rPr>
        <w:t>[[name of club]/[name of association]]</w:t>
      </w:r>
      <w:r w:rsidRPr="00A25529">
        <w:t>, on the dates indicated below.</w:t>
      </w:r>
    </w:p>
    <w:p w14:paraId="44003452"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tbl.ident="I03BWHL"</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tbl.uuid="I015W77"</w:instrText>
      </w:r>
      <w:r w:rsidRPr="00A25529">
        <w:fldChar w:fldCharType="end"/>
      </w:r>
    </w:p>
    <w:p w14:paraId="56E3FCB0" w14:textId="77777777" w:rsidR="00FB29D8" w:rsidRPr="00A25529" w:rsidRDefault="00FB29D8">
      <w:pPr>
        <w:pStyle w:val="pxtable"/>
      </w:pPr>
      <w:r w:rsidRPr="00A25529">
        <w:rPr>
          <w:color w:val="FF0000"/>
          <w:vertAlign w:val="superscript"/>
        </w:rPr>
        <w:t>►</w:t>
      </w:r>
      <w:r w:rsidRPr="00A25529">
        <w:fldChar w:fldCharType="begin"/>
      </w:r>
      <w:r w:rsidRPr="00A25529">
        <w:instrText>table.resize="minus1"</w:instrText>
      </w:r>
      <w:r w:rsidRPr="00A25529">
        <w:fldChar w:fldCharType="end"/>
      </w:r>
      <w:r w:rsidRPr="00A25529">
        <w:fldChar w:fldCharType="begin"/>
      </w:r>
      <w:r w:rsidRPr="00A25529">
        <w:instrText>table.tabstyle="text"</w:instrText>
      </w:r>
      <w:r w:rsidRPr="00A25529">
        <w:fldChar w:fldCharType="end"/>
      </w:r>
    </w:p>
    <w:p w14:paraId="0361D00C"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tgroup.cols="3"</w:instrText>
      </w:r>
      <w:r w:rsidRPr="00A25529">
        <w:fldChar w:fldCharType="end"/>
      </w:r>
    </w:p>
    <w:p w14:paraId="5A77033F"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2C46C25"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w:instrText>
      </w:r>
      <w:r w:rsidRPr="00A25529">
        <w:fldChar w:fldCharType="end"/>
      </w:r>
    </w:p>
    <w:p w14:paraId="64757C44"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colspec.colname="3"</w:instrText>
      </w:r>
      <w:r w:rsidRPr="00A25529">
        <w:fldChar w:fldCharType="end"/>
      </w:r>
      <w:r w:rsidRPr="00A25529">
        <w:fldChar w:fldCharType="begin"/>
      </w:r>
      <w:r w:rsidRPr="00A25529">
        <w:instrText>colspec.colnum="3"</w:instrText>
      </w:r>
      <w:r w:rsidRPr="00A25529">
        <w:fldChar w:fldCharType="end"/>
      </w:r>
      <w:r w:rsidRPr="00A25529">
        <w:fldChar w:fldCharType="begin"/>
      </w:r>
      <w:r w:rsidRPr="00A25529">
        <w:instrText>colspec.colwidth="1*"</w:instrText>
      </w:r>
      <w:r w:rsidRPr="00A25529">
        <w:fldChar w:fldCharType="end"/>
      </w:r>
    </w:p>
    <w:p w14:paraId="0A2D18B8"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B29D8" w:rsidRPr="00A25529" w14:paraId="7253C89E" w14:textId="77777777">
        <w:tblPrEx>
          <w:tblCellMar>
            <w:top w:w="0" w:type="dxa"/>
            <w:left w:w="0" w:type="dxa"/>
            <w:bottom w:w="0" w:type="dxa"/>
            <w:right w:w="0" w:type="dxa"/>
          </w:tblCellMar>
        </w:tblPrEx>
        <w:tc>
          <w:tcPr>
            <w:tcW w:w="2880" w:type="dxa"/>
            <w:tcBorders>
              <w:top w:val="nil"/>
              <w:left w:val="nil"/>
              <w:bottom w:val="nil"/>
              <w:right w:val="nil"/>
            </w:tcBorders>
          </w:tcPr>
          <w:p w14:paraId="7F1A006A"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entry.align="center"</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Name of Director</w:t>
            </w:r>
          </w:p>
        </w:tc>
        <w:tc>
          <w:tcPr>
            <w:tcW w:w="2880" w:type="dxa"/>
            <w:tcBorders>
              <w:top w:val="nil"/>
              <w:left w:val="nil"/>
              <w:bottom w:val="nil"/>
              <w:right w:val="nil"/>
            </w:tcBorders>
          </w:tcPr>
          <w:p w14:paraId="238EDDD8"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entry.align="center"</w:instrText>
            </w:r>
            <w:r w:rsidRPr="00A25529">
              <w:rPr>
                <w:rStyle w:val="pxentry"/>
              </w:rPr>
              <w:fldChar w:fldCharType="end"/>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Signature</w:t>
            </w:r>
          </w:p>
        </w:tc>
        <w:tc>
          <w:tcPr>
            <w:tcW w:w="2880" w:type="dxa"/>
            <w:tcBorders>
              <w:top w:val="nil"/>
              <w:left w:val="nil"/>
              <w:bottom w:val="nil"/>
              <w:right w:val="nil"/>
            </w:tcBorders>
          </w:tcPr>
          <w:p w14:paraId="3AE15A58"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entry.align="center"</w:instrText>
            </w:r>
            <w:r w:rsidRPr="00A25529">
              <w:rPr>
                <w:rStyle w:val="pxentry"/>
              </w:rPr>
              <w:fldChar w:fldCharType="end"/>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entry"/>
              </w:rPr>
              <w:t>Date of Execution</w:t>
            </w:r>
          </w:p>
        </w:tc>
      </w:tr>
    </w:tbl>
    <w:p w14:paraId="13444FC2"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B29D8" w:rsidRPr="00A25529" w14:paraId="4819D8D8" w14:textId="77777777">
        <w:tblPrEx>
          <w:tblCellMar>
            <w:top w:w="0" w:type="dxa"/>
            <w:left w:w="0" w:type="dxa"/>
            <w:bottom w:w="0" w:type="dxa"/>
            <w:right w:w="0" w:type="dxa"/>
          </w:tblCellMar>
        </w:tblPrEx>
        <w:tc>
          <w:tcPr>
            <w:tcW w:w="2880" w:type="dxa"/>
            <w:tcBorders>
              <w:top w:val="nil"/>
              <w:left w:val="nil"/>
              <w:bottom w:val="nil"/>
              <w:right w:val="nil"/>
            </w:tcBorders>
          </w:tcPr>
          <w:p w14:paraId="3EB490C8"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1]</w:t>
            </w:r>
          </w:p>
        </w:tc>
        <w:tc>
          <w:tcPr>
            <w:tcW w:w="2880" w:type="dxa"/>
            <w:tcBorders>
              <w:top w:val="nil"/>
              <w:left w:val="nil"/>
              <w:bottom w:val="nil"/>
              <w:right w:val="nil"/>
            </w:tcBorders>
          </w:tcPr>
          <w:p w14:paraId="30231130"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[signature of director 1]</w:t>
            </w:r>
          </w:p>
        </w:tc>
        <w:tc>
          <w:tcPr>
            <w:tcW w:w="2880" w:type="dxa"/>
            <w:tcBorders>
              <w:top w:val="nil"/>
              <w:left w:val="nil"/>
              <w:bottom w:val="nil"/>
              <w:right w:val="nil"/>
            </w:tcBorders>
          </w:tcPr>
          <w:p w14:paraId="4C5731AF"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[date of execution]</w:t>
            </w:r>
          </w:p>
        </w:tc>
      </w:tr>
      <w:tr w:rsidR="00FB29D8" w:rsidRPr="00A25529" w14:paraId="7B8A32F7" w14:textId="77777777">
        <w:tblPrEx>
          <w:tblCellMar>
            <w:top w:w="0" w:type="dxa"/>
            <w:left w:w="0" w:type="dxa"/>
            <w:bottom w:w="0" w:type="dxa"/>
            <w:right w:w="0" w:type="dxa"/>
          </w:tblCellMar>
        </w:tblPrEx>
        <w:tc>
          <w:tcPr>
            <w:tcW w:w="2880" w:type="dxa"/>
            <w:tcBorders>
              <w:top w:val="nil"/>
              <w:left w:val="nil"/>
              <w:bottom w:val="nil"/>
              <w:right w:val="nil"/>
            </w:tcBorders>
          </w:tcPr>
          <w:p w14:paraId="22A0C13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2]</w:t>
            </w:r>
          </w:p>
        </w:tc>
        <w:tc>
          <w:tcPr>
            <w:tcW w:w="2880" w:type="dxa"/>
            <w:tcBorders>
              <w:top w:val="nil"/>
              <w:left w:val="nil"/>
              <w:bottom w:val="nil"/>
              <w:right w:val="nil"/>
            </w:tcBorders>
          </w:tcPr>
          <w:p w14:paraId="0C223B26"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[signature of director 2]</w:t>
            </w:r>
          </w:p>
        </w:tc>
        <w:tc>
          <w:tcPr>
            <w:tcW w:w="2880" w:type="dxa"/>
            <w:tcBorders>
              <w:top w:val="nil"/>
              <w:left w:val="nil"/>
              <w:bottom w:val="nil"/>
              <w:right w:val="nil"/>
            </w:tcBorders>
          </w:tcPr>
          <w:p w14:paraId="1843C932"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[date of execution]</w:t>
            </w:r>
          </w:p>
        </w:tc>
      </w:tr>
      <w:tr w:rsidR="00FB29D8" w:rsidRPr="00A25529" w14:paraId="4826F745" w14:textId="77777777">
        <w:tblPrEx>
          <w:tblCellMar>
            <w:top w:w="0" w:type="dxa"/>
            <w:left w:w="0" w:type="dxa"/>
            <w:bottom w:w="0" w:type="dxa"/>
            <w:right w:w="0" w:type="dxa"/>
          </w:tblCellMar>
        </w:tblPrEx>
        <w:tc>
          <w:tcPr>
            <w:tcW w:w="2880" w:type="dxa"/>
            <w:tcBorders>
              <w:top w:val="nil"/>
              <w:left w:val="nil"/>
              <w:bottom w:val="nil"/>
              <w:right w:val="nil"/>
            </w:tcBorders>
          </w:tcPr>
          <w:p w14:paraId="7FD22995"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director 3]</w:t>
            </w:r>
          </w:p>
        </w:tc>
        <w:tc>
          <w:tcPr>
            <w:tcW w:w="2880" w:type="dxa"/>
            <w:tcBorders>
              <w:top w:val="nil"/>
              <w:left w:val="nil"/>
              <w:bottom w:val="nil"/>
              <w:right w:val="nil"/>
            </w:tcBorders>
          </w:tcPr>
          <w:p w14:paraId="3C924313"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[signature of director 3]</w:t>
            </w:r>
          </w:p>
        </w:tc>
        <w:tc>
          <w:tcPr>
            <w:tcW w:w="2880" w:type="dxa"/>
            <w:tcBorders>
              <w:top w:val="nil"/>
              <w:left w:val="nil"/>
              <w:bottom w:val="nil"/>
              <w:right w:val="nil"/>
            </w:tcBorders>
          </w:tcPr>
          <w:p w14:paraId="5223F2D0"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[date of execution]</w:t>
            </w:r>
          </w:p>
        </w:tc>
      </w:tr>
    </w:tbl>
    <w:p w14:paraId="19E8E683" w14:textId="77777777" w:rsidR="00FB29D8" w:rsidRPr="00A25529" w:rsidRDefault="00FB29D8">
      <w:pPr>
        <w:pStyle w:val="pxtbody"/>
      </w:pPr>
    </w:p>
    <w:p w14:paraId="16DFFE44" w14:textId="77777777" w:rsidR="00FB29D8" w:rsidRPr="00A25529" w:rsidRDefault="00FB29D8"/>
    <w:p w14:paraId="2A2A45E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[Exhibits]</w:t>
      </w:r>
    </w:p>
    <w:p w14:paraId="32C88889" w14:textId="77777777" w:rsidR="00FB29D8" w:rsidRPr="00A25529" w:rsidRDefault="00FB29D8">
      <w:pPr>
        <w:pStyle w:val="pxformnotes"/>
        <w:jc w:val="center"/>
        <w:rPr>
          <w:sz w:val="24"/>
          <w:szCs w:val="24"/>
        </w:rPr>
      </w:pPr>
      <w:r w:rsidRPr="00A25529">
        <w:rPr>
          <w:rStyle w:val="pxvis"/>
          <w:rFonts w:cs="Arial"/>
          <w:bCs/>
          <w:sz w:val="24"/>
          <w:szCs w:val="24"/>
          <w:rPrChange w:id="5189" w:author="Cara Cardinale" w:date="2025-03-04T10:36:00Z">
            <w:rPr>
              <w:rStyle w:val="pxvis"/>
              <w:rFonts w:cs="Arial"/>
              <w:bCs/>
              <w:szCs w:val="24"/>
            </w:rPr>
          </w:rPrChange>
        </w:rPr>
        <w:t>Notes to Form</w:t>
      </w:r>
    </w:p>
    <w:p w14:paraId="522AAC89" w14:textId="77777777" w:rsidR="00FB29D8" w:rsidRPr="00A25529" w:rsidRDefault="00FB29D8">
      <w:pPr>
        <w:pStyle w:val="pxformnotes"/>
        <w:rPr>
          <w:sz w:val="24"/>
          <w:szCs w:val="24"/>
        </w:rPr>
      </w:pPr>
    </w:p>
    <w:p w14:paraId="4A29E986" w14:textId="77777777" w:rsidR="00FB29D8" w:rsidRPr="00A25529" w:rsidRDefault="00FB29D8">
      <w:pPr>
        <w:pStyle w:val="pxformnote"/>
        <w:spacing w:before="180"/>
      </w:pPr>
      <w:del w:id="5190" w:author="Cara Cardinale" w:date="2025-01-14T20:47:00Z">
        <w:r w:rsidRPr="00A25529" w:rsidDel="00CF1278">
          <w:delText>Drafter's Note</w:delText>
        </w:r>
      </w:del>
      <w:r w:rsidRPr="00A25529">
        <w:t xml:space="preserve"> </w:t>
      </w:r>
    </w:p>
    <w:p w14:paraId="44F086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After the corporate existence has begun, an organization meeting of the initial directors or if directors are not designated in the certificate of incorporation, of the incorporator or incorporators, must be held. The minimum agenda of the organization meeting is set by statute. See </w:t>
      </w:r>
      <w:r w:rsidRPr="00A25529">
        <w:rPr>
          <w:rStyle w:val="pxst"/>
          <w:color w:val="FF0000"/>
          <w:vertAlign w:val="superscript"/>
        </w:rPr>
        <w:t>►</w:t>
      </w:r>
      <w:r w:rsidRPr="00A25529">
        <w:rPr>
          <w:rStyle w:val="pxst"/>
        </w:rPr>
        <w:fldChar w:fldCharType="begin"/>
      </w:r>
      <w:r w:rsidRPr="00A25529">
        <w:rPr>
          <w:rStyle w:val="pxst"/>
        </w:rPr>
        <w:instrText>st.ref.id="I006M0W"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405(a)</w:t>
      </w:r>
      <w:r w:rsidRPr="00A25529">
        <w:t>.</w:t>
      </w:r>
    </w:p>
    <w:p w14:paraId="5A6F7C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ins w:id="5191" w:author="Cara Cardinale" w:date="2025-03-02T16:08:00Z">
        <w:r w:rsidR="00091198" w:rsidRPr="00A25529">
          <w:t>Unless 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ins>
      <w:del w:id="5192" w:author="Cara Cardinale" w:date="2025-03-02T16:08:00Z">
        <w:r w:rsidRPr="00A25529" w:rsidDel="00091198">
          <w:delText>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st.ref.id="I009F5S"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021A3FE4" w14:textId="77777777" w:rsidR="00FB29D8" w:rsidRPr="00A25529" w:rsidRDefault="00FB29D8">
      <w:pPr>
        <w:pStyle w:val="pxformrr"/>
        <w:rPr>
          <w:sz w:val="24"/>
          <w:szCs w:val="24"/>
        </w:rPr>
      </w:pPr>
      <w:r w:rsidRPr="00A25529">
        <w:rPr>
          <w:rStyle w:val="pxvis"/>
          <w:rFonts w:cs="Arial"/>
          <w:bCs/>
          <w:sz w:val="50"/>
          <w:rPrChange w:id="5193" w:author="Cara Cardinale" w:date="2025-03-04T10:36:00Z">
            <w:rPr>
              <w:rStyle w:val="pxvis"/>
              <w:rFonts w:cs="Arial"/>
              <w:bCs/>
            </w:rPr>
          </w:rPrChange>
        </w:rPr>
        <w:t>Research References</w:t>
      </w:r>
    </w:p>
    <w:p w14:paraId="4411C2B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tk.ref.id="I00C8AO"</w:instrText>
      </w:r>
      <w:r w:rsidRPr="00A25529">
        <w:rPr>
          <w:rStyle w:val="pxtk"/>
        </w:rPr>
        <w:fldChar w:fldCharType="end"/>
      </w:r>
      <w:r w:rsidRPr="00A25529">
        <w:rPr>
          <w:rStyle w:val="pxtk"/>
        </w:rPr>
        <w:t>West's Key Number Digest, Corporations and Business Organizations &amp;key;3423</w:t>
      </w:r>
    </w:p>
    <w:p w14:paraId="78683C8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rc.ref.id="I00F1FK"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w:t>
      </w:r>
      <w:ins w:id="5194" w:author="Cara Cardinale" w:date="2025-01-27T11:12:00Z">
        <w:r w:rsidR="00B2331F" w:rsidRPr="00A25529">
          <w:rPr>
            <w:rStyle w:val="pxrc"/>
          </w:rPr>
          <w:t>6</w:t>
        </w:r>
      </w:ins>
      <w:del w:id="5195" w:author="Cara Cardinale" w:date="2025-01-27T11:12:00Z">
        <w:r w:rsidRPr="00A25529" w:rsidDel="00B2331F">
          <w:rPr>
            <w:rStyle w:val="pxrc"/>
          </w:rPr>
          <w:delText>8</w:delText>
        </w:r>
      </w:del>
    </w:p>
    <w:p w14:paraId="51E7DC0A" w14:textId="77777777" w:rsidR="00FB29D8" w:rsidRPr="00A25529" w:rsidRDefault="00FB29D8">
      <w:pPr>
        <w:pStyle w:val="pxs"/>
        <w:spacing w:before="180"/>
        <w:rPr>
          <w:rPrChange w:id="5196" w:author="Cara Cardinale" w:date="2025-03-04T10:36:00Z">
            <w:rPr>
              <w:sz w:val="27"/>
            </w:rPr>
          </w:rPrChange>
        </w:rPr>
      </w:pPr>
      <w:r w:rsidRPr="00A25529">
        <w:rPr>
          <w:rPrChange w:id="5197" w:author="Cara Cardinale" w:date="2025-03-04T10:36:00Z">
            <w:rPr>
              <w:sz w:val="27"/>
            </w:rPr>
          </w:rPrChange>
        </w:rPr>
        <w:t>30:141. Organization meeting by directors' written consent</w:t>
      </w:r>
    </w:p>
    <w:p w14:paraId="46F15E59" w14:textId="77777777" w:rsidR="00FB29D8" w:rsidRPr="00A25529" w:rsidRDefault="00FB29D8">
      <w:pPr>
        <w:pStyle w:val="pxov"/>
        <w:rPr>
          <w:vanish/>
        </w:rPr>
      </w:pPr>
      <w:r w:rsidRPr="00A25529">
        <w:rPr>
          <w:vanish/>
        </w:rPr>
        <w:t>FMS</w:t>
      </w:r>
    </w:p>
    <w:p w14:paraId="34BD59B2" w14:textId="77777777" w:rsidR="00FB29D8" w:rsidRPr="00A25529" w:rsidRDefault="00FB29D8">
      <w:pPr>
        <w:pStyle w:val="pxov"/>
        <w:rPr>
          <w:vanish/>
        </w:rPr>
      </w:pPr>
      <w:r w:rsidRPr="00A25529">
        <w:rPr>
          <w:vanish/>
        </w:rPr>
        <w:t>NFP</w:t>
      </w:r>
    </w:p>
    <w:p w14:paraId="5F26C194" w14:textId="77777777" w:rsidR="00FB29D8" w:rsidRPr="00A25529" w:rsidRDefault="00FB29D8">
      <w:pPr>
        <w:pStyle w:val="pxov"/>
        <w:rPr>
          <w:vanish/>
        </w:rPr>
      </w:pPr>
      <w:r w:rsidRPr="00A25529">
        <w:rPr>
          <w:vanish/>
        </w:rPr>
        <w:t>COL</w:t>
      </w:r>
    </w:p>
    <w:p w14:paraId="6CDD2248" w14:textId="77777777" w:rsidR="00FB29D8" w:rsidRPr="00A25529" w:rsidRDefault="00FB29D8">
      <w:pPr>
        <w:pStyle w:val="pxov"/>
        <w:rPr>
          <w:vanish/>
        </w:rPr>
      </w:pPr>
      <w:r w:rsidRPr="00A25529">
        <w:rPr>
          <w:vanish/>
        </w:rPr>
        <w:t>FCV</w:t>
      </w:r>
    </w:p>
    <w:p w14:paraId="7A7903FC" w14:textId="77777777" w:rsidR="00FB29D8" w:rsidRPr="00A25529" w:rsidRDefault="00FB29D8">
      <w:pPr>
        <w:pStyle w:val="pxov"/>
        <w:rPr>
          <w:vanish/>
        </w:rPr>
      </w:pPr>
      <w:r w:rsidRPr="00A25529">
        <w:rPr>
          <w:vanish/>
        </w:rPr>
        <w:t>FTR</w:t>
      </w:r>
    </w:p>
    <w:p w14:paraId="0F9AE70A" w14:textId="77777777" w:rsidR="00FB29D8" w:rsidRPr="00A25529" w:rsidRDefault="00FB29D8">
      <w:pPr>
        <w:pStyle w:val="pxov"/>
        <w:rPr>
          <w:vanish/>
        </w:rPr>
      </w:pPr>
      <w:r w:rsidRPr="00A25529">
        <w:rPr>
          <w:vanish/>
        </w:rPr>
        <w:t>EBL</w:t>
      </w:r>
    </w:p>
    <w:p w14:paraId="449E344A" w14:textId="77777777" w:rsidR="00FB29D8" w:rsidRPr="00A25529" w:rsidRDefault="00FB29D8">
      <w:pPr>
        <w:pStyle w:val="pxov"/>
        <w:rPr>
          <w:vanish/>
        </w:rPr>
      </w:pPr>
      <w:r w:rsidRPr="00A25529">
        <w:rPr>
          <w:vanish/>
        </w:rPr>
        <w:t>TEM</w:t>
      </w:r>
    </w:p>
    <w:p w14:paraId="0448C391" w14:textId="77777777" w:rsidR="00FB29D8" w:rsidRPr="00A25529" w:rsidRDefault="00FB29D8">
      <w:pPr>
        <w:pStyle w:val="pxov"/>
        <w:rPr>
          <w:vanish/>
        </w:rPr>
      </w:pPr>
      <w:r w:rsidRPr="00A25529">
        <w:rPr>
          <w:vanish/>
        </w:rPr>
        <w:t>MTD</w:t>
      </w:r>
    </w:p>
    <w:p w14:paraId="76834C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form.fid="Id55dc2701b6411e684899cfd92da4eb0"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The undersigned, being the Directors of </w:t>
      </w:r>
      <w:r w:rsidRPr="00A25529">
        <w:rPr>
          <w:rStyle w:val="pxfinstr"/>
          <w:i/>
          <w:iCs/>
        </w:rPr>
        <w:t>[name of corporation]</w:t>
      </w:r>
      <w:r w:rsidRPr="00A25529">
        <w:t xml:space="preserve"> (the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 </w:t>
      </w:r>
      <w:r w:rsidRPr="00A25529">
        <w:rPr>
          <w:rStyle w:val="pxfinstr"/>
          <w:i/>
          <w:iCs/>
        </w:rPr>
        <w:t>[name of state]</w:t>
      </w:r>
      <w:r w:rsidRPr="00A25529">
        <w:t xml:space="preserve"> nonprofit corporation, hereby adopt the following resolutions by unanimous written consent:</w:t>
      </w:r>
    </w:p>
    <w:p w14:paraId="261A6E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Certificate of Incorporation of the Corporation filed on </w:t>
      </w:r>
      <w:r w:rsidRPr="00A25529">
        <w:rPr>
          <w:rStyle w:val="pxfinstr"/>
          <w:i/>
          <w:iCs/>
        </w:rPr>
        <w:t>[date of filing]</w:t>
      </w:r>
      <w:r w:rsidRPr="00A25529">
        <w:t xml:space="preserve"> with the </w:t>
      </w:r>
      <w:r w:rsidRPr="00A25529">
        <w:rPr>
          <w:rStyle w:val="pxfinstr"/>
          <w:i/>
          <w:iCs/>
        </w:rPr>
        <w:t>[name of state]</w:t>
      </w:r>
      <w:r w:rsidRPr="00A25529">
        <w:t xml:space="preserve"> Department of State, and it hereby is, ratified and approved in all respects;</w:t>
      </w:r>
    </w:p>
    <w:p w14:paraId="5F012C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Bylaws of the Corporation attached hereto as Exhibit </w:t>
      </w:r>
      <w:r w:rsidRPr="00A25529">
        <w:rPr>
          <w:rStyle w:val="pxfinstr"/>
          <w:i/>
          <w:iCs/>
        </w:rPr>
        <w:t>[designation of exhibit]</w:t>
      </w:r>
      <w:r w:rsidRPr="00A25529">
        <w:t xml:space="preserve">, including the Conflict of Interest Policy attached as Exhibit </w:t>
      </w:r>
      <w:r w:rsidRPr="00A25529">
        <w:rPr>
          <w:rStyle w:val="pxfinstr"/>
          <w:i/>
          <w:iCs/>
        </w:rPr>
        <w:t>[designation of exhibit]</w:t>
      </w:r>
      <w:r w:rsidRPr="00A25529">
        <w:t xml:space="preserve"> to the Bylaws, are hereby approved and adopted in all respects as the bylaws of the Corporation;</w:t>
      </w:r>
    </w:p>
    <w:p w14:paraId="4B1FC1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each of the officers and directors of the Corporation shall be provided with a copy of the Conflict of Interest Policy and required to execute and date a Conflict of Interest Statement and return such signed copy to the Secretary of the Corporation;</w:t>
      </w:r>
    </w:p>
    <w:p w14:paraId="1C44E6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number of Directors constituting the entire Board of Directors of the Corporation shall be </w:t>
      </w:r>
      <w:r w:rsidRPr="00A25529">
        <w:rPr>
          <w:rStyle w:val="pxfinstr"/>
          <w:i/>
          <w:iCs/>
        </w:rPr>
        <w:t>[number of directors]</w:t>
      </w:r>
      <w:r w:rsidRPr="00A25529">
        <w:t xml:space="preserve"> directors;</w:t>
      </w:r>
    </w:p>
    <w:p w14:paraId="1A533A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following persons be, and they hereby are, nominated and elected as members of the Board of Directors of the Corporation, to serve in accordance with the Bylaws of the Corporation until their respective successors are elected and qualified: </w:t>
      </w:r>
      <w:r w:rsidRPr="00A25529">
        <w:rPr>
          <w:rStyle w:val="pxfinstr"/>
          <w:i/>
          <w:iCs/>
        </w:rPr>
        <w:t>[list of directors]</w:t>
      </w:r>
      <w:r w:rsidRPr="00A25529">
        <w:t>;</w:t>
      </w:r>
    </w:p>
    <w:p w14:paraId="060908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following persons be, and they hereby are, elected to the offices of the Corporation set forth opposite their respective names, to serve in accordance with the Bylaws of the Corporation, and at the discretion of the Board of Directors, until their respective successors are elected and qualified: </w:t>
      </w:r>
      <w:r w:rsidRPr="00A25529">
        <w:rPr>
          <w:rStyle w:val="pxfinstr"/>
          <w:i/>
          <w:iCs/>
        </w:rPr>
        <w:t>[list of names]</w:t>
      </w:r>
      <w:r w:rsidRPr="00A25529">
        <w:t xml:space="preserve"> and </w:t>
      </w:r>
      <w:r w:rsidRPr="00A25529">
        <w:rPr>
          <w:rStyle w:val="pxfinstr"/>
          <w:i/>
          <w:iCs/>
        </w:rPr>
        <w:t>[list of offices]</w:t>
      </w:r>
      <w:r w:rsidRPr="00A25529">
        <w:t>;</w:t>
      </w:r>
    </w:p>
    <w:p w14:paraId="238C15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for the purpose of authorizing the Corporation to carry on its exempt purpose under the laws of any state as to which the officers of the Corporation determine such authorization is necessary or desirable, the officers of the Corporation be, and they hereby are, authorized in the name and on behalf of the Corporation to take such action as may be necessary or advisable to effect the qualification of the Corporation to carry on its exempt purpose as a foreign corporation in such state or states;</w:t>
      </w:r>
    </w:p>
    <w:p w14:paraId="501122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authorized to (1) designate the bank or banks in which the funds of the Corporation shall be deposited, (2) take such steps as are necessary in order to open such accounts, (3) cause to be deposited in such accounts from time to time such funds of the Corporation as the officers may deem necessary or advisable, and (4) designate from time to time officers and agents of the Corporation authorized to sign or countersign checks, drafts or other orders for the payment of money issued in the name of the Corporation against any such account;</w:t>
      </w:r>
    </w:p>
    <w:p w14:paraId="3C5787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authorized to pay all fees and expenses incident to and necessary for the organization and qualification of the Corporation, and to reimburse any person who has made any disbursements therefor, out of the funds of the Corporation;</w:t>
      </w:r>
    </w:p>
    <w:p w14:paraId="04EEBF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authorized to execute and file for, in the name of and on behalf of the Corporation, any and all documents, certificates and instruments necessary to obtain and evidence exemptions for the corporation from federal and New York income tax and any other tax deemed appropriate by such officer or officers;</w:t>
      </w:r>
    </w:p>
    <w:p w14:paraId="5632E8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delegated the power to accept, on behalf of the Corporation, any contribution, gift, bequest or devise, whether outright or in trust, as a current or future interest, as real or personal property, or as tangible or intangible property, for the general purposes or any special purpose of the Corporation upon such terms and conditions as such officer(s) determine are necessary or appropriate;</w:t>
      </w:r>
    </w:p>
    <w:p w14:paraId="79FE30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granted full power and authority to execute and deliver all such instruments, agreements, and documents, to pay all such fees and expenses, and to perform such other acts as such officer may determine to be necessary or convenient, and in the best interests of the Corporation, from time to time hereafter, to carry on the affairs of the Corporation, with the power of delegation, all in the name of the Corporation and on the Corporation's behalf and in compliance with all applicable laws and regulations; and</w:t>
      </w:r>
    </w:p>
    <w:p w14:paraId="2798FF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any of the officers of the Corporation be, and each of them hereby is authorized, empowered and directed, in the name and on behalf of the Corporation to (1) do all such acts and things; (2) execute, deliver and file, such agreements, certificates, instruments and other documents; (3) make such changes to any of the foregoing; and (4) pay such fees and expenses, in each case as may be necessary or desirable in order to carry out the foregoing resolutions, and that all of the acts and doings of such officers and directors, whether heretofore or hereafter taken, done or performed in furtherance of the above resolutions, are hereby ratified, approved, confirmed and authorized.</w:t>
      </w:r>
    </w:p>
    <w:p w14:paraId="339BAF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This Consent may be executed in any number of counterparts, each of which shall be deemed an original but all of which together will constitute one and the same instrument. Electronic, photocopied, scanned or faxed signatures shall be treated as original signatures and shall be binding upon the signer.</w:t>
      </w:r>
    </w:p>
    <w:p w14:paraId="76AA82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IN WITNESS WHEREOF, the undersigned have signed this Consent the </w:t>
      </w:r>
      <w:r w:rsidRPr="00A25529">
        <w:rPr>
          <w:rStyle w:val="pxfinstr"/>
          <w:i/>
          <w:iCs/>
        </w:rPr>
        <w:t>[ordinal number of day]</w:t>
      </w:r>
      <w:r w:rsidRPr="00A25529">
        <w:t xml:space="preserve"> day of </w:t>
      </w:r>
      <w:r w:rsidRPr="00A25529">
        <w:rPr>
          <w:rStyle w:val="pxfinstr"/>
          <w:i/>
          <w:iCs/>
        </w:rPr>
        <w:t>[name of month]</w:t>
      </w:r>
      <w:r w:rsidRPr="00A25529">
        <w:t xml:space="preserve"> </w:t>
      </w:r>
      <w:r w:rsidRPr="00A25529">
        <w:rPr>
          <w:rStyle w:val="pxfinstr"/>
          <w:i/>
          <w:iCs/>
        </w:rPr>
        <w:t>[identification of year]</w:t>
      </w:r>
      <w:r w:rsidRPr="00A25529">
        <w:t>.</w:t>
      </w:r>
    </w:p>
    <w:p w14:paraId="066C80C2"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0B9445CE"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5246B392"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7D63C9AB"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783C98F5" w14:textId="77777777" w:rsidR="00FB29D8" w:rsidRPr="00A25529" w:rsidRDefault="00FB29D8">
      <w:pPr>
        <w:pStyle w:val="pxformnotes"/>
        <w:jc w:val="center"/>
        <w:rPr>
          <w:sz w:val="24"/>
          <w:szCs w:val="24"/>
        </w:rPr>
      </w:pPr>
      <w:r w:rsidRPr="00A25529">
        <w:rPr>
          <w:rStyle w:val="pxvis"/>
          <w:rFonts w:cs="Arial"/>
          <w:bCs/>
          <w:sz w:val="24"/>
          <w:szCs w:val="24"/>
          <w:rPrChange w:id="5198" w:author="Cara Cardinale" w:date="2025-03-04T10:36:00Z">
            <w:rPr>
              <w:rStyle w:val="pxvis"/>
              <w:rFonts w:cs="Arial"/>
              <w:bCs/>
              <w:szCs w:val="24"/>
            </w:rPr>
          </w:rPrChange>
        </w:rPr>
        <w:t>Notes to Form</w:t>
      </w:r>
    </w:p>
    <w:p w14:paraId="47C4E850" w14:textId="77777777" w:rsidR="00FB29D8" w:rsidRPr="00A25529" w:rsidRDefault="00FB29D8">
      <w:pPr>
        <w:pStyle w:val="pxformnotes"/>
        <w:rPr>
          <w:sz w:val="24"/>
          <w:szCs w:val="24"/>
        </w:rPr>
      </w:pPr>
    </w:p>
    <w:p w14:paraId="681121E6" w14:textId="77777777" w:rsidR="00FB29D8" w:rsidRPr="00A25529" w:rsidRDefault="00FB29D8">
      <w:pPr>
        <w:pStyle w:val="pxformrr"/>
        <w:rPr>
          <w:sz w:val="24"/>
          <w:szCs w:val="24"/>
        </w:rPr>
      </w:pPr>
      <w:r w:rsidRPr="00A25529">
        <w:rPr>
          <w:rStyle w:val="pxvis"/>
          <w:rFonts w:cs="Arial"/>
          <w:bCs/>
          <w:sz w:val="24"/>
          <w:szCs w:val="24"/>
          <w:rPrChange w:id="5199" w:author="Cara Cardinale" w:date="2025-03-04T10:36:00Z">
            <w:rPr>
              <w:rStyle w:val="pxvis"/>
              <w:rFonts w:cs="Arial"/>
              <w:bCs/>
              <w:szCs w:val="24"/>
            </w:rPr>
          </w:rPrChange>
        </w:rPr>
        <w:t>Research References</w:t>
      </w:r>
    </w:p>
    <w:p w14:paraId="744E506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tk.ref.id="I006M0Y"</w:instrText>
      </w:r>
      <w:r w:rsidRPr="00A25529">
        <w:rPr>
          <w:rStyle w:val="pxtk"/>
        </w:rPr>
        <w:fldChar w:fldCharType="end"/>
      </w:r>
      <w:r w:rsidRPr="00A25529">
        <w:rPr>
          <w:rStyle w:val="pxtk"/>
        </w:rPr>
        <w:t>West's Key Number Digest, Corporations and Business Organizations &amp;key;3423</w:t>
      </w:r>
    </w:p>
    <w:p w14:paraId="7B6FE6DE" w14:textId="77777777" w:rsidR="00FB29D8" w:rsidRPr="00A25529" w:rsidRDefault="00FB29D8">
      <w:pPr>
        <w:pStyle w:val="pxs"/>
        <w:spacing w:before="180"/>
        <w:rPr>
          <w:rPrChange w:id="5200" w:author="Cara Cardinale" w:date="2025-03-04T10:36:00Z">
            <w:rPr>
              <w:sz w:val="27"/>
            </w:rPr>
          </w:rPrChange>
        </w:rPr>
      </w:pPr>
      <w:r w:rsidRPr="00A25529">
        <w:rPr>
          <w:rPrChange w:id="5201" w:author="Cara Cardinale" w:date="2025-03-04T10:36:00Z">
            <w:rPr>
              <w:sz w:val="27"/>
            </w:rPr>
          </w:rPrChange>
        </w:rPr>
        <w:t>30:142. Minutes of directors' organization meeting</w:t>
      </w:r>
    </w:p>
    <w:p w14:paraId="0EF8D64D" w14:textId="77777777" w:rsidR="00FB29D8" w:rsidRPr="00A25529" w:rsidRDefault="00FB29D8">
      <w:pPr>
        <w:pStyle w:val="pxov"/>
        <w:rPr>
          <w:vanish/>
        </w:rPr>
      </w:pPr>
      <w:r w:rsidRPr="00A25529">
        <w:rPr>
          <w:vanish/>
        </w:rPr>
        <w:t>FMS</w:t>
      </w:r>
    </w:p>
    <w:p w14:paraId="7B4200FD" w14:textId="77777777" w:rsidR="00FB29D8" w:rsidRPr="00A25529" w:rsidRDefault="00FB29D8">
      <w:pPr>
        <w:pStyle w:val="pxov"/>
        <w:rPr>
          <w:vanish/>
        </w:rPr>
      </w:pPr>
      <w:r w:rsidRPr="00A25529">
        <w:rPr>
          <w:vanish/>
        </w:rPr>
        <w:t>NFP</w:t>
      </w:r>
    </w:p>
    <w:p w14:paraId="2E2CF2E1" w14:textId="77777777" w:rsidR="00FB29D8" w:rsidRPr="00A25529" w:rsidRDefault="00FB29D8">
      <w:pPr>
        <w:pStyle w:val="pxov"/>
        <w:rPr>
          <w:vanish/>
        </w:rPr>
      </w:pPr>
      <w:r w:rsidRPr="00A25529">
        <w:rPr>
          <w:vanish/>
        </w:rPr>
        <w:t>COL</w:t>
      </w:r>
    </w:p>
    <w:p w14:paraId="0D6E7D14" w14:textId="77777777" w:rsidR="00FB29D8" w:rsidRPr="00A25529" w:rsidRDefault="00FB29D8">
      <w:pPr>
        <w:pStyle w:val="pxov"/>
        <w:rPr>
          <w:vanish/>
        </w:rPr>
      </w:pPr>
      <w:r w:rsidRPr="00A25529">
        <w:rPr>
          <w:vanish/>
        </w:rPr>
        <w:t>FCV</w:t>
      </w:r>
    </w:p>
    <w:p w14:paraId="62C12BD9" w14:textId="77777777" w:rsidR="00FB29D8" w:rsidRPr="00A25529" w:rsidRDefault="00FB29D8">
      <w:pPr>
        <w:pStyle w:val="pxov"/>
        <w:rPr>
          <w:vanish/>
        </w:rPr>
      </w:pPr>
      <w:r w:rsidRPr="00A25529">
        <w:rPr>
          <w:vanish/>
        </w:rPr>
        <w:t>FTR</w:t>
      </w:r>
    </w:p>
    <w:p w14:paraId="27BC1DE4" w14:textId="77777777" w:rsidR="00FB29D8" w:rsidRPr="00A25529" w:rsidRDefault="00FB29D8">
      <w:pPr>
        <w:pStyle w:val="pxov"/>
        <w:rPr>
          <w:vanish/>
        </w:rPr>
      </w:pPr>
      <w:r w:rsidRPr="00A25529">
        <w:rPr>
          <w:vanish/>
        </w:rPr>
        <w:t>EBL</w:t>
      </w:r>
    </w:p>
    <w:p w14:paraId="76D3898B" w14:textId="77777777" w:rsidR="00FB29D8" w:rsidRPr="00A25529" w:rsidRDefault="00FB29D8">
      <w:pPr>
        <w:pStyle w:val="pxov"/>
        <w:rPr>
          <w:vanish/>
        </w:rPr>
      </w:pPr>
      <w:r w:rsidRPr="00A25529">
        <w:rPr>
          <w:vanish/>
        </w:rPr>
        <w:t>TEM</w:t>
      </w:r>
    </w:p>
    <w:p w14:paraId="2C5091E8" w14:textId="77777777" w:rsidR="00FB29D8" w:rsidRPr="00A25529" w:rsidRDefault="00FB29D8">
      <w:pPr>
        <w:pStyle w:val="pxov"/>
        <w:rPr>
          <w:vanish/>
        </w:rPr>
      </w:pPr>
      <w:r w:rsidRPr="00A25529">
        <w:rPr>
          <w:vanish/>
        </w:rPr>
        <w:t>MTD</w:t>
      </w:r>
    </w:p>
    <w:p w14:paraId="29FA47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form.fid="Id55e10901b6411e684899cfd92da4eb0"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Pursuant to </w:t>
      </w:r>
      <w:r w:rsidRPr="00A25529">
        <w:rPr>
          <w:rStyle w:val="pxfinstr"/>
          <w:i/>
          <w:iCs/>
        </w:rPr>
        <w:t>[notice/call and waiver of notice]</w:t>
      </w:r>
      <w:r w:rsidRPr="00A25529">
        <w:t xml:space="preserve">, the board of directors of </w:t>
      </w:r>
      <w:r w:rsidRPr="00A25529">
        <w:rPr>
          <w:rStyle w:val="pxfinstr"/>
          <w:i/>
          <w:iCs/>
        </w:rPr>
        <w:t>[name of club]</w:t>
      </w:r>
      <w:r w:rsidRPr="00A25529">
        <w:t xml:space="preserve">, elected </w:t>
      </w:r>
      <w:r w:rsidRPr="00A25529">
        <w:rPr>
          <w:rStyle w:val="pxfinstr"/>
          <w:i/>
          <w:iCs/>
        </w:rPr>
        <w:t>[at the first meeting of the membership held on [date of first meeting]/by unanimous written consent of the members in lieu of a meeting]</w:t>
      </w:r>
      <w:r w:rsidRPr="00A25529">
        <w:t xml:space="preserve">, assembled and held its first meeting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first meeting]</w:t>
      </w:r>
      <w:r w:rsidRPr="00A25529">
        <w:t xml:space="preserve">, at </w:t>
      </w:r>
      <w:r w:rsidRPr="00A25529">
        <w:rPr>
          <w:rStyle w:val="pxfinstr"/>
          <w:i/>
          <w:iCs/>
        </w:rPr>
        <w:t>[time of first meeting]</w:t>
      </w:r>
      <w:r w:rsidRPr="00A25529">
        <w:t>.</w:t>
      </w:r>
    </w:p>
    <w:p w14:paraId="018B3C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Present at the meeting were </w:t>
      </w:r>
      <w:r w:rsidRPr="00A25529">
        <w:rPr>
          <w:rStyle w:val="pxfinstr"/>
          <w:i/>
          <w:iCs/>
        </w:rPr>
        <w:t>[names of all directors present]</w:t>
      </w:r>
      <w:r w:rsidRPr="00A25529">
        <w:t>, being all of the directors.</w:t>
      </w:r>
    </w:p>
    <w:p w14:paraId="55A2E8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rPr>
          <w:rStyle w:val="pxfinstr"/>
          <w:i/>
          <w:iCs/>
        </w:rPr>
        <w:t>[Name of temporary party]</w:t>
      </w:r>
      <w:r w:rsidRPr="00A25529">
        <w:t xml:space="preserve"> called the meeting to order and, on motion duly made and seconded, was appointed temporary </w:t>
      </w:r>
      <w:r w:rsidRPr="00A25529">
        <w:rPr>
          <w:rStyle w:val="pxfinstr"/>
          <w:i/>
          <w:iCs/>
        </w:rPr>
        <w:t>[chairperson/[title of entity]]</w:t>
      </w:r>
      <w:r w:rsidRPr="00A25529">
        <w:t xml:space="preserve">; </w:t>
      </w:r>
      <w:r w:rsidRPr="00A25529">
        <w:rPr>
          <w:rStyle w:val="pxfinstr"/>
          <w:i/>
          <w:iCs/>
        </w:rPr>
        <w:t>[name of temporary secretary]</w:t>
      </w:r>
      <w:r w:rsidRPr="00A25529">
        <w:t xml:space="preserve"> was appointed temporary secretary.</w:t>
      </w:r>
    </w:p>
    <w:p w14:paraId="65CDA0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The election of officers was thereupon declared in order, and the following were duly elected: </w:t>
      </w:r>
      <w:r w:rsidRPr="00A25529">
        <w:rPr>
          <w:rStyle w:val="pxfinstr"/>
          <w:i/>
          <w:iCs/>
        </w:rPr>
        <w:t>[name of President]</w:t>
      </w:r>
      <w:r w:rsidRPr="00A25529">
        <w:t xml:space="preserve">, President; </w:t>
      </w:r>
      <w:r w:rsidRPr="00A25529">
        <w:rPr>
          <w:rStyle w:val="pxfinstr"/>
          <w:i/>
          <w:iCs/>
        </w:rPr>
        <w:t>[name of Vice President]</w:t>
      </w:r>
      <w:r w:rsidRPr="00A25529">
        <w:t xml:space="preserve">, Vice President; </w:t>
      </w:r>
      <w:r w:rsidRPr="00A25529">
        <w:rPr>
          <w:rStyle w:val="pxfinstr"/>
          <w:i/>
          <w:iCs/>
        </w:rPr>
        <w:t>[name of secretary]</w:t>
      </w:r>
      <w:r w:rsidRPr="00A25529">
        <w:t xml:space="preserve">, secretary; and </w:t>
      </w:r>
      <w:r w:rsidRPr="00A25529">
        <w:rPr>
          <w:rStyle w:val="pxfinstr"/>
          <w:i/>
          <w:iCs/>
        </w:rPr>
        <w:t>[name of treasurer]</w:t>
      </w:r>
      <w:r w:rsidRPr="00A25529">
        <w:t xml:space="preserve">, treasurer. </w:t>
      </w:r>
      <w:r w:rsidRPr="00A25529">
        <w:rPr>
          <w:rStyle w:val="pxfinstr"/>
          <w:i/>
          <w:iCs/>
        </w:rPr>
        <w:t>[Name of President]</w:t>
      </w:r>
      <w:r w:rsidRPr="00A25529">
        <w:t xml:space="preserve"> took the chair and presided at the meeting.</w:t>
      </w:r>
    </w:p>
    <w:p w14:paraId="1C9968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The </w:t>
      </w:r>
      <w:r w:rsidRPr="00A25529">
        <w:rPr>
          <w:rStyle w:val="pxfinstr"/>
          <w:i/>
          <w:iCs/>
        </w:rPr>
        <w:t>[chairperson/[title of entity]]</w:t>
      </w:r>
      <w:r w:rsidRPr="00A25529">
        <w:t xml:space="preserve"> then announced that the certificate of incorporation had been duly filed with the Department of State on </w:t>
      </w:r>
      <w:r w:rsidRPr="00A25529">
        <w:rPr>
          <w:rStyle w:val="pxfinstr"/>
          <w:i/>
          <w:iCs/>
        </w:rPr>
        <w:t>[date of filing certificate of incorporation]</w:t>
      </w:r>
      <w:r w:rsidRPr="00A25529">
        <w:t>. The secretary was instructed to cause a copy of the certificate of incorporation to be inserted in the front of the minute and bylaw book of the club.</w:t>
      </w:r>
    </w:p>
    <w:p w14:paraId="444279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The secretary then presented a proposed form of bylaws for the club, which were read and considered, section by section. On motion duly made, seconded, and carried, it was</w:t>
      </w:r>
    </w:p>
    <w:p w14:paraId="4546CF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Resolved, that the bylaws submitted by the secretary and read to this meeting are hereby adopted as the bylaws of the club, and the secretary is hereby instructed to certify two copies of the bylaws, one copy to be inserted in the minute book, the other to be kept at the principal office of the club and to be open to inspection by members at all reasonable times during office hours.</w:t>
      </w:r>
    </w:p>
    <w:p w14:paraId="4893B6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On motion duly made, seconded, and carried, it was</w:t>
      </w:r>
    </w:p>
    <w:p w14:paraId="65DF34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Resolved, that the form of corporate seal, conforming to the provisions of the bylaws, and making the following impression, is adopted as the seal of the club:</w:t>
      </w:r>
    </w:p>
    <w:p w14:paraId="3EFCDEC7"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rStyle w:val="pxfinstr"/>
          <w:i/>
          <w:iCs/>
          <w:szCs w:val="24"/>
        </w:rPr>
        <w:t>[Seal]</w:t>
      </w:r>
    </w:p>
    <w:p w14:paraId="05FB4A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The secretary was authorized and directed to procure all appropriate corporate books.</w:t>
      </w:r>
    </w:p>
    <w:p w14:paraId="1473E0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On motion duly made, seconded, and carried, it was</w:t>
      </w:r>
    </w:p>
    <w:p w14:paraId="3C7B04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Resolved, that </w:t>
      </w:r>
      <w:r w:rsidRPr="00A25529">
        <w:rPr>
          <w:rStyle w:val="pxfinstr"/>
          <w:i/>
          <w:iCs/>
        </w:rPr>
        <w:t>[name of bank]</w:t>
      </w:r>
      <w:r w:rsidRPr="00A25529">
        <w:t xml:space="preserve"> is hereby selected as a depository for the monies, funds, and credit of the club, and that </w:t>
      </w:r>
      <w:r w:rsidRPr="00A25529">
        <w:rPr>
          <w:rStyle w:val="pxfinstr"/>
          <w:i/>
          <w:iCs/>
        </w:rPr>
        <w:t>[names of employees]</w:t>
      </w:r>
      <w:r w:rsidRPr="00A25529">
        <w:t>, or any two of them, are authorized and empowered to draw checks (including checks payable to their own order or to bearer) on the above depository against the account of the club, and to endorse in the name of the club and receive payment of all checks, drafts, and commercial paper payable to the club either as payee or as endorsee;</w:t>
      </w:r>
    </w:p>
    <w:p w14:paraId="565C02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Further resolved, that the authority hereby conferred shall remain in full force and effect until revoked, and until a formal written notice of revocation has been given to and received by </w:t>
      </w:r>
      <w:r w:rsidRPr="00A25529">
        <w:rPr>
          <w:rStyle w:val="pxfinstr"/>
          <w:i/>
          <w:iCs/>
        </w:rPr>
        <w:t>[name of bank]</w:t>
      </w:r>
      <w:r w:rsidRPr="00A25529">
        <w:t>;</w:t>
      </w:r>
    </w:p>
    <w:p w14:paraId="22DC6F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Further resolved, that the certification of the secretary of the club as to the appointment of persons authorized as signatories of the club shall be binding on the club;</w:t>
      </w:r>
    </w:p>
    <w:p w14:paraId="7DB49C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Further resolved, that the secretary of the club is hereby authorized and directed to deliver to </w:t>
      </w:r>
      <w:r w:rsidRPr="00A25529">
        <w:rPr>
          <w:rStyle w:val="pxfinstr"/>
          <w:i/>
          <w:iCs/>
        </w:rPr>
        <w:t>[name of bank]</w:t>
      </w:r>
      <w:r w:rsidRPr="00A25529">
        <w:t xml:space="preserve"> a copy of these resolutions properly certified by </w:t>
      </w:r>
      <w:r w:rsidRPr="00A25529">
        <w:rPr>
          <w:rStyle w:val="pxfinstr"/>
          <w:i/>
          <w:iCs/>
        </w:rPr>
        <w:t>[him/her]</w:t>
      </w:r>
      <w:r w:rsidRPr="00A25529">
        <w:t>.</w:t>
      </w:r>
    </w:p>
    <w:p w14:paraId="14E6DE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On motion duly made, seconded, and carried, it was</w:t>
      </w:r>
    </w:p>
    <w:p w14:paraId="77F5E2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Resolved, that the principal office of the club for the transaction of business is hereby fixed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2F0509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There being no further business, the meeting was adjourned.</w:t>
      </w:r>
    </w:p>
    <w:p w14:paraId="6F47254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76F46E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minutes]</w:t>
      </w:r>
    </w:p>
    <w:p w14:paraId="2300DC6C"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7314EB68" w14:textId="77777777" w:rsidR="00FB29D8" w:rsidRPr="00A25529" w:rsidRDefault="00FB29D8">
      <w:pPr>
        <w:pStyle w:val="pxformnotes"/>
        <w:jc w:val="center"/>
        <w:rPr>
          <w:sz w:val="24"/>
          <w:szCs w:val="24"/>
        </w:rPr>
      </w:pPr>
      <w:r w:rsidRPr="00A25529">
        <w:rPr>
          <w:rStyle w:val="pxvis"/>
          <w:rFonts w:cs="Arial"/>
          <w:bCs/>
          <w:sz w:val="24"/>
          <w:szCs w:val="24"/>
          <w:rPrChange w:id="5202" w:author="Cara Cardinale" w:date="2025-03-04T10:36:00Z">
            <w:rPr>
              <w:rStyle w:val="pxvis"/>
              <w:rFonts w:cs="Arial"/>
              <w:bCs/>
              <w:szCs w:val="24"/>
            </w:rPr>
          </w:rPrChange>
        </w:rPr>
        <w:t>Notes to Form</w:t>
      </w:r>
    </w:p>
    <w:p w14:paraId="0497DC43" w14:textId="77777777" w:rsidR="00FB29D8" w:rsidRPr="00A25529" w:rsidRDefault="00FB29D8">
      <w:pPr>
        <w:pStyle w:val="pxformnotes"/>
        <w:rPr>
          <w:sz w:val="24"/>
          <w:szCs w:val="24"/>
        </w:rPr>
      </w:pPr>
    </w:p>
    <w:p w14:paraId="50E9A3F8" w14:textId="77777777" w:rsidR="00FB29D8" w:rsidRPr="00A25529" w:rsidRDefault="00FB29D8">
      <w:pPr>
        <w:pStyle w:val="pxformnote"/>
        <w:spacing w:before="180"/>
      </w:pPr>
      <w:del w:id="5203" w:author="Cara Cardinale" w:date="2025-01-14T20:47:00Z">
        <w:r w:rsidRPr="00A25529" w:rsidDel="00CF1278">
          <w:delText>Drafter's Note</w:delText>
        </w:r>
      </w:del>
      <w:r w:rsidRPr="00A25529">
        <w:t xml:space="preserve"> </w:t>
      </w:r>
    </w:p>
    <w:p w14:paraId="2E4452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The above minutes are intended as an outline of a meeting of newly elected directors following the annual meeting of the membership. It is assumed that the power to alter, amend, or repeal bylaws or to adopt new bylaws of this particular corporation rests with the board of directors as well as with the members, as is permitted by </w:t>
      </w:r>
      <w:r w:rsidRPr="00A25529">
        <w:rPr>
          <w:rStyle w:val="pxst"/>
          <w:color w:val="FF0000"/>
          <w:vertAlign w:val="superscript"/>
        </w:rPr>
        <w:t>►</w:t>
      </w:r>
      <w:r w:rsidRPr="00A25529">
        <w:rPr>
          <w:rStyle w:val="pxst"/>
        </w:rPr>
        <w:fldChar w:fldCharType="begin"/>
      </w:r>
      <w:r w:rsidRPr="00A25529">
        <w:rPr>
          <w:rStyle w:val="pxst"/>
        </w:rPr>
        <w:instrText>st.ref.id="I006M6O"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 If the members have exclusive power in this area, the minutes will have to be altered accordingly.</w:t>
      </w:r>
    </w:p>
    <w:p w14:paraId="0E24EB81" w14:textId="77777777" w:rsidR="00FB29D8" w:rsidRPr="00A25529" w:rsidRDefault="00FB29D8">
      <w:pPr>
        <w:pStyle w:val="pxformrr"/>
        <w:rPr>
          <w:sz w:val="24"/>
          <w:szCs w:val="24"/>
        </w:rPr>
      </w:pPr>
      <w:r w:rsidRPr="00A25529">
        <w:rPr>
          <w:rStyle w:val="pxvis"/>
          <w:rFonts w:cs="Arial"/>
          <w:bCs/>
          <w:sz w:val="50"/>
          <w:rPrChange w:id="5204" w:author="Cara Cardinale" w:date="2025-03-04T10:36:00Z">
            <w:rPr>
              <w:rStyle w:val="pxvis"/>
              <w:rFonts w:cs="Arial"/>
              <w:bCs/>
            </w:rPr>
          </w:rPrChange>
        </w:rPr>
        <w:t>Research References</w:t>
      </w:r>
    </w:p>
    <w:p w14:paraId="396B64D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tk.ref.id="I009FBK"</w:instrText>
      </w:r>
      <w:r w:rsidRPr="00A25529">
        <w:rPr>
          <w:rStyle w:val="pxtk"/>
        </w:rPr>
        <w:fldChar w:fldCharType="end"/>
      </w:r>
      <w:r w:rsidRPr="00A25529">
        <w:rPr>
          <w:rStyle w:val="pxtk"/>
        </w:rPr>
        <w:t>West's Key Number Digest, Corporations and Business Organizations &amp;key;3423</w:t>
      </w:r>
    </w:p>
    <w:p w14:paraId="68096A8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rc.ref.id="I00C8GG"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8</w:t>
      </w:r>
      <w:ins w:id="5205" w:author="Cara Cardinale" w:date="2025-01-27T11:12:00Z">
        <w:r w:rsidR="00B2331F" w:rsidRPr="00A25529">
          <w:rPr>
            <w:rStyle w:val="pxrc"/>
          </w:rPr>
          <w:t>6</w:t>
        </w:r>
      </w:ins>
      <w:del w:id="5206" w:author="Cara Cardinale" w:date="2025-01-27T11:12:00Z">
        <w:r w:rsidRPr="00A25529" w:rsidDel="00B2331F">
          <w:rPr>
            <w:rStyle w:val="pxrc"/>
          </w:rPr>
          <w:delText>8</w:delText>
        </w:r>
      </w:del>
      <w:r w:rsidRPr="00A25529">
        <w:rPr>
          <w:rStyle w:val="pxrc"/>
        </w:rPr>
        <w:t xml:space="preserve">, </w:t>
      </w:r>
      <w:del w:id="5207" w:author="Cara Cardinale" w:date="2025-01-27T11:14:00Z">
        <w:r w:rsidRPr="00A25529" w:rsidDel="00B2331F">
          <w:rPr>
            <w:rStyle w:val="pxrc"/>
          </w:rPr>
          <w:delText>613</w:delText>
        </w:r>
      </w:del>
      <w:ins w:id="5208" w:author="Cara Cardinale" w:date="2025-01-27T11:14:00Z">
        <w:r w:rsidR="00B2331F" w:rsidRPr="00A25529">
          <w:rPr>
            <w:rStyle w:val="pxrc"/>
          </w:rPr>
          <w:t>607</w:t>
        </w:r>
      </w:ins>
    </w:p>
    <w:p w14:paraId="4C4944CA" w14:textId="77777777" w:rsidR="00FB29D8" w:rsidRPr="00A25529" w:rsidRDefault="00FB29D8">
      <w:pPr>
        <w:pStyle w:val="pxs"/>
        <w:spacing w:before="180"/>
        <w:rPr>
          <w:rPrChange w:id="5209" w:author="Cara Cardinale" w:date="2025-03-04T10:36:00Z">
            <w:rPr>
              <w:sz w:val="27"/>
            </w:rPr>
          </w:rPrChange>
        </w:rPr>
      </w:pPr>
      <w:r w:rsidRPr="00A25529">
        <w:rPr>
          <w:rPrChange w:id="5210" w:author="Cara Cardinale" w:date="2025-03-04T10:36:00Z">
            <w:rPr>
              <w:sz w:val="27"/>
            </w:rPr>
          </w:rPrChange>
        </w:rPr>
        <w:t>30:143. Minutes of regular meeting following annual membership meeting</w:t>
      </w:r>
    </w:p>
    <w:p w14:paraId="31E0E19C" w14:textId="77777777" w:rsidR="00FB29D8" w:rsidRPr="00A25529" w:rsidRDefault="00FB29D8">
      <w:pPr>
        <w:pStyle w:val="pxov"/>
        <w:rPr>
          <w:vanish/>
        </w:rPr>
      </w:pPr>
      <w:r w:rsidRPr="00A25529">
        <w:rPr>
          <w:vanish/>
        </w:rPr>
        <w:t>FMS</w:t>
      </w:r>
    </w:p>
    <w:p w14:paraId="1B3BEA8D" w14:textId="77777777" w:rsidR="00FB29D8" w:rsidRPr="00A25529" w:rsidRDefault="00FB29D8">
      <w:pPr>
        <w:pStyle w:val="pxov"/>
        <w:rPr>
          <w:vanish/>
        </w:rPr>
      </w:pPr>
      <w:r w:rsidRPr="00A25529">
        <w:rPr>
          <w:vanish/>
        </w:rPr>
        <w:t>NFP</w:t>
      </w:r>
    </w:p>
    <w:p w14:paraId="64A1E4A2" w14:textId="77777777" w:rsidR="00FB29D8" w:rsidRPr="00A25529" w:rsidRDefault="00FB29D8">
      <w:pPr>
        <w:pStyle w:val="pxov"/>
        <w:rPr>
          <w:vanish/>
        </w:rPr>
      </w:pPr>
      <w:r w:rsidRPr="00A25529">
        <w:rPr>
          <w:vanish/>
        </w:rPr>
        <w:t>COL</w:t>
      </w:r>
    </w:p>
    <w:p w14:paraId="31CD0AA5" w14:textId="77777777" w:rsidR="00FB29D8" w:rsidRPr="00A25529" w:rsidRDefault="00FB29D8">
      <w:pPr>
        <w:pStyle w:val="pxov"/>
        <w:rPr>
          <w:vanish/>
        </w:rPr>
      </w:pPr>
      <w:r w:rsidRPr="00A25529">
        <w:rPr>
          <w:vanish/>
        </w:rPr>
        <w:t>FCV</w:t>
      </w:r>
    </w:p>
    <w:p w14:paraId="221E3615" w14:textId="77777777" w:rsidR="00FB29D8" w:rsidRPr="00A25529" w:rsidRDefault="00FB29D8">
      <w:pPr>
        <w:pStyle w:val="pxov"/>
        <w:rPr>
          <w:vanish/>
        </w:rPr>
      </w:pPr>
      <w:r w:rsidRPr="00A25529">
        <w:rPr>
          <w:vanish/>
        </w:rPr>
        <w:t>FTR</w:t>
      </w:r>
    </w:p>
    <w:p w14:paraId="7C0D8ACF" w14:textId="77777777" w:rsidR="00FB29D8" w:rsidRPr="00A25529" w:rsidRDefault="00FB29D8">
      <w:pPr>
        <w:pStyle w:val="pxov"/>
        <w:rPr>
          <w:vanish/>
        </w:rPr>
      </w:pPr>
      <w:r w:rsidRPr="00A25529">
        <w:rPr>
          <w:vanish/>
        </w:rPr>
        <w:t>EBL</w:t>
      </w:r>
    </w:p>
    <w:p w14:paraId="2E931678" w14:textId="77777777" w:rsidR="00FB29D8" w:rsidRPr="00A25529" w:rsidRDefault="00FB29D8">
      <w:pPr>
        <w:pStyle w:val="pxov"/>
        <w:rPr>
          <w:vanish/>
        </w:rPr>
      </w:pPr>
      <w:r w:rsidRPr="00A25529">
        <w:rPr>
          <w:vanish/>
        </w:rPr>
        <w:t>TEM</w:t>
      </w:r>
    </w:p>
    <w:p w14:paraId="5BD1C964" w14:textId="77777777" w:rsidR="00FB29D8" w:rsidRPr="00A25529" w:rsidRDefault="00FB29D8">
      <w:pPr>
        <w:pStyle w:val="pxov"/>
        <w:rPr>
          <w:vanish/>
        </w:rPr>
      </w:pPr>
      <w:r w:rsidRPr="00A25529">
        <w:rPr>
          <w:vanish/>
        </w:rPr>
        <w:t>MTD</w:t>
      </w:r>
    </w:p>
    <w:p w14:paraId="1A27EC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form.fid="Id55e37a01b6411e684899cfd92da4eb0"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t xml:space="preserve">A meeting of the board of directors of </w:t>
      </w:r>
      <w:r w:rsidRPr="00A25529">
        <w:rPr>
          <w:rStyle w:val="pxfinstr"/>
          <w:i/>
          <w:iCs/>
        </w:rPr>
        <w:t>[name of club]</w:t>
      </w:r>
      <w:r w:rsidRPr="00A25529">
        <w:t xml:space="preserve"> was held at the office of the club immediately following the annual meeting of members on </w:t>
      </w:r>
      <w:r w:rsidRPr="00A25529">
        <w:rPr>
          <w:rStyle w:val="pxfinstr"/>
          <w:i/>
          <w:iCs/>
        </w:rPr>
        <w:t>[date of annual meeting]</w:t>
      </w:r>
      <w:r w:rsidRPr="00A25529">
        <w:t>; all directors were present in person.</w:t>
      </w:r>
    </w:p>
    <w:p w14:paraId="08A214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t xml:space="preserve">On motion unanimously carried, the following officers were elected: </w:t>
      </w:r>
      <w:r w:rsidRPr="00A25529">
        <w:rPr>
          <w:rStyle w:val="pxfinstr"/>
          <w:i/>
          <w:iCs/>
        </w:rPr>
        <w:t>[name of President]</w:t>
      </w:r>
      <w:r w:rsidRPr="00A25529">
        <w:t xml:space="preserve">, President; </w:t>
      </w:r>
      <w:r w:rsidRPr="00A25529">
        <w:rPr>
          <w:rStyle w:val="pxfinstr"/>
          <w:i/>
          <w:iCs/>
        </w:rPr>
        <w:t>[name of Vice President]</w:t>
      </w:r>
      <w:r w:rsidRPr="00A25529">
        <w:t xml:space="preserve">, Vice President; </w:t>
      </w:r>
      <w:r w:rsidRPr="00A25529">
        <w:rPr>
          <w:rStyle w:val="pxfinstr"/>
          <w:i/>
          <w:iCs/>
        </w:rPr>
        <w:t>[name of secretary]</w:t>
      </w:r>
      <w:r w:rsidRPr="00A25529">
        <w:t xml:space="preserve">, secretary; and </w:t>
      </w:r>
      <w:r w:rsidRPr="00A25529">
        <w:rPr>
          <w:rStyle w:val="pxfinstr"/>
          <w:i/>
          <w:iCs/>
        </w:rPr>
        <w:t>[name of treasurer]</w:t>
      </w:r>
      <w:r w:rsidRPr="00A25529">
        <w:t>, treasurer.</w:t>
      </w:r>
    </w:p>
    <w:p w14:paraId="4D0019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rPr>
          <w:rStyle w:val="pxfinstr"/>
          <w:i/>
          <w:iCs/>
        </w:rPr>
        <w:t>[Description of other business transacted]</w:t>
      </w:r>
      <w:r w:rsidRPr="00A25529">
        <w:t>.</w:t>
      </w:r>
    </w:p>
    <w:p w14:paraId="17E2D9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t>No further business appearing, the meeting was adjourned.</w:t>
      </w:r>
    </w:p>
    <w:p w14:paraId="74CD314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EE9496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minutes]</w:t>
      </w:r>
    </w:p>
    <w:p w14:paraId="56B142E4"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695FFC44" w14:textId="77777777" w:rsidR="00FB29D8" w:rsidRPr="00A25529" w:rsidRDefault="00FB29D8">
      <w:pPr>
        <w:pStyle w:val="pxformnotes"/>
        <w:jc w:val="center"/>
        <w:rPr>
          <w:sz w:val="24"/>
          <w:szCs w:val="24"/>
        </w:rPr>
      </w:pPr>
      <w:r w:rsidRPr="00A25529">
        <w:rPr>
          <w:rStyle w:val="pxvis"/>
          <w:rFonts w:cs="Arial"/>
          <w:bCs/>
          <w:sz w:val="24"/>
          <w:szCs w:val="24"/>
          <w:rPrChange w:id="5211" w:author="Cara Cardinale" w:date="2025-03-04T10:36:00Z">
            <w:rPr>
              <w:rStyle w:val="pxvis"/>
              <w:rFonts w:cs="Arial"/>
              <w:bCs/>
              <w:szCs w:val="24"/>
            </w:rPr>
          </w:rPrChange>
        </w:rPr>
        <w:t>Notes to Form</w:t>
      </w:r>
    </w:p>
    <w:p w14:paraId="225DBBEF" w14:textId="77777777" w:rsidR="00FB29D8" w:rsidRPr="00A25529" w:rsidRDefault="00FB29D8">
      <w:pPr>
        <w:pStyle w:val="pxformnotes"/>
        <w:rPr>
          <w:sz w:val="24"/>
          <w:szCs w:val="24"/>
        </w:rPr>
      </w:pPr>
    </w:p>
    <w:p w14:paraId="00FF83A3" w14:textId="77777777" w:rsidR="00FB29D8" w:rsidRPr="00A25529" w:rsidRDefault="00FB29D8">
      <w:pPr>
        <w:pStyle w:val="pxformrr"/>
        <w:rPr>
          <w:sz w:val="24"/>
          <w:szCs w:val="24"/>
        </w:rPr>
      </w:pPr>
      <w:r w:rsidRPr="00A25529">
        <w:rPr>
          <w:rStyle w:val="pxvis"/>
          <w:rFonts w:cs="Arial"/>
          <w:bCs/>
          <w:sz w:val="24"/>
          <w:szCs w:val="24"/>
          <w:rPrChange w:id="5212" w:author="Cara Cardinale" w:date="2025-03-04T10:36:00Z">
            <w:rPr>
              <w:rStyle w:val="pxvis"/>
              <w:rFonts w:cs="Arial"/>
              <w:bCs/>
              <w:szCs w:val="24"/>
            </w:rPr>
          </w:rPrChange>
        </w:rPr>
        <w:t>Research References</w:t>
      </w:r>
    </w:p>
    <w:p w14:paraId="6569C67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tk.ref.id="I00F1LC"</w:instrText>
      </w:r>
      <w:r w:rsidRPr="00A25529">
        <w:rPr>
          <w:rStyle w:val="pxtk"/>
        </w:rPr>
        <w:fldChar w:fldCharType="end"/>
      </w:r>
      <w:r w:rsidRPr="00A25529">
        <w:rPr>
          <w:rStyle w:val="pxtk"/>
        </w:rPr>
        <w:t>West's Key Number Digest, Corporations and Business Organizations &amp;key;3409</w:t>
      </w:r>
    </w:p>
    <w:p w14:paraId="25EF198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tk.ref.id="I006M6R"</w:instrText>
      </w:r>
      <w:r w:rsidRPr="00A25529">
        <w:rPr>
          <w:rStyle w:val="pxtk"/>
        </w:rPr>
        <w:fldChar w:fldCharType="end"/>
      </w:r>
      <w:r w:rsidRPr="00A25529">
        <w:rPr>
          <w:rStyle w:val="pxtk"/>
        </w:rPr>
        <w:t>West's Key Number Digest, Corporations and Business Organizations &amp;key;3410</w:t>
      </w:r>
    </w:p>
    <w:p w14:paraId="60B1FBC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rc.ref.id="I009FBN"</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5213" w:author="Cara Cardinale" w:date="2025-01-27T11:14:00Z">
        <w:r w:rsidRPr="00A25529" w:rsidDel="00B2331F">
          <w:rPr>
            <w:rStyle w:val="pxrc"/>
          </w:rPr>
          <w:delText>613</w:delText>
        </w:r>
      </w:del>
      <w:ins w:id="5214" w:author="Cara Cardinale" w:date="2025-01-27T11:14:00Z">
        <w:r w:rsidR="00B2331F" w:rsidRPr="00A25529">
          <w:rPr>
            <w:rStyle w:val="pxrc"/>
          </w:rPr>
          <w:t>607</w:t>
        </w:r>
      </w:ins>
    </w:p>
    <w:p w14:paraId="27149E38" w14:textId="77777777" w:rsidR="00FB29D8" w:rsidRPr="00A25529" w:rsidRDefault="00FB29D8">
      <w:pPr>
        <w:pStyle w:val="pxs"/>
        <w:spacing w:before="180"/>
        <w:rPr>
          <w:rPrChange w:id="5215" w:author="Cara Cardinale" w:date="2025-03-04T10:36:00Z">
            <w:rPr>
              <w:sz w:val="27"/>
            </w:rPr>
          </w:rPrChange>
        </w:rPr>
      </w:pPr>
      <w:r w:rsidRPr="00A25529">
        <w:rPr>
          <w:rPrChange w:id="5216" w:author="Cara Cardinale" w:date="2025-03-04T10:36:00Z">
            <w:rPr>
              <w:sz w:val="27"/>
            </w:rPr>
          </w:rPrChange>
        </w:rPr>
        <w:t>30:144. Minutes of special meeting of board of directors</w:t>
      </w:r>
    </w:p>
    <w:p w14:paraId="5D06822A" w14:textId="77777777" w:rsidR="00FB29D8" w:rsidRPr="00A25529" w:rsidRDefault="00FB29D8">
      <w:pPr>
        <w:pStyle w:val="pxov"/>
        <w:rPr>
          <w:vanish/>
        </w:rPr>
      </w:pPr>
      <w:r w:rsidRPr="00A25529">
        <w:rPr>
          <w:vanish/>
        </w:rPr>
        <w:t>FMS</w:t>
      </w:r>
    </w:p>
    <w:p w14:paraId="5DBC6B75" w14:textId="77777777" w:rsidR="00FB29D8" w:rsidRPr="00A25529" w:rsidRDefault="00FB29D8">
      <w:pPr>
        <w:pStyle w:val="pxov"/>
        <w:rPr>
          <w:vanish/>
        </w:rPr>
      </w:pPr>
      <w:r w:rsidRPr="00A25529">
        <w:rPr>
          <w:vanish/>
        </w:rPr>
        <w:t>NFP</w:t>
      </w:r>
    </w:p>
    <w:p w14:paraId="20735E6B" w14:textId="77777777" w:rsidR="00FB29D8" w:rsidRPr="00A25529" w:rsidRDefault="00FB29D8">
      <w:pPr>
        <w:pStyle w:val="pxov"/>
        <w:rPr>
          <w:vanish/>
        </w:rPr>
      </w:pPr>
      <w:r w:rsidRPr="00A25529">
        <w:rPr>
          <w:vanish/>
        </w:rPr>
        <w:t>COL</w:t>
      </w:r>
    </w:p>
    <w:p w14:paraId="04F9EC77" w14:textId="77777777" w:rsidR="00FB29D8" w:rsidRPr="00A25529" w:rsidRDefault="00FB29D8">
      <w:pPr>
        <w:pStyle w:val="pxov"/>
        <w:rPr>
          <w:vanish/>
        </w:rPr>
      </w:pPr>
      <w:r w:rsidRPr="00A25529">
        <w:rPr>
          <w:vanish/>
        </w:rPr>
        <w:t>FCV</w:t>
      </w:r>
    </w:p>
    <w:p w14:paraId="02F1508D" w14:textId="77777777" w:rsidR="00FB29D8" w:rsidRPr="00A25529" w:rsidRDefault="00FB29D8">
      <w:pPr>
        <w:pStyle w:val="pxov"/>
        <w:rPr>
          <w:vanish/>
        </w:rPr>
      </w:pPr>
      <w:r w:rsidRPr="00A25529">
        <w:rPr>
          <w:vanish/>
        </w:rPr>
        <w:t>FTR</w:t>
      </w:r>
    </w:p>
    <w:p w14:paraId="7EABD0FD" w14:textId="77777777" w:rsidR="00FB29D8" w:rsidRPr="00A25529" w:rsidRDefault="00FB29D8">
      <w:pPr>
        <w:pStyle w:val="pxov"/>
        <w:rPr>
          <w:vanish/>
        </w:rPr>
      </w:pPr>
      <w:r w:rsidRPr="00A25529">
        <w:rPr>
          <w:vanish/>
        </w:rPr>
        <w:t>EBL</w:t>
      </w:r>
    </w:p>
    <w:p w14:paraId="207D7AB7" w14:textId="77777777" w:rsidR="00FB29D8" w:rsidRPr="00A25529" w:rsidRDefault="00FB29D8">
      <w:pPr>
        <w:pStyle w:val="pxov"/>
        <w:rPr>
          <w:vanish/>
        </w:rPr>
      </w:pPr>
      <w:r w:rsidRPr="00A25529">
        <w:rPr>
          <w:vanish/>
        </w:rPr>
        <w:t>TEM</w:t>
      </w:r>
    </w:p>
    <w:p w14:paraId="08D9922E" w14:textId="77777777" w:rsidR="00FB29D8" w:rsidRPr="00A25529" w:rsidRDefault="00FB29D8">
      <w:pPr>
        <w:pStyle w:val="pxov"/>
        <w:rPr>
          <w:vanish/>
        </w:rPr>
      </w:pPr>
      <w:r w:rsidRPr="00A25529">
        <w:rPr>
          <w:vanish/>
        </w:rPr>
        <w:t>MTD</w:t>
      </w:r>
    </w:p>
    <w:p w14:paraId="1DC99E1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form.fid="Id55e5eb01b6411e684899cfd92da4eb0"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board of directors met pursuant to </w:t>
      </w:r>
      <w:r w:rsidRPr="00A25529">
        <w:rPr>
          <w:rStyle w:val="pxfinstr"/>
          <w:i/>
          <w:iCs/>
        </w:rPr>
        <w:t>[notice/call and waiver of notice/unanimous consent, all directors being present]</w:t>
      </w:r>
      <w:r w:rsidRPr="00A25529">
        <w:t xml:space="preserve"> in special meeting on </w:t>
      </w:r>
      <w:r w:rsidRPr="00A25529">
        <w:rPr>
          <w:rStyle w:val="pxfinstr"/>
          <w:i/>
          <w:iCs/>
        </w:rPr>
        <w:t>[date of special meeting]</w:t>
      </w:r>
      <w:r w:rsidRPr="00A25529">
        <w:t xml:space="preserve">, in the office of the club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5AC1C4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meeting was called to order by the President, and </w:t>
      </w:r>
      <w:r w:rsidRPr="00A25529">
        <w:rPr>
          <w:rStyle w:val="pxfinstr"/>
          <w:i/>
          <w:iCs/>
        </w:rPr>
        <w:t>[names of directors present]</w:t>
      </w:r>
      <w:r w:rsidRPr="00A25529">
        <w:t xml:space="preserve"> answered present, they being all the members of the board.</w:t>
      </w:r>
    </w:p>
    <w:p w14:paraId="569194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secretary then presented the </w:t>
      </w:r>
      <w:r w:rsidRPr="00A25529">
        <w:rPr>
          <w:rStyle w:val="pxfinstr"/>
          <w:i/>
          <w:iCs/>
        </w:rPr>
        <w:t>[notice of meeting/call and waiver/written consent]</w:t>
      </w:r>
      <w:r w:rsidRPr="00A25529">
        <w:t xml:space="preserve"> pursuant to which the meeting was held. There being no objection, the </w:t>
      </w:r>
      <w:r w:rsidRPr="00A25529">
        <w:rPr>
          <w:rStyle w:val="pxfinstr"/>
          <w:i/>
          <w:iCs/>
        </w:rPr>
        <w:t>[notice of meeting/call and waiver/written consent]</w:t>
      </w:r>
      <w:r w:rsidRPr="00A25529">
        <w:t xml:space="preserve"> was ordered entered in the minutes, and the same is set forth below.</w:t>
      </w:r>
    </w:p>
    <w:p w14:paraId="29FDAB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rPr>
          <w:rStyle w:val="pxfinstr"/>
          <w:i/>
          <w:iCs/>
        </w:rPr>
        <w:t>[Insertion of notice of meeting/call and waiver/written consent]</w:t>
      </w:r>
      <w:r w:rsidRPr="00A25529">
        <w:t>.</w:t>
      </w:r>
    </w:p>
    <w:p w14:paraId="03A4C2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The President then called the board's attention to the purposes for which the meeting was held.</w:t>
      </w:r>
    </w:p>
    <w:p w14:paraId="62C9FB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rPr>
          <w:rStyle w:val="pxfinstr"/>
          <w:i/>
          <w:iCs/>
        </w:rPr>
        <w:t>[Description of proceedings]</w:t>
      </w:r>
      <w:r w:rsidRPr="00A25529">
        <w:t>.</w:t>
      </w:r>
    </w:p>
    <w:p w14:paraId="79C596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There being no further business, the meeting was adjourned.</w:t>
      </w:r>
    </w:p>
    <w:p w14:paraId="2C292493"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16CE5C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minutes]</w:t>
      </w:r>
    </w:p>
    <w:p w14:paraId="09B8F7D7"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1808AB14" w14:textId="77777777" w:rsidR="00FB29D8" w:rsidRPr="00A25529" w:rsidRDefault="00FB29D8">
      <w:pPr>
        <w:pStyle w:val="pxformnotes"/>
        <w:jc w:val="center"/>
        <w:rPr>
          <w:sz w:val="24"/>
          <w:szCs w:val="24"/>
        </w:rPr>
      </w:pPr>
      <w:r w:rsidRPr="00A25529">
        <w:rPr>
          <w:rStyle w:val="pxvis"/>
          <w:rFonts w:cs="Arial"/>
          <w:bCs/>
          <w:sz w:val="24"/>
          <w:szCs w:val="24"/>
          <w:rPrChange w:id="5217" w:author="Cara Cardinale" w:date="2025-03-04T10:36:00Z">
            <w:rPr>
              <w:rStyle w:val="pxvis"/>
              <w:rFonts w:cs="Arial"/>
              <w:bCs/>
              <w:szCs w:val="24"/>
            </w:rPr>
          </w:rPrChange>
        </w:rPr>
        <w:t>Notes to Form</w:t>
      </w:r>
    </w:p>
    <w:p w14:paraId="1F97EC0B" w14:textId="77777777" w:rsidR="00FB29D8" w:rsidRPr="00A25529" w:rsidRDefault="00FB29D8">
      <w:pPr>
        <w:pStyle w:val="pxformnotes"/>
        <w:rPr>
          <w:sz w:val="24"/>
          <w:szCs w:val="24"/>
        </w:rPr>
      </w:pPr>
    </w:p>
    <w:p w14:paraId="22472A4E" w14:textId="77777777" w:rsidR="00FB29D8" w:rsidRPr="00A25529" w:rsidRDefault="00FB29D8">
      <w:pPr>
        <w:pStyle w:val="pxformnote"/>
        <w:spacing w:before="180"/>
      </w:pPr>
      <w:del w:id="5218" w:author="Cara Cardinale" w:date="2025-01-14T20:47:00Z">
        <w:r w:rsidRPr="00A25529" w:rsidDel="00CF1278">
          <w:delText>Drafter's Note</w:delText>
        </w:r>
      </w:del>
      <w:r w:rsidRPr="00A25529">
        <w:t xml:space="preserve"> </w:t>
      </w:r>
    </w:p>
    <w:p w14:paraId="1F2EB0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st.ref.id="I00C8GJ"</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Notice of a meeting need not be given to any alternate director, nor to any director who submits a signed waiver of notice whether before or after the meeting, or who attends the meeting without protesting, prior to such meeting or at its commencement, the lack of notice to such director.</w:t>
      </w:r>
      <w:del w:id="5219" w:author="Cara Cardinale" w:date="2025-01-27T11:23:00Z">
        <w:r w:rsidRPr="00A25529" w:rsidDel="00113882">
          <w:delText xml:space="preserve"> </w:delText>
        </w:r>
        <w:r w:rsidRPr="00A25529" w:rsidDel="00113882">
          <w:rPr>
            <w:rStyle w:val="pxst"/>
            <w:color w:val="FF0000"/>
            <w:vertAlign w:val="superscript"/>
          </w:rPr>
          <w:delText>►</w:delText>
        </w:r>
        <w:r w:rsidRPr="00A25529" w:rsidDel="00113882">
          <w:rPr>
            <w:rStyle w:val="pxst"/>
          </w:rPr>
          <w:fldChar w:fldCharType="begin"/>
        </w:r>
        <w:r w:rsidRPr="00A25529" w:rsidDel="00113882">
          <w:rPr>
            <w:rStyle w:val="pxst"/>
          </w:rPr>
          <w:delInstrText>st.ref.id="I00F1LF"</w:delInstrText>
        </w:r>
        <w:r w:rsidRPr="00A25529" w:rsidDel="00113882">
          <w:rPr>
            <w:rStyle w:val="pxst"/>
          </w:rPr>
          <w:fldChar w:fldCharType="end"/>
        </w:r>
        <w:r w:rsidRPr="00A25529" w:rsidDel="00113882">
          <w:rPr>
            <w:rStyle w:val="pxst"/>
          </w:rPr>
          <w:delText xml:space="preserve">N.Y. Not-for-Profit Corp. Law </w:delText>
        </w:r>
        <w:r w:rsidRPr="00A25529" w:rsidDel="00113882">
          <w:rPr>
            <w:rStyle w:val="pxst"/>
            <w:vanish/>
          </w:rPr>
          <w:delText>&amp;s;</w:delText>
        </w:r>
        <w:r w:rsidRPr="00A25529" w:rsidDel="00113882">
          <w:rPr>
            <w:rStyle w:val="pxvis"/>
            <w:rFonts w:ascii="Times NewRoman" w:hAnsi="Times NewRoman"/>
            <w:b w:val="0"/>
            <w:sz w:val="24"/>
          </w:rPr>
          <w:delText>§</w:delText>
        </w:r>
        <w:r w:rsidRPr="00A25529" w:rsidDel="00113882">
          <w:rPr>
            <w:rStyle w:val="pxst"/>
          </w:rPr>
          <w:delText>711(c)</w:delText>
        </w:r>
        <w:r w:rsidRPr="00A25529" w:rsidDel="00113882">
          <w:delText xml:space="preserve"> as amended by L.2015, c. 358, </w:delText>
        </w:r>
        <w:r w:rsidRPr="00A25529" w:rsidDel="00113882">
          <w:rPr>
            <w:vanish/>
          </w:rPr>
          <w:delText>&amp;s;</w:delText>
        </w:r>
        <w:r w:rsidRPr="00A25529" w:rsidDel="00113882">
          <w:rPr>
            <w:rStyle w:val="pxvis"/>
            <w:rFonts w:ascii="Times NewRoman" w:hAnsi="Times NewRoman"/>
            <w:b w:val="0"/>
            <w:sz w:val="24"/>
          </w:rPr>
          <w:delText>§</w:delText>
        </w:r>
        <w:r w:rsidRPr="00A25529" w:rsidDel="00113882">
          <w:delText>6, eff. Sept. 25, 2015, allowing for notice by facsimile.</w:delText>
        </w:r>
      </w:del>
    </w:p>
    <w:p w14:paraId="5D3CBB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st.ref.id="I00HUQB"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7DF14754" w14:textId="77777777" w:rsidR="00FB29D8" w:rsidRPr="00A25529" w:rsidRDefault="00FB29D8">
      <w:pPr>
        <w:pStyle w:val="pxformrr"/>
        <w:rPr>
          <w:sz w:val="24"/>
          <w:szCs w:val="24"/>
        </w:rPr>
      </w:pPr>
      <w:r w:rsidRPr="00A25529">
        <w:rPr>
          <w:rStyle w:val="pxvis"/>
          <w:rFonts w:cs="Arial"/>
          <w:bCs/>
          <w:sz w:val="50"/>
          <w:rPrChange w:id="5220" w:author="Cara Cardinale" w:date="2025-03-04T10:36:00Z">
            <w:rPr>
              <w:rStyle w:val="pxvis"/>
              <w:rFonts w:cs="Arial"/>
              <w:bCs/>
            </w:rPr>
          </w:rPrChange>
        </w:rPr>
        <w:t>Research References</w:t>
      </w:r>
    </w:p>
    <w:p w14:paraId="2C4A661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tk.ref.id="I006M6T"</w:instrText>
      </w:r>
      <w:r w:rsidRPr="00A25529">
        <w:rPr>
          <w:rStyle w:val="pxtk"/>
        </w:rPr>
        <w:fldChar w:fldCharType="end"/>
      </w:r>
      <w:r w:rsidRPr="00A25529">
        <w:rPr>
          <w:rStyle w:val="pxtk"/>
        </w:rPr>
        <w:t>West's Key Number Digest, Corporations and Business Organizations &amp;key;3423</w:t>
      </w:r>
    </w:p>
    <w:p w14:paraId="3D3A5A1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rc.ref.id="I009FBP"</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221" w:author="Cara Cardinale" w:date="2025-01-23T13:33:00Z">
        <w:r w:rsidRPr="00A25529" w:rsidDel="009D6732">
          <w:rPr>
            <w:rStyle w:val="pxrc"/>
          </w:rPr>
          <w:delText>600 to 613</w:delText>
        </w:r>
      </w:del>
      <w:ins w:id="5222" w:author="Cara Cardinale" w:date="2025-01-23T13:33:00Z">
        <w:r w:rsidR="009D6732" w:rsidRPr="00A25529">
          <w:rPr>
            <w:rStyle w:val="pxrc"/>
          </w:rPr>
          <w:t>595 to 607</w:t>
        </w:r>
      </w:ins>
    </w:p>
    <w:p w14:paraId="029EFBE0" w14:textId="77777777" w:rsidR="00FB29D8" w:rsidRPr="00A25529" w:rsidRDefault="00FB29D8">
      <w:pPr>
        <w:pStyle w:val="pxs"/>
        <w:spacing w:before="180"/>
        <w:rPr>
          <w:rPrChange w:id="5223" w:author="Cara Cardinale" w:date="2025-03-04T10:36:00Z">
            <w:rPr>
              <w:sz w:val="27"/>
            </w:rPr>
          </w:rPrChange>
        </w:rPr>
      </w:pPr>
      <w:r w:rsidRPr="00A25529">
        <w:rPr>
          <w:rPrChange w:id="5224" w:author="Cara Cardinale" w:date="2025-03-04T10:36:00Z">
            <w:rPr>
              <w:sz w:val="27"/>
            </w:rPr>
          </w:rPrChange>
        </w:rPr>
        <w:t>30:145. Resolution to adopt whistleblowers' policy</w:t>
      </w:r>
    </w:p>
    <w:p w14:paraId="283179D9" w14:textId="77777777" w:rsidR="00FB29D8" w:rsidRPr="00A25529" w:rsidRDefault="00FB29D8">
      <w:pPr>
        <w:pStyle w:val="pxov"/>
        <w:rPr>
          <w:vanish/>
        </w:rPr>
      </w:pPr>
      <w:r w:rsidRPr="00A25529">
        <w:rPr>
          <w:vanish/>
        </w:rPr>
        <w:t>FMS</w:t>
      </w:r>
    </w:p>
    <w:p w14:paraId="0D1C3987" w14:textId="77777777" w:rsidR="00FB29D8" w:rsidRPr="00A25529" w:rsidRDefault="00FB29D8">
      <w:pPr>
        <w:pStyle w:val="pxov"/>
        <w:rPr>
          <w:vanish/>
        </w:rPr>
      </w:pPr>
      <w:r w:rsidRPr="00A25529">
        <w:rPr>
          <w:vanish/>
        </w:rPr>
        <w:t>NFP</w:t>
      </w:r>
    </w:p>
    <w:p w14:paraId="0ED7A34C" w14:textId="77777777" w:rsidR="00FB29D8" w:rsidRPr="00A25529" w:rsidRDefault="00FB29D8">
      <w:pPr>
        <w:pStyle w:val="pxov"/>
        <w:rPr>
          <w:vanish/>
        </w:rPr>
      </w:pPr>
      <w:r w:rsidRPr="00A25529">
        <w:rPr>
          <w:vanish/>
        </w:rPr>
        <w:t>COL</w:t>
      </w:r>
    </w:p>
    <w:p w14:paraId="01A05761" w14:textId="77777777" w:rsidR="00FB29D8" w:rsidRPr="00A25529" w:rsidRDefault="00FB29D8">
      <w:pPr>
        <w:pStyle w:val="pxov"/>
        <w:rPr>
          <w:vanish/>
        </w:rPr>
      </w:pPr>
      <w:r w:rsidRPr="00A25529">
        <w:rPr>
          <w:vanish/>
        </w:rPr>
        <w:t>FCV</w:t>
      </w:r>
    </w:p>
    <w:p w14:paraId="7F44E3A0" w14:textId="77777777" w:rsidR="00FB29D8" w:rsidRPr="00A25529" w:rsidRDefault="00FB29D8">
      <w:pPr>
        <w:pStyle w:val="pxov"/>
        <w:rPr>
          <w:vanish/>
        </w:rPr>
      </w:pPr>
      <w:r w:rsidRPr="00A25529">
        <w:rPr>
          <w:vanish/>
        </w:rPr>
        <w:t>FTR</w:t>
      </w:r>
    </w:p>
    <w:p w14:paraId="10DD6498" w14:textId="77777777" w:rsidR="00FB29D8" w:rsidRPr="00A25529" w:rsidRDefault="00FB29D8">
      <w:pPr>
        <w:pStyle w:val="pxov"/>
        <w:rPr>
          <w:vanish/>
        </w:rPr>
      </w:pPr>
      <w:r w:rsidRPr="00A25529">
        <w:rPr>
          <w:vanish/>
        </w:rPr>
        <w:t>EBL</w:t>
      </w:r>
    </w:p>
    <w:p w14:paraId="1868D6CA" w14:textId="77777777" w:rsidR="00FB29D8" w:rsidRPr="00A25529" w:rsidRDefault="00FB29D8">
      <w:pPr>
        <w:pStyle w:val="pxov"/>
        <w:rPr>
          <w:vanish/>
        </w:rPr>
      </w:pPr>
      <w:r w:rsidRPr="00A25529">
        <w:rPr>
          <w:vanish/>
        </w:rPr>
        <w:t>TEM</w:t>
      </w:r>
    </w:p>
    <w:p w14:paraId="0904C65F" w14:textId="77777777" w:rsidR="00FB29D8" w:rsidRPr="00A25529" w:rsidRDefault="00FB29D8">
      <w:pPr>
        <w:pStyle w:val="pxov"/>
        <w:rPr>
          <w:vanish/>
        </w:rPr>
      </w:pPr>
      <w:r w:rsidRPr="00A25529">
        <w:rPr>
          <w:vanish/>
        </w:rPr>
        <w:t>MTD</w:t>
      </w:r>
    </w:p>
    <w:p w14:paraId="173AEC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form.fid="Id55e85c01b6411e684899cfd92da4eb0"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w:t>
      </w:r>
      <w:r w:rsidRPr="00A25529">
        <w:rPr>
          <w:rStyle w:val="pxfinstr"/>
          <w:i/>
          <w:iCs/>
        </w:rPr>
        <w:t>[name of corporation]</w:t>
      </w:r>
      <w:r w:rsidRPr="00A25529">
        <w:t xml:space="preserve"> is committed to upholding the highest standards of ethical, moral and legal business conduct, and to transparency through open communication, and</w:t>
      </w:r>
    </w:p>
    <w:p w14:paraId="4A9C2A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trustees, officers, employees and volunteers of </w:t>
      </w:r>
      <w:r w:rsidRPr="00A25529">
        <w:rPr>
          <w:rStyle w:val="pxfinstr"/>
          <w:i/>
          <w:iCs/>
        </w:rPr>
        <w:t>[name of corporation]</w:t>
      </w:r>
      <w:r w:rsidRPr="00A25529">
        <w:t xml:space="preserve"> are required to comply with applicable federal, state and local laws, and must faithfully implement and adhere to </w:t>
      </w:r>
      <w:r w:rsidRPr="00A25529">
        <w:rPr>
          <w:rStyle w:val="pxfinstr"/>
          <w:i/>
          <w:iCs/>
        </w:rPr>
        <w:t>[name of corporation]</w:t>
      </w:r>
      <w:r w:rsidRPr="00A25529">
        <w:t>'s own policies and procedures in conducting their duties and responsibilities, and</w:t>
      </w:r>
    </w:p>
    <w:p w14:paraId="642987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WHEREAS, in accordance with the New York State Non-Profit Revitalization Act of 2013 (</w:t>
      </w:r>
      <w:r w:rsidRPr="00A25529">
        <w:rPr>
          <w:vanish/>
        </w:rPr>
        <w:t>&amp;ldquo;</w:t>
      </w:r>
      <w:r w:rsidRPr="00A25529">
        <w:rPr>
          <w:rStyle w:val="pxvis"/>
          <w:rFonts w:ascii="Times NewRoman" w:hAnsi="Times NewRoman"/>
          <w:b w:val="0"/>
          <w:sz w:val="24"/>
        </w:rPr>
        <w:t>“</w:t>
      </w:r>
      <w:r w:rsidRPr="00A25529">
        <w:t>the Act</w:t>
      </w:r>
      <w:r w:rsidRPr="00A25529">
        <w:rPr>
          <w:vanish/>
        </w:rPr>
        <w:t>&amp;rdquo;</w:t>
      </w:r>
      <w:r w:rsidRPr="00A25529">
        <w:rPr>
          <w:rStyle w:val="pxvis"/>
          <w:rFonts w:ascii="Times NewRoman" w:hAnsi="Times NewRoman"/>
          <w:b w:val="0"/>
          <w:sz w:val="24"/>
        </w:rPr>
        <w:t>”</w:t>
      </w:r>
      <w:r w:rsidRPr="00A25529">
        <w:t xml:space="preserve">), </w:t>
      </w:r>
      <w:r w:rsidRPr="00A25529">
        <w:rPr>
          <w:rStyle w:val="pxfinstr"/>
          <w:i/>
          <w:iCs/>
        </w:rPr>
        <w:t>[name of corporation]</w:t>
      </w:r>
      <w:r w:rsidRPr="00A25529">
        <w:t xml:space="preserve"> must adopt a Whistleblower Policy to protect from retaliation persons who report suspected improper conduct, and</w:t>
      </w:r>
    </w:p>
    <w:p w14:paraId="284E41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this provides an avenue for trustees, officers, employees and volunteers of </w:t>
      </w:r>
      <w:r w:rsidRPr="00A25529">
        <w:rPr>
          <w:rStyle w:val="pxfinstr"/>
          <w:i/>
          <w:iCs/>
        </w:rPr>
        <w:t>[name of corporation]</w:t>
      </w:r>
      <w:r w:rsidRPr="00A25529">
        <w:t xml:space="preserve"> to report any suspected or actual conduct contrary to these standards without the fear of intimidation, harassment, discrimination or retaliation, and</w:t>
      </w:r>
    </w:p>
    <w:p w14:paraId="5D3AE8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WHEREAS, this policy contains procedures for oversight, reporting, handling and investigating allegations of improper conduct as required under the Act, and</w:t>
      </w:r>
    </w:p>
    <w:p w14:paraId="37EF03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the </w:t>
      </w:r>
      <w:r w:rsidRPr="00A25529">
        <w:rPr>
          <w:rStyle w:val="pxfinstr"/>
          <w:i/>
          <w:iCs/>
        </w:rPr>
        <w:t>[name of committee]</w:t>
      </w:r>
      <w:r w:rsidRPr="00A25529">
        <w:t xml:space="preserve"> Committee shall oversee the Whistleblower Policy, and</w:t>
      </w:r>
    </w:p>
    <w:p w14:paraId="676DE4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this policy document has been reviewed and approved by </w:t>
      </w:r>
      <w:r w:rsidRPr="00A25529">
        <w:rPr>
          <w:rStyle w:val="pxfinstr"/>
          <w:i/>
          <w:iCs/>
        </w:rPr>
        <w:t>[name of corporation]</w:t>
      </w:r>
      <w:r w:rsidRPr="00A25529">
        <w:t>'s legal counsel, and</w:t>
      </w:r>
    </w:p>
    <w:p w14:paraId="7DE534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the </w:t>
      </w:r>
      <w:r w:rsidRPr="00A25529">
        <w:rPr>
          <w:rStyle w:val="pxfinstr"/>
          <w:i/>
          <w:iCs/>
        </w:rPr>
        <w:t>[name of committee]</w:t>
      </w:r>
      <w:r w:rsidRPr="00A25529">
        <w:t xml:space="preserve"> Committee has reviewed this policy and recommends it for approval by the Board, now, therefore, be it</w:t>
      </w:r>
    </w:p>
    <w:p w14:paraId="5D2C94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RESOLVED, that the Board of Trustees of </w:t>
      </w:r>
      <w:r w:rsidRPr="00A25529">
        <w:rPr>
          <w:rStyle w:val="pxfinstr"/>
          <w:i/>
          <w:iCs/>
        </w:rPr>
        <w:t>[name of corporation]</w:t>
      </w:r>
      <w:r w:rsidRPr="00A25529">
        <w:t xml:space="preserve"> adopts the proposed Whistleblower Policy, and be it finally</w:t>
      </w:r>
    </w:p>
    <w:p w14:paraId="124A17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RESOLVED, that copies of this adopted policy shall apply to and be distributed to trustees, officers, employees and volunteers of </w:t>
      </w:r>
      <w:r w:rsidRPr="00A25529">
        <w:rPr>
          <w:rStyle w:val="pxfinstr"/>
          <w:i/>
          <w:iCs/>
        </w:rPr>
        <w:t>[name of corporation]</w:t>
      </w:r>
      <w:r w:rsidRPr="00A25529">
        <w:t xml:space="preserve"> at the time of appointment or hiring, and annually thereafter.</w:t>
      </w:r>
    </w:p>
    <w:p w14:paraId="3F7135B1" w14:textId="77777777" w:rsidR="00FB29D8" w:rsidRPr="00A25529" w:rsidRDefault="00FB29D8">
      <w:pPr>
        <w:pStyle w:val="pxformnotes"/>
        <w:jc w:val="center"/>
        <w:rPr>
          <w:sz w:val="24"/>
          <w:szCs w:val="24"/>
        </w:rPr>
      </w:pPr>
      <w:r w:rsidRPr="00A25529">
        <w:rPr>
          <w:rStyle w:val="pxvis"/>
          <w:rFonts w:cs="Arial"/>
          <w:bCs/>
          <w:sz w:val="50"/>
          <w:rPrChange w:id="5225" w:author="Cara Cardinale" w:date="2025-03-04T10:36:00Z">
            <w:rPr>
              <w:rStyle w:val="pxvis"/>
              <w:rFonts w:cs="Arial"/>
              <w:bCs/>
            </w:rPr>
          </w:rPrChange>
        </w:rPr>
        <w:t>Notes to Form</w:t>
      </w:r>
    </w:p>
    <w:p w14:paraId="7525AEA0" w14:textId="77777777" w:rsidR="00FB29D8" w:rsidRPr="00A25529" w:rsidRDefault="00FB29D8">
      <w:pPr>
        <w:pStyle w:val="pxformnotes"/>
        <w:rPr>
          <w:sz w:val="24"/>
          <w:szCs w:val="24"/>
        </w:rPr>
      </w:pPr>
    </w:p>
    <w:p w14:paraId="41A91C79" w14:textId="77777777" w:rsidR="00FB29D8" w:rsidRPr="00A25529" w:rsidRDefault="00FB29D8">
      <w:pPr>
        <w:pStyle w:val="pxformnote"/>
        <w:spacing w:before="180"/>
      </w:pPr>
      <w:del w:id="5226" w:author="Cara Cardinale" w:date="2025-01-14T20:47:00Z">
        <w:r w:rsidRPr="00A25529" w:rsidDel="00CF1278">
          <w:delText>Drafter's Note</w:delText>
        </w:r>
      </w:del>
      <w:r w:rsidRPr="00A25529">
        <w:t xml:space="preserve"> </w:t>
      </w:r>
    </w:p>
    <w:p w14:paraId="0FB61A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For a discussion of the requirement to adopt a whistleblower policy, see </w:t>
      </w:r>
      <w:r w:rsidRPr="00A25529">
        <w:rPr>
          <w:rStyle w:val="pxx"/>
          <w:color w:val="FF0000"/>
          <w:vertAlign w:val="superscript"/>
        </w:rPr>
        <w:t>►</w:t>
      </w:r>
      <w:r w:rsidRPr="00A25529">
        <w:rPr>
          <w:rStyle w:val="pxx"/>
        </w:rPr>
        <w:fldChar w:fldCharType="begin"/>
      </w:r>
      <w:r w:rsidRPr="00A25529">
        <w:rPr>
          <w:rStyle w:val="pxx"/>
        </w:rPr>
        <w:instrText>x.ref.id="I05SS1U"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30:49</w:t>
      </w:r>
      <w:r w:rsidRPr="00A25529">
        <w:t>.</w:t>
      </w:r>
    </w:p>
    <w:p w14:paraId="5827A58B" w14:textId="77777777" w:rsidR="00FB29D8" w:rsidRPr="00A25529" w:rsidDel="00D93798" w:rsidRDefault="00FB29D8" w:rsidP="00D93798">
      <w:pPr>
        <w:pStyle w:val="pxformp"/>
        <w:rPr>
          <w:del w:id="5227" w:author="Cara Cardinale" w:date="2025-01-27T11:28:00Z"/>
        </w:rPr>
      </w:pPr>
      <w:r w:rsidRPr="00A25529">
        <w:t xml:space="preserve"> </w:t>
      </w:r>
      <w:r w:rsidRPr="00A25529">
        <w:rPr>
          <w:rStyle w:val="pxvis"/>
          <w:rFonts w:ascii="Times NewRoman" w:hAnsi="Times NewRoman"/>
          <w:b w:val="0"/>
          <w:sz w:val="24"/>
        </w:rPr>
        <w:tab/>
      </w:r>
      <w:del w:id="5228" w:author="Cara Cardinale" w:date="2025-01-27T11:28:00Z">
        <w:r w:rsidRPr="00A25529" w:rsidDel="00D93798">
          <w:rPr>
            <w:color w:val="FF0000"/>
            <w:vertAlign w:val="superscript"/>
          </w:rPr>
          <w:delText>►</w:delText>
        </w:r>
        <w:r w:rsidRPr="00A25529" w:rsidDel="00D93798">
          <w:fldChar w:fldCharType="begin"/>
        </w:r>
        <w:r w:rsidRPr="00A25529" w:rsidDel="00D93798">
          <w:delInstrText>p.ct.id="f2fd26a0b92511efa75bc0a5c2da1858|154|30:145"</w:delInstrText>
        </w:r>
        <w:r w:rsidRPr="00A25529" w:rsidDel="00D93798">
          <w:fldChar w:fldCharType="end"/>
        </w:r>
        <w:r w:rsidRPr="00A25529" w:rsidDel="00D93798">
          <w:rPr>
            <w:rStyle w:val="pxcc"/>
            <w:color w:val="FF0000"/>
            <w:vertAlign w:val="superscript"/>
          </w:rPr>
          <w:delText>►</w:delText>
        </w:r>
        <w:r w:rsidRPr="00A25529" w:rsidDel="00D93798">
          <w:rPr>
            <w:rStyle w:val="pxcc"/>
          </w:rPr>
          <w:fldChar w:fldCharType="begin"/>
        </w:r>
        <w:r w:rsidRPr="00A25529" w:rsidDel="00D93798">
          <w:rPr>
            <w:rStyle w:val="pxcc"/>
          </w:rPr>
          <w:delInstrText>cc.ref.id="I009FCU"</w:delInstrText>
        </w:r>
        <w:r w:rsidRPr="00A25529" w:rsidDel="00D93798">
          <w:rPr>
            <w:rStyle w:val="pxcc"/>
          </w:rPr>
          <w:fldChar w:fldCharType="end"/>
        </w:r>
        <w:r w:rsidRPr="00A25529" w:rsidDel="00D93798">
          <w:rPr>
            <w:rStyle w:val="pxcc"/>
          </w:rPr>
          <w:delText>Ferris v. Lustgarten Foundation, 189 A.D.3d 1002, 138 N.Y.S.3d 517 (2d Dep't 2020)</w:delText>
        </w:r>
        <w:r w:rsidRPr="00A25529" w:rsidDel="00D93798">
          <w:delTex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delText>
        </w:r>
      </w:del>
    </w:p>
    <w:p w14:paraId="04069B4B" w14:textId="77777777" w:rsidR="00FB29D8" w:rsidRPr="00A25529" w:rsidRDefault="00FB29D8" w:rsidP="00D93798">
      <w:pPr>
        <w:pStyle w:val="pxformp"/>
      </w:pPr>
      <w:del w:id="5229" w:author="Cara Cardinale" w:date="2025-01-27T11:28:00Z">
        <w:r w:rsidRPr="00A25529" w:rsidDel="00D93798">
          <w:delText xml:space="preserve"> </w:delText>
        </w:r>
        <w:r w:rsidRPr="00A25529" w:rsidDel="00D93798">
          <w:rPr>
            <w:rStyle w:val="pxvis"/>
            <w:rFonts w:ascii="Times NewRoman" w:hAnsi="Times NewRoman"/>
            <w:b w:val="0"/>
            <w:sz w:val="24"/>
          </w:rPr>
          <w:tab/>
        </w:r>
        <w:r w:rsidRPr="00A25529" w:rsidDel="00D93798">
          <w:rPr>
            <w:color w:val="FF0000"/>
            <w:vertAlign w:val="superscript"/>
          </w:rPr>
          <w:delText>►</w:delText>
        </w:r>
        <w:r w:rsidRPr="00A25529" w:rsidDel="00D93798">
          <w:fldChar w:fldCharType="begin"/>
        </w:r>
        <w:r w:rsidRPr="00A25529" w:rsidDel="00D93798">
          <w:delInstrText>p.ct.id="f2fd26a0b92511efa75bc0a5c2da1858|154|30:145"</w:delInstrText>
        </w:r>
        <w:r w:rsidRPr="00A25529" w:rsidDel="00D93798">
          <w:fldChar w:fldCharType="end"/>
        </w:r>
        <w:r w:rsidRPr="00A25529" w:rsidDel="00D93798">
          <w:rPr>
            <w:rStyle w:val="pxcc"/>
            <w:color w:val="FF0000"/>
            <w:vertAlign w:val="superscript"/>
          </w:rPr>
          <w:delText>►</w:delText>
        </w:r>
        <w:r w:rsidRPr="00A25529" w:rsidDel="00D93798">
          <w:rPr>
            <w:rStyle w:val="pxcc"/>
          </w:rPr>
          <w:fldChar w:fldCharType="begin"/>
        </w:r>
        <w:r w:rsidRPr="00A25529" w:rsidDel="00D93798">
          <w:rPr>
            <w:rStyle w:val="pxcc"/>
          </w:rPr>
          <w:delInstrText>cc.ref.id="I00C8HQ"</w:delInstrText>
        </w:r>
        <w:r w:rsidRPr="00A25529" w:rsidDel="00D93798">
          <w:rPr>
            <w:rStyle w:val="pxcc"/>
          </w:rPr>
          <w:fldChar w:fldCharType="end"/>
        </w:r>
        <w:r w:rsidRPr="00A25529" w:rsidDel="00D93798">
          <w:rPr>
            <w:rStyle w:val="pxcc"/>
          </w:rPr>
          <w:delText>Joshi v. Trustees of Columbia University in City of New York, 515 F. Supp. 3d 200, 392 Ed. Law Rep. 723 (S.D. N.Y. 2021), aff'd, 2022 WL 3205883 (2d Cir. 2022)</w:delText>
        </w:r>
        <w:r w:rsidRPr="00A25529" w:rsidDel="00D93798">
          <w:delText xml:space="preserve"> stating that under New York law, university officials did not violate Non-Profit Revitalization Act's whistleblower protection requirement by allegedly failing to protect professor from retaliation for asserting research misconduct allegation against colleague; university adopted required whistleblower protection policy, university officials implemented appropriate whistleblower protections, diligently complied with those policies at all steps of the relevant investigations, and did not retaliate against professor, and professor pointed to no evidence that university's board failed to oversee its whistleblower policy.</w:delText>
        </w:r>
      </w:del>
    </w:p>
    <w:p w14:paraId="0C803EE7" w14:textId="77777777" w:rsidR="00FB29D8" w:rsidRPr="00A25529" w:rsidRDefault="00FB29D8">
      <w:pPr>
        <w:pStyle w:val="pxformrr"/>
        <w:rPr>
          <w:sz w:val="24"/>
          <w:szCs w:val="24"/>
        </w:rPr>
      </w:pPr>
      <w:r w:rsidRPr="00A25529">
        <w:rPr>
          <w:rStyle w:val="pxvis"/>
          <w:rFonts w:cs="Arial"/>
          <w:bCs/>
          <w:sz w:val="50"/>
          <w:rPrChange w:id="5230" w:author="Cara Cardinale" w:date="2025-03-04T10:36:00Z">
            <w:rPr>
              <w:rStyle w:val="pxvis"/>
              <w:rFonts w:cs="Arial"/>
              <w:bCs/>
            </w:rPr>
          </w:rPrChange>
        </w:rPr>
        <w:t>Research References</w:t>
      </w:r>
    </w:p>
    <w:p w14:paraId="2EF9CF4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tk.ref.id="I00F1MM"</w:instrText>
      </w:r>
      <w:r w:rsidRPr="00A25529">
        <w:rPr>
          <w:rStyle w:val="pxtk"/>
        </w:rPr>
        <w:fldChar w:fldCharType="end"/>
      </w:r>
      <w:r w:rsidRPr="00A25529">
        <w:rPr>
          <w:rStyle w:val="pxtk"/>
        </w:rPr>
        <w:t>West's Key Number Digest, Corporations and Business Organizations &amp;key;3350 to 3499</w:t>
      </w:r>
    </w:p>
    <w:p w14:paraId="40929D55" w14:textId="77777777" w:rsidR="00FB29D8" w:rsidRPr="00A25529" w:rsidRDefault="00FB29D8">
      <w:pPr>
        <w:pStyle w:val="pxs"/>
        <w:spacing w:before="180"/>
        <w:rPr>
          <w:rPrChange w:id="5231" w:author="Cara Cardinale" w:date="2025-03-04T10:36:00Z">
            <w:rPr>
              <w:sz w:val="27"/>
            </w:rPr>
          </w:rPrChange>
        </w:rPr>
      </w:pPr>
      <w:r w:rsidRPr="00A25529">
        <w:rPr>
          <w:rPrChange w:id="5232" w:author="Cara Cardinale" w:date="2025-03-04T10:36:00Z">
            <w:rPr>
              <w:sz w:val="27"/>
            </w:rPr>
          </w:rPrChange>
        </w:rPr>
        <w:t>30:146. Resolution to adopt conflict of interest policy</w:t>
      </w:r>
    </w:p>
    <w:p w14:paraId="53AA8FFB" w14:textId="77777777" w:rsidR="00FB29D8" w:rsidRPr="00A25529" w:rsidRDefault="00FB29D8">
      <w:pPr>
        <w:pStyle w:val="pxov"/>
        <w:rPr>
          <w:vanish/>
        </w:rPr>
      </w:pPr>
      <w:r w:rsidRPr="00A25529">
        <w:rPr>
          <w:vanish/>
        </w:rPr>
        <w:t>FMS</w:t>
      </w:r>
    </w:p>
    <w:p w14:paraId="516282AC" w14:textId="77777777" w:rsidR="00FB29D8" w:rsidRPr="00A25529" w:rsidRDefault="00FB29D8">
      <w:pPr>
        <w:pStyle w:val="pxov"/>
        <w:rPr>
          <w:vanish/>
        </w:rPr>
      </w:pPr>
      <w:r w:rsidRPr="00A25529">
        <w:rPr>
          <w:vanish/>
        </w:rPr>
        <w:t>NFP</w:t>
      </w:r>
    </w:p>
    <w:p w14:paraId="4B3BEF4E" w14:textId="77777777" w:rsidR="00FB29D8" w:rsidRPr="00A25529" w:rsidRDefault="00FB29D8">
      <w:pPr>
        <w:pStyle w:val="pxov"/>
        <w:rPr>
          <w:vanish/>
        </w:rPr>
      </w:pPr>
      <w:r w:rsidRPr="00A25529">
        <w:rPr>
          <w:vanish/>
        </w:rPr>
        <w:t>COL</w:t>
      </w:r>
    </w:p>
    <w:p w14:paraId="55584F9D" w14:textId="77777777" w:rsidR="00FB29D8" w:rsidRPr="00A25529" w:rsidRDefault="00FB29D8">
      <w:pPr>
        <w:pStyle w:val="pxov"/>
        <w:rPr>
          <w:vanish/>
        </w:rPr>
      </w:pPr>
      <w:r w:rsidRPr="00A25529">
        <w:rPr>
          <w:vanish/>
        </w:rPr>
        <w:t>FCV</w:t>
      </w:r>
    </w:p>
    <w:p w14:paraId="37F3106E" w14:textId="77777777" w:rsidR="00FB29D8" w:rsidRPr="00A25529" w:rsidRDefault="00FB29D8">
      <w:pPr>
        <w:pStyle w:val="pxov"/>
        <w:rPr>
          <w:vanish/>
        </w:rPr>
      </w:pPr>
      <w:r w:rsidRPr="00A25529">
        <w:rPr>
          <w:vanish/>
        </w:rPr>
        <w:t>FTR</w:t>
      </w:r>
    </w:p>
    <w:p w14:paraId="02CA1000" w14:textId="77777777" w:rsidR="00FB29D8" w:rsidRPr="00A25529" w:rsidRDefault="00FB29D8">
      <w:pPr>
        <w:pStyle w:val="pxov"/>
        <w:rPr>
          <w:vanish/>
        </w:rPr>
      </w:pPr>
      <w:r w:rsidRPr="00A25529">
        <w:rPr>
          <w:vanish/>
        </w:rPr>
        <w:t>EBL</w:t>
      </w:r>
    </w:p>
    <w:p w14:paraId="1CD480C8" w14:textId="77777777" w:rsidR="00FB29D8" w:rsidRPr="00A25529" w:rsidRDefault="00FB29D8">
      <w:pPr>
        <w:pStyle w:val="pxov"/>
        <w:rPr>
          <w:vanish/>
        </w:rPr>
      </w:pPr>
      <w:r w:rsidRPr="00A25529">
        <w:rPr>
          <w:vanish/>
        </w:rPr>
        <w:t>TEM</w:t>
      </w:r>
    </w:p>
    <w:p w14:paraId="1F5D35A7" w14:textId="77777777" w:rsidR="00FB29D8" w:rsidRPr="00A25529" w:rsidRDefault="00FB29D8">
      <w:pPr>
        <w:pStyle w:val="pxov"/>
        <w:rPr>
          <w:vanish/>
        </w:rPr>
      </w:pPr>
      <w:r w:rsidRPr="00A25529">
        <w:rPr>
          <w:vanish/>
        </w:rPr>
        <w:t>MTD</w:t>
      </w:r>
    </w:p>
    <w:p w14:paraId="55E00C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form.fid="Id55eacd01b6411e684899cfd92da4eb0"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WHEREAS, the Corporation is a New York not-for-profit corporation subject to the New York Not-for-Profit Corporation Law; and</w:t>
      </w:r>
    </w:p>
    <w:p w14:paraId="0F504D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WHEREAS, the Nonprofit Revitalization Act, which was signed into law on December 18, 2013, made several changes to the provisions of the New York Not-for-Profit Corporation Law that govern how not-for-profit corporations address scenarios that pose a conflict of interest; and</w:t>
      </w:r>
    </w:p>
    <w:p w14:paraId="16CC6E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WHEREAS, in light of the foregoing, the Board wishes to amend its Policy on Conflict of Interest and Disclosure to reflect the changes of the Nonprofit Revitalization Act;</w:t>
      </w:r>
    </w:p>
    <w:p w14:paraId="3BB60A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NOW THEREFORE, it is hereby</w:t>
      </w:r>
    </w:p>
    <w:p w14:paraId="51C03F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 xml:space="preserve">RESOLVED, that the Amended and Restated Policy on Conflict of Interest and Disclosure in the form attached hereto as Exhibit </w:t>
      </w:r>
      <w:r w:rsidRPr="00A25529">
        <w:rPr>
          <w:rStyle w:val="pxfinstr"/>
          <w:i/>
          <w:iCs/>
        </w:rPr>
        <w:t>[designation of exhibit]</w:t>
      </w:r>
      <w:r w:rsidRPr="00A25529">
        <w:t xml:space="preserve"> be, and hereby is, approved, ratified and adopted as and for the Policy on Conflict of Interest and Disclosure of the Corporation (the </w:t>
      </w:r>
      <w:r w:rsidRPr="00A25529">
        <w:rPr>
          <w:vanish/>
        </w:rPr>
        <w:t>&amp;ldquo;</w:t>
      </w:r>
      <w:r w:rsidRPr="00A25529">
        <w:rPr>
          <w:rStyle w:val="pxvis"/>
          <w:rFonts w:ascii="Times NewRoman" w:hAnsi="Times NewRoman"/>
          <w:b w:val="0"/>
          <w:sz w:val="24"/>
        </w:rPr>
        <w:t>“</w:t>
      </w:r>
      <w:r w:rsidRPr="00A25529">
        <w:t>Conflict of Interest Policy</w:t>
      </w:r>
      <w:r w:rsidRPr="00A25529">
        <w:rPr>
          <w:vanish/>
        </w:rPr>
        <w:t>&amp;rdquo;</w:t>
      </w:r>
      <w:r w:rsidRPr="00A25529">
        <w:rPr>
          <w:rStyle w:val="pxvis"/>
          <w:rFonts w:ascii="Times NewRoman" w:hAnsi="Times NewRoman"/>
          <w:b w:val="0"/>
          <w:sz w:val="24"/>
        </w:rPr>
        <w:t>”</w:t>
      </w:r>
      <w:r w:rsidRPr="00A25529">
        <w:t>), and that the Secretary of the Corporation be, and hereby is, instructed to file a copy of such Conflict of Interest Policy in the Corporation's minute book; and it is further</w:t>
      </w:r>
    </w:p>
    <w:p w14:paraId="575F87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RESOLVED, that the officers of the Corporation be, and each of them hereby is, authorized and directed to take any and all further action and to execute, deliver and file any and all instruments and documents in the name and on behalf of the Corporation, and to pay any and all fees and expenses, as in his or her judgment may be necessary or advisable in order to carry out the intent and purpose of the foregoing resolutions.</w:t>
      </w:r>
    </w:p>
    <w:p w14:paraId="06DC82DA" w14:textId="77777777" w:rsidR="00FB29D8" w:rsidRPr="00A25529" w:rsidRDefault="00FB29D8">
      <w:pPr>
        <w:pStyle w:val="pxformnotes"/>
        <w:jc w:val="center"/>
        <w:rPr>
          <w:sz w:val="24"/>
          <w:szCs w:val="24"/>
        </w:rPr>
      </w:pPr>
      <w:r w:rsidRPr="00A25529">
        <w:rPr>
          <w:rStyle w:val="pxvis"/>
          <w:rFonts w:cs="Arial"/>
          <w:bCs/>
          <w:sz w:val="50"/>
          <w:rPrChange w:id="5233" w:author="Cara Cardinale" w:date="2025-03-04T10:36:00Z">
            <w:rPr>
              <w:rStyle w:val="pxvis"/>
              <w:rFonts w:cs="Arial"/>
              <w:bCs/>
            </w:rPr>
          </w:rPrChange>
        </w:rPr>
        <w:t>Notes to Form</w:t>
      </w:r>
    </w:p>
    <w:p w14:paraId="54949586" w14:textId="77777777" w:rsidR="00FB29D8" w:rsidRPr="00A25529" w:rsidRDefault="00FB29D8">
      <w:pPr>
        <w:pStyle w:val="pxformnotes"/>
        <w:rPr>
          <w:sz w:val="24"/>
          <w:szCs w:val="24"/>
        </w:rPr>
      </w:pPr>
    </w:p>
    <w:p w14:paraId="63391596" w14:textId="77777777" w:rsidR="00FB29D8" w:rsidRPr="00A25529" w:rsidRDefault="00FB29D8">
      <w:pPr>
        <w:pStyle w:val="pxformnote"/>
        <w:spacing w:before="180"/>
      </w:pPr>
      <w:del w:id="5234" w:author="Cara Cardinale" w:date="2025-01-14T20:47:00Z">
        <w:r w:rsidRPr="00A25529" w:rsidDel="00CF1278">
          <w:delText>Drafter's Note</w:delText>
        </w:r>
      </w:del>
      <w:r w:rsidRPr="00A25529">
        <w:t xml:space="preserve"> </w:t>
      </w:r>
    </w:p>
    <w:p w14:paraId="1FFE08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 xml:space="preserve">For a discussion of the requirement to adopt a conflict of interest policy, see </w:t>
      </w:r>
      <w:r w:rsidRPr="00A25529">
        <w:rPr>
          <w:rStyle w:val="pxx"/>
          <w:color w:val="FF0000"/>
          <w:vertAlign w:val="superscript"/>
        </w:rPr>
        <w:t>►</w:t>
      </w:r>
      <w:r w:rsidRPr="00A25529">
        <w:rPr>
          <w:rStyle w:val="pxx"/>
        </w:rPr>
        <w:fldChar w:fldCharType="begin"/>
      </w:r>
      <w:r w:rsidRPr="00A25529">
        <w:rPr>
          <w:rStyle w:val="pxx"/>
        </w:rPr>
        <w:instrText>x.ref.id="I006M81"</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30:50</w:t>
      </w:r>
      <w:r w:rsidRPr="00A25529">
        <w:t>.</w:t>
      </w:r>
    </w:p>
    <w:p w14:paraId="6F996E71" w14:textId="77777777" w:rsidR="00FB29D8" w:rsidRPr="00A25529" w:rsidRDefault="00FB29D8">
      <w:pPr>
        <w:pStyle w:val="pxformrr"/>
        <w:rPr>
          <w:sz w:val="24"/>
          <w:szCs w:val="24"/>
        </w:rPr>
      </w:pPr>
      <w:r w:rsidRPr="00A25529">
        <w:rPr>
          <w:rStyle w:val="pxvis"/>
          <w:rFonts w:cs="Arial"/>
          <w:bCs/>
          <w:sz w:val="50"/>
          <w:rPrChange w:id="5235" w:author="Cara Cardinale" w:date="2025-03-04T10:36:00Z">
            <w:rPr>
              <w:rStyle w:val="pxvis"/>
              <w:rFonts w:cs="Arial"/>
              <w:bCs/>
            </w:rPr>
          </w:rPrChange>
        </w:rPr>
        <w:t>Research References</w:t>
      </w:r>
    </w:p>
    <w:p w14:paraId="6C2ED19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tk.ref.id="I009FCX"</w:instrText>
      </w:r>
      <w:r w:rsidRPr="00A25529">
        <w:rPr>
          <w:rStyle w:val="pxtk"/>
        </w:rPr>
        <w:fldChar w:fldCharType="end"/>
      </w:r>
      <w:r w:rsidRPr="00A25529">
        <w:rPr>
          <w:rStyle w:val="pxtk"/>
        </w:rPr>
        <w:t>West's Key Number Digest, Corporations and Business Organizations &amp;key;3350 to 3499</w:t>
      </w:r>
    </w:p>
    <w:p w14:paraId="5B2CA23E" w14:textId="77777777" w:rsidR="00FB29D8" w:rsidRPr="00A25529" w:rsidRDefault="00FB29D8">
      <w:pPr>
        <w:pStyle w:val="pxs"/>
        <w:spacing w:before="180"/>
        <w:rPr>
          <w:rPrChange w:id="5236" w:author="Cara Cardinale" w:date="2025-03-04T10:36:00Z">
            <w:rPr>
              <w:sz w:val="27"/>
            </w:rPr>
          </w:rPrChange>
        </w:rPr>
      </w:pPr>
      <w:r w:rsidRPr="00A25529">
        <w:rPr>
          <w:rPrChange w:id="5237" w:author="Cara Cardinale" w:date="2025-03-04T10:36:00Z">
            <w:rPr>
              <w:sz w:val="27"/>
            </w:rPr>
          </w:rPrChange>
        </w:rPr>
        <w:t>30:147. Annual conflict of interest disclosure statement</w:t>
      </w:r>
    </w:p>
    <w:p w14:paraId="5A590A80" w14:textId="77777777" w:rsidR="00FB29D8" w:rsidRPr="00A25529" w:rsidRDefault="00FB29D8">
      <w:pPr>
        <w:pStyle w:val="pxov"/>
        <w:rPr>
          <w:vanish/>
        </w:rPr>
      </w:pPr>
      <w:r w:rsidRPr="00A25529">
        <w:rPr>
          <w:vanish/>
        </w:rPr>
        <w:t>FMS</w:t>
      </w:r>
    </w:p>
    <w:p w14:paraId="24F4B282" w14:textId="77777777" w:rsidR="00FB29D8" w:rsidRPr="00A25529" w:rsidRDefault="00FB29D8">
      <w:pPr>
        <w:pStyle w:val="pxov"/>
        <w:rPr>
          <w:vanish/>
        </w:rPr>
      </w:pPr>
      <w:r w:rsidRPr="00A25529">
        <w:rPr>
          <w:vanish/>
        </w:rPr>
        <w:t>NFP</w:t>
      </w:r>
    </w:p>
    <w:p w14:paraId="5A70EF2E" w14:textId="77777777" w:rsidR="00FB29D8" w:rsidRPr="00A25529" w:rsidRDefault="00FB29D8">
      <w:pPr>
        <w:pStyle w:val="pxov"/>
        <w:rPr>
          <w:vanish/>
        </w:rPr>
      </w:pPr>
      <w:r w:rsidRPr="00A25529">
        <w:rPr>
          <w:vanish/>
        </w:rPr>
        <w:t>COL</w:t>
      </w:r>
    </w:p>
    <w:p w14:paraId="39949C44" w14:textId="77777777" w:rsidR="00FB29D8" w:rsidRPr="00A25529" w:rsidRDefault="00FB29D8">
      <w:pPr>
        <w:pStyle w:val="pxov"/>
        <w:rPr>
          <w:vanish/>
        </w:rPr>
      </w:pPr>
      <w:r w:rsidRPr="00A25529">
        <w:rPr>
          <w:vanish/>
        </w:rPr>
        <w:t>FCV</w:t>
      </w:r>
    </w:p>
    <w:p w14:paraId="153BAD67" w14:textId="77777777" w:rsidR="00FB29D8" w:rsidRPr="00A25529" w:rsidRDefault="00FB29D8">
      <w:pPr>
        <w:pStyle w:val="pxov"/>
        <w:rPr>
          <w:vanish/>
        </w:rPr>
      </w:pPr>
      <w:r w:rsidRPr="00A25529">
        <w:rPr>
          <w:vanish/>
        </w:rPr>
        <w:t>FTR</w:t>
      </w:r>
    </w:p>
    <w:p w14:paraId="2D7813F2" w14:textId="77777777" w:rsidR="00FB29D8" w:rsidRPr="00A25529" w:rsidRDefault="00FB29D8">
      <w:pPr>
        <w:pStyle w:val="pxov"/>
        <w:rPr>
          <w:vanish/>
        </w:rPr>
      </w:pPr>
      <w:r w:rsidRPr="00A25529">
        <w:rPr>
          <w:vanish/>
        </w:rPr>
        <w:t>EBL</w:t>
      </w:r>
    </w:p>
    <w:p w14:paraId="72A20859" w14:textId="77777777" w:rsidR="00FB29D8" w:rsidRPr="00A25529" w:rsidRDefault="00FB29D8">
      <w:pPr>
        <w:pStyle w:val="pxov"/>
        <w:rPr>
          <w:vanish/>
        </w:rPr>
      </w:pPr>
      <w:r w:rsidRPr="00A25529">
        <w:rPr>
          <w:vanish/>
        </w:rPr>
        <w:t>TEM</w:t>
      </w:r>
    </w:p>
    <w:p w14:paraId="4D272B94" w14:textId="77777777" w:rsidR="00FB29D8" w:rsidRPr="00A25529" w:rsidRDefault="00FB29D8">
      <w:pPr>
        <w:pStyle w:val="pxov"/>
        <w:rPr>
          <w:vanish/>
        </w:rPr>
      </w:pPr>
      <w:r w:rsidRPr="00A25529">
        <w:rPr>
          <w:vanish/>
        </w:rPr>
        <w:t>MTD</w:t>
      </w:r>
    </w:p>
    <w:p w14:paraId="72BFA0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form.fid="Id55ed3e01b6411e684899cfd92da4eb0"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w:t>
      </w:r>
      <w:r w:rsidRPr="00A25529">
        <w:rPr>
          <w:rStyle w:val="pxfinstr"/>
          <w:i/>
          <w:iCs/>
        </w:rPr>
        <w:t>[[name of officer]/[name of director]/[name of key employee]]</w:t>
      </w:r>
      <w:r w:rsidRPr="00A25529">
        <w:t xml:space="preserve"> of </w:t>
      </w:r>
      <w:r w:rsidRPr="00A25529">
        <w:rPr>
          <w:rStyle w:val="pxfinstr"/>
          <w:i/>
          <w:iCs/>
        </w:rPr>
        <w:t>[name of corporation]</w:t>
      </w:r>
      <w:r w:rsidRPr="00A25529">
        <w:t>, acknowledge the following:</w:t>
      </w:r>
    </w:p>
    <w:p w14:paraId="3C75E4D8" w14:textId="77777777" w:rsidR="00FB29D8" w:rsidRPr="00A25529" w:rsidRDefault="00FB29D8">
      <w:pPr>
        <w:pStyle w:val="pxformfl"/>
        <w:ind w:left="500"/>
      </w:pPr>
      <w:r w:rsidRPr="00A25529">
        <w:t xml:space="preserve"> </w:t>
      </w:r>
    </w:p>
    <w:p w14:paraId="11D90CE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4ED103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have received a copy of the Conflict of Interest Policy of </w:t>
      </w:r>
      <w:r w:rsidRPr="00A25529">
        <w:rPr>
          <w:rStyle w:val="pxfinstr"/>
          <w:i/>
          <w:iCs/>
        </w:rPr>
        <w:t>[name of corporation]</w:t>
      </w:r>
      <w:r w:rsidRPr="00A25529">
        <w:t xml:space="preserve">, adopted as Exhibit </w:t>
      </w:r>
      <w:r w:rsidRPr="00A25529">
        <w:rPr>
          <w:rStyle w:val="pxfinstr"/>
          <w:i/>
          <w:iCs/>
        </w:rPr>
        <w:t>[designation of exhibit]</w:t>
      </w:r>
      <w:r w:rsidRPr="00A25529">
        <w:t xml:space="preserve"> to </w:t>
      </w:r>
      <w:r w:rsidRPr="00A25529">
        <w:rPr>
          <w:rStyle w:val="pxfinstr"/>
          <w:i/>
          <w:iCs/>
        </w:rPr>
        <w:t>[name of corporation]</w:t>
      </w:r>
      <w:r w:rsidRPr="00A25529">
        <w:t xml:space="preserve">'s Bylaws on </w:t>
      </w:r>
      <w:r w:rsidRPr="00A25529">
        <w:rPr>
          <w:rStyle w:val="pxfinstr"/>
          <w:i/>
          <w:iCs/>
        </w:rPr>
        <w:t>[date of adoption]</w:t>
      </w:r>
      <w:r w:rsidRPr="00A25529">
        <w:t>;</w:t>
      </w:r>
    </w:p>
    <w:p w14:paraId="4379D90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3487B2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I have read and understand the Policy and agree to comply with the Policy;</w:t>
      </w:r>
    </w:p>
    <w:p w14:paraId="54E1DF2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783A75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I will disclose any potential conflicts, other than those stated below, as they may arise before completion of my next conflict of interest statement; and</w:t>
      </w:r>
    </w:p>
    <w:p w14:paraId="75B66D3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7287F8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understand that </w:t>
      </w:r>
      <w:r w:rsidRPr="00A25529">
        <w:rPr>
          <w:rStyle w:val="pxfinstr"/>
          <w:i/>
          <w:iCs/>
        </w:rPr>
        <w:t>[name of corporation]</w:t>
      </w:r>
      <w:r w:rsidRPr="00A25529">
        <w:t xml:space="preserve"> is a charitable organization and in order to maintain its federal tax exemption it must engage primarily in activities which accomplish one or more of its tax-exempt purposes.</w:t>
      </w:r>
    </w:p>
    <w:p w14:paraId="654F386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2B34EC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am an officer, director, trustee, member, owner (either as a sole proprietor or a partner), or employee of the following entities with which </w:t>
      </w:r>
      <w:r w:rsidRPr="00A25529">
        <w:rPr>
          <w:rStyle w:val="pxfinstr"/>
          <w:i/>
          <w:iCs/>
        </w:rPr>
        <w:t>[name of corporation]</w:t>
      </w:r>
      <w:r w:rsidRPr="00A25529">
        <w:t xml:space="preserve"> has a relationship: </w:t>
      </w:r>
      <w:r w:rsidRPr="00A25529">
        <w:rPr>
          <w:rStyle w:val="pxfinstr"/>
          <w:i/>
          <w:iCs/>
        </w:rPr>
        <w:t>[None/[identification of entities and statement of interest]]</w:t>
      </w:r>
      <w:r w:rsidRPr="00A25529">
        <w:t>.</w:t>
      </w:r>
    </w:p>
    <w:p w14:paraId="2870B64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070CA3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A relative of mine is an officer, director, trustee, member, owner (either as a sole proprietor or a partner), or employee of the following entities with which </w:t>
      </w:r>
      <w:r w:rsidRPr="00A25529">
        <w:rPr>
          <w:rStyle w:val="pxfinstr"/>
          <w:i/>
          <w:iCs/>
        </w:rPr>
        <w:t>[name of corporation]</w:t>
      </w:r>
      <w:r w:rsidRPr="00A25529">
        <w:t xml:space="preserve"> has a relationship: </w:t>
      </w:r>
      <w:r w:rsidRPr="00A25529">
        <w:rPr>
          <w:rStyle w:val="pxfinstr"/>
          <w:i/>
          <w:iCs/>
        </w:rPr>
        <w:t>[None/[identification of entities and statement of interest]]</w:t>
      </w:r>
      <w:r w:rsidRPr="00A25529">
        <w:t>.</w:t>
      </w:r>
    </w:p>
    <w:p w14:paraId="0AF3935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7. </w:t>
      </w:r>
    </w:p>
    <w:p w14:paraId="3D680A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rPr>
          <w:rStyle w:val="pxfinstr"/>
          <w:i/>
          <w:iCs/>
        </w:rPr>
        <w:t>[Name of corporation]</w:t>
      </w:r>
      <w:r w:rsidRPr="00A25529">
        <w:t xml:space="preserve"> is a party to the following potential or pending transactions in which I have a direct or indirect interest: </w:t>
      </w:r>
      <w:r w:rsidRPr="00A25529">
        <w:rPr>
          <w:rStyle w:val="pxfinstr"/>
          <w:i/>
          <w:iCs/>
        </w:rPr>
        <w:t>[None/[description of transactions]]</w:t>
      </w:r>
      <w:r w:rsidRPr="00A25529">
        <w:t>.</w:t>
      </w:r>
    </w:p>
    <w:p w14:paraId="5B71770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8. </w:t>
      </w:r>
    </w:p>
    <w:p w14:paraId="2AEF93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rPr>
          <w:rStyle w:val="pxfinstr"/>
          <w:i/>
          <w:iCs/>
        </w:rPr>
        <w:t>[Name of corporation]</w:t>
      </w:r>
      <w:r w:rsidRPr="00A25529">
        <w:t xml:space="preserve"> is a party to the following potential or pending transactions in which a relative of mine has a direct or indirect interest: </w:t>
      </w:r>
      <w:r w:rsidRPr="00A25529">
        <w:rPr>
          <w:rStyle w:val="pxfinstr"/>
          <w:i/>
          <w:iCs/>
        </w:rPr>
        <w:t>[None/[description of transactions]]</w:t>
      </w:r>
      <w:r w:rsidRPr="00A25529">
        <w:t>.</w:t>
      </w:r>
    </w:p>
    <w:p w14:paraId="43F3737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DA1DC1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signature]</w:t>
      </w:r>
    </w:p>
    <w:p w14:paraId="75867211"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officer]/[Name of</w:t>
      </w:r>
      <w:ins w:id="5238" w:author="Cara Cardinale" w:date="2025-03-02T14:46:00Z">
        <w:r w:rsidR="00221E40" w:rsidRPr="00A25529">
          <w:rPr>
            <w:rStyle w:val="pxfinstr"/>
            <w:i/>
            <w:iCs/>
            <w:szCs w:val="24"/>
          </w:rPr>
          <w:t xml:space="preserve"> </w:t>
        </w:r>
      </w:ins>
      <w:r w:rsidRPr="00A25529">
        <w:rPr>
          <w:rStyle w:val="pxfinstr"/>
          <w:i/>
          <w:iCs/>
          <w:szCs w:val="24"/>
        </w:rPr>
        <w:t>director]/[Name of key employee]]</w:t>
      </w:r>
    </w:p>
    <w:p w14:paraId="41D2EA17" w14:textId="77777777" w:rsidR="00FB29D8" w:rsidRPr="00A25529" w:rsidRDefault="00FB29D8">
      <w:pPr>
        <w:pStyle w:val="pxformnotes"/>
        <w:jc w:val="center"/>
        <w:rPr>
          <w:sz w:val="24"/>
          <w:szCs w:val="24"/>
        </w:rPr>
      </w:pPr>
      <w:r w:rsidRPr="00A25529">
        <w:rPr>
          <w:rStyle w:val="pxvis"/>
          <w:rFonts w:cs="Arial"/>
          <w:bCs/>
          <w:sz w:val="24"/>
          <w:szCs w:val="24"/>
          <w:rPrChange w:id="5239" w:author="Cara Cardinale" w:date="2025-03-04T10:36:00Z">
            <w:rPr>
              <w:rStyle w:val="pxvis"/>
              <w:rFonts w:cs="Arial"/>
              <w:bCs/>
              <w:szCs w:val="24"/>
            </w:rPr>
          </w:rPrChange>
        </w:rPr>
        <w:t>Notes to Form</w:t>
      </w:r>
    </w:p>
    <w:p w14:paraId="536B4E32" w14:textId="77777777" w:rsidR="00FB29D8" w:rsidRPr="00A25529" w:rsidRDefault="00FB29D8">
      <w:pPr>
        <w:pStyle w:val="pxformnotes"/>
        <w:rPr>
          <w:sz w:val="24"/>
          <w:szCs w:val="24"/>
        </w:rPr>
      </w:pPr>
    </w:p>
    <w:p w14:paraId="56A3A5D6" w14:textId="77777777" w:rsidR="00FB29D8" w:rsidRPr="00A25529" w:rsidRDefault="00FB29D8">
      <w:pPr>
        <w:pStyle w:val="pxformnote"/>
        <w:spacing w:before="180"/>
      </w:pPr>
      <w:del w:id="5240" w:author="Cara Cardinale" w:date="2025-01-14T20:47:00Z">
        <w:r w:rsidRPr="00A25529" w:rsidDel="00CF1278">
          <w:delText>Drafter's Note</w:delText>
        </w:r>
      </w:del>
      <w:r w:rsidRPr="00A25529">
        <w:t xml:space="preserve"> </w:t>
      </w:r>
    </w:p>
    <w:p w14:paraId="5F1DDC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The conflict of interest policy must require that prior to the initial election of any director, and annually thereafter, such director must complete, sign and submit to the secretary of the corporation or a designated compliance officer a written statement identifying, to the best of the director's knowledge, any entity of which such director is an officer, director, trustee, member, owner (either as a sole proprietor or a partner), or employee and with which the corporation has a relationship, and any transaction in which the corporation is a participant and in which the director might have a conflicting interest. The policy must require that each director annually resubmit such written statement. The secretary of the corporation or the designated compliance officer must provide a copy of all completed statements to the chair of the audit committee or, if there is no audit committee, to the chair of the board. </w:t>
      </w:r>
      <w:r w:rsidRPr="00A25529">
        <w:rPr>
          <w:rStyle w:val="pxst"/>
          <w:color w:val="FF0000"/>
          <w:vertAlign w:val="superscript"/>
        </w:rPr>
        <w:t>►</w:t>
      </w:r>
      <w:r w:rsidRPr="00A25529">
        <w:rPr>
          <w:rStyle w:val="pxst"/>
        </w:rPr>
        <w:fldChar w:fldCharType="begin"/>
      </w:r>
      <w:r w:rsidRPr="00A25529">
        <w:rPr>
          <w:rStyle w:val="pxst"/>
        </w:rPr>
        <w:instrText>st.ref.id="I05SS1K"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715-a(c)</w:t>
      </w:r>
      <w:r w:rsidRPr="00A25529">
        <w:t>.</w:t>
      </w:r>
    </w:p>
    <w:p w14:paraId="1792D2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For a discussion of the requirement to adopt a conflict of interest policy, see </w:t>
      </w:r>
      <w:r w:rsidRPr="00A25529">
        <w:rPr>
          <w:rStyle w:val="pxx"/>
          <w:color w:val="FF0000"/>
          <w:vertAlign w:val="superscript"/>
        </w:rPr>
        <w:t>►</w:t>
      </w:r>
      <w:r w:rsidRPr="00A25529">
        <w:rPr>
          <w:rStyle w:val="pxx"/>
        </w:rPr>
        <w:fldChar w:fldCharType="begin"/>
      </w:r>
      <w:r w:rsidRPr="00A25529">
        <w:rPr>
          <w:rStyle w:val="pxx"/>
        </w:rPr>
        <w:instrText>x.ref.id="I05OKC8"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30:50</w:t>
      </w:r>
      <w:r w:rsidRPr="00A25529">
        <w:t>.</w:t>
      </w:r>
    </w:p>
    <w:p w14:paraId="76A543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rPr>
          <w:rStyle w:val="pxcc"/>
          <w:color w:val="FF0000"/>
          <w:vertAlign w:val="superscript"/>
        </w:rPr>
        <w:t>►</w:t>
      </w:r>
      <w:r w:rsidRPr="00A25529">
        <w:rPr>
          <w:rStyle w:val="pxcc"/>
        </w:rPr>
        <w:fldChar w:fldCharType="begin"/>
      </w:r>
      <w:r w:rsidRPr="00A25529">
        <w:rPr>
          <w:rStyle w:val="pxcc"/>
        </w:rPr>
        <w:instrText>cc.ref.id="I00C8HV"</w:instrText>
      </w:r>
      <w:r w:rsidRPr="00A25529">
        <w:rPr>
          <w:rStyle w:val="pxcc"/>
        </w:rPr>
        <w:fldChar w:fldCharType="end"/>
      </w:r>
      <w:r w:rsidRPr="00A25529">
        <w:rPr>
          <w:rStyle w:val="pxcc"/>
        </w:rPr>
        <w:t>Ferris v. Lustgarten Foundation, 189 A.D.3d 1002, 138 N.Y.S.3d 517 (2d Dep't 2020)</w:t>
      </w:r>
      <w:r w:rsidRPr="00A25529">
        <w: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t>
      </w:r>
    </w:p>
    <w:p w14:paraId="3D1C114B" w14:textId="77777777" w:rsidR="00FB29D8" w:rsidRPr="00A25529" w:rsidDel="00D93798" w:rsidRDefault="00FB29D8">
      <w:pPr>
        <w:pStyle w:val="pxformp"/>
        <w:rPr>
          <w:del w:id="5241" w:author="Cara Cardinale" w:date="2025-01-27T11:32:00Z"/>
        </w:rPr>
      </w:pPr>
      <w:del w:id="5242" w:author="Cara Cardinale" w:date="2025-01-27T11:32:00Z">
        <w:r w:rsidRPr="00A25529" w:rsidDel="00D93798">
          <w:delText xml:space="preserve"> </w:delText>
        </w:r>
        <w:r w:rsidRPr="00A25529" w:rsidDel="00D93798">
          <w:rPr>
            <w:rStyle w:val="pxvis"/>
            <w:rFonts w:ascii="Times NewRoman" w:hAnsi="Times NewRoman"/>
            <w:b w:val="0"/>
            <w:sz w:val="24"/>
          </w:rPr>
          <w:tab/>
        </w:r>
        <w:r w:rsidRPr="00A25529" w:rsidDel="00D93798">
          <w:rPr>
            <w:color w:val="FF0000"/>
            <w:vertAlign w:val="superscript"/>
          </w:rPr>
          <w:delText>►</w:delText>
        </w:r>
        <w:r w:rsidRPr="00A25529" w:rsidDel="00D93798">
          <w:fldChar w:fldCharType="begin"/>
        </w:r>
        <w:r w:rsidRPr="00A25529" w:rsidDel="00D93798">
          <w:delInstrText>p.ct.id="f2fd26a0b92511efa75bc0a5c2da1858|156|30:147"</w:delInstrText>
        </w:r>
        <w:r w:rsidRPr="00A25529" w:rsidDel="00D93798">
          <w:fldChar w:fldCharType="end"/>
        </w:r>
        <w:r w:rsidRPr="00A25529" w:rsidDel="00D93798">
          <w:rPr>
            <w:rStyle w:val="pxcc"/>
            <w:color w:val="FF0000"/>
            <w:vertAlign w:val="superscript"/>
          </w:rPr>
          <w:delText>►</w:delText>
        </w:r>
        <w:r w:rsidRPr="00A25529" w:rsidDel="00D93798">
          <w:rPr>
            <w:rStyle w:val="pxcc"/>
          </w:rPr>
          <w:fldChar w:fldCharType="begin"/>
        </w:r>
        <w:r w:rsidRPr="00A25529" w:rsidDel="00D93798">
          <w:rPr>
            <w:rStyle w:val="pxcc"/>
          </w:rPr>
          <w:delInstrText>cc.ref.id="I00F1MR"</w:delInstrText>
        </w:r>
        <w:r w:rsidRPr="00A25529" w:rsidDel="00D93798">
          <w:rPr>
            <w:rStyle w:val="pxcc"/>
          </w:rPr>
          <w:fldChar w:fldCharType="end"/>
        </w:r>
        <w:r w:rsidRPr="00A25529" w:rsidDel="00D93798">
          <w:rPr>
            <w:rStyle w:val="pxcc"/>
          </w:rPr>
          <w:delText>Joshi v. Trustees of Columbia University in City of New York, 515 F. Supp. 3d 200, 392 Ed. Law Rep. 723 (S.D. N.Y. 2021), aff'd, 2022 WL 3205883 (2d Cir. 2022)</w:delText>
        </w:r>
        <w:r w:rsidRPr="00A25529" w:rsidDel="00D93798">
          <w:delText xml:space="preserve"> stating that under New York law, university officials did not violate Non-Profit Revitalization Act's whistleblower protection requirement by allegedly failing to protect professor from retaliation for asserting research misconduct allegation against colleague; university adopted required whistleblower protection policy, university officials implemented appropriate whistleblower protections, diligently complied with those policies at all steps of the relevant investigations, and did not retaliate against professor, and professor pointed to no evidence that university's board failed to oversee its whistleblower policy.</w:delText>
        </w:r>
      </w:del>
    </w:p>
    <w:p w14:paraId="78D04B46" w14:textId="77777777" w:rsidR="00FB29D8" w:rsidRPr="00A25529" w:rsidRDefault="00FB29D8">
      <w:pPr>
        <w:pStyle w:val="pxformrr"/>
        <w:rPr>
          <w:sz w:val="24"/>
          <w:szCs w:val="24"/>
        </w:rPr>
      </w:pPr>
      <w:r w:rsidRPr="00A25529">
        <w:rPr>
          <w:rStyle w:val="pxvis"/>
          <w:rFonts w:cs="Arial"/>
          <w:bCs/>
          <w:sz w:val="50"/>
          <w:rPrChange w:id="5243" w:author="Cara Cardinale" w:date="2025-03-04T10:36:00Z">
            <w:rPr>
              <w:rStyle w:val="pxvis"/>
              <w:rFonts w:cs="Arial"/>
              <w:bCs/>
            </w:rPr>
          </w:rPrChange>
        </w:rPr>
        <w:t>Research References</w:t>
      </w:r>
    </w:p>
    <w:p w14:paraId="69E4C53F" w14:textId="77777777" w:rsidR="00FB29D8" w:rsidRPr="00A25529" w:rsidRDefault="00FB29D8">
      <w:pPr>
        <w:pStyle w:val="pxformrrp"/>
        <w:rPr>
          <w:ins w:id="5244" w:author="Cara Cardinale" w:date="2025-03-02T21:44:00Z"/>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tk.ref.id="I006MDR"</w:instrText>
      </w:r>
      <w:r w:rsidRPr="00A25529">
        <w:rPr>
          <w:rStyle w:val="pxtk"/>
        </w:rPr>
        <w:fldChar w:fldCharType="end"/>
      </w:r>
      <w:r w:rsidRPr="00A25529">
        <w:rPr>
          <w:rStyle w:val="pxtk"/>
        </w:rPr>
        <w:t>West's Key Number Digest, Corporations and Business Organizations &amp;key;3350 to 3499</w:t>
      </w:r>
    </w:p>
    <w:p w14:paraId="086FF5CE" w14:textId="77777777" w:rsidR="00297747" w:rsidRPr="00A25529" w:rsidRDefault="00297747" w:rsidP="00297747">
      <w:pPr>
        <w:rPr>
          <w:ins w:id="5245" w:author="Cara Cardinale" w:date="2025-03-02T21:44:00Z"/>
        </w:rPr>
      </w:pPr>
    </w:p>
    <w:p w14:paraId="4A35933D" w14:textId="77777777" w:rsidR="00297747" w:rsidRPr="00A25529" w:rsidRDefault="00297747" w:rsidP="00297747">
      <w:pPr>
        <w:rPr>
          <w:ins w:id="5246" w:author="Cara Cardinale" w:date="2025-03-02T21:45:00Z"/>
        </w:rPr>
      </w:pPr>
      <w:bookmarkStart w:id="5247" w:name="_Hlk191844672"/>
      <w:ins w:id="5248" w:author="Cara Cardinale" w:date="2025-03-02T21:44:00Z">
        <w:r w:rsidRPr="00A25529">
          <w:t>30:147.40. Resolution designating deposit</w:t>
        </w:r>
      </w:ins>
      <w:ins w:id="5249" w:author="Cara Cardinale" w:date="2025-03-02T21:45:00Z">
        <w:r w:rsidRPr="00A25529">
          <w:t>ory</w:t>
        </w:r>
      </w:ins>
    </w:p>
    <w:bookmarkEnd w:id="5247"/>
    <w:p w14:paraId="045E55DE" w14:textId="77777777" w:rsidR="00297747" w:rsidRPr="00A25529" w:rsidRDefault="00297747" w:rsidP="00297747">
      <w:pPr>
        <w:rPr>
          <w:ins w:id="5250" w:author="Cara Cardinale" w:date="2025-03-02T21:45:00Z"/>
        </w:rPr>
      </w:pPr>
    </w:p>
    <w:p w14:paraId="3210DCCC" w14:textId="77777777" w:rsidR="00297747" w:rsidRPr="00A25529" w:rsidRDefault="00297747" w:rsidP="00297747">
      <w:pPr>
        <w:rPr>
          <w:ins w:id="5251" w:author="Cara Cardinale" w:date="2025-03-02T21:50:00Z"/>
        </w:rPr>
      </w:pPr>
      <w:ins w:id="5252" w:author="Cara Cardinale" w:date="2025-03-02T21:45:00Z">
        <w:r w:rsidRPr="00A25529">
          <w:tab/>
          <w:t>RESOLVED, that &lt;finstr&gt;[name of depository]&lt;/finstr&gt; is designated as depository</w:t>
        </w:r>
      </w:ins>
      <w:ins w:id="5253" w:author="Cara Cardinale" w:date="2025-03-02T21:46:00Z">
        <w:r w:rsidRPr="00A25529">
          <w:t xml:space="preserve"> of &lt;finstr&gt;[name of corporation]&lt;/finstr&gt; and that funds of &lt;finstr&gt;[name of corporation]&lt;/finstr&gt; deposited </w:t>
        </w:r>
      </w:ins>
      <w:ins w:id="5254" w:author="Cara Cardinale" w:date="2025-03-02T21:47:00Z">
        <w:r w:rsidRPr="00A25529">
          <w:t xml:space="preserve">in &lt;finstr&gt;[name of depository]&lt;/finstr&gt; be subject to withdrawal upon checks, notes, drafts, bills of exchange, acceptances, undertakings of other orders </w:t>
        </w:r>
      </w:ins>
      <w:ins w:id="5255" w:author="Cara Cardinale" w:date="2025-03-02T21:48:00Z">
        <w:r w:rsidRPr="00A25529">
          <w:t>for the payment of money when signed on behalf of &lt;finstr&gt;[name of corporation]&lt;/finstr&gt;</w:t>
        </w:r>
      </w:ins>
      <w:ins w:id="5256" w:author="Cara Cardinale" w:date="2025-03-02T21:49:00Z">
        <w:r w:rsidRPr="00A25529">
          <w:t xml:space="preserve"> by &lt;finstr&gt;[number of officers]&lt;/finstr&gt; of the following officers: &lt;finstr&gt;[names </w:t>
        </w:r>
      </w:ins>
      <w:ins w:id="5257" w:author="Cara Cardinale" w:date="2025-03-02T21:50:00Z">
        <w:r w:rsidRPr="00A25529">
          <w:t xml:space="preserve">and titles </w:t>
        </w:r>
      </w:ins>
      <w:ins w:id="5258" w:author="Cara Cardinale" w:date="2025-03-02T21:49:00Z">
        <w:r w:rsidRPr="00A25529">
          <w:t>of officers]&lt;/finstr&gt;</w:t>
        </w:r>
      </w:ins>
    </w:p>
    <w:p w14:paraId="4BF34BF6" w14:textId="77777777" w:rsidR="00297747" w:rsidRPr="00A25529" w:rsidRDefault="00297747" w:rsidP="00297747">
      <w:pPr>
        <w:rPr>
          <w:ins w:id="5259" w:author="Cara Cardinale" w:date="2025-03-02T21:50:00Z"/>
        </w:rPr>
      </w:pPr>
    </w:p>
    <w:p w14:paraId="4FB5EBA4" w14:textId="77777777" w:rsidR="00297747" w:rsidRPr="00A25529" w:rsidRDefault="00297747" w:rsidP="00297747">
      <w:pPr>
        <w:pStyle w:val="pxformnotes"/>
        <w:jc w:val="center"/>
        <w:rPr>
          <w:ins w:id="5260" w:author="Cara Cardinale" w:date="2025-03-02T21:50:00Z"/>
          <w:rStyle w:val="pxvis"/>
          <w:rFonts w:cs="Arial"/>
          <w:bCs/>
          <w:sz w:val="24"/>
          <w:szCs w:val="24"/>
        </w:rPr>
      </w:pPr>
      <w:ins w:id="5261" w:author="Cara Cardinale" w:date="2025-03-02T21:50:00Z">
        <w:r w:rsidRPr="00A25529">
          <w:rPr>
            <w:rStyle w:val="pxvis"/>
            <w:rFonts w:cs="Arial"/>
            <w:bCs/>
            <w:sz w:val="24"/>
            <w:szCs w:val="24"/>
          </w:rPr>
          <w:t>Notes to Form</w:t>
        </w:r>
      </w:ins>
    </w:p>
    <w:p w14:paraId="111DD32A" w14:textId="77777777" w:rsidR="00297747" w:rsidRPr="00A25529" w:rsidRDefault="00297747" w:rsidP="00297747">
      <w:pPr>
        <w:pStyle w:val="pxformrr"/>
        <w:rPr>
          <w:ins w:id="5262" w:author="Cara Cardinale" w:date="2025-03-02T21:50:00Z"/>
          <w:sz w:val="24"/>
          <w:szCs w:val="24"/>
        </w:rPr>
      </w:pPr>
      <w:ins w:id="5263" w:author="Cara Cardinale" w:date="2025-03-02T21:50:00Z">
        <w:r w:rsidRPr="00A25529">
          <w:rPr>
            <w:rStyle w:val="pxvis"/>
            <w:rFonts w:cs="Arial"/>
            <w:bCs/>
            <w:sz w:val="24"/>
            <w:szCs w:val="24"/>
          </w:rPr>
          <w:t>Research References</w:t>
        </w:r>
      </w:ins>
    </w:p>
    <w:p w14:paraId="403AAAE7" w14:textId="77777777" w:rsidR="00297747" w:rsidRPr="00A25529" w:rsidRDefault="00297747" w:rsidP="00297747">
      <w:pPr>
        <w:pStyle w:val="pxformrrp"/>
        <w:rPr>
          <w:ins w:id="5264" w:author="Cara Cardinale" w:date="2025-03-02T21:50:00Z"/>
        </w:rPr>
      </w:pPr>
      <w:ins w:id="5265" w:author="Cara Cardinale" w:date="2025-03-02T21:50:00Z">
        <w:r w:rsidRPr="00A25529">
          <w:rPr>
            <w:rStyle w:val="pxtk"/>
            <w:color w:val="FF0000"/>
            <w:vertAlign w:val="superscript"/>
          </w:rPr>
          <w:t>►</w:t>
        </w:r>
        <w:r w:rsidRPr="00A25529">
          <w:rPr>
            <w:rStyle w:val="pxtk"/>
          </w:rPr>
          <w:fldChar w:fldCharType="begin"/>
        </w:r>
        <w:r w:rsidRPr="00A25529">
          <w:rPr>
            <w:rStyle w:val="pxtk"/>
          </w:rPr>
          <w:instrText>tk.ref.id="I00C8NJ"</w:instrText>
        </w:r>
        <w:r w:rsidRPr="00A25529">
          <w:rPr>
            <w:rStyle w:val="pxtk"/>
          </w:rPr>
          <w:fldChar w:fldCharType="end"/>
        </w:r>
        <w:r w:rsidRPr="00A25529">
          <w:rPr>
            <w:rStyle w:val="pxtk"/>
          </w:rPr>
          <w:t>West's Key Number Digest, Corporations and Business Organizations &amp;key;3425</w:t>
        </w:r>
      </w:ins>
    </w:p>
    <w:p w14:paraId="25BB460C" w14:textId="77777777" w:rsidR="00297747" w:rsidRPr="00A25529" w:rsidRDefault="00297747" w:rsidP="00297747">
      <w:pPr>
        <w:pPrChange w:id="5266" w:author="Cara Cardinale" w:date="2025-03-02T21:44:00Z">
          <w:pPr>
            <w:pStyle w:val="pxformrrp"/>
          </w:pPr>
        </w:pPrChange>
      </w:pPr>
    </w:p>
    <w:p w14:paraId="1C7B03F1" w14:textId="77777777" w:rsidR="00473EFE" w:rsidRPr="00A25529" w:rsidRDefault="00473EFE">
      <w:pPr>
        <w:pStyle w:val="pxs"/>
        <w:spacing w:before="180"/>
        <w:rPr>
          <w:ins w:id="5267" w:author="Cara Cardinale" w:date="2025-03-02T17:55:00Z"/>
        </w:rPr>
      </w:pPr>
    </w:p>
    <w:p w14:paraId="3652F644" w14:textId="77777777" w:rsidR="00473EFE" w:rsidRPr="00A25529" w:rsidRDefault="00473EFE" w:rsidP="00473EFE">
      <w:pPr>
        <w:rPr>
          <w:ins w:id="5268" w:author="Cara Cardinale" w:date="2025-03-02T17:55:00Z"/>
        </w:rPr>
      </w:pPr>
      <w:bookmarkStart w:id="5269" w:name="_Hlk191830815"/>
      <w:ins w:id="5270" w:author="Cara Cardinale" w:date="2025-03-02T17:55:00Z">
        <w:r w:rsidRPr="00A25529">
          <w:t xml:space="preserve">30:147.50. Resolution </w:t>
        </w:r>
      </w:ins>
      <w:ins w:id="5271" w:author="Cara Cardinale" w:date="2025-03-02T17:56:00Z">
        <w:r w:rsidRPr="00A25529">
          <w:t>approving</w:t>
        </w:r>
      </w:ins>
      <w:ins w:id="5272" w:author="Cara Cardinale" w:date="2025-03-02T17:59:00Z">
        <w:r w:rsidRPr="00A25529">
          <w:t xml:space="preserve"> financial report</w:t>
        </w:r>
      </w:ins>
    </w:p>
    <w:bookmarkEnd w:id="5269"/>
    <w:p w14:paraId="27BE4DA5" w14:textId="77777777" w:rsidR="00473EFE" w:rsidRPr="00A25529" w:rsidRDefault="00473EFE" w:rsidP="00473EFE">
      <w:pPr>
        <w:rPr>
          <w:ins w:id="5273" w:author="Cara Cardinale" w:date="2025-03-02T17:55:00Z"/>
        </w:rPr>
      </w:pPr>
    </w:p>
    <w:p w14:paraId="4AB57C98" w14:textId="77777777" w:rsidR="00473EFE" w:rsidRPr="00A25529" w:rsidRDefault="00473EFE" w:rsidP="00473EFE">
      <w:pPr>
        <w:ind w:firstLine="720"/>
        <w:rPr>
          <w:ins w:id="5274" w:author="Cara Cardinale" w:date="2025-03-02T17:55:00Z"/>
        </w:rPr>
      </w:pPr>
      <w:ins w:id="5275" w:author="Cara Cardinale" w:date="2025-03-02T17:55:00Z">
        <w:r w:rsidRPr="00A25529">
          <w:t xml:space="preserve">RESOLVED, that the financial statements for the fiscal year ended </w:t>
        </w:r>
      </w:ins>
      <w:ins w:id="5276" w:author="Cara Cardinale" w:date="2025-03-02T17:56:00Z">
        <w:r w:rsidRPr="00A25529">
          <w:t>&lt;finstr&gt;[end date of fiscal year]&lt;/finstr&gt;</w:t>
        </w:r>
      </w:ins>
      <w:ins w:id="5277" w:author="Cara Cardinale" w:date="2025-03-02T17:55:00Z">
        <w:r w:rsidRPr="00A25529">
          <w:t>, as present</w:t>
        </w:r>
      </w:ins>
      <w:ins w:id="5278" w:author="Cara Cardinale" w:date="2025-03-02T17:56:00Z">
        <w:r w:rsidRPr="00A25529">
          <w:t>ed</w:t>
        </w:r>
      </w:ins>
      <w:ins w:id="5279" w:author="Cara Cardinale" w:date="2025-03-02T17:55:00Z">
        <w:r w:rsidRPr="00A25529">
          <w:t xml:space="preserve"> to the meeting, are accepted by the Member</w:t>
        </w:r>
      </w:ins>
      <w:ins w:id="5280" w:author="Cara Cardinale" w:date="2025-03-02T17:57:00Z">
        <w:r w:rsidRPr="00A25529">
          <w:t>s</w:t>
        </w:r>
      </w:ins>
      <w:ins w:id="5281" w:author="Cara Cardinale" w:date="2025-03-02T17:55:00Z">
        <w:r w:rsidRPr="00A25529">
          <w:t xml:space="preserve"> as the Annual Report of Directors under Section 519 of the Not-for-Profit Corporation Law.</w:t>
        </w:r>
      </w:ins>
    </w:p>
    <w:p w14:paraId="2F79C244" w14:textId="77777777" w:rsidR="00473EFE" w:rsidRPr="00A25529" w:rsidRDefault="00473EFE" w:rsidP="00473EFE">
      <w:pPr>
        <w:ind w:firstLine="720"/>
        <w:rPr>
          <w:ins w:id="5282" w:author="Cara Cardinale" w:date="2025-03-02T17:55:00Z"/>
        </w:rPr>
      </w:pPr>
    </w:p>
    <w:p w14:paraId="6D1E6585" w14:textId="77777777" w:rsidR="00473EFE" w:rsidRPr="00A25529" w:rsidRDefault="00473EFE" w:rsidP="00473EFE">
      <w:pPr>
        <w:pStyle w:val="pxformnotes"/>
        <w:jc w:val="center"/>
        <w:rPr>
          <w:ins w:id="5283" w:author="Cara Cardinale" w:date="2025-03-02T17:55:00Z"/>
          <w:rStyle w:val="pxvis"/>
          <w:rFonts w:cs="Arial"/>
          <w:bCs/>
          <w:sz w:val="24"/>
          <w:szCs w:val="24"/>
        </w:rPr>
      </w:pPr>
      <w:ins w:id="5284" w:author="Cara Cardinale" w:date="2025-03-02T17:55:00Z">
        <w:r w:rsidRPr="00A25529">
          <w:rPr>
            <w:rStyle w:val="pxvis"/>
            <w:rFonts w:cs="Arial"/>
            <w:bCs/>
            <w:sz w:val="24"/>
            <w:szCs w:val="24"/>
          </w:rPr>
          <w:t>Notes to Form</w:t>
        </w:r>
      </w:ins>
    </w:p>
    <w:p w14:paraId="42298FB6" w14:textId="77777777" w:rsidR="00473EFE" w:rsidRPr="00A25529" w:rsidRDefault="00473EFE" w:rsidP="00473EFE">
      <w:pPr>
        <w:pStyle w:val="pxformrr"/>
        <w:rPr>
          <w:ins w:id="5285" w:author="Cara Cardinale" w:date="2025-03-02T17:58:00Z"/>
          <w:rFonts w:ascii="Times New Roman" w:hAnsi="Times New Roman"/>
          <w:sz w:val="24"/>
          <w:szCs w:val="24"/>
          <w:rPrChange w:id="5286" w:author="Cara Cardinale" w:date="2025-03-04T10:36:00Z">
            <w:rPr>
              <w:ins w:id="5287" w:author="Cara Cardinale" w:date="2025-03-02T17:58:00Z"/>
              <w:rFonts w:ascii="Times New Roman" w:hAnsi="Times New Roman"/>
              <w:b/>
              <w:szCs w:val="24"/>
            </w:rPr>
          </w:rPrChange>
        </w:rPr>
      </w:pPr>
      <w:ins w:id="5288" w:author="Cara Cardinale" w:date="2025-03-02T17:58:00Z">
        <w:r w:rsidRPr="00A25529">
          <w:rPr>
            <w:rFonts w:ascii="Times New Roman" w:hAnsi="Times New Roman"/>
            <w:sz w:val="24"/>
            <w:szCs w:val="24"/>
          </w:rPr>
          <w:t> </w:t>
        </w:r>
        <w:r w:rsidRPr="00A25529">
          <w:rPr>
            <w:rFonts w:ascii="Times New Roman" w:hAnsi="Times New Roman"/>
            <w:sz w:val="24"/>
            <w:szCs w:val="24"/>
          </w:rPr>
          <w:tab/>
        </w:r>
        <w:r w:rsidRPr="00A25529">
          <w:rPr>
            <w:rFonts w:ascii="Times New Roman" w:hAnsi="Times New Roman"/>
            <w:sz w:val="24"/>
            <w:szCs w:val="24"/>
            <w:rPrChange w:id="5289" w:author="Cara Cardinale" w:date="2025-03-04T10:36:00Z">
              <w:rPr>
                <w:rFonts w:ascii="Times New Roman" w:hAnsi="Times New Roman"/>
                <w:b/>
                <w:szCs w:val="24"/>
              </w:rPr>
            </w:rPrChange>
          </w:rPr>
          <w:t xml:space="preserve">The board </w:t>
        </w:r>
        <w:r w:rsidRPr="00A25529">
          <w:rPr>
            <w:rFonts w:ascii="Times New Roman" w:hAnsi="Times New Roman"/>
            <w:sz w:val="24"/>
            <w:szCs w:val="24"/>
          </w:rPr>
          <w:t>must</w:t>
        </w:r>
        <w:r w:rsidRPr="00A25529">
          <w:rPr>
            <w:rFonts w:ascii="Times New Roman" w:hAnsi="Times New Roman"/>
            <w:sz w:val="24"/>
            <w:szCs w:val="24"/>
            <w:rPrChange w:id="5290" w:author="Cara Cardinale" w:date="2025-03-04T10:36:00Z">
              <w:rPr>
                <w:rFonts w:ascii="Times New Roman" w:hAnsi="Times New Roman"/>
                <w:b/>
                <w:szCs w:val="24"/>
              </w:rPr>
            </w:rPrChange>
          </w:rPr>
          <w:t xml:space="preserve"> present at the annual meeting of members a report, verified by the president and treasurer or by a majority of the directors, or certified by an independent public or certified public accountant or a firm of such accountants selected by the board, showing in appropriate detail the following:</w:t>
        </w:r>
      </w:ins>
    </w:p>
    <w:p w14:paraId="4F7AFE46" w14:textId="77777777" w:rsidR="00473EFE" w:rsidRPr="00A25529" w:rsidRDefault="00473EFE" w:rsidP="00473EFE">
      <w:pPr>
        <w:pStyle w:val="pxformrr"/>
        <w:ind w:left="720"/>
        <w:rPr>
          <w:ins w:id="5291" w:author="Cara Cardinale" w:date="2025-03-02T17:58:00Z"/>
          <w:rFonts w:ascii="Times New Roman" w:hAnsi="Times New Roman"/>
          <w:sz w:val="24"/>
          <w:szCs w:val="24"/>
          <w:rPrChange w:id="5292" w:author="Cara Cardinale" w:date="2025-03-04T10:36:00Z">
            <w:rPr>
              <w:ins w:id="5293" w:author="Cara Cardinale" w:date="2025-03-02T17:58:00Z"/>
              <w:rFonts w:ascii="Times New Roman" w:hAnsi="Times New Roman"/>
              <w:b/>
              <w:szCs w:val="24"/>
            </w:rPr>
          </w:rPrChange>
        </w:rPr>
        <w:pPrChange w:id="5294" w:author="Cara Cardinale" w:date="2025-03-02T17:58:00Z">
          <w:pPr>
            <w:pStyle w:val="pxformrr"/>
          </w:pPr>
        </w:pPrChange>
      </w:pPr>
      <w:ins w:id="5295" w:author="Cara Cardinale" w:date="2025-03-02T17:58:00Z">
        <w:r w:rsidRPr="00A25529">
          <w:rPr>
            <w:rFonts w:ascii="Times New Roman" w:hAnsi="Times New Roman"/>
            <w:sz w:val="24"/>
            <w:szCs w:val="24"/>
            <w:rPrChange w:id="5296" w:author="Cara Cardinale" w:date="2025-03-04T10:36:00Z">
              <w:rPr>
                <w:rFonts w:ascii="Times New Roman" w:hAnsi="Times New Roman"/>
                <w:b/>
                <w:szCs w:val="24"/>
              </w:rPr>
            </w:rPrChange>
          </w:rPr>
          <w:t xml:space="preserve">(1) The assets and liabilities, including the trust funds, of the corporation as of the end of a </w:t>
        </w:r>
      </w:ins>
      <w:ins w:id="5297" w:author="Cara Cardinale" w:date="2025-03-02T17:59:00Z">
        <w:r w:rsidRPr="00A25529">
          <w:rPr>
            <w:rFonts w:ascii="Times New Roman" w:hAnsi="Times New Roman"/>
            <w:sz w:val="24"/>
            <w:szCs w:val="24"/>
          </w:rPr>
          <w:t>12</w:t>
        </w:r>
      </w:ins>
      <w:ins w:id="5298" w:author="Cara Cardinale" w:date="2025-03-02T17:58:00Z">
        <w:r w:rsidRPr="00A25529">
          <w:rPr>
            <w:rFonts w:ascii="Times New Roman" w:hAnsi="Times New Roman"/>
            <w:sz w:val="24"/>
            <w:szCs w:val="24"/>
            <w:rPrChange w:id="5299" w:author="Cara Cardinale" w:date="2025-03-04T10:36:00Z">
              <w:rPr>
                <w:rFonts w:ascii="Times New Roman" w:hAnsi="Times New Roman"/>
                <w:b/>
                <w:szCs w:val="24"/>
              </w:rPr>
            </w:rPrChange>
          </w:rPr>
          <w:t xml:space="preserve"> month fiscal period terminating not more than six months prior to said meeting.</w:t>
        </w:r>
      </w:ins>
    </w:p>
    <w:p w14:paraId="3C79B65F" w14:textId="77777777" w:rsidR="00473EFE" w:rsidRPr="00A25529" w:rsidRDefault="00473EFE" w:rsidP="00473EFE">
      <w:pPr>
        <w:pStyle w:val="pxformrr"/>
        <w:ind w:left="720"/>
        <w:rPr>
          <w:ins w:id="5300" w:author="Cara Cardinale" w:date="2025-03-02T17:58:00Z"/>
          <w:rFonts w:ascii="Times New Roman" w:hAnsi="Times New Roman"/>
          <w:sz w:val="24"/>
          <w:szCs w:val="24"/>
          <w:rPrChange w:id="5301" w:author="Cara Cardinale" w:date="2025-03-04T10:36:00Z">
            <w:rPr>
              <w:ins w:id="5302" w:author="Cara Cardinale" w:date="2025-03-02T17:58:00Z"/>
              <w:rFonts w:ascii="Times New Roman" w:hAnsi="Times New Roman"/>
              <w:b/>
              <w:szCs w:val="24"/>
            </w:rPr>
          </w:rPrChange>
        </w:rPr>
        <w:pPrChange w:id="5303" w:author="Cara Cardinale" w:date="2025-03-02T17:58:00Z">
          <w:pPr>
            <w:pStyle w:val="pxformrr"/>
          </w:pPr>
        </w:pPrChange>
      </w:pPr>
      <w:ins w:id="5304" w:author="Cara Cardinale" w:date="2025-03-02T17:58:00Z">
        <w:r w:rsidRPr="00A25529">
          <w:rPr>
            <w:rFonts w:ascii="Times New Roman" w:hAnsi="Times New Roman"/>
            <w:sz w:val="24"/>
            <w:szCs w:val="24"/>
            <w:rPrChange w:id="5305" w:author="Cara Cardinale" w:date="2025-03-04T10:36:00Z">
              <w:rPr>
                <w:rFonts w:ascii="Times New Roman" w:hAnsi="Times New Roman"/>
                <w:b/>
                <w:szCs w:val="24"/>
              </w:rPr>
            </w:rPrChange>
          </w:rPr>
          <w:t>(2) The principal changes in assets and liabilities, including trust funds, during said fiscal period.</w:t>
        </w:r>
      </w:ins>
    </w:p>
    <w:p w14:paraId="2456266B" w14:textId="77777777" w:rsidR="00473EFE" w:rsidRPr="00A25529" w:rsidRDefault="00473EFE" w:rsidP="00473EFE">
      <w:pPr>
        <w:pStyle w:val="pxformrr"/>
        <w:ind w:left="720"/>
        <w:rPr>
          <w:ins w:id="5306" w:author="Cara Cardinale" w:date="2025-03-02T17:58:00Z"/>
          <w:rFonts w:ascii="Times New Roman" w:hAnsi="Times New Roman"/>
          <w:sz w:val="24"/>
          <w:szCs w:val="24"/>
          <w:rPrChange w:id="5307" w:author="Cara Cardinale" w:date="2025-03-04T10:36:00Z">
            <w:rPr>
              <w:ins w:id="5308" w:author="Cara Cardinale" w:date="2025-03-02T17:58:00Z"/>
              <w:rFonts w:ascii="Times New Roman" w:hAnsi="Times New Roman"/>
              <w:b/>
              <w:szCs w:val="24"/>
            </w:rPr>
          </w:rPrChange>
        </w:rPr>
        <w:pPrChange w:id="5309" w:author="Cara Cardinale" w:date="2025-03-02T17:58:00Z">
          <w:pPr>
            <w:pStyle w:val="pxformrr"/>
          </w:pPr>
        </w:pPrChange>
      </w:pPr>
      <w:ins w:id="5310" w:author="Cara Cardinale" w:date="2025-03-02T17:58:00Z">
        <w:r w:rsidRPr="00A25529">
          <w:rPr>
            <w:rFonts w:ascii="Times New Roman" w:hAnsi="Times New Roman"/>
            <w:sz w:val="24"/>
            <w:szCs w:val="24"/>
            <w:rPrChange w:id="5311" w:author="Cara Cardinale" w:date="2025-03-04T10:36:00Z">
              <w:rPr>
                <w:rFonts w:ascii="Times New Roman" w:hAnsi="Times New Roman"/>
                <w:b/>
                <w:szCs w:val="24"/>
              </w:rPr>
            </w:rPrChange>
          </w:rPr>
          <w:t>(3) The revenue or receipts of the corporation, both unrestricted and restricted to particular purposes during said fiscal period.</w:t>
        </w:r>
      </w:ins>
    </w:p>
    <w:p w14:paraId="180C8A6D" w14:textId="77777777" w:rsidR="00473EFE" w:rsidRPr="00A25529" w:rsidRDefault="00473EFE" w:rsidP="00473EFE">
      <w:pPr>
        <w:pStyle w:val="pxformrr"/>
        <w:ind w:left="720"/>
        <w:rPr>
          <w:ins w:id="5312" w:author="Cara Cardinale" w:date="2025-03-02T17:58:00Z"/>
          <w:rFonts w:ascii="Times New Roman" w:hAnsi="Times New Roman"/>
          <w:sz w:val="24"/>
          <w:szCs w:val="24"/>
          <w:rPrChange w:id="5313" w:author="Cara Cardinale" w:date="2025-03-04T10:36:00Z">
            <w:rPr>
              <w:ins w:id="5314" w:author="Cara Cardinale" w:date="2025-03-02T17:58:00Z"/>
              <w:rFonts w:ascii="Times New Roman" w:hAnsi="Times New Roman"/>
              <w:b/>
              <w:szCs w:val="24"/>
            </w:rPr>
          </w:rPrChange>
        </w:rPr>
        <w:pPrChange w:id="5315" w:author="Cara Cardinale" w:date="2025-03-02T17:58:00Z">
          <w:pPr>
            <w:pStyle w:val="pxformrr"/>
          </w:pPr>
        </w:pPrChange>
      </w:pPr>
      <w:ins w:id="5316" w:author="Cara Cardinale" w:date="2025-03-02T17:58:00Z">
        <w:r w:rsidRPr="00A25529">
          <w:rPr>
            <w:rFonts w:ascii="Times New Roman" w:hAnsi="Times New Roman"/>
            <w:sz w:val="24"/>
            <w:szCs w:val="24"/>
            <w:rPrChange w:id="5317" w:author="Cara Cardinale" w:date="2025-03-04T10:36:00Z">
              <w:rPr>
                <w:rFonts w:ascii="Times New Roman" w:hAnsi="Times New Roman"/>
                <w:b/>
                <w:szCs w:val="24"/>
              </w:rPr>
            </w:rPrChange>
          </w:rPr>
          <w:t>(4) The expenses or disbursements of the corporation, for both general and restricted purposes, during said fiscal period.</w:t>
        </w:r>
      </w:ins>
    </w:p>
    <w:p w14:paraId="342729E0" w14:textId="77777777" w:rsidR="00473EFE" w:rsidRPr="00A25529" w:rsidRDefault="00473EFE" w:rsidP="00473EFE">
      <w:pPr>
        <w:pStyle w:val="pxformrr"/>
        <w:ind w:left="720"/>
        <w:rPr>
          <w:ins w:id="5318" w:author="Cara Cardinale" w:date="2025-03-02T17:58:00Z"/>
          <w:rFonts w:ascii="Times New Roman" w:hAnsi="Times New Roman"/>
          <w:sz w:val="24"/>
          <w:szCs w:val="24"/>
          <w:rPrChange w:id="5319" w:author="Cara Cardinale" w:date="2025-03-04T10:36:00Z">
            <w:rPr>
              <w:ins w:id="5320" w:author="Cara Cardinale" w:date="2025-03-02T17:58:00Z"/>
              <w:rFonts w:ascii="Times New Roman" w:hAnsi="Times New Roman"/>
              <w:b/>
              <w:szCs w:val="24"/>
            </w:rPr>
          </w:rPrChange>
        </w:rPr>
        <w:pPrChange w:id="5321" w:author="Cara Cardinale" w:date="2025-03-02T17:58:00Z">
          <w:pPr>
            <w:pStyle w:val="pxformrr"/>
          </w:pPr>
        </w:pPrChange>
      </w:pPr>
      <w:ins w:id="5322" w:author="Cara Cardinale" w:date="2025-03-02T17:58:00Z">
        <w:r w:rsidRPr="00A25529">
          <w:rPr>
            <w:rFonts w:ascii="Times New Roman" w:hAnsi="Times New Roman"/>
            <w:sz w:val="24"/>
            <w:szCs w:val="24"/>
            <w:rPrChange w:id="5323" w:author="Cara Cardinale" w:date="2025-03-04T10:36:00Z">
              <w:rPr>
                <w:rFonts w:ascii="Times New Roman" w:hAnsi="Times New Roman"/>
                <w:b/>
                <w:szCs w:val="24"/>
              </w:rPr>
            </w:rPrChange>
          </w:rPr>
          <w:t>(5) The number of members of the corporation as of the date of the report, together with a statement of increase or decrease in such number during said fiscal period, and a statement of the place where the names and places of residence of the current members may be found.</w:t>
        </w:r>
      </w:ins>
    </w:p>
    <w:p w14:paraId="5D7E4BA4" w14:textId="77777777" w:rsidR="00473EFE" w:rsidRPr="00A25529" w:rsidRDefault="00473EFE" w:rsidP="00473EFE">
      <w:pPr>
        <w:pStyle w:val="pxformrr"/>
        <w:ind w:firstLine="720"/>
        <w:rPr>
          <w:ins w:id="5324" w:author="Cara Cardinale" w:date="2025-03-02T17:58:00Z"/>
          <w:rFonts w:ascii="Times New Roman" w:hAnsi="Times New Roman"/>
          <w:sz w:val="24"/>
          <w:szCs w:val="24"/>
          <w:rPrChange w:id="5325" w:author="Cara Cardinale" w:date="2025-03-04T10:36:00Z">
            <w:rPr>
              <w:ins w:id="5326" w:author="Cara Cardinale" w:date="2025-03-02T17:58:00Z"/>
              <w:rFonts w:ascii="Times New Roman" w:hAnsi="Times New Roman"/>
              <w:b/>
              <w:szCs w:val="24"/>
            </w:rPr>
          </w:rPrChange>
        </w:rPr>
      </w:pPr>
      <w:ins w:id="5327" w:author="Cara Cardinale" w:date="2025-03-02T17:58:00Z">
        <w:r w:rsidRPr="00A25529">
          <w:rPr>
            <w:rFonts w:ascii="Times New Roman" w:hAnsi="Times New Roman"/>
            <w:sz w:val="24"/>
            <w:szCs w:val="24"/>
            <w:rPrChange w:id="5328" w:author="Cara Cardinale" w:date="2025-03-04T10:36:00Z">
              <w:rPr>
                <w:rFonts w:ascii="Times New Roman" w:hAnsi="Times New Roman"/>
                <w:b/>
                <w:szCs w:val="24"/>
              </w:rPr>
            </w:rPrChange>
          </w:rPr>
          <w:t xml:space="preserve">The annual report of directors </w:t>
        </w:r>
      </w:ins>
      <w:ins w:id="5329" w:author="Cara Cardinale" w:date="2025-03-02T17:59:00Z">
        <w:r w:rsidRPr="00A25529">
          <w:rPr>
            <w:rFonts w:ascii="Times New Roman" w:hAnsi="Times New Roman"/>
            <w:sz w:val="24"/>
            <w:szCs w:val="24"/>
          </w:rPr>
          <w:t>must</w:t>
        </w:r>
      </w:ins>
      <w:ins w:id="5330" w:author="Cara Cardinale" w:date="2025-03-02T17:58:00Z">
        <w:r w:rsidRPr="00A25529">
          <w:rPr>
            <w:rFonts w:ascii="Times New Roman" w:hAnsi="Times New Roman"/>
            <w:sz w:val="24"/>
            <w:szCs w:val="24"/>
            <w:rPrChange w:id="5331" w:author="Cara Cardinale" w:date="2025-03-04T10:36:00Z">
              <w:rPr>
                <w:rFonts w:ascii="Times New Roman" w:hAnsi="Times New Roman"/>
                <w:b/>
                <w:szCs w:val="24"/>
              </w:rPr>
            </w:rPrChange>
          </w:rPr>
          <w:t xml:space="preserve"> be filed with the records of the corporation and either a copy or an abstract thereof entered in the minutes of the proceedings of the annual meeting of members.</w:t>
        </w:r>
      </w:ins>
      <w:ins w:id="5332" w:author="Cara Cardinale" w:date="2025-03-02T17:59:00Z">
        <w:r w:rsidRPr="00A25529">
          <w:rPr>
            <w:rFonts w:ascii="Times New Roman" w:hAnsi="Times New Roman"/>
            <w:sz w:val="24"/>
            <w:szCs w:val="24"/>
          </w:rPr>
          <w:t xml:space="preserve"> </w:t>
        </w:r>
        <w:r w:rsidRPr="00A25529">
          <w:rPr>
            <w:sz w:val="24"/>
            <w:szCs w:val="24"/>
          </w:rPr>
          <w:t xml:space="preserve">See </w:t>
        </w:r>
        <w:r w:rsidRPr="00A25529">
          <w:rPr>
            <w:rStyle w:val="pxst"/>
            <w:color w:val="FF0000"/>
            <w:szCs w:val="24"/>
            <w:vertAlign w:val="superscript"/>
          </w:rPr>
          <w:t>►</w:t>
        </w:r>
        <w:r w:rsidRPr="00A25529">
          <w:rPr>
            <w:rStyle w:val="pxst"/>
            <w:szCs w:val="24"/>
          </w:rPr>
          <w:fldChar w:fldCharType="begin"/>
        </w:r>
        <w:r w:rsidRPr="00A25529">
          <w:rPr>
            <w:rStyle w:val="pxst"/>
            <w:szCs w:val="24"/>
          </w:rPr>
          <w:instrText>st.ref.id="I009FIN"</w:instrText>
        </w:r>
        <w:r w:rsidRPr="00A25529">
          <w:rPr>
            <w:rStyle w:val="pxst"/>
            <w:szCs w:val="24"/>
          </w:rPr>
          <w:fldChar w:fldCharType="end"/>
        </w:r>
        <w:r w:rsidRPr="00A25529">
          <w:rPr>
            <w:rStyle w:val="pxst"/>
            <w:szCs w:val="24"/>
          </w:rPr>
          <w:t xml:space="preserve">N-PCL </w:t>
        </w:r>
        <w:r w:rsidRPr="00A25529">
          <w:rPr>
            <w:rStyle w:val="pxst"/>
            <w:vanish/>
            <w:szCs w:val="24"/>
          </w:rPr>
          <w:t>&amp;s;</w:t>
        </w:r>
        <w:r w:rsidRPr="00A25529">
          <w:rPr>
            <w:rStyle w:val="pxvis"/>
            <w:rFonts w:ascii="Times NewRoman" w:hAnsi="Times NewRoman"/>
            <w:b w:val="0"/>
            <w:sz w:val="24"/>
            <w:szCs w:val="24"/>
          </w:rPr>
          <w:t>§</w:t>
        </w:r>
        <w:r w:rsidRPr="00A25529">
          <w:rPr>
            <w:rStyle w:val="pxst"/>
            <w:szCs w:val="24"/>
          </w:rPr>
          <w:t>519.</w:t>
        </w:r>
      </w:ins>
    </w:p>
    <w:p w14:paraId="5128C78A" w14:textId="77777777" w:rsidR="00473EFE" w:rsidRPr="00A25529" w:rsidRDefault="00473EFE" w:rsidP="00473EFE">
      <w:pPr>
        <w:pStyle w:val="pxformrr"/>
        <w:rPr>
          <w:ins w:id="5333" w:author="Cara Cardinale" w:date="2025-03-02T17:58:00Z"/>
          <w:rStyle w:val="pxvis"/>
          <w:rFonts w:ascii="Times New Roman" w:hAnsi="Times New Roman"/>
          <w:bCs/>
          <w:sz w:val="24"/>
          <w:szCs w:val="24"/>
          <w:rPrChange w:id="5334" w:author="Cara Cardinale" w:date="2025-03-04T10:36:00Z">
            <w:rPr>
              <w:ins w:id="5335" w:author="Cara Cardinale" w:date="2025-03-02T17:58:00Z"/>
              <w:rStyle w:val="pxvis"/>
              <w:bCs/>
              <w:sz w:val="24"/>
              <w:szCs w:val="24"/>
            </w:rPr>
          </w:rPrChange>
        </w:rPr>
      </w:pPr>
    </w:p>
    <w:p w14:paraId="247BE7BB" w14:textId="77777777" w:rsidR="00473EFE" w:rsidRPr="00A25529" w:rsidRDefault="00473EFE" w:rsidP="00473EFE">
      <w:pPr>
        <w:pStyle w:val="pxformrr"/>
        <w:rPr>
          <w:ins w:id="5336" w:author="Cara Cardinale" w:date="2025-03-02T17:58:00Z"/>
          <w:rStyle w:val="pxvis"/>
          <w:rFonts w:cs="Arial"/>
          <w:bCs/>
          <w:sz w:val="24"/>
          <w:szCs w:val="24"/>
        </w:rPr>
      </w:pPr>
    </w:p>
    <w:p w14:paraId="4075A84E" w14:textId="77777777" w:rsidR="00473EFE" w:rsidRPr="00A25529" w:rsidRDefault="00473EFE" w:rsidP="00473EFE">
      <w:pPr>
        <w:pStyle w:val="pxformrr"/>
        <w:rPr>
          <w:ins w:id="5337" w:author="Cara Cardinale" w:date="2025-03-02T17:55:00Z"/>
          <w:sz w:val="24"/>
          <w:szCs w:val="24"/>
        </w:rPr>
      </w:pPr>
      <w:ins w:id="5338" w:author="Cara Cardinale" w:date="2025-03-02T17:55:00Z">
        <w:r w:rsidRPr="00A25529">
          <w:rPr>
            <w:rStyle w:val="pxvis"/>
            <w:rFonts w:cs="Arial"/>
            <w:bCs/>
            <w:sz w:val="24"/>
            <w:szCs w:val="24"/>
          </w:rPr>
          <w:t>Research References</w:t>
        </w:r>
      </w:ins>
    </w:p>
    <w:p w14:paraId="7CC69B17" w14:textId="77777777" w:rsidR="00473EFE" w:rsidRPr="00A25529" w:rsidRDefault="00473EFE" w:rsidP="00473EFE">
      <w:pPr>
        <w:pStyle w:val="pxformrrp"/>
        <w:rPr>
          <w:ins w:id="5339" w:author="Cara Cardinale" w:date="2025-03-02T17:55:00Z"/>
        </w:rPr>
      </w:pPr>
      <w:ins w:id="5340" w:author="Cara Cardinale" w:date="2025-03-02T17:55:00Z">
        <w:r w:rsidRPr="00A25529">
          <w:rPr>
            <w:rStyle w:val="pxtk"/>
            <w:color w:val="FF0000"/>
            <w:vertAlign w:val="superscript"/>
          </w:rPr>
          <w:t>►</w:t>
        </w:r>
        <w:r w:rsidRPr="00A25529">
          <w:rPr>
            <w:rStyle w:val="pxtk"/>
          </w:rPr>
          <w:fldChar w:fldCharType="begin"/>
        </w:r>
        <w:r w:rsidRPr="00A25529">
          <w:rPr>
            <w:rStyle w:val="pxtk"/>
          </w:rPr>
          <w:instrText>tk.ref.id="I00C8NJ"</w:instrText>
        </w:r>
        <w:r w:rsidRPr="00A25529">
          <w:rPr>
            <w:rStyle w:val="pxtk"/>
          </w:rPr>
          <w:fldChar w:fldCharType="end"/>
        </w:r>
        <w:r w:rsidRPr="00A25529">
          <w:rPr>
            <w:rStyle w:val="pxtk"/>
          </w:rPr>
          <w:t>West's Key Number Digest, Corporations and Business Organizations &amp;key;3390</w:t>
        </w:r>
      </w:ins>
    </w:p>
    <w:p w14:paraId="6A38AAA1" w14:textId="77777777" w:rsidR="00473EFE" w:rsidRPr="00A25529" w:rsidRDefault="00473EFE" w:rsidP="00473EFE">
      <w:pPr>
        <w:ind w:firstLine="720"/>
        <w:rPr>
          <w:ins w:id="5341" w:author="Cara Cardinale" w:date="2025-03-02T17:55:00Z"/>
        </w:rPr>
        <w:pPrChange w:id="5342" w:author="Cara Cardinale" w:date="2025-03-02T17:55:00Z">
          <w:pPr>
            <w:pStyle w:val="pxs"/>
            <w:spacing w:before="180"/>
            <w:ind w:firstLine="720"/>
          </w:pPr>
        </w:pPrChange>
      </w:pPr>
    </w:p>
    <w:p w14:paraId="1AF6C446" w14:textId="77777777" w:rsidR="00FB29D8" w:rsidRPr="00A25529" w:rsidRDefault="00FB29D8">
      <w:pPr>
        <w:pStyle w:val="pxs"/>
        <w:spacing w:before="180"/>
        <w:rPr>
          <w:rPrChange w:id="5343" w:author="Cara Cardinale" w:date="2025-03-04T10:36:00Z">
            <w:rPr>
              <w:sz w:val="27"/>
            </w:rPr>
          </w:rPrChange>
        </w:rPr>
      </w:pPr>
      <w:r w:rsidRPr="00A25529">
        <w:rPr>
          <w:rPrChange w:id="5344" w:author="Cara Cardinale" w:date="2025-03-04T10:36:00Z">
            <w:rPr>
              <w:sz w:val="27"/>
            </w:rPr>
          </w:rPrChange>
        </w:rPr>
        <w:t>30:148. Resolution to pay directors' fees</w:t>
      </w:r>
    </w:p>
    <w:p w14:paraId="07D4667C" w14:textId="77777777" w:rsidR="00FB29D8" w:rsidRPr="00A25529" w:rsidRDefault="00FB29D8">
      <w:pPr>
        <w:pStyle w:val="pxov"/>
        <w:rPr>
          <w:vanish/>
        </w:rPr>
      </w:pPr>
      <w:r w:rsidRPr="00A25529">
        <w:rPr>
          <w:vanish/>
        </w:rPr>
        <w:t>FMS</w:t>
      </w:r>
    </w:p>
    <w:p w14:paraId="7A6C473C" w14:textId="77777777" w:rsidR="00FB29D8" w:rsidRPr="00A25529" w:rsidRDefault="00FB29D8">
      <w:pPr>
        <w:pStyle w:val="pxov"/>
        <w:rPr>
          <w:vanish/>
        </w:rPr>
      </w:pPr>
      <w:r w:rsidRPr="00A25529">
        <w:rPr>
          <w:vanish/>
        </w:rPr>
        <w:t>NFP</w:t>
      </w:r>
    </w:p>
    <w:p w14:paraId="26F5BEBC" w14:textId="77777777" w:rsidR="00FB29D8" w:rsidRPr="00A25529" w:rsidRDefault="00FB29D8">
      <w:pPr>
        <w:pStyle w:val="pxov"/>
        <w:rPr>
          <w:vanish/>
        </w:rPr>
      </w:pPr>
      <w:r w:rsidRPr="00A25529">
        <w:rPr>
          <w:vanish/>
        </w:rPr>
        <w:t>COL</w:t>
      </w:r>
    </w:p>
    <w:p w14:paraId="3CA3088A" w14:textId="77777777" w:rsidR="00FB29D8" w:rsidRPr="00A25529" w:rsidRDefault="00FB29D8">
      <w:pPr>
        <w:pStyle w:val="pxov"/>
        <w:rPr>
          <w:vanish/>
        </w:rPr>
      </w:pPr>
      <w:r w:rsidRPr="00A25529">
        <w:rPr>
          <w:vanish/>
        </w:rPr>
        <w:t>FCV</w:t>
      </w:r>
    </w:p>
    <w:p w14:paraId="558B7298" w14:textId="77777777" w:rsidR="00FB29D8" w:rsidRPr="00A25529" w:rsidRDefault="00FB29D8">
      <w:pPr>
        <w:pStyle w:val="pxov"/>
        <w:rPr>
          <w:vanish/>
        </w:rPr>
      </w:pPr>
      <w:r w:rsidRPr="00A25529">
        <w:rPr>
          <w:vanish/>
        </w:rPr>
        <w:t>FTR</w:t>
      </w:r>
    </w:p>
    <w:p w14:paraId="61B8109A" w14:textId="77777777" w:rsidR="00FB29D8" w:rsidRPr="00A25529" w:rsidRDefault="00FB29D8">
      <w:pPr>
        <w:pStyle w:val="pxov"/>
        <w:rPr>
          <w:vanish/>
        </w:rPr>
      </w:pPr>
      <w:r w:rsidRPr="00A25529">
        <w:rPr>
          <w:vanish/>
        </w:rPr>
        <w:t>EBL</w:t>
      </w:r>
    </w:p>
    <w:p w14:paraId="6D61C68C" w14:textId="77777777" w:rsidR="00FB29D8" w:rsidRPr="00A25529" w:rsidRDefault="00FB29D8">
      <w:pPr>
        <w:pStyle w:val="pxov"/>
        <w:rPr>
          <w:vanish/>
        </w:rPr>
      </w:pPr>
      <w:r w:rsidRPr="00A25529">
        <w:rPr>
          <w:vanish/>
        </w:rPr>
        <w:t>TEM</w:t>
      </w:r>
    </w:p>
    <w:p w14:paraId="5B0AEA8F" w14:textId="77777777" w:rsidR="00FB29D8" w:rsidRPr="00A25529" w:rsidRDefault="00FB29D8">
      <w:pPr>
        <w:pStyle w:val="pxov"/>
        <w:rPr>
          <w:vanish/>
        </w:rPr>
      </w:pPr>
      <w:r w:rsidRPr="00A25529">
        <w:rPr>
          <w:vanish/>
        </w:rPr>
        <w:t>MTD</w:t>
      </w:r>
    </w:p>
    <w:p w14:paraId="4CD559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form.fid="Id55f22001b6411e684899cfd92da4eb0"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p.ct.id="f2fd26a0b92511efa75bc0a5c2da1858|157|30:148"</w:instrText>
      </w:r>
      <w:r w:rsidRPr="00A25529">
        <w:fldChar w:fldCharType="end"/>
      </w:r>
      <w:r w:rsidRPr="00A25529">
        <w:t>Resolved, that beginning with the present meeting of directors, a fee of $</w:t>
      </w:r>
      <w:r w:rsidRPr="00A25529">
        <w:rPr>
          <w:rStyle w:val="pxfinstr"/>
          <w:i/>
          <w:iCs/>
        </w:rPr>
        <w:t>[dollar amount of fee per meeting]</w:t>
      </w:r>
      <w:r w:rsidRPr="00A25529">
        <w:t xml:space="preserve"> per meeting shall be paid to each nonsalaried member of the board of directors who actually attends a regular or special meeting of the board of directors of the club.</w:t>
      </w:r>
    </w:p>
    <w:p w14:paraId="2FE9801F" w14:textId="77777777" w:rsidR="00FB29D8" w:rsidRPr="00A25529" w:rsidRDefault="00FB29D8">
      <w:pPr>
        <w:pStyle w:val="pxformnotes"/>
        <w:jc w:val="center"/>
        <w:rPr>
          <w:sz w:val="24"/>
          <w:szCs w:val="24"/>
        </w:rPr>
      </w:pPr>
      <w:r w:rsidRPr="00A25529">
        <w:rPr>
          <w:rStyle w:val="pxvis"/>
          <w:rFonts w:cs="Arial"/>
          <w:bCs/>
          <w:sz w:val="50"/>
          <w:rPrChange w:id="5345" w:author="Cara Cardinale" w:date="2025-03-04T10:36:00Z">
            <w:rPr>
              <w:rStyle w:val="pxvis"/>
              <w:rFonts w:cs="Arial"/>
              <w:bCs/>
            </w:rPr>
          </w:rPrChange>
        </w:rPr>
        <w:t>Notes to Form</w:t>
      </w:r>
    </w:p>
    <w:p w14:paraId="2BE4F6DC" w14:textId="77777777" w:rsidR="00FB29D8" w:rsidRPr="00A25529" w:rsidRDefault="00FB29D8">
      <w:pPr>
        <w:pStyle w:val="pxformnotes"/>
        <w:rPr>
          <w:sz w:val="24"/>
          <w:szCs w:val="24"/>
        </w:rPr>
      </w:pPr>
    </w:p>
    <w:p w14:paraId="09DF2859" w14:textId="77777777" w:rsidR="00FB29D8" w:rsidRPr="00A25529" w:rsidRDefault="00FB29D8">
      <w:pPr>
        <w:pStyle w:val="pxformnote"/>
        <w:spacing w:before="180"/>
      </w:pPr>
      <w:del w:id="5346" w:author="Cara Cardinale" w:date="2025-01-14T20:47:00Z">
        <w:r w:rsidRPr="00A25529" w:rsidDel="00CF1278">
          <w:delText>Drafter's Note</w:delText>
        </w:r>
      </w:del>
      <w:r w:rsidRPr="00A25529">
        <w:t xml:space="preserve"> </w:t>
      </w:r>
    </w:p>
    <w:p w14:paraId="511B8A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p.ct.id="f2fd26a0b92511efa75bc0a5c2da1858|157|30:148"</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st.ref.id="I009FIN"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289610CE" w14:textId="77777777" w:rsidR="00FB29D8" w:rsidRPr="00A25529" w:rsidRDefault="00FB29D8">
      <w:pPr>
        <w:pStyle w:val="pxformrr"/>
        <w:rPr>
          <w:sz w:val="24"/>
          <w:szCs w:val="24"/>
        </w:rPr>
      </w:pPr>
      <w:r w:rsidRPr="00A25529">
        <w:rPr>
          <w:rStyle w:val="pxvis"/>
          <w:rFonts w:cs="Arial"/>
          <w:bCs/>
          <w:sz w:val="50"/>
          <w:rPrChange w:id="5347" w:author="Cara Cardinale" w:date="2025-03-04T10:36:00Z">
            <w:rPr>
              <w:rStyle w:val="pxvis"/>
              <w:rFonts w:cs="Arial"/>
              <w:bCs/>
            </w:rPr>
          </w:rPrChange>
        </w:rPr>
        <w:t>Research References</w:t>
      </w:r>
    </w:p>
    <w:p w14:paraId="200F7E5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tk.ref.id="I00C8NJ"</w:instrText>
      </w:r>
      <w:r w:rsidRPr="00A25529">
        <w:rPr>
          <w:rStyle w:val="pxtk"/>
        </w:rPr>
        <w:fldChar w:fldCharType="end"/>
      </w:r>
      <w:r w:rsidRPr="00A25529">
        <w:rPr>
          <w:rStyle w:val="pxtk"/>
        </w:rPr>
        <w:t>West's Key Number Digest, Corporations and Business Organizations &amp;key;3390</w:t>
      </w:r>
    </w:p>
    <w:p w14:paraId="0D6E785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rc.ref.id="I00F1SF"</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620C80C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rc.ref.id="I00HUXB"</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14B5D30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rc.ref.id="I006MDT"</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ins w:id="5348" w:author="Cara Cardinale" w:date="2025-01-25T16:32:00Z">
        <w:r w:rsidR="00957CAF" w:rsidRPr="00A25529">
          <w:rPr>
            <w:rStyle w:val="pxvis"/>
            <w:rFonts w:ascii="Times NewRoman" w:hAnsi="Times NewRoman"/>
            <w:b w:val="0"/>
            <w:sz w:val="24"/>
          </w:rPr>
          <w:t>§</w:t>
        </w:r>
      </w:ins>
      <w:r w:rsidRPr="00A25529">
        <w:rPr>
          <w:rStyle w:val="pxrc"/>
        </w:rPr>
        <w:t>7</w:t>
      </w:r>
      <w:ins w:id="5349" w:author="Cara Cardinale" w:date="2025-01-25T16:31:00Z">
        <w:r w:rsidR="00957CAF" w:rsidRPr="00A25529">
          <w:rPr>
            <w:rStyle w:val="pxrc"/>
          </w:rPr>
          <w:t>8</w:t>
        </w:r>
      </w:ins>
      <w:r w:rsidRPr="00A25529">
        <w:rPr>
          <w:rStyle w:val="pxrc"/>
        </w:rPr>
        <w:t>9</w:t>
      </w:r>
      <w:ins w:id="5350" w:author="Cara Cardinale" w:date="2025-01-25T16:31:00Z">
        <w:r w:rsidR="00957CAF" w:rsidRPr="00A25529">
          <w:rPr>
            <w:rStyle w:val="pxrc"/>
          </w:rPr>
          <w:t xml:space="preserve">, </w:t>
        </w:r>
      </w:ins>
      <w:ins w:id="5351" w:author="Cara Cardinale" w:date="2025-01-25T21:24:00Z">
        <w:r w:rsidR="00394E21" w:rsidRPr="00A25529">
          <w:rPr>
            <w:rStyle w:val="pxrc"/>
          </w:rPr>
          <w:t>789</w:t>
        </w:r>
      </w:ins>
      <w:del w:id="5352" w:author="Cara Cardinale" w:date="2025-01-25T16:30:00Z">
        <w:r w:rsidRPr="00A25529" w:rsidDel="00957CAF">
          <w:rPr>
            <w:rStyle w:val="pxrc"/>
          </w:rPr>
          <w:delText>3</w:delText>
        </w:r>
      </w:del>
    </w:p>
    <w:p w14:paraId="1E6C660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rc.ref.id="I009FIP"</w:instrText>
      </w:r>
      <w:r w:rsidRPr="00A25529">
        <w:rPr>
          <w:rStyle w:val="pxrc"/>
        </w:rPr>
        <w:fldChar w:fldCharType="end"/>
      </w:r>
      <w:r w:rsidRPr="00A25529">
        <w:rPr>
          <w:rStyle w:val="pxrc"/>
        </w:rPr>
        <w:t>Reasonableness of Corporate Officer's Compensation, 4 Am. Jur. Proof of Facts 2d 425</w:t>
      </w:r>
    </w:p>
    <w:p w14:paraId="3F927814" w14:textId="77777777" w:rsidR="00F62A00" w:rsidRPr="00A25529" w:rsidRDefault="00F62A00">
      <w:pPr>
        <w:pStyle w:val="pxs"/>
        <w:spacing w:before="180"/>
        <w:rPr>
          <w:ins w:id="5353" w:author="Cara Cardinale" w:date="2025-03-02T18:04:00Z"/>
        </w:rPr>
      </w:pPr>
    </w:p>
    <w:p w14:paraId="71155BD3" w14:textId="77777777" w:rsidR="00F62A00" w:rsidRPr="00A25529" w:rsidRDefault="00F62A00">
      <w:pPr>
        <w:pStyle w:val="pxs"/>
        <w:spacing w:before="180"/>
        <w:rPr>
          <w:ins w:id="5354" w:author="Cara Cardinale" w:date="2025-03-02T18:04:00Z"/>
        </w:rPr>
      </w:pPr>
    </w:p>
    <w:p w14:paraId="5B708F35" w14:textId="77777777" w:rsidR="00F62A00" w:rsidRPr="00A25529" w:rsidRDefault="00F62A00">
      <w:pPr>
        <w:pStyle w:val="pxs"/>
        <w:spacing w:before="180"/>
        <w:rPr>
          <w:ins w:id="5355" w:author="Cara Cardinale" w:date="2025-03-02T18:04:00Z"/>
        </w:rPr>
      </w:pPr>
      <w:bookmarkStart w:id="5356" w:name="_Hlk191831168"/>
      <w:ins w:id="5357" w:author="Cara Cardinale" w:date="2025-03-02T18:04:00Z">
        <w:r w:rsidRPr="00A25529">
          <w:t>30:14</w:t>
        </w:r>
      </w:ins>
      <w:ins w:id="5358" w:author="Cara Cardinale" w:date="2025-03-02T18:05:00Z">
        <w:r w:rsidRPr="00A25529">
          <w:t>8</w:t>
        </w:r>
      </w:ins>
      <w:ins w:id="5359" w:author="Cara Cardinale" w:date="2025-03-02T18:04:00Z">
        <w:r w:rsidRPr="00A25529">
          <w:t>.50.</w:t>
        </w:r>
      </w:ins>
      <w:ins w:id="5360" w:author="Cara Cardinale" w:date="2025-03-02T18:05:00Z">
        <w:r w:rsidRPr="00A25529">
          <w:t xml:space="preserve"> Resolution regarding election of officers</w:t>
        </w:r>
      </w:ins>
    </w:p>
    <w:bookmarkEnd w:id="5356"/>
    <w:p w14:paraId="0832D147" w14:textId="77777777" w:rsidR="00F62A00" w:rsidRPr="00A25529" w:rsidRDefault="00F62A00" w:rsidP="00F62A00">
      <w:pPr>
        <w:pStyle w:val="pxs"/>
        <w:spacing w:before="180"/>
        <w:ind w:firstLine="720"/>
        <w:rPr>
          <w:ins w:id="5361" w:author="Cara Cardinale" w:date="2025-03-02T18:04:00Z"/>
        </w:rPr>
      </w:pPr>
      <w:ins w:id="5362" w:author="Cara Cardinale" w:date="2025-03-02T18:04:00Z">
        <w:r w:rsidRPr="00A25529">
          <w:t>RESOLVED, that the following persons are elected to serve in the offices as set forth next to their names until their respective successors are elected and qualify or until their earlier resignations: &lt;finstr&gt;[names and titles of officers]&lt;/finstr&gt;</w:t>
        </w:r>
      </w:ins>
    </w:p>
    <w:p w14:paraId="20934F49" w14:textId="77777777" w:rsidR="00F62A00" w:rsidRPr="00A25529" w:rsidRDefault="00F62A00" w:rsidP="00F62A00">
      <w:pPr>
        <w:pStyle w:val="pxformnotes"/>
        <w:jc w:val="center"/>
        <w:rPr>
          <w:ins w:id="5363" w:author="Cara Cardinale" w:date="2025-03-02T18:04:00Z"/>
          <w:rStyle w:val="pxvis"/>
          <w:rFonts w:cs="Arial"/>
          <w:bCs/>
          <w:sz w:val="24"/>
          <w:szCs w:val="24"/>
        </w:rPr>
      </w:pPr>
    </w:p>
    <w:p w14:paraId="4E5569BA" w14:textId="77777777" w:rsidR="00F62A00" w:rsidRPr="00A25529" w:rsidRDefault="00F62A00" w:rsidP="00F62A00">
      <w:pPr>
        <w:pStyle w:val="pxformnotes"/>
        <w:jc w:val="center"/>
        <w:rPr>
          <w:ins w:id="5364" w:author="Cara Cardinale" w:date="2025-03-02T18:04:00Z"/>
          <w:sz w:val="24"/>
          <w:szCs w:val="24"/>
        </w:rPr>
      </w:pPr>
      <w:ins w:id="5365" w:author="Cara Cardinale" w:date="2025-03-02T18:04:00Z">
        <w:r w:rsidRPr="00A25529">
          <w:rPr>
            <w:rStyle w:val="pxvis"/>
            <w:rFonts w:cs="Arial"/>
            <w:bCs/>
            <w:sz w:val="24"/>
            <w:szCs w:val="24"/>
          </w:rPr>
          <w:t>Notes to Form</w:t>
        </w:r>
      </w:ins>
    </w:p>
    <w:p w14:paraId="3DC5E5FA" w14:textId="77777777" w:rsidR="00F62A00" w:rsidRPr="00A25529" w:rsidRDefault="00F62A00" w:rsidP="00F62A00">
      <w:pPr>
        <w:pStyle w:val="pxformrr"/>
        <w:rPr>
          <w:ins w:id="5366" w:author="Cara Cardinale" w:date="2025-03-02T18:04:00Z"/>
          <w:sz w:val="24"/>
          <w:szCs w:val="24"/>
        </w:rPr>
      </w:pPr>
      <w:ins w:id="5367" w:author="Cara Cardinale" w:date="2025-03-02T18:04:00Z">
        <w:r w:rsidRPr="00A25529">
          <w:rPr>
            <w:rStyle w:val="pxvis"/>
            <w:rFonts w:cs="Arial"/>
            <w:bCs/>
            <w:sz w:val="24"/>
            <w:szCs w:val="24"/>
          </w:rPr>
          <w:t>Research References</w:t>
        </w:r>
      </w:ins>
    </w:p>
    <w:p w14:paraId="6C1486C1" w14:textId="77777777" w:rsidR="00F62A00" w:rsidRPr="00A25529" w:rsidRDefault="00F62A00" w:rsidP="00F62A00">
      <w:pPr>
        <w:pStyle w:val="pxformrrp"/>
        <w:rPr>
          <w:ins w:id="5368" w:author="Cara Cardinale" w:date="2025-03-02T18:04:00Z"/>
        </w:rPr>
      </w:pPr>
      <w:ins w:id="5369" w:author="Cara Cardinale" w:date="2025-03-02T18:04: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tk.ref.id="I00F1SH"</w:instrText>
        </w:r>
        <w:r w:rsidRPr="00A25529">
          <w:rPr>
            <w:rStyle w:val="pxtk"/>
          </w:rPr>
          <w:fldChar w:fldCharType="end"/>
        </w:r>
        <w:r w:rsidRPr="00A25529">
          <w:rPr>
            <w:rStyle w:val="pxtk"/>
          </w:rPr>
          <w:t>West's Key Number Digest, Corporations and Business Organizations &amp;key;</w:t>
        </w:r>
      </w:ins>
      <w:ins w:id="5370" w:author="Cara Cardinale" w:date="2025-03-02T18:05:00Z">
        <w:r w:rsidRPr="00A25529">
          <w:rPr>
            <w:rStyle w:val="pxtk"/>
          </w:rPr>
          <w:t>3424</w:t>
        </w:r>
      </w:ins>
    </w:p>
    <w:p w14:paraId="6A827945" w14:textId="77777777" w:rsidR="00F62A00" w:rsidRPr="00A25529" w:rsidRDefault="00F62A00">
      <w:pPr>
        <w:pStyle w:val="pxs"/>
        <w:spacing w:before="180"/>
        <w:rPr>
          <w:ins w:id="5371" w:author="Cara Cardinale" w:date="2025-03-02T18:04:00Z"/>
        </w:rPr>
      </w:pPr>
    </w:p>
    <w:p w14:paraId="2A734048" w14:textId="77777777" w:rsidR="00FB29D8" w:rsidRPr="00A25529" w:rsidRDefault="00FB29D8">
      <w:pPr>
        <w:pStyle w:val="pxs"/>
        <w:spacing w:before="180"/>
        <w:rPr>
          <w:rPrChange w:id="5372" w:author="Cara Cardinale" w:date="2025-03-04T10:36:00Z">
            <w:rPr>
              <w:sz w:val="27"/>
            </w:rPr>
          </w:rPrChange>
        </w:rPr>
      </w:pPr>
      <w:r w:rsidRPr="00A25529">
        <w:rPr>
          <w:rPrChange w:id="5373" w:author="Cara Cardinale" w:date="2025-03-04T10:36:00Z">
            <w:rPr>
              <w:sz w:val="27"/>
            </w:rPr>
          </w:rPrChange>
        </w:rPr>
        <w:t>30:149. Resolution setting salaries of officers</w:t>
      </w:r>
    </w:p>
    <w:p w14:paraId="2275D96F" w14:textId="77777777" w:rsidR="00F62A00" w:rsidRPr="00A25529" w:rsidRDefault="00FB29D8" w:rsidP="00F62A00">
      <w:pPr>
        <w:pStyle w:val="pxov"/>
        <w:rPr>
          <w:rPrChange w:id="5374" w:author="Cara Cardinale" w:date="2025-03-04T10:36:00Z">
            <w:rPr>
              <w:vanish/>
            </w:rPr>
          </w:rPrChange>
        </w:rPr>
      </w:pPr>
      <w:r w:rsidRPr="00A25529">
        <w:rPr>
          <w:vanish/>
        </w:rPr>
        <w:t>FMS</w:t>
      </w:r>
    </w:p>
    <w:p w14:paraId="1E23318C" w14:textId="77777777" w:rsidR="00FB29D8" w:rsidRPr="00A25529" w:rsidRDefault="00FB29D8">
      <w:pPr>
        <w:pStyle w:val="pxov"/>
        <w:rPr>
          <w:vanish/>
        </w:rPr>
      </w:pPr>
      <w:r w:rsidRPr="00A25529">
        <w:rPr>
          <w:vanish/>
        </w:rPr>
        <w:t>NFP</w:t>
      </w:r>
    </w:p>
    <w:p w14:paraId="47308081" w14:textId="77777777" w:rsidR="00FB29D8" w:rsidRPr="00A25529" w:rsidRDefault="00FB29D8">
      <w:pPr>
        <w:pStyle w:val="pxov"/>
        <w:rPr>
          <w:vanish/>
        </w:rPr>
      </w:pPr>
      <w:r w:rsidRPr="00A25529">
        <w:rPr>
          <w:vanish/>
        </w:rPr>
        <w:t>COL</w:t>
      </w:r>
    </w:p>
    <w:p w14:paraId="2ABEBAFE" w14:textId="77777777" w:rsidR="00FB29D8" w:rsidRPr="00A25529" w:rsidRDefault="00FB29D8">
      <w:pPr>
        <w:pStyle w:val="pxov"/>
        <w:rPr>
          <w:vanish/>
        </w:rPr>
      </w:pPr>
      <w:r w:rsidRPr="00A25529">
        <w:rPr>
          <w:vanish/>
        </w:rPr>
        <w:t>FCV</w:t>
      </w:r>
    </w:p>
    <w:p w14:paraId="72186BDA" w14:textId="77777777" w:rsidR="00FB29D8" w:rsidRPr="00A25529" w:rsidRDefault="00FB29D8">
      <w:pPr>
        <w:pStyle w:val="pxov"/>
        <w:rPr>
          <w:vanish/>
        </w:rPr>
      </w:pPr>
      <w:r w:rsidRPr="00A25529">
        <w:rPr>
          <w:vanish/>
        </w:rPr>
        <w:t>FTR</w:t>
      </w:r>
    </w:p>
    <w:p w14:paraId="2DEE7246" w14:textId="77777777" w:rsidR="00FB29D8" w:rsidRPr="00A25529" w:rsidRDefault="00FB29D8">
      <w:pPr>
        <w:pStyle w:val="pxov"/>
        <w:rPr>
          <w:vanish/>
        </w:rPr>
      </w:pPr>
      <w:r w:rsidRPr="00A25529">
        <w:rPr>
          <w:vanish/>
        </w:rPr>
        <w:t>EBL</w:t>
      </w:r>
    </w:p>
    <w:p w14:paraId="2FA2A672" w14:textId="77777777" w:rsidR="00FB29D8" w:rsidRPr="00A25529" w:rsidRDefault="00FB29D8">
      <w:pPr>
        <w:pStyle w:val="pxov"/>
        <w:rPr>
          <w:vanish/>
        </w:rPr>
      </w:pPr>
      <w:r w:rsidRPr="00A25529">
        <w:rPr>
          <w:vanish/>
        </w:rPr>
        <w:t>TEM</w:t>
      </w:r>
    </w:p>
    <w:p w14:paraId="0DD8340A" w14:textId="77777777" w:rsidR="00FB29D8" w:rsidRPr="00A25529" w:rsidRDefault="00FB29D8">
      <w:pPr>
        <w:pStyle w:val="pxov"/>
        <w:rPr>
          <w:vanish/>
        </w:rPr>
      </w:pPr>
      <w:r w:rsidRPr="00A25529">
        <w:rPr>
          <w:vanish/>
        </w:rPr>
        <w:t>MTD</w:t>
      </w:r>
    </w:p>
    <w:p w14:paraId="3A5128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form.fid="Id55f49101b6411e684899cfd92da4eb0"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Resolved, that the salary of the President of the club for services rendered to the club as President shall be $</w:t>
      </w:r>
      <w:r w:rsidRPr="00A25529">
        <w:rPr>
          <w:rStyle w:val="pxfinstr"/>
          <w:i/>
          <w:iCs/>
        </w:rPr>
        <w:t>[dollar amount of salary]</w:t>
      </w:r>
      <w:r w:rsidRPr="00A25529">
        <w:t xml:space="preserve"> for </w:t>
      </w:r>
      <w:r w:rsidRPr="00A25529">
        <w:rPr>
          <w:rStyle w:val="pxfinstr"/>
          <w:i/>
          <w:iCs/>
        </w:rPr>
        <w:t>[fiscal/calendar]</w:t>
      </w:r>
      <w:r w:rsidRPr="00A25529">
        <w:t xml:space="preserve"> year </w:t>
      </w:r>
      <w:r w:rsidRPr="00A25529">
        <w:rPr>
          <w:rStyle w:val="pxfinstr"/>
          <w:i/>
          <w:iCs/>
        </w:rPr>
        <w:t>[identification of year]</w:t>
      </w:r>
      <w:r w:rsidRPr="00A25529">
        <w:t>, payable in such manner and at such times as the board shall direct;</w:t>
      </w:r>
    </w:p>
    <w:p w14:paraId="567FC1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 xml:space="preserve">Further resolved, that the salaries of the </w:t>
      </w:r>
      <w:r w:rsidRPr="00A25529">
        <w:rPr>
          <w:rStyle w:val="pxfinstr"/>
          <w:i/>
          <w:iCs/>
        </w:rPr>
        <w:t>[titles of officers]</w:t>
      </w:r>
      <w:r w:rsidRPr="00A25529">
        <w:t xml:space="preserve"> of the club for services rendered to the club as </w:t>
      </w:r>
      <w:r w:rsidRPr="00A25529">
        <w:rPr>
          <w:rStyle w:val="pxfinstr"/>
          <w:i/>
          <w:iCs/>
        </w:rPr>
        <w:t>[title of officer]</w:t>
      </w:r>
      <w:r w:rsidRPr="00A25529">
        <w:t xml:space="preserve"> shall be $</w:t>
      </w:r>
      <w:r w:rsidRPr="00A25529">
        <w:rPr>
          <w:rStyle w:val="pxfinstr"/>
          <w:i/>
          <w:iCs/>
        </w:rPr>
        <w:t>[dollar amount of salary]</w:t>
      </w:r>
      <w:r w:rsidRPr="00A25529">
        <w:t xml:space="preserve"> for the </w:t>
      </w:r>
      <w:r w:rsidRPr="00A25529">
        <w:rPr>
          <w:rStyle w:val="pxfinstr"/>
          <w:i/>
          <w:iCs/>
        </w:rPr>
        <w:t>[fiscal/calendar]</w:t>
      </w:r>
      <w:r w:rsidRPr="00A25529">
        <w:t xml:space="preserve"> year </w:t>
      </w:r>
      <w:r w:rsidRPr="00A25529">
        <w:rPr>
          <w:rStyle w:val="pxfinstr"/>
          <w:i/>
          <w:iCs/>
        </w:rPr>
        <w:t>[identification of year]</w:t>
      </w:r>
      <w:r w:rsidRPr="00A25529">
        <w:t>, payable in such manner and at such times as the board shall direct;</w:t>
      </w:r>
    </w:p>
    <w:p w14:paraId="7E29AC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Further resolved, that the salary of the treasurer of the club for services rendered to the club as treasurer shall be $</w:t>
      </w:r>
      <w:r w:rsidRPr="00A25529">
        <w:rPr>
          <w:rStyle w:val="pxfinstr"/>
          <w:i/>
          <w:iCs/>
        </w:rPr>
        <w:t>[dollar amount of salary]</w:t>
      </w:r>
      <w:r w:rsidRPr="00A25529">
        <w:t xml:space="preserve"> for </w:t>
      </w:r>
      <w:r w:rsidRPr="00A25529">
        <w:rPr>
          <w:rStyle w:val="pxfinstr"/>
          <w:i/>
          <w:iCs/>
        </w:rPr>
        <w:t>[fiscal/calendar]</w:t>
      </w:r>
      <w:r w:rsidRPr="00A25529">
        <w:t xml:space="preserve"> year </w:t>
      </w:r>
      <w:r w:rsidRPr="00A25529">
        <w:rPr>
          <w:rStyle w:val="pxfinstr"/>
          <w:i/>
          <w:iCs/>
        </w:rPr>
        <w:t>[identification of year]</w:t>
      </w:r>
      <w:r w:rsidRPr="00A25529">
        <w:t>, payable in such manner and at such times as the board shall direct.</w:t>
      </w:r>
    </w:p>
    <w:p w14:paraId="1FDBFD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rPr>
          <w:rStyle w:val="pxfinstr"/>
          <w:i/>
          <w:iCs/>
        </w:rPr>
        <w:t>[Titles of other corporate officers and their respective salaries]</w:t>
      </w:r>
      <w:r w:rsidRPr="00A25529">
        <w:t>.</w:t>
      </w:r>
    </w:p>
    <w:p w14:paraId="559440B0" w14:textId="77777777" w:rsidR="00FB29D8" w:rsidRPr="00A25529" w:rsidRDefault="00FB29D8">
      <w:pPr>
        <w:pStyle w:val="pxformnotes"/>
        <w:jc w:val="center"/>
        <w:rPr>
          <w:sz w:val="24"/>
          <w:szCs w:val="24"/>
        </w:rPr>
      </w:pPr>
      <w:r w:rsidRPr="00A25529">
        <w:rPr>
          <w:rStyle w:val="pxvis"/>
          <w:rFonts w:cs="Arial"/>
          <w:bCs/>
          <w:sz w:val="50"/>
          <w:rPrChange w:id="5375" w:author="Cara Cardinale" w:date="2025-03-04T10:36:00Z">
            <w:rPr>
              <w:rStyle w:val="pxvis"/>
              <w:rFonts w:cs="Arial"/>
              <w:bCs/>
            </w:rPr>
          </w:rPrChange>
        </w:rPr>
        <w:t>Notes to Form</w:t>
      </w:r>
    </w:p>
    <w:p w14:paraId="33828099" w14:textId="77777777" w:rsidR="00FB29D8" w:rsidRPr="00A25529" w:rsidRDefault="00FB29D8">
      <w:pPr>
        <w:pStyle w:val="pxformnotes"/>
        <w:rPr>
          <w:sz w:val="24"/>
          <w:szCs w:val="24"/>
        </w:rPr>
      </w:pPr>
    </w:p>
    <w:p w14:paraId="308C2D33" w14:textId="77777777" w:rsidR="00FB29D8" w:rsidRPr="00A25529" w:rsidRDefault="00FB29D8">
      <w:pPr>
        <w:pStyle w:val="pxformnote"/>
        <w:spacing w:before="180"/>
      </w:pPr>
      <w:del w:id="5376" w:author="Cara Cardinale" w:date="2025-01-14T20:47:00Z">
        <w:r w:rsidRPr="00A25529" w:rsidDel="00CF1278">
          <w:delText>Drafter's Note</w:delText>
        </w:r>
      </w:del>
      <w:r w:rsidRPr="00A25529">
        <w:t xml:space="preserve"> </w:t>
      </w:r>
    </w:p>
    <w:p w14:paraId="0CAEB9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st.ref.id="I00C8NL"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260296F1" w14:textId="77777777" w:rsidR="00FB29D8" w:rsidRPr="00A25529" w:rsidRDefault="00FB29D8">
      <w:pPr>
        <w:pStyle w:val="pxformrr"/>
        <w:rPr>
          <w:sz w:val="24"/>
          <w:szCs w:val="24"/>
        </w:rPr>
      </w:pPr>
      <w:r w:rsidRPr="00A25529">
        <w:rPr>
          <w:rStyle w:val="pxvis"/>
          <w:rFonts w:cs="Arial"/>
          <w:bCs/>
          <w:sz w:val="50"/>
          <w:rPrChange w:id="5377" w:author="Cara Cardinale" w:date="2025-03-04T10:36:00Z">
            <w:rPr>
              <w:rStyle w:val="pxvis"/>
              <w:rFonts w:cs="Arial"/>
              <w:bCs/>
            </w:rPr>
          </w:rPrChange>
        </w:rPr>
        <w:t>Research References</w:t>
      </w:r>
    </w:p>
    <w:p w14:paraId="4C6559B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tk.ref.id="I00F1SH"</w:instrText>
      </w:r>
      <w:r w:rsidRPr="00A25529">
        <w:rPr>
          <w:rStyle w:val="pxtk"/>
        </w:rPr>
        <w:fldChar w:fldCharType="end"/>
      </w:r>
      <w:r w:rsidRPr="00A25529">
        <w:rPr>
          <w:rStyle w:val="pxtk"/>
        </w:rPr>
        <w:t>West's Key Number Digest, Corporations and Business Organizations &amp;key;3390</w:t>
      </w:r>
    </w:p>
    <w:p w14:paraId="67309EB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rc.ref.id="I00HUXD"</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4F45EAB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rc.ref.id="I006MDW"</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484B0BB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rc.ref.id="I009FIS"</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5378" w:author="Cara Cardinale" w:date="2025-01-25T21:25:00Z">
        <w:r w:rsidRPr="00A25529" w:rsidDel="00394E21">
          <w:rPr>
            <w:rStyle w:val="pxrc"/>
          </w:rPr>
          <w:delText>791</w:delText>
        </w:r>
      </w:del>
      <w:ins w:id="5379" w:author="Cara Cardinale" w:date="2025-01-25T21:25:00Z">
        <w:r w:rsidR="00394E21" w:rsidRPr="00A25529">
          <w:rPr>
            <w:rStyle w:val="pxrc"/>
          </w:rPr>
          <w:t>789</w:t>
        </w:r>
      </w:ins>
    </w:p>
    <w:p w14:paraId="020DF22F" w14:textId="77777777" w:rsidR="00FB29D8" w:rsidRPr="00A25529" w:rsidRDefault="00FB29D8">
      <w:pPr>
        <w:pStyle w:val="pxformrrp"/>
        <w:rPr>
          <w:ins w:id="5380" w:author="Cara Cardinale" w:date="2025-02-27T10:38: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rc.ref.id="I00C8NO"</w:instrText>
      </w:r>
      <w:r w:rsidRPr="00A25529">
        <w:rPr>
          <w:rStyle w:val="pxrc"/>
        </w:rPr>
        <w:fldChar w:fldCharType="end"/>
      </w:r>
      <w:r w:rsidRPr="00A25529">
        <w:rPr>
          <w:rStyle w:val="pxrc"/>
        </w:rPr>
        <w:t>Reasonableness of Corporate Officer's Compensation, 4 Am. Jur. Proof of Facts 2d 425</w:t>
      </w:r>
    </w:p>
    <w:p w14:paraId="6C10A21B" w14:textId="77777777" w:rsidR="00380938" w:rsidRPr="00A25529" w:rsidRDefault="00380938" w:rsidP="00380938">
      <w:pPr>
        <w:rPr>
          <w:ins w:id="5381" w:author="Cara Cardinale" w:date="2025-02-27T10:38:00Z"/>
        </w:rPr>
      </w:pPr>
    </w:p>
    <w:p w14:paraId="5527C605" w14:textId="77777777" w:rsidR="00E8706D" w:rsidRPr="00A25529" w:rsidRDefault="00E8706D" w:rsidP="00E8706D">
      <w:pPr>
        <w:pStyle w:val="pxs"/>
        <w:spacing w:before="180"/>
        <w:rPr>
          <w:ins w:id="5382" w:author="Cara Cardinale" w:date="2025-02-27T10:47:00Z"/>
          <w:rPrChange w:id="5383" w:author="Cara Cardinale" w:date="2025-03-04T10:36:00Z">
            <w:rPr>
              <w:ins w:id="5384" w:author="Cara Cardinale" w:date="2025-02-27T10:47:00Z"/>
              <w:sz w:val="27"/>
            </w:rPr>
          </w:rPrChange>
        </w:rPr>
      </w:pPr>
      <w:bookmarkStart w:id="5385" w:name="_Hlk191551053"/>
      <w:ins w:id="5386" w:author="Cara Cardinale" w:date="2025-02-27T10:47:00Z">
        <w:r w:rsidRPr="00A25529">
          <w:rPr>
            <w:rPrChange w:id="5387" w:author="Cara Cardinale" w:date="2025-03-04T10:36:00Z">
              <w:rPr>
                <w:sz w:val="27"/>
              </w:rPr>
            </w:rPrChange>
          </w:rPr>
          <w:t>30:149.</w:t>
        </w:r>
      </w:ins>
      <w:ins w:id="5388" w:author="Cara Cardinale" w:date="2025-03-02T18:00:00Z">
        <w:r w:rsidR="00473EFE" w:rsidRPr="00A25529">
          <w:t>50.</w:t>
        </w:r>
      </w:ins>
      <w:ins w:id="5389" w:author="Cara Cardinale" w:date="2025-02-27T10:47:00Z">
        <w:r w:rsidRPr="00A25529">
          <w:rPr>
            <w:rPrChange w:id="5390" w:author="Cara Cardinale" w:date="2025-03-04T10:36:00Z">
              <w:rPr>
                <w:sz w:val="27"/>
              </w:rPr>
            </w:rPrChange>
          </w:rPr>
          <w:t xml:space="preserve"> Resolution </w:t>
        </w:r>
      </w:ins>
      <w:ins w:id="5391" w:author="Cara Cardinale" w:date="2025-02-27T12:16:00Z">
        <w:r w:rsidR="00DD1C90" w:rsidRPr="00A25529">
          <w:rPr>
            <w:rPrChange w:id="5392" w:author="Cara Cardinale" w:date="2025-03-04T10:36:00Z">
              <w:rPr>
                <w:sz w:val="27"/>
              </w:rPr>
            </w:rPrChange>
          </w:rPr>
          <w:t>authorizing compensation</w:t>
        </w:r>
      </w:ins>
      <w:ins w:id="5393" w:author="Cara Cardinale" w:date="2025-02-27T10:47:00Z">
        <w:r w:rsidRPr="00A25529">
          <w:rPr>
            <w:rPrChange w:id="5394" w:author="Cara Cardinale" w:date="2025-03-04T10:36:00Z">
              <w:rPr>
                <w:sz w:val="27"/>
              </w:rPr>
            </w:rPrChange>
          </w:rPr>
          <w:t xml:space="preserve"> of officers</w:t>
        </w:r>
      </w:ins>
    </w:p>
    <w:bookmarkEnd w:id="5385"/>
    <w:p w14:paraId="71E4810F" w14:textId="77777777" w:rsidR="00E8706D" w:rsidRPr="00A25529" w:rsidRDefault="00E8706D" w:rsidP="00380938">
      <w:pPr>
        <w:rPr>
          <w:ins w:id="5395" w:author="Cara Cardinale" w:date="2025-02-27T10:47:00Z"/>
          <w:rFonts w:ascii="Times New Roman" w:hAnsi="Times New Roman"/>
        </w:rPr>
      </w:pPr>
    </w:p>
    <w:p w14:paraId="66381515" w14:textId="77777777" w:rsidR="00380938" w:rsidRPr="00A25529" w:rsidRDefault="00380938" w:rsidP="00E8706D">
      <w:pPr>
        <w:ind w:firstLine="720"/>
        <w:rPr>
          <w:ins w:id="5396" w:author="Cara Cardinale" w:date="2025-02-27T10:38:00Z"/>
          <w:rFonts w:ascii="Times New Roman" w:hAnsi="Times New Roman"/>
        </w:rPr>
      </w:pPr>
      <w:ins w:id="5397" w:author="Cara Cardinale" w:date="2025-02-27T10:38:00Z">
        <w:r w:rsidRPr="00A25529">
          <w:rPr>
            <w:rFonts w:ascii="Times New Roman" w:hAnsi="Times New Roman"/>
          </w:rPr>
          <w:t>WHEREAS some of the offices held by officers of &lt;finstr&gt;[name of corporation]&lt;/finstr&gt; require substantial time commitment, on the order of hundreds of hours per year,</w:t>
        </w:r>
      </w:ins>
    </w:p>
    <w:p w14:paraId="108DB18E" w14:textId="77777777" w:rsidR="00DD1C90" w:rsidRPr="00A25529" w:rsidRDefault="00380938" w:rsidP="00DD1C90">
      <w:pPr>
        <w:pStyle w:val="pxformp"/>
        <w:ind w:firstLine="720"/>
        <w:rPr>
          <w:ins w:id="5398" w:author="Cara Cardinale" w:date="2025-02-27T12:11:00Z"/>
          <w:rFonts w:ascii="Times New Roman" w:hAnsi="Times New Roman"/>
        </w:rPr>
      </w:pPr>
      <w:ins w:id="5399" w:author="Cara Cardinale" w:date="2025-02-27T10:38:00Z">
        <w:r w:rsidRPr="00A25529">
          <w:rPr>
            <w:rFonts w:ascii="Times New Roman" w:hAnsi="Times New Roman"/>
          </w:rPr>
          <w:t xml:space="preserve">WHEREAS the ongoing and timely performance of these officers is critical to the continued existence of &lt;finstr&gt;[name of corporation]&lt;/finstr&gt;, </w:t>
        </w:r>
      </w:ins>
    </w:p>
    <w:p w14:paraId="26E14FC8" w14:textId="77777777" w:rsidR="00380938" w:rsidRPr="00A25529" w:rsidRDefault="00DD1C90" w:rsidP="00DD1C90">
      <w:pPr>
        <w:pStyle w:val="pxformp"/>
        <w:ind w:firstLine="720"/>
        <w:rPr>
          <w:ins w:id="5400" w:author="Cara Cardinale" w:date="2025-02-27T10:38:00Z"/>
          <w:rPrChange w:id="5401" w:author="Cara Cardinale" w:date="2025-03-04T10:36:00Z">
            <w:rPr>
              <w:ins w:id="5402" w:author="Cara Cardinale" w:date="2025-02-27T10:38:00Z"/>
              <w:rFonts w:ascii="Times New Roman" w:hAnsi="Times New Roman"/>
            </w:rPr>
          </w:rPrChange>
        </w:rPr>
      </w:pPr>
      <w:ins w:id="5403" w:author="Cara Cardinale" w:date="2025-02-27T12:11:00Z">
        <w:r w:rsidRPr="00A25529">
          <w:t>NOW THEREFORE, it is hereby</w:t>
        </w:r>
      </w:ins>
    </w:p>
    <w:p w14:paraId="2CBE722A" w14:textId="77777777" w:rsidR="00380938" w:rsidRPr="00A25529" w:rsidRDefault="00380938" w:rsidP="00DD1C90">
      <w:pPr>
        <w:ind w:firstLine="720"/>
        <w:rPr>
          <w:ins w:id="5404" w:author="Cara Cardinale" w:date="2025-02-27T10:38:00Z"/>
          <w:rFonts w:ascii="Times New Roman" w:hAnsi="Times New Roman"/>
        </w:rPr>
      </w:pPr>
      <w:ins w:id="5405" w:author="Cara Cardinale" w:date="2025-02-27T10:38:00Z">
        <w:r w:rsidRPr="00A25529">
          <w:rPr>
            <w:rFonts w:ascii="Times New Roman" w:hAnsi="Times New Roman"/>
          </w:rPr>
          <w:t>RESOLVED, that effective &lt;finstr&gt;[specification of effective date]&lt;/finstr&gt;, the following officers of the corporation will receive compensation, paid &lt;finstr&gt;[specification of time period]&lt;/finstr&gt;: &lt;finstr&gt;[list of titles of offices and dollar amounts of compensation]&lt;/finstr&gt;</w:t>
        </w:r>
      </w:ins>
    </w:p>
    <w:p w14:paraId="212E8C2D" w14:textId="77777777" w:rsidR="00DD1C90" w:rsidRPr="00A25529" w:rsidRDefault="00DD1C90" w:rsidP="00DD1C90">
      <w:pPr>
        <w:pStyle w:val="pxformnotes"/>
        <w:jc w:val="center"/>
        <w:rPr>
          <w:ins w:id="5406" w:author="Cara Cardinale" w:date="2025-02-27T12:17:00Z"/>
          <w:sz w:val="24"/>
          <w:szCs w:val="24"/>
        </w:rPr>
      </w:pPr>
      <w:ins w:id="5407" w:author="Cara Cardinale" w:date="2025-02-27T12:17:00Z">
        <w:r w:rsidRPr="00A25529">
          <w:rPr>
            <w:rStyle w:val="pxvis"/>
            <w:rFonts w:cs="Arial"/>
            <w:bCs/>
            <w:sz w:val="50"/>
            <w:rPrChange w:id="5408" w:author="Cara Cardinale" w:date="2025-03-04T10:36:00Z">
              <w:rPr>
                <w:rStyle w:val="pxvis"/>
                <w:rFonts w:cs="Arial"/>
                <w:bCs/>
              </w:rPr>
            </w:rPrChange>
          </w:rPr>
          <w:t>Notes to Form</w:t>
        </w:r>
      </w:ins>
    </w:p>
    <w:p w14:paraId="11C468CD" w14:textId="77777777" w:rsidR="00DD1C90" w:rsidRPr="00A25529" w:rsidRDefault="00DD1C90" w:rsidP="00DD1C90">
      <w:pPr>
        <w:pStyle w:val="pxformnotes"/>
        <w:rPr>
          <w:ins w:id="5409" w:author="Cara Cardinale" w:date="2025-02-27T12:17:00Z"/>
          <w:sz w:val="24"/>
          <w:szCs w:val="24"/>
        </w:rPr>
      </w:pPr>
    </w:p>
    <w:p w14:paraId="36F53AC5" w14:textId="77777777" w:rsidR="00DD1C90" w:rsidRPr="00A25529" w:rsidRDefault="00DD1C90" w:rsidP="00DD1C90">
      <w:pPr>
        <w:pStyle w:val="pxformnote"/>
        <w:spacing w:before="180"/>
        <w:rPr>
          <w:ins w:id="5410" w:author="Cara Cardinale" w:date="2025-02-27T18:48:00Z"/>
        </w:rPr>
      </w:pPr>
      <w:ins w:id="5411" w:author="Cara Cardinale" w:date="2025-02-27T12:17:00Z">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st.ref.id="I00C8NL"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ins>
    </w:p>
    <w:p w14:paraId="78DC572D" w14:textId="77777777" w:rsidR="00FE4700" w:rsidRPr="00A25529" w:rsidRDefault="00FE4700" w:rsidP="00FE4700">
      <w:pPr>
        <w:rPr>
          <w:ins w:id="5412" w:author="Cara Cardinale" w:date="2025-02-27T12:17:00Z"/>
        </w:rPr>
        <w:pPrChange w:id="5413" w:author="Cara Cardinale" w:date="2025-02-27T18:48:00Z">
          <w:pPr>
            <w:pStyle w:val="pxformp"/>
          </w:pPr>
        </w:pPrChange>
      </w:pPr>
    </w:p>
    <w:p w14:paraId="380961B8" w14:textId="77777777" w:rsidR="00DD1C90" w:rsidRPr="00A25529" w:rsidRDefault="00DD1C90" w:rsidP="00DD1C90">
      <w:pPr>
        <w:pStyle w:val="pxformrr"/>
        <w:rPr>
          <w:ins w:id="5414" w:author="Cara Cardinale" w:date="2025-02-27T12:17:00Z"/>
          <w:sz w:val="24"/>
          <w:szCs w:val="24"/>
        </w:rPr>
      </w:pPr>
      <w:ins w:id="5415" w:author="Cara Cardinale" w:date="2025-02-27T12:17:00Z">
        <w:r w:rsidRPr="00A25529">
          <w:rPr>
            <w:rStyle w:val="pxvis"/>
            <w:rFonts w:cs="Arial"/>
            <w:bCs/>
            <w:sz w:val="50"/>
            <w:rPrChange w:id="5416" w:author="Cara Cardinale" w:date="2025-03-04T10:36:00Z">
              <w:rPr>
                <w:rStyle w:val="pxvis"/>
                <w:rFonts w:cs="Arial"/>
                <w:bCs/>
              </w:rPr>
            </w:rPrChange>
          </w:rPr>
          <w:t>Research References</w:t>
        </w:r>
      </w:ins>
    </w:p>
    <w:p w14:paraId="5AF699CC" w14:textId="77777777" w:rsidR="00DD1C90" w:rsidRPr="00A25529" w:rsidRDefault="00DD1C90" w:rsidP="00DD1C90">
      <w:pPr>
        <w:pStyle w:val="pxformrrp"/>
        <w:rPr>
          <w:ins w:id="5417" w:author="Cara Cardinale" w:date="2025-02-27T12:17:00Z"/>
        </w:rPr>
      </w:pPr>
      <w:ins w:id="5418" w:author="Cara Cardinale" w:date="2025-02-27T12:17: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tk.ref.id="I00F1SH"</w:instrText>
        </w:r>
        <w:r w:rsidRPr="00A25529">
          <w:rPr>
            <w:rStyle w:val="pxtk"/>
          </w:rPr>
          <w:fldChar w:fldCharType="end"/>
        </w:r>
        <w:r w:rsidRPr="00A25529">
          <w:rPr>
            <w:rStyle w:val="pxtk"/>
          </w:rPr>
          <w:t>West's Key Number Digest, Corporations and Business Organizations &amp;key;3390</w:t>
        </w:r>
      </w:ins>
    </w:p>
    <w:p w14:paraId="41770BAA" w14:textId="77777777" w:rsidR="00DD1C90" w:rsidRPr="00A25529" w:rsidRDefault="00DD1C90" w:rsidP="00DD1C90">
      <w:pPr>
        <w:pStyle w:val="pxformrrp"/>
        <w:rPr>
          <w:ins w:id="5419" w:author="Cara Cardinale" w:date="2025-02-27T12:17:00Z"/>
        </w:rPr>
      </w:pPr>
      <w:ins w:id="5420" w:author="Cara Cardinale" w:date="2025-02-27T12:17:00Z">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rc.ref.id="I009FIS"</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789</w:t>
        </w:r>
      </w:ins>
    </w:p>
    <w:p w14:paraId="0F074975" w14:textId="77777777" w:rsidR="00DD1C90" w:rsidRPr="00A25529" w:rsidRDefault="00DD1C90" w:rsidP="00DD1C90">
      <w:pPr>
        <w:pStyle w:val="pxformrrp"/>
        <w:rPr>
          <w:ins w:id="5421" w:author="Cara Cardinale" w:date="2025-02-27T12:17:00Z"/>
          <w:rStyle w:val="pxrc"/>
        </w:rPr>
      </w:pPr>
      <w:ins w:id="5422" w:author="Cara Cardinale" w:date="2025-02-27T12:17:00Z">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rc.ref.id="I00C8NO"</w:instrText>
        </w:r>
        <w:r w:rsidRPr="00A25529">
          <w:rPr>
            <w:rStyle w:val="pxrc"/>
          </w:rPr>
          <w:fldChar w:fldCharType="end"/>
        </w:r>
        <w:r w:rsidRPr="00A25529">
          <w:rPr>
            <w:rStyle w:val="pxrc"/>
          </w:rPr>
          <w:t>Reasonableness of Corporate Officer's Compensation, 4 Am. Jur. Proof of Facts 2d 425</w:t>
        </w:r>
      </w:ins>
    </w:p>
    <w:p w14:paraId="2599D909" w14:textId="77777777" w:rsidR="00DD1C90" w:rsidRPr="00A25529" w:rsidRDefault="00DD1C90" w:rsidP="00DD1C90">
      <w:pPr>
        <w:rPr>
          <w:ins w:id="5423" w:author="Cara Cardinale" w:date="2025-02-27T12:17:00Z"/>
        </w:rPr>
      </w:pPr>
    </w:p>
    <w:p w14:paraId="1A27E558" w14:textId="77777777" w:rsidR="00380938" w:rsidRPr="00A25529" w:rsidRDefault="00380938" w:rsidP="00380938">
      <w:pPr>
        <w:pPrChange w:id="5424" w:author="Cara Cardinale" w:date="2025-02-27T10:38:00Z">
          <w:pPr>
            <w:pStyle w:val="pxformrrp"/>
          </w:pPr>
        </w:pPrChange>
      </w:pPr>
    </w:p>
    <w:p w14:paraId="079627DB" w14:textId="77777777" w:rsidR="00FB29D8" w:rsidRPr="00A25529" w:rsidRDefault="00FB29D8">
      <w:pPr>
        <w:pStyle w:val="pxs"/>
        <w:spacing w:before="180"/>
        <w:rPr>
          <w:rPrChange w:id="5425" w:author="Cara Cardinale" w:date="2025-03-04T10:36:00Z">
            <w:rPr>
              <w:sz w:val="27"/>
            </w:rPr>
          </w:rPrChange>
        </w:rPr>
      </w:pPr>
      <w:r w:rsidRPr="00A25529">
        <w:rPr>
          <w:rPrChange w:id="5426" w:author="Cara Cardinale" w:date="2025-03-04T10:36:00Z">
            <w:rPr>
              <w:sz w:val="27"/>
            </w:rPr>
          </w:rPrChange>
        </w:rPr>
        <w:t>30:150. Minutes of annual members' meeting; election of directors</w:t>
      </w:r>
    </w:p>
    <w:p w14:paraId="2683A998" w14:textId="77777777" w:rsidR="00FB29D8" w:rsidRPr="00A25529" w:rsidRDefault="00FB29D8">
      <w:pPr>
        <w:pStyle w:val="pxov"/>
        <w:rPr>
          <w:vanish/>
        </w:rPr>
      </w:pPr>
      <w:r w:rsidRPr="00A25529">
        <w:rPr>
          <w:vanish/>
        </w:rPr>
        <w:t>FMS</w:t>
      </w:r>
    </w:p>
    <w:p w14:paraId="240DE611" w14:textId="77777777" w:rsidR="00FB29D8" w:rsidRPr="00A25529" w:rsidRDefault="00FB29D8">
      <w:pPr>
        <w:pStyle w:val="pxov"/>
        <w:rPr>
          <w:vanish/>
        </w:rPr>
      </w:pPr>
      <w:r w:rsidRPr="00A25529">
        <w:rPr>
          <w:vanish/>
        </w:rPr>
        <w:t>NFP</w:t>
      </w:r>
    </w:p>
    <w:p w14:paraId="443FD658" w14:textId="77777777" w:rsidR="00FB29D8" w:rsidRPr="00A25529" w:rsidRDefault="00FB29D8">
      <w:pPr>
        <w:pStyle w:val="pxov"/>
        <w:rPr>
          <w:vanish/>
        </w:rPr>
      </w:pPr>
      <w:r w:rsidRPr="00A25529">
        <w:rPr>
          <w:vanish/>
        </w:rPr>
        <w:t>COL</w:t>
      </w:r>
    </w:p>
    <w:p w14:paraId="600EC256" w14:textId="77777777" w:rsidR="00FB29D8" w:rsidRPr="00A25529" w:rsidRDefault="00FB29D8">
      <w:pPr>
        <w:pStyle w:val="pxov"/>
        <w:rPr>
          <w:vanish/>
        </w:rPr>
      </w:pPr>
      <w:r w:rsidRPr="00A25529">
        <w:rPr>
          <w:vanish/>
        </w:rPr>
        <w:t>FCV</w:t>
      </w:r>
    </w:p>
    <w:p w14:paraId="31424B50" w14:textId="77777777" w:rsidR="00FB29D8" w:rsidRPr="00A25529" w:rsidRDefault="00FB29D8">
      <w:pPr>
        <w:pStyle w:val="pxov"/>
        <w:rPr>
          <w:vanish/>
        </w:rPr>
      </w:pPr>
      <w:r w:rsidRPr="00A25529">
        <w:rPr>
          <w:vanish/>
        </w:rPr>
        <w:t>FTR</w:t>
      </w:r>
    </w:p>
    <w:p w14:paraId="57500F62" w14:textId="77777777" w:rsidR="00FB29D8" w:rsidRPr="00A25529" w:rsidRDefault="00FB29D8">
      <w:pPr>
        <w:pStyle w:val="pxov"/>
        <w:rPr>
          <w:vanish/>
        </w:rPr>
      </w:pPr>
      <w:r w:rsidRPr="00A25529">
        <w:rPr>
          <w:vanish/>
        </w:rPr>
        <w:t>EBL</w:t>
      </w:r>
    </w:p>
    <w:p w14:paraId="356AFBD8" w14:textId="77777777" w:rsidR="00FB29D8" w:rsidRPr="00A25529" w:rsidRDefault="00FB29D8">
      <w:pPr>
        <w:pStyle w:val="pxov"/>
        <w:rPr>
          <w:vanish/>
        </w:rPr>
      </w:pPr>
      <w:r w:rsidRPr="00A25529">
        <w:rPr>
          <w:vanish/>
        </w:rPr>
        <w:t>TEM</w:t>
      </w:r>
    </w:p>
    <w:p w14:paraId="644C4DC1" w14:textId="77777777" w:rsidR="00FB29D8" w:rsidRPr="00A25529" w:rsidRDefault="00FB29D8">
      <w:pPr>
        <w:pStyle w:val="pxov"/>
        <w:rPr>
          <w:vanish/>
        </w:rPr>
      </w:pPr>
      <w:r w:rsidRPr="00A25529">
        <w:rPr>
          <w:vanish/>
        </w:rPr>
        <w:t>MTD</w:t>
      </w:r>
    </w:p>
    <w:p w14:paraId="5E4FDF78"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form.fid="Id55f70201b6411e684899cfd92da4eb0"</w:instrText>
      </w:r>
      <w:r w:rsidRPr="00A25529">
        <w:fldChar w:fldCharType="end"/>
      </w:r>
      <w:r w:rsidRPr="00A25529">
        <w:t xml:space="preserve">MINUTES OF ANNUAL MEMBERSHIP MEETINGOF </w:t>
      </w:r>
      <w:r w:rsidRPr="00A25529">
        <w:rPr>
          <w:rStyle w:val="pxfinstr"/>
          <w:i/>
          <w:iCs/>
        </w:rPr>
        <w:t>[NAME OF CLUB]</w:t>
      </w:r>
      <w:r w:rsidRPr="00A25529">
        <w:t xml:space="preserve"> </w:t>
      </w:r>
    </w:p>
    <w:p w14:paraId="393CF0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annual meeting of the members of </w:t>
      </w:r>
      <w:r w:rsidRPr="00A25529">
        <w:rPr>
          <w:rStyle w:val="pxfinstr"/>
          <w:i/>
          <w:iCs/>
        </w:rPr>
        <w:t>[name of corporation]</w:t>
      </w:r>
      <w:r w:rsidRPr="00A25529">
        <w:t xml:space="preserve">, a New York not-for-profit corporation, was held at </w:t>
      </w:r>
      <w:r w:rsidRPr="00A25529">
        <w:rPr>
          <w:rStyle w:val="pxfinstr"/>
          <w:i/>
          <w:iCs/>
        </w:rPr>
        <w:t>[address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New York, on </w:t>
      </w:r>
      <w:r w:rsidRPr="00A25529">
        <w:rPr>
          <w:rStyle w:val="pxfinstr"/>
          <w:i/>
          <w:iCs/>
        </w:rPr>
        <w:t>[date of annual meeting]</w:t>
      </w:r>
      <w:r w:rsidRPr="00A25529">
        <w:t xml:space="preserve">, at </w:t>
      </w:r>
      <w:r w:rsidRPr="00A25529">
        <w:rPr>
          <w:rStyle w:val="pxfinstr"/>
          <w:i/>
          <w:iCs/>
        </w:rPr>
        <w:t>[time of annual meeting]</w:t>
      </w:r>
      <w:r w:rsidRPr="00A25529">
        <w:t>, for the purpose of electing a board of directors to serve for the ensuing year, considering reports of the affairs of the club, and transacting such other business as might come before the meeting.</w:t>
      </w:r>
    </w:p>
    <w:p w14:paraId="71D722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[The members entitled to vote who were present were as follows: [names of members]/There were present [number of members] members entitled to vote]</w:t>
      </w:r>
      <w:r w:rsidRPr="00A25529">
        <w:t>.</w:t>
      </w:r>
    </w:p>
    <w:p w14:paraId="65668E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total number of members entitled to vote being </w:t>
      </w:r>
      <w:r w:rsidRPr="00A25529">
        <w:rPr>
          <w:rStyle w:val="pxfinstr"/>
          <w:i/>
          <w:iCs/>
        </w:rPr>
        <w:t>[total number of members]</w:t>
      </w:r>
      <w:r w:rsidRPr="00A25529">
        <w:t>, it was announced that a quorum was present for the transaction of business.</w:t>
      </w:r>
    </w:p>
    <w:p w14:paraId="2A707E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President, </w:t>
      </w:r>
      <w:r w:rsidRPr="00A25529">
        <w:rPr>
          <w:rStyle w:val="pxfinstr"/>
          <w:i/>
          <w:iCs/>
        </w:rPr>
        <w:t>[name of president]</w:t>
      </w:r>
      <w:r w:rsidRPr="00A25529">
        <w:t xml:space="preserve">, called the meeting to order and presided during its deliberations, and </w:t>
      </w:r>
      <w:r w:rsidRPr="00A25529">
        <w:rPr>
          <w:rStyle w:val="pxfinstr"/>
          <w:i/>
          <w:iCs/>
        </w:rPr>
        <w:t>[name of secretary]</w:t>
      </w:r>
      <w:r w:rsidRPr="00A25529">
        <w:t xml:space="preserve"> acted as secretary of the meeting.</w:t>
      </w:r>
    </w:p>
    <w:p w14:paraId="38A61A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secretary certified that the meeting had been duly called, in accordance with the terms of the bylaws of the club, under and by means of a notice, duly mailed in writing to the members of the club, in the manner provided for by the bylaws. A copy of the notice immediately precedes the minutes of this meeting in the book of minutes of this club.</w:t>
      </w:r>
    </w:p>
    <w:p w14:paraId="574184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[No objection being made, reading of the minutes of the last meeting of the members was dispensed with and, on motion duly made, seconded, and carried, the same were unanimously approved without reading/The secretary, on request, read the minutes of the annual meeting of the members of the company, held on [date of annual meeting], and they were on motion duly made, seconded, passed, and approved as read]</w:t>
      </w:r>
      <w:r w:rsidRPr="00A25529">
        <w:t>.</w:t>
      </w:r>
    </w:p>
    <w:p w14:paraId="0793EC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secretary of the meeting then read the annual report of the </w:t>
      </w:r>
      <w:r w:rsidRPr="00A25529">
        <w:rPr>
          <w:rStyle w:val="pxfinstr"/>
          <w:i/>
          <w:iCs/>
        </w:rPr>
        <w:t>[board of directors/President]</w:t>
      </w:r>
      <w:r w:rsidRPr="00A25529">
        <w:t xml:space="preserve"> of the club, together with the statement of income or profit and loss and the balance sheet of the club for the year ending </w:t>
      </w:r>
      <w:r w:rsidRPr="00A25529">
        <w:rPr>
          <w:rStyle w:val="pxfinstr"/>
          <w:i/>
          <w:iCs/>
        </w:rPr>
        <w:t>[identification of year]</w:t>
      </w:r>
      <w:r w:rsidRPr="00A25529">
        <w:t xml:space="preserve">, which are attached. After due discussion, it was moved, seconded, and unanimously carried that the annual report of the </w:t>
      </w:r>
      <w:r w:rsidRPr="00A25529">
        <w:rPr>
          <w:rStyle w:val="pxfinstr"/>
          <w:i/>
          <w:iCs/>
        </w:rPr>
        <w:t>[board of directors/President]</w:t>
      </w:r>
      <w:r w:rsidRPr="00A25529">
        <w:t xml:space="preserve"> be accepted and filed, and the statement of income or profit and loss and balance sheets, as submitted with such report, on motion duly made, seconded, and carried, were unanimously accepted. They are attached, following these minutes.</w:t>
      </w:r>
    </w:p>
    <w:p w14:paraId="50E2FE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President stated that the next business before the meeting was the election of a board of directors to serve for the ensuing year and called attention to the possibility of electing the directors by cumulative voting.</w:t>
      </w:r>
    </w:p>
    <w:p w14:paraId="2F589D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[OPTIONAL: The following were then nominated for the office of directors: [names of nominees]. There being no further nominations, nominations were closed. On motion duly made, seconded, and unanimously carried, the secretary was instructed to cast the ballots of all present and represented, in favor of the above candidates, allotting an equal number of the votes cast to each of them. The votes having been so cast, the following persons were declared to be the duly elected directors of the club for the ensuing year, or until the election and qualification of their successors: [names of elected directors].]</w:t>
      </w:r>
    </w:p>
    <w:p w14:paraId="75B09D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[Description of proceedings concerning transaction of other business that came before meeting]</w:t>
      </w:r>
      <w:r w:rsidRPr="00A25529">
        <w:t>.</w:t>
      </w:r>
    </w:p>
    <w:p w14:paraId="13A5FE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There being no further business to transact, the meeting was adjourned.</w:t>
      </w:r>
    </w:p>
    <w:p w14:paraId="6214259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39F1E7C5"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10553DF8"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1371EEC"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2AAA16A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5A34EDF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B9A3E5A"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2756D4D2"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92F32C3"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32BB3EB4"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54614D64" w14:textId="77777777" w:rsidR="00FB29D8" w:rsidRPr="00A25529" w:rsidRDefault="00FB29D8">
      <w:pPr>
        <w:pStyle w:val="pxformattachfvs"/>
      </w:pPr>
      <w:r w:rsidRPr="00A25529">
        <w:rPr>
          <w:color w:val="FF0000"/>
          <w:vertAlign w:val="superscript"/>
        </w:rPr>
        <w:t>►</w:t>
      </w:r>
      <w:r w:rsidRPr="00A25529">
        <w:fldChar w:fldCharType="begin"/>
      </w:r>
      <w:r w:rsidRPr="00A25529">
        <w:instrText>fvs.amt="1"</w:instrText>
      </w:r>
      <w:r w:rsidRPr="00A25529">
        <w:fldChar w:fldCharType="end"/>
      </w:r>
    </w:p>
    <w:p w14:paraId="33E2D28A"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[OPTIONAL: The following members or persons entitled to vote waive any deficiency of notice, consent to the holding of the meeting, approve the above minutes, and ratify and affirm all actions taken at the meeting: [names of members or persons entitled to vote].]</w:t>
      </w:r>
    </w:p>
    <w:p w14:paraId="1FB3D07A" w14:textId="77777777" w:rsidR="00FB29D8" w:rsidRPr="00A25529" w:rsidRDefault="00FB29D8">
      <w:pPr>
        <w:pStyle w:val="pxformnotes"/>
        <w:jc w:val="center"/>
        <w:rPr>
          <w:sz w:val="24"/>
          <w:szCs w:val="24"/>
        </w:rPr>
      </w:pPr>
      <w:r w:rsidRPr="00A25529">
        <w:rPr>
          <w:rStyle w:val="pxvis"/>
          <w:rFonts w:cs="Arial"/>
          <w:bCs/>
          <w:sz w:val="50"/>
          <w:rPrChange w:id="5427" w:author="Cara Cardinale" w:date="2025-03-04T10:36:00Z">
            <w:rPr>
              <w:rStyle w:val="pxvis"/>
              <w:rFonts w:cs="Arial"/>
              <w:bCs/>
            </w:rPr>
          </w:rPrChange>
        </w:rPr>
        <w:t>Notes to Form</w:t>
      </w:r>
    </w:p>
    <w:p w14:paraId="505191B7" w14:textId="77777777" w:rsidR="00FB29D8" w:rsidRPr="00A25529" w:rsidRDefault="00FB29D8">
      <w:pPr>
        <w:pStyle w:val="pxformnotes"/>
        <w:rPr>
          <w:sz w:val="24"/>
          <w:szCs w:val="24"/>
        </w:rPr>
      </w:pPr>
    </w:p>
    <w:p w14:paraId="644FF890" w14:textId="77777777" w:rsidR="00FB29D8" w:rsidRPr="00A25529" w:rsidRDefault="00FB29D8">
      <w:pPr>
        <w:pStyle w:val="pxformnote"/>
        <w:spacing w:before="180"/>
      </w:pPr>
      <w:del w:id="5428" w:author="Cara Cardinale" w:date="2025-01-14T20:47:00Z">
        <w:r w:rsidRPr="00A25529" w:rsidDel="00CF1278">
          <w:delText>Drafter's Note</w:delText>
        </w:r>
      </w:del>
      <w:r w:rsidRPr="00A25529">
        <w:t xml:space="preserve"> </w:t>
      </w:r>
    </w:p>
    <w:p w14:paraId="6AFF99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first optional clause is applicable if a slate of candidates is elected without opposition.</w:t>
      </w:r>
    </w:p>
    <w:p w14:paraId="6AAD16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second optional clause can be inserted in the minutes of small incorporated clubs or associations.</w:t>
      </w:r>
    </w:p>
    <w:p w14:paraId="0D48FA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st.ref.id="I006MDY"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43BDB6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At each election for directors, each member may, if provided in the certificate of incorporation or bylaws, cumulate his or her votes and give one candidate a number of votes equal to the number of directors to be elected multiplied by the number of votes to which the member is entitled, or he or she may distribute the votes on the same principle among as many candidates as he or she sees fit. See </w:t>
      </w:r>
      <w:r w:rsidRPr="00A25529">
        <w:rPr>
          <w:rStyle w:val="pxst"/>
          <w:color w:val="FF0000"/>
          <w:vertAlign w:val="superscript"/>
        </w:rPr>
        <w:t>►</w:t>
      </w:r>
      <w:r w:rsidRPr="00A25529">
        <w:rPr>
          <w:rStyle w:val="pxst"/>
        </w:rPr>
        <w:fldChar w:fldCharType="begin"/>
      </w:r>
      <w:r w:rsidRPr="00A25529">
        <w:rPr>
          <w:rStyle w:val="pxst"/>
        </w:rPr>
        <w:instrText>st.ref.id="I05SRNK"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w:t>
      </w:r>
    </w:p>
    <w:p w14:paraId="60092542" w14:textId="77777777" w:rsidR="00FB29D8" w:rsidRPr="00A25529" w:rsidRDefault="00FB29D8">
      <w:pPr>
        <w:pStyle w:val="pxformrr"/>
        <w:rPr>
          <w:sz w:val="24"/>
          <w:szCs w:val="24"/>
        </w:rPr>
      </w:pPr>
      <w:r w:rsidRPr="00A25529">
        <w:rPr>
          <w:rStyle w:val="pxvis"/>
          <w:rFonts w:cs="Arial"/>
          <w:bCs/>
          <w:sz w:val="50"/>
          <w:rPrChange w:id="5429" w:author="Cara Cardinale" w:date="2025-03-04T10:36:00Z">
            <w:rPr>
              <w:rStyle w:val="pxvis"/>
              <w:rFonts w:cs="Arial"/>
              <w:bCs/>
            </w:rPr>
          </w:rPrChange>
        </w:rPr>
        <w:t>Research References</w:t>
      </w:r>
    </w:p>
    <w:p w14:paraId="59E7464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tk.ref.id="I05OJY8"</w:instrText>
      </w:r>
      <w:r w:rsidRPr="00A25529">
        <w:rPr>
          <w:rStyle w:val="pxtk"/>
        </w:rPr>
        <w:fldChar w:fldCharType="end"/>
      </w:r>
      <w:r w:rsidRPr="00A25529">
        <w:rPr>
          <w:rStyle w:val="pxtk"/>
        </w:rPr>
        <w:t>West's Key Number Digest, Corporations and Business Organizations &amp;key;3409</w:t>
      </w:r>
    </w:p>
    <w:p w14:paraId="187F911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tk.ref.id="I05KC8W"</w:instrText>
      </w:r>
      <w:r w:rsidRPr="00A25529">
        <w:rPr>
          <w:rStyle w:val="pxtk"/>
        </w:rPr>
        <w:fldChar w:fldCharType="end"/>
      </w:r>
      <w:r w:rsidRPr="00A25529">
        <w:rPr>
          <w:rStyle w:val="pxtk"/>
        </w:rPr>
        <w:t>West's Key Number Digest, Corporations and Business Organizations &amp;key;3412</w:t>
      </w:r>
    </w:p>
    <w:p w14:paraId="70EF13B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rc.ref.id="I05G4JK"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430"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5431" w:author="Cara Cardinale" w:date="2025-01-25T10:39:00Z">
        <w:r w:rsidR="006B5827" w:rsidRPr="00A25529">
          <w:rPr>
            <w:rStyle w:val="pxvis"/>
            <w:rFonts w:ascii="Times NewRoman" w:hAnsi="Times NewRoman"/>
            <w:b w:val="0"/>
            <w:sz w:val="24"/>
          </w:rPr>
          <w:t>§908</w:t>
        </w:r>
      </w:ins>
      <w:r w:rsidRPr="00A25529">
        <w:rPr>
          <w:rStyle w:val="pxrc"/>
        </w:rPr>
        <w:t>, 91</w:t>
      </w:r>
      <w:ins w:id="5432" w:author="Cara Cardinale" w:date="2025-01-27T11:33:00Z">
        <w:r w:rsidR="00D93798" w:rsidRPr="00A25529">
          <w:rPr>
            <w:rStyle w:val="pxrc"/>
          </w:rPr>
          <w:t>7</w:t>
        </w:r>
      </w:ins>
      <w:del w:id="5433" w:author="Cara Cardinale" w:date="2025-01-27T11:33:00Z">
        <w:r w:rsidRPr="00A25529" w:rsidDel="00D93798">
          <w:rPr>
            <w:rStyle w:val="pxrc"/>
          </w:rPr>
          <w:delText>9</w:delText>
        </w:r>
      </w:del>
    </w:p>
    <w:p w14:paraId="1ED57D27" w14:textId="77777777" w:rsidR="00FB29D8" w:rsidRPr="00A25529" w:rsidRDefault="00FB29D8">
      <w:pPr>
        <w:pStyle w:val="pxs"/>
        <w:spacing w:before="180"/>
        <w:rPr>
          <w:rPrChange w:id="5434" w:author="Cara Cardinale" w:date="2025-03-04T10:36:00Z">
            <w:rPr>
              <w:sz w:val="27"/>
            </w:rPr>
          </w:rPrChange>
        </w:rPr>
      </w:pPr>
      <w:r w:rsidRPr="00A25529">
        <w:rPr>
          <w:rPrChange w:id="5435" w:author="Cara Cardinale" w:date="2025-03-04T10:36:00Z">
            <w:rPr>
              <w:sz w:val="27"/>
            </w:rPr>
          </w:rPrChange>
        </w:rPr>
        <w:t>30:151. Minutes of annual members' meeting; election of directors and amendment of bylaws</w:t>
      </w:r>
    </w:p>
    <w:p w14:paraId="7F2EF0E5" w14:textId="77777777" w:rsidR="00FB29D8" w:rsidRPr="00A25529" w:rsidRDefault="00FB29D8">
      <w:pPr>
        <w:pStyle w:val="pxov"/>
        <w:rPr>
          <w:vanish/>
        </w:rPr>
      </w:pPr>
      <w:r w:rsidRPr="00A25529">
        <w:rPr>
          <w:vanish/>
        </w:rPr>
        <w:t>FMS</w:t>
      </w:r>
    </w:p>
    <w:p w14:paraId="46DC7614" w14:textId="77777777" w:rsidR="00FB29D8" w:rsidRPr="00A25529" w:rsidRDefault="00FB29D8">
      <w:pPr>
        <w:pStyle w:val="pxov"/>
        <w:rPr>
          <w:vanish/>
        </w:rPr>
      </w:pPr>
      <w:r w:rsidRPr="00A25529">
        <w:rPr>
          <w:vanish/>
        </w:rPr>
        <w:t>NFP</w:t>
      </w:r>
    </w:p>
    <w:p w14:paraId="12AAC4E5" w14:textId="77777777" w:rsidR="00FB29D8" w:rsidRPr="00A25529" w:rsidRDefault="00FB29D8">
      <w:pPr>
        <w:pStyle w:val="pxov"/>
        <w:rPr>
          <w:vanish/>
        </w:rPr>
      </w:pPr>
      <w:r w:rsidRPr="00A25529">
        <w:rPr>
          <w:vanish/>
        </w:rPr>
        <w:t>COL</w:t>
      </w:r>
    </w:p>
    <w:p w14:paraId="3C5040AF" w14:textId="77777777" w:rsidR="00FB29D8" w:rsidRPr="00A25529" w:rsidRDefault="00FB29D8">
      <w:pPr>
        <w:pStyle w:val="pxov"/>
        <w:rPr>
          <w:vanish/>
        </w:rPr>
      </w:pPr>
      <w:r w:rsidRPr="00A25529">
        <w:rPr>
          <w:vanish/>
        </w:rPr>
        <w:t>FCV</w:t>
      </w:r>
    </w:p>
    <w:p w14:paraId="6DCE5BF4" w14:textId="77777777" w:rsidR="00FB29D8" w:rsidRPr="00A25529" w:rsidRDefault="00FB29D8">
      <w:pPr>
        <w:pStyle w:val="pxov"/>
        <w:rPr>
          <w:vanish/>
        </w:rPr>
      </w:pPr>
      <w:r w:rsidRPr="00A25529">
        <w:rPr>
          <w:vanish/>
        </w:rPr>
        <w:t>FTR</w:t>
      </w:r>
    </w:p>
    <w:p w14:paraId="20AA8C70" w14:textId="77777777" w:rsidR="00FB29D8" w:rsidRPr="00A25529" w:rsidRDefault="00FB29D8">
      <w:pPr>
        <w:pStyle w:val="pxov"/>
        <w:rPr>
          <w:vanish/>
        </w:rPr>
      </w:pPr>
      <w:r w:rsidRPr="00A25529">
        <w:rPr>
          <w:vanish/>
        </w:rPr>
        <w:t>EBL</w:t>
      </w:r>
    </w:p>
    <w:p w14:paraId="49DA74A3" w14:textId="77777777" w:rsidR="00FB29D8" w:rsidRPr="00A25529" w:rsidRDefault="00FB29D8">
      <w:pPr>
        <w:pStyle w:val="pxov"/>
        <w:rPr>
          <w:vanish/>
        </w:rPr>
      </w:pPr>
      <w:r w:rsidRPr="00A25529">
        <w:rPr>
          <w:vanish/>
        </w:rPr>
        <w:t>TEM</w:t>
      </w:r>
    </w:p>
    <w:p w14:paraId="5CB963C9" w14:textId="77777777" w:rsidR="00FB29D8" w:rsidRPr="00A25529" w:rsidRDefault="00FB29D8">
      <w:pPr>
        <w:pStyle w:val="pxov"/>
        <w:rPr>
          <w:vanish/>
        </w:rPr>
      </w:pPr>
      <w:r w:rsidRPr="00A25529">
        <w:rPr>
          <w:vanish/>
        </w:rPr>
        <w:t>MTD</w:t>
      </w:r>
    </w:p>
    <w:p w14:paraId="4F35F64D"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form.fid="Id55fbe401b6411e684899cfd92da4eb0"</w:instrText>
      </w:r>
      <w:r w:rsidRPr="00A25529">
        <w:fldChar w:fldCharType="end"/>
      </w:r>
      <w:r w:rsidRPr="00A25529">
        <w:t xml:space="preserve">MINUTES OF ANNUAL MEETING OF </w:t>
      </w:r>
      <w:r w:rsidRPr="00A25529">
        <w:rPr>
          <w:rStyle w:val="pxfinstr"/>
          <w:i/>
          <w:iCs/>
        </w:rPr>
        <w:t>[NAME OF CORPORATION]</w:t>
      </w:r>
      <w:r w:rsidRPr="00A25529">
        <w:t xml:space="preserve"> Held </w:t>
      </w:r>
      <w:r w:rsidRPr="00A25529">
        <w:rPr>
          <w:rStyle w:val="pxfinstr"/>
          <w:i/>
          <w:iCs/>
        </w:rPr>
        <w:t>[date of annual meeting]</w:t>
      </w:r>
      <w:r w:rsidRPr="00A25529">
        <w:t xml:space="preserve"> </w:t>
      </w:r>
    </w:p>
    <w:p w14:paraId="6436D1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Present-- </w:t>
      </w:r>
      <w:r w:rsidRPr="00A25529">
        <w:rPr>
          <w:rStyle w:val="pxfinstr"/>
          <w:i/>
          <w:iCs/>
        </w:rPr>
        <w:t>[number of members]</w:t>
      </w:r>
      <w:r w:rsidRPr="00A25529">
        <w:t xml:space="preserve"> members.</w:t>
      </w:r>
    </w:p>
    <w:p w14:paraId="260EDF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yielded the chair to </w:t>
      </w:r>
      <w:r w:rsidRPr="00A25529">
        <w:rPr>
          <w:rStyle w:val="pxfinstr"/>
          <w:i/>
          <w:iCs/>
        </w:rPr>
        <w:t>[name of Vice President]</w:t>
      </w:r>
      <w:r w:rsidRPr="00A25529">
        <w:t>, Vice President of Board of Trustees.</w:t>
      </w:r>
    </w:p>
    <w:p w14:paraId="2395BC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called on the Executive Secretary, </w:t>
      </w:r>
      <w:r w:rsidRPr="00A25529">
        <w:rPr>
          <w:rStyle w:val="pxfinstr"/>
          <w:i/>
          <w:iCs/>
        </w:rPr>
        <w:t>[name of executive secretary]</w:t>
      </w:r>
      <w:r w:rsidRPr="00A25529">
        <w:t xml:space="preserve">, to read the call of the meeting. </w:t>
      </w:r>
      <w:r w:rsidRPr="00A25529">
        <w:rPr>
          <w:rStyle w:val="pxfinstr"/>
          <w:i/>
          <w:iCs/>
        </w:rPr>
        <w:t>[Name of executive secretary]</w:t>
      </w:r>
      <w:r w:rsidRPr="00A25529">
        <w:t xml:space="preserve"> read the following: </w:t>
      </w:r>
      <w:r w:rsidRPr="00A25529">
        <w:rPr>
          <w:rStyle w:val="pxfinstr"/>
          <w:i/>
          <w:iCs/>
        </w:rPr>
        <w:t>[recitation of call of meeting]</w:t>
      </w:r>
      <w:r w:rsidRPr="00A25529">
        <w:t>.</w:t>
      </w:r>
    </w:p>
    <w:p w14:paraId="4266FF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Vice President]</w:t>
      </w:r>
      <w:r w:rsidRPr="00A25529">
        <w:t>, Vice President, called upon the Executive Secretary to read the minutes of the last meeting, and on motion, duly seconded and carried, it was</w:t>
      </w:r>
    </w:p>
    <w:p w14:paraId="04530D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Resolved, that the minutes of the last meeting of </w:t>
      </w:r>
      <w:r w:rsidRPr="00A25529">
        <w:rPr>
          <w:rStyle w:val="pxfinstr"/>
          <w:i/>
          <w:iCs/>
        </w:rPr>
        <w:t>[date of last meeting]</w:t>
      </w:r>
      <w:r w:rsidRPr="00A25529">
        <w:t xml:space="preserve"> be approved as read.</w:t>
      </w:r>
    </w:p>
    <w:p w14:paraId="013EC2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directed the Executive Secretary to read the report of the Nominating Committee, which was read as follows: </w:t>
      </w:r>
      <w:r w:rsidRPr="00A25529">
        <w:rPr>
          <w:rStyle w:val="pxfinstr"/>
          <w:i/>
          <w:iCs/>
        </w:rPr>
        <w:t>[recitation of provisions of report]</w:t>
      </w:r>
      <w:r w:rsidRPr="00A25529">
        <w:t>.</w:t>
      </w:r>
    </w:p>
    <w:p w14:paraId="5FA5D5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nominee]</w:t>
      </w:r>
      <w:r w:rsidRPr="00A25529">
        <w:t xml:space="preserve">, Nominee, is nominated to succeed </w:t>
      </w:r>
      <w:r w:rsidRPr="00A25529">
        <w:rPr>
          <w:rStyle w:val="pxfinstr"/>
          <w:i/>
          <w:iCs/>
        </w:rPr>
        <w:t>[name of corporate officer]</w:t>
      </w:r>
      <w:r w:rsidRPr="00A25529">
        <w:t xml:space="preserve">, who after an urgent appeal has declared </w:t>
      </w:r>
      <w:r w:rsidRPr="00A25529">
        <w:rPr>
          <w:rStyle w:val="pxfinstr"/>
          <w:i/>
          <w:iCs/>
        </w:rPr>
        <w:t>[he/she]</w:t>
      </w:r>
      <w:r w:rsidRPr="00A25529">
        <w:t xml:space="preserve"> could serve no longer. All other candidates are renominated.</w:t>
      </w:r>
    </w:p>
    <w:p w14:paraId="780970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person]</w:t>
      </w:r>
      <w:r w:rsidRPr="00A25529">
        <w:t xml:space="preserve"> was recognized by the Chair. </w:t>
      </w:r>
      <w:r w:rsidRPr="00A25529">
        <w:rPr>
          <w:rStyle w:val="pxfinstr"/>
          <w:i/>
          <w:iCs/>
        </w:rPr>
        <w:t>[He/She]</w:t>
      </w:r>
      <w:r w:rsidRPr="00A25529">
        <w:t xml:space="preserve"> spoke as follows: </w:t>
      </w:r>
      <w:r w:rsidRPr="00A25529">
        <w:rPr>
          <w:rStyle w:val="pxfinstr"/>
          <w:i/>
          <w:iCs/>
        </w:rPr>
        <w:t>[recitation of words of person]</w:t>
      </w:r>
      <w:r w:rsidRPr="00A25529">
        <w:t>.</w:t>
      </w:r>
    </w:p>
    <w:p w14:paraId="1D29CF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asked that </w:t>
      </w:r>
      <w:r w:rsidRPr="00A25529">
        <w:rPr>
          <w:rStyle w:val="pxfinstr"/>
          <w:i/>
          <w:iCs/>
        </w:rPr>
        <w:t>[citation of bylaw]</w:t>
      </w:r>
      <w:r w:rsidRPr="00A25529">
        <w:t xml:space="preserve"> of the existing bylaws be read. They are as follows: </w:t>
      </w:r>
      <w:r w:rsidRPr="00A25529">
        <w:rPr>
          <w:rStyle w:val="pxfinstr"/>
          <w:i/>
          <w:iCs/>
        </w:rPr>
        <w:t>[recitation of bylaws]</w:t>
      </w:r>
      <w:r w:rsidRPr="00A25529">
        <w:t>.</w:t>
      </w:r>
    </w:p>
    <w:p w14:paraId="680832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executive secretary]</w:t>
      </w:r>
      <w:r w:rsidRPr="00A25529">
        <w:t xml:space="preserve">, Executive Secretary, then presented and moved for adoption the following proposed amendments to the bylaws of </w:t>
      </w:r>
      <w:r w:rsidRPr="00A25529">
        <w:rPr>
          <w:rStyle w:val="pxfinstr"/>
          <w:i/>
          <w:iCs/>
        </w:rPr>
        <w:t>[name of corporation]</w:t>
      </w:r>
      <w:r w:rsidRPr="00A25529">
        <w:t>. They are as follows:</w:t>
      </w:r>
    </w:p>
    <w:p w14:paraId="1D950C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[Recitation of proposed amendments]</w:t>
      </w:r>
      <w:r w:rsidRPr="00A25529">
        <w:t>.</w:t>
      </w:r>
    </w:p>
    <w:p w14:paraId="7A1042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1]</w:t>
      </w:r>
      <w:r w:rsidRPr="00A25529">
        <w:t xml:space="preserve">, seconded by </w:t>
      </w:r>
      <w:r w:rsidRPr="00A25529">
        <w:rPr>
          <w:rStyle w:val="pxfinstr"/>
          <w:i/>
          <w:iCs/>
        </w:rPr>
        <w:t>[name of seconding party 1]</w:t>
      </w:r>
      <w:r w:rsidRPr="00A25529">
        <w:t>, and carried it was</w:t>
      </w:r>
    </w:p>
    <w:p w14:paraId="5CD93B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Resolved that the amendments to the bylaws proposed by </w:t>
      </w:r>
      <w:r w:rsidRPr="00A25529">
        <w:rPr>
          <w:rStyle w:val="pxfinstr"/>
          <w:i/>
          <w:iCs/>
        </w:rPr>
        <w:t>[name of executive secretary]</w:t>
      </w:r>
      <w:r w:rsidRPr="00A25529">
        <w:t xml:space="preserve">, Executive Secretary, with the exception of </w:t>
      </w:r>
      <w:r w:rsidRPr="00A25529">
        <w:rPr>
          <w:rStyle w:val="pxfinstr"/>
          <w:i/>
          <w:iCs/>
        </w:rPr>
        <w:t>[specification of exception]</w:t>
      </w:r>
      <w:r w:rsidRPr="00A25529">
        <w:t>, are adopted.</w:t>
      </w:r>
    </w:p>
    <w:p w14:paraId="14DB30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The Chair called for a vote by the showing of hands and the resolution was unanimously carried.</w:t>
      </w:r>
    </w:p>
    <w:p w14:paraId="37ED2C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movant 2]</w:t>
      </w:r>
      <w:r w:rsidRPr="00A25529">
        <w:t xml:space="preserve"> then moved for the adoption of the following amendment to the bylaws: </w:t>
      </w:r>
      <w:r w:rsidRPr="00A25529">
        <w:rPr>
          <w:rStyle w:val="pxfinstr"/>
          <w:i/>
          <w:iCs/>
        </w:rPr>
        <w:t>[specification of amendment]</w:t>
      </w:r>
      <w:r w:rsidRPr="00A25529">
        <w:t>.</w:t>
      </w:r>
    </w:p>
    <w:p w14:paraId="20C3A6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3]</w:t>
      </w:r>
      <w:r w:rsidRPr="00A25529">
        <w:t xml:space="preserve">, seconded by </w:t>
      </w:r>
      <w:r w:rsidRPr="00A25529">
        <w:rPr>
          <w:rStyle w:val="pxfinstr"/>
          <w:i/>
          <w:iCs/>
        </w:rPr>
        <w:t>[name of seconding party 2]</w:t>
      </w:r>
      <w:r w:rsidRPr="00A25529">
        <w:t xml:space="preserve"> and carried unanimously, it was</w:t>
      </w:r>
    </w:p>
    <w:p w14:paraId="0CDDA1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Resolved, that the above amendment be adopted.</w:t>
      </w:r>
    </w:p>
    <w:p w14:paraId="2D791D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offeror]</w:t>
      </w:r>
      <w:r w:rsidRPr="00A25529">
        <w:t xml:space="preserve"> then offered </w:t>
      </w:r>
      <w:r w:rsidRPr="00A25529">
        <w:rPr>
          <w:rStyle w:val="pxfinstr"/>
          <w:i/>
          <w:iCs/>
        </w:rPr>
        <w:t>[his/her]</w:t>
      </w:r>
      <w:r w:rsidRPr="00A25529">
        <w:t xml:space="preserve"> proposed </w:t>
      </w:r>
      <w:r w:rsidRPr="00A25529">
        <w:rPr>
          <w:rStyle w:val="pxfinstr"/>
          <w:i/>
          <w:iCs/>
        </w:rPr>
        <w:t>[specification of proposal]</w:t>
      </w:r>
      <w:r w:rsidRPr="00A25529">
        <w:t xml:space="preserve"> of the bylaws as originally read.</w:t>
      </w:r>
    </w:p>
    <w:p w14:paraId="1A607D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movant 4]</w:t>
      </w:r>
      <w:r w:rsidRPr="00A25529">
        <w:t xml:space="preserve"> offered an amendment to </w:t>
      </w:r>
      <w:r w:rsidRPr="00A25529">
        <w:rPr>
          <w:rStyle w:val="pxfinstr"/>
          <w:i/>
          <w:iCs/>
        </w:rPr>
        <w:t>[accept a vote by a written signature proxy/[specification of amendment]]</w:t>
      </w:r>
      <w:r w:rsidRPr="00A25529">
        <w:t xml:space="preserve">, and this was accepted by </w:t>
      </w:r>
      <w:r w:rsidRPr="00A25529">
        <w:rPr>
          <w:rStyle w:val="pxfinstr"/>
          <w:i/>
          <w:iCs/>
        </w:rPr>
        <w:t>[name of acceptor]</w:t>
      </w:r>
      <w:r w:rsidRPr="00A25529">
        <w:t>.</w:t>
      </w:r>
    </w:p>
    <w:p w14:paraId="02C5BA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duly made, seconded, and unanimously carried, it was </w:t>
      </w:r>
      <w:r w:rsidRPr="00A25529">
        <w:rPr>
          <w:rStyle w:val="pxfinstr"/>
          <w:i/>
          <w:iCs/>
        </w:rPr>
        <w:t>[specification of discussion]</w:t>
      </w:r>
      <w:r w:rsidRPr="00A25529">
        <w:t>.</w:t>
      </w:r>
    </w:p>
    <w:p w14:paraId="7683E8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5]</w:t>
      </w:r>
      <w:r w:rsidRPr="00A25529">
        <w:t xml:space="preserve">, seconded by </w:t>
      </w:r>
      <w:r w:rsidRPr="00A25529">
        <w:rPr>
          <w:rStyle w:val="pxfinstr"/>
          <w:i/>
          <w:iCs/>
        </w:rPr>
        <w:t>[name of seconding party 3]</w:t>
      </w:r>
      <w:r w:rsidRPr="00A25529">
        <w:t xml:space="preserve">, and carried, the following members of the corporation were placed in nomination for election as Trustees: </w:t>
      </w:r>
      <w:r w:rsidRPr="00A25529">
        <w:rPr>
          <w:rStyle w:val="pxfinstr"/>
          <w:i/>
          <w:iCs/>
        </w:rPr>
        <w:t>[names of members nominated for election as trustees]</w:t>
      </w:r>
      <w:r w:rsidRPr="00A25529">
        <w:t>.</w:t>
      </w:r>
    </w:p>
    <w:p w14:paraId="3D6917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[Recitation of discussion]</w:t>
      </w:r>
      <w:r w:rsidRPr="00A25529">
        <w:t>.</w:t>
      </w:r>
    </w:p>
    <w:p w14:paraId="03AFF6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6]</w:t>
      </w:r>
      <w:r w:rsidRPr="00A25529">
        <w:t xml:space="preserve">, seconded by </w:t>
      </w:r>
      <w:r w:rsidRPr="00A25529">
        <w:rPr>
          <w:rStyle w:val="pxfinstr"/>
          <w:i/>
          <w:iCs/>
        </w:rPr>
        <w:t>[name of seconding party 4]</w:t>
      </w:r>
      <w:r w:rsidRPr="00A25529">
        <w:t>, the report of the Treasurer was received with a rising vote of thanks.</w:t>
      </w:r>
    </w:p>
    <w:p w14:paraId="108163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7]</w:t>
      </w:r>
      <w:r w:rsidRPr="00A25529">
        <w:t xml:space="preserve">, seconded by </w:t>
      </w:r>
      <w:r w:rsidRPr="00A25529">
        <w:rPr>
          <w:rStyle w:val="pxfinstr"/>
          <w:i/>
          <w:iCs/>
        </w:rPr>
        <w:t>[name of seconding party 5]</w:t>
      </w:r>
      <w:r w:rsidRPr="00A25529">
        <w:t xml:space="preserve"> and carried, the nominations were closed.</w:t>
      </w:r>
    </w:p>
    <w:p w14:paraId="4EDE31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On motion duly made, seconded, and carried, the nominees were unanimously elected.</w:t>
      </w:r>
    </w:p>
    <w:p w14:paraId="3D1DAB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[Recitation of statement by new President]</w:t>
      </w:r>
      <w:r w:rsidRPr="00A25529">
        <w:t>.</w:t>
      </w:r>
    </w:p>
    <w:p w14:paraId="3641A4D4"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0F5D3C86"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executive secretary]</w:t>
      </w:r>
    </w:p>
    <w:p w14:paraId="06E79C8D" w14:textId="77777777" w:rsidR="00FB29D8" w:rsidRPr="00A25529" w:rsidRDefault="00FB29D8">
      <w:pPr>
        <w:pStyle w:val="pxformnotes"/>
        <w:jc w:val="center"/>
        <w:rPr>
          <w:sz w:val="24"/>
          <w:szCs w:val="24"/>
        </w:rPr>
      </w:pPr>
      <w:r w:rsidRPr="00A25529">
        <w:rPr>
          <w:rStyle w:val="pxvis"/>
          <w:rFonts w:cs="Arial"/>
          <w:bCs/>
          <w:sz w:val="24"/>
          <w:szCs w:val="24"/>
          <w:rPrChange w:id="5436" w:author="Cara Cardinale" w:date="2025-03-04T10:36:00Z">
            <w:rPr>
              <w:rStyle w:val="pxvis"/>
              <w:rFonts w:cs="Arial"/>
              <w:bCs/>
              <w:szCs w:val="24"/>
            </w:rPr>
          </w:rPrChange>
        </w:rPr>
        <w:t>Notes to Form</w:t>
      </w:r>
    </w:p>
    <w:p w14:paraId="7E6D85B7" w14:textId="77777777" w:rsidR="00FB29D8" w:rsidRPr="00A25529" w:rsidRDefault="00FB29D8">
      <w:pPr>
        <w:pStyle w:val="pxformnotes"/>
        <w:rPr>
          <w:sz w:val="24"/>
          <w:szCs w:val="24"/>
        </w:rPr>
      </w:pPr>
    </w:p>
    <w:p w14:paraId="4AAFBC09" w14:textId="77777777" w:rsidR="00FB29D8" w:rsidRPr="00A25529" w:rsidRDefault="00FB29D8">
      <w:pPr>
        <w:pStyle w:val="pxformnote"/>
        <w:spacing w:before="180"/>
      </w:pPr>
      <w:del w:id="5437" w:author="Cara Cardinale" w:date="2025-01-14T20:47:00Z">
        <w:r w:rsidRPr="00A25529" w:rsidDel="00CF1278">
          <w:delText>Drafter's Note</w:delText>
        </w:r>
      </w:del>
      <w:r w:rsidRPr="00A25529">
        <w:t xml:space="preserve"> </w:t>
      </w:r>
    </w:p>
    <w:p w14:paraId="52CD77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st.ref.id="I006MF6"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2F6174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At each election for directors, each member may, if provided in the certificate of incorporation or bylaws, cumulate his or her votes and give one candidate a number of votes equal to the number of directors to be elected multiplied by the number of votes to which the member is entitled, or he or she may distribute the votes on the same principle among as many candidates as he or she sees fit. See </w:t>
      </w:r>
      <w:r w:rsidRPr="00A25529">
        <w:rPr>
          <w:rStyle w:val="pxst"/>
          <w:color w:val="FF0000"/>
          <w:vertAlign w:val="superscript"/>
        </w:rPr>
        <w:t>►</w:t>
      </w:r>
      <w:r w:rsidRPr="00A25529">
        <w:rPr>
          <w:rStyle w:val="pxst"/>
        </w:rPr>
        <w:fldChar w:fldCharType="begin"/>
      </w:r>
      <w:r w:rsidRPr="00A25529">
        <w:rPr>
          <w:rStyle w:val="pxst"/>
        </w:rPr>
        <w:instrText>st.ref.id="I009FK2"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w:t>
      </w:r>
    </w:p>
    <w:p w14:paraId="48C12D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st.ref.id="I05SRC4"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35F961A8" w14:textId="77777777" w:rsidR="00FB29D8" w:rsidRPr="00A25529" w:rsidRDefault="00FB29D8">
      <w:pPr>
        <w:pStyle w:val="pxformrr"/>
        <w:rPr>
          <w:sz w:val="24"/>
          <w:szCs w:val="24"/>
        </w:rPr>
      </w:pPr>
      <w:r w:rsidRPr="00A25529">
        <w:rPr>
          <w:rStyle w:val="pxvis"/>
          <w:rFonts w:cs="Arial"/>
          <w:bCs/>
          <w:sz w:val="50"/>
          <w:rPrChange w:id="5438" w:author="Cara Cardinale" w:date="2025-03-04T10:36:00Z">
            <w:rPr>
              <w:rStyle w:val="pxvis"/>
              <w:rFonts w:cs="Arial"/>
              <w:bCs/>
            </w:rPr>
          </w:rPrChange>
        </w:rPr>
        <w:t>Research References</w:t>
      </w:r>
    </w:p>
    <w:p w14:paraId="3B242B7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tk.ref.id="I05OJMS"</w:instrText>
      </w:r>
      <w:r w:rsidRPr="00A25529">
        <w:rPr>
          <w:rStyle w:val="pxtk"/>
        </w:rPr>
        <w:fldChar w:fldCharType="end"/>
      </w:r>
      <w:r w:rsidRPr="00A25529">
        <w:rPr>
          <w:rStyle w:val="pxtk"/>
        </w:rPr>
        <w:t>West's Key Number Digest, Corporations and Business Organizations &amp;key;3409</w:t>
      </w:r>
    </w:p>
    <w:p w14:paraId="75A37DD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tk.ref.id="I00C8UL"</w:instrText>
      </w:r>
      <w:r w:rsidRPr="00A25529">
        <w:rPr>
          <w:rStyle w:val="pxtk"/>
        </w:rPr>
        <w:fldChar w:fldCharType="end"/>
      </w:r>
      <w:r w:rsidRPr="00A25529">
        <w:rPr>
          <w:rStyle w:val="pxtk"/>
        </w:rPr>
        <w:t>West's Key Number Digest, Corporations and Business Organizations &amp;key;3412</w:t>
      </w:r>
    </w:p>
    <w:p w14:paraId="1C1FA19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rc.ref.id="I00F1ZH"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439" w:author="Cara Cardinale" w:date="2025-01-25T10:39:00Z">
        <w:r w:rsidRPr="00A25529" w:rsidDel="006B5827">
          <w:rPr>
            <w:rStyle w:val="pxvis"/>
            <w:rFonts w:ascii="Times NewRoman" w:hAnsi="Times NewRoman"/>
            <w:b w:val="0"/>
            <w:sz w:val="24"/>
          </w:rPr>
          <w:delText>§</w:delText>
        </w:r>
        <w:r w:rsidRPr="00A25529" w:rsidDel="006B5827">
          <w:rPr>
            <w:rStyle w:val="pxrc"/>
          </w:rPr>
          <w:delText>910</w:delText>
        </w:r>
      </w:del>
      <w:ins w:id="5440" w:author="Cara Cardinale" w:date="2025-01-25T10:39:00Z">
        <w:r w:rsidR="006B5827" w:rsidRPr="00A25529">
          <w:rPr>
            <w:rStyle w:val="pxvis"/>
            <w:rFonts w:ascii="Times NewRoman" w:hAnsi="Times NewRoman"/>
            <w:b w:val="0"/>
            <w:sz w:val="24"/>
          </w:rPr>
          <w:t>§908</w:t>
        </w:r>
      </w:ins>
      <w:r w:rsidRPr="00A25529">
        <w:rPr>
          <w:rStyle w:val="pxrc"/>
        </w:rPr>
        <w:t>, 91</w:t>
      </w:r>
      <w:ins w:id="5441" w:author="Cara Cardinale" w:date="2025-01-27T11:33:00Z">
        <w:r w:rsidR="00D93798" w:rsidRPr="00A25529">
          <w:rPr>
            <w:rStyle w:val="pxrc"/>
          </w:rPr>
          <w:t>7</w:t>
        </w:r>
      </w:ins>
      <w:del w:id="5442" w:author="Cara Cardinale" w:date="2025-01-27T11:33:00Z">
        <w:r w:rsidRPr="00A25529" w:rsidDel="00D93798">
          <w:rPr>
            <w:rStyle w:val="pxrc"/>
          </w:rPr>
          <w:delText>9</w:delText>
        </w:r>
      </w:del>
    </w:p>
    <w:p w14:paraId="0487A4EF" w14:textId="77777777" w:rsidR="00FB29D8" w:rsidRPr="00A25529" w:rsidRDefault="00FB29D8">
      <w:pPr>
        <w:pStyle w:val="pxs"/>
        <w:spacing w:before="180"/>
        <w:rPr>
          <w:rPrChange w:id="5443" w:author="Cara Cardinale" w:date="2025-03-04T10:36:00Z">
            <w:rPr>
              <w:sz w:val="27"/>
            </w:rPr>
          </w:rPrChange>
        </w:rPr>
      </w:pPr>
      <w:r w:rsidRPr="00A25529">
        <w:rPr>
          <w:rPrChange w:id="5444" w:author="Cara Cardinale" w:date="2025-03-04T10:36:00Z">
            <w:rPr>
              <w:sz w:val="27"/>
            </w:rPr>
          </w:rPrChange>
        </w:rPr>
        <w:t>30:152. Minutes of special meeting of members</w:t>
      </w:r>
    </w:p>
    <w:p w14:paraId="62CF0E55" w14:textId="77777777" w:rsidR="00FB29D8" w:rsidRPr="00A25529" w:rsidRDefault="00FB29D8">
      <w:pPr>
        <w:pStyle w:val="pxov"/>
        <w:rPr>
          <w:vanish/>
        </w:rPr>
      </w:pPr>
      <w:r w:rsidRPr="00A25529">
        <w:rPr>
          <w:vanish/>
        </w:rPr>
        <w:t>FMS</w:t>
      </w:r>
    </w:p>
    <w:p w14:paraId="3C65C4D8" w14:textId="77777777" w:rsidR="00FB29D8" w:rsidRPr="00A25529" w:rsidRDefault="00FB29D8">
      <w:pPr>
        <w:pStyle w:val="pxov"/>
        <w:rPr>
          <w:vanish/>
        </w:rPr>
      </w:pPr>
      <w:r w:rsidRPr="00A25529">
        <w:rPr>
          <w:vanish/>
        </w:rPr>
        <w:t>NFP</w:t>
      </w:r>
    </w:p>
    <w:p w14:paraId="273D76E0" w14:textId="77777777" w:rsidR="00FB29D8" w:rsidRPr="00A25529" w:rsidRDefault="00FB29D8">
      <w:pPr>
        <w:pStyle w:val="pxov"/>
        <w:rPr>
          <w:vanish/>
        </w:rPr>
      </w:pPr>
      <w:r w:rsidRPr="00A25529">
        <w:rPr>
          <w:vanish/>
        </w:rPr>
        <w:t>COL</w:t>
      </w:r>
    </w:p>
    <w:p w14:paraId="7C063222" w14:textId="77777777" w:rsidR="00FB29D8" w:rsidRPr="00A25529" w:rsidRDefault="00FB29D8">
      <w:pPr>
        <w:pStyle w:val="pxov"/>
        <w:rPr>
          <w:vanish/>
        </w:rPr>
      </w:pPr>
      <w:r w:rsidRPr="00A25529">
        <w:rPr>
          <w:vanish/>
        </w:rPr>
        <w:t>FCV</w:t>
      </w:r>
    </w:p>
    <w:p w14:paraId="14BE3C7D" w14:textId="77777777" w:rsidR="00FB29D8" w:rsidRPr="00A25529" w:rsidRDefault="00FB29D8">
      <w:pPr>
        <w:pStyle w:val="pxov"/>
        <w:rPr>
          <w:vanish/>
        </w:rPr>
      </w:pPr>
      <w:r w:rsidRPr="00A25529">
        <w:rPr>
          <w:vanish/>
        </w:rPr>
        <w:t>FTR</w:t>
      </w:r>
    </w:p>
    <w:p w14:paraId="61233DE2" w14:textId="77777777" w:rsidR="00FB29D8" w:rsidRPr="00A25529" w:rsidRDefault="00FB29D8">
      <w:pPr>
        <w:pStyle w:val="pxov"/>
        <w:rPr>
          <w:vanish/>
        </w:rPr>
      </w:pPr>
      <w:r w:rsidRPr="00A25529">
        <w:rPr>
          <w:vanish/>
        </w:rPr>
        <w:t>EBL</w:t>
      </w:r>
    </w:p>
    <w:p w14:paraId="2009E2F7" w14:textId="77777777" w:rsidR="00FB29D8" w:rsidRPr="00A25529" w:rsidRDefault="00FB29D8">
      <w:pPr>
        <w:pStyle w:val="pxov"/>
        <w:rPr>
          <w:vanish/>
        </w:rPr>
      </w:pPr>
      <w:r w:rsidRPr="00A25529">
        <w:rPr>
          <w:vanish/>
        </w:rPr>
        <w:t>TEM</w:t>
      </w:r>
    </w:p>
    <w:p w14:paraId="3654EBBB" w14:textId="77777777" w:rsidR="00FB29D8" w:rsidRPr="00A25529" w:rsidRDefault="00FB29D8">
      <w:pPr>
        <w:pStyle w:val="pxov"/>
        <w:rPr>
          <w:vanish/>
        </w:rPr>
      </w:pPr>
      <w:r w:rsidRPr="00A25529">
        <w:rPr>
          <w:vanish/>
        </w:rPr>
        <w:t>MTD</w:t>
      </w:r>
    </w:p>
    <w:p w14:paraId="72E44224"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form.fid="Id55fe5501b6411e684899cfd92da4eb0"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club]</w:t>
      </w:r>
    </w:p>
    <w:p w14:paraId="39CA5DC8" w14:textId="77777777" w:rsidR="00FB29D8" w:rsidRPr="00A25529" w:rsidRDefault="00FB29D8">
      <w:pPr>
        <w:pStyle w:val="pxformhac"/>
        <w:spacing w:before="180"/>
        <w:jc w:val="center"/>
      </w:pPr>
      <w:r w:rsidRPr="00A25529">
        <w:t xml:space="preserve">SPECIAL MEETING OF MEMBERS </w:t>
      </w:r>
    </w:p>
    <w:p w14:paraId="237CA1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Date: </w:t>
      </w:r>
      <w:r w:rsidRPr="00A25529">
        <w:rPr>
          <w:rStyle w:val="pxfinstr"/>
          <w:i/>
          <w:iCs/>
        </w:rPr>
        <w:t>[date of special meeting of members]</w:t>
      </w:r>
    </w:p>
    <w:p w14:paraId="7F4C1E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A special meeting of the members of </w:t>
      </w:r>
      <w:r w:rsidRPr="00A25529">
        <w:rPr>
          <w:rStyle w:val="pxfinstr"/>
          <w:i/>
          <w:iCs/>
        </w:rPr>
        <w:t>[name of club]</w:t>
      </w:r>
      <w:r w:rsidRPr="00A25529">
        <w:t xml:space="preserve"> was held on </w:t>
      </w:r>
      <w:r w:rsidRPr="00A25529">
        <w:rPr>
          <w:rStyle w:val="pxfinstr"/>
          <w:i/>
          <w:iCs/>
        </w:rPr>
        <w:t>[date of special meeting]</w:t>
      </w:r>
      <w:r w:rsidRPr="00A25529">
        <w:t xml:space="preserve">, at </w:t>
      </w:r>
      <w:r w:rsidRPr="00A25529">
        <w:rPr>
          <w:rStyle w:val="pxfinstr"/>
          <w:i/>
          <w:iCs/>
        </w:rPr>
        <w:t>[time of special meeting]</w:t>
      </w:r>
      <w:r w:rsidRPr="00A25529">
        <w:t xml:space="preserve"> at the </w:t>
      </w:r>
      <w:r w:rsidRPr="00A25529">
        <w:rPr>
          <w:rStyle w:val="pxfinstr"/>
          <w:i/>
          <w:iCs/>
        </w:rPr>
        <w:t>[principal/registered]</w:t>
      </w:r>
      <w:r w:rsidRPr="00A25529">
        <w:t xml:space="preserve"> office of the club located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pursuant to a call by </w:t>
      </w:r>
      <w:r w:rsidRPr="00A25529">
        <w:rPr>
          <w:rStyle w:val="pxfinstr"/>
          <w:i/>
          <w:iCs/>
        </w:rPr>
        <w:t>[name of person or persons who issued call]</w:t>
      </w:r>
      <w:r w:rsidRPr="00A25529">
        <w:t xml:space="preserve"> for the purpose of </w:t>
      </w:r>
      <w:r w:rsidRPr="00A25529">
        <w:rPr>
          <w:rStyle w:val="pxfinstr"/>
          <w:i/>
          <w:iCs/>
        </w:rPr>
        <w:t>[description of purpose stated in notice]</w:t>
      </w:r>
      <w:r w:rsidRPr="00A25529">
        <w:t>.</w:t>
      </w:r>
    </w:p>
    <w:p w14:paraId="26397D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Notice was </w:t>
      </w:r>
      <w:r w:rsidRPr="00A25529">
        <w:rPr>
          <w:rStyle w:val="pxfinstr"/>
          <w:i/>
          <w:iCs/>
        </w:rPr>
        <w:t>[duly given as shown by the secretary's affidavit attached to these minutes/waived by all absent members as shown by the signed waivers attached to these minutes]</w:t>
      </w:r>
      <w:r w:rsidRPr="00A25529">
        <w:t>.</w:t>
      </w:r>
    </w:p>
    <w:p w14:paraId="069D8D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rPr>
          <w:rStyle w:val="pxfinstr"/>
          <w:i/>
          <w:iCs/>
        </w:rPr>
        <w:t>[Name of chairperson]</w:t>
      </w:r>
      <w:r w:rsidRPr="00A25529">
        <w:t xml:space="preserve"> chaired the meeting, and </w:t>
      </w:r>
      <w:r w:rsidRPr="00A25529">
        <w:rPr>
          <w:rStyle w:val="pxfinstr"/>
          <w:i/>
          <w:iCs/>
        </w:rPr>
        <w:t>[name of secretary]</w:t>
      </w:r>
      <w:r w:rsidRPr="00A25529">
        <w:t xml:space="preserve"> acted as secretary.</w:t>
      </w:r>
    </w:p>
    <w:p w14:paraId="654587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The call of the list of members showed that </w:t>
      </w:r>
      <w:r w:rsidRPr="00A25529">
        <w:rPr>
          <w:rStyle w:val="pxfinstr"/>
          <w:i/>
          <w:iCs/>
        </w:rPr>
        <w:t>[number of members]</w:t>
      </w:r>
      <w:r w:rsidRPr="00A25529">
        <w:t xml:space="preserve"> of members eligible to vote were present, constituting a quorum.</w:t>
      </w:r>
    </w:p>
    <w:p w14:paraId="37767F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On motion duly made and carried by the affirmative vote of </w:t>
      </w:r>
      <w:r w:rsidRPr="00A25529">
        <w:rPr>
          <w:rStyle w:val="pxfinstr"/>
          <w:i/>
          <w:iCs/>
        </w:rPr>
        <w:t>[number of members]</w:t>
      </w:r>
      <w:r w:rsidRPr="00A25529">
        <w:t xml:space="preserve"> members eligible to vote, the following resolution was adopted:</w:t>
      </w:r>
    </w:p>
    <w:p w14:paraId="5818C4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rPr>
          <w:rStyle w:val="pxfinstr"/>
          <w:i/>
          <w:iCs/>
        </w:rPr>
        <w:t>[Recitation of resolution]</w:t>
      </w:r>
      <w:r w:rsidRPr="00A25529">
        <w:t>.</w:t>
      </w:r>
    </w:p>
    <w:p w14:paraId="492C01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On motion duly made and carried, the meeting adjourned.</w:t>
      </w:r>
    </w:p>
    <w:p w14:paraId="3830CA07"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club]</w:t>
      </w:r>
    </w:p>
    <w:p w14:paraId="42C34FE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59DC1C57"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C3818E2"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3F1F89CB"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37F5F59B"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71DC125F"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22B9C944"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C6AE7D4"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3C4C9DB6"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624B25F5" w14:textId="77777777" w:rsidR="00FB29D8" w:rsidRPr="00A25529" w:rsidRDefault="00FB29D8">
      <w:pPr>
        <w:pStyle w:val="pxformnotes"/>
        <w:jc w:val="center"/>
        <w:rPr>
          <w:sz w:val="24"/>
          <w:szCs w:val="24"/>
        </w:rPr>
      </w:pPr>
      <w:r w:rsidRPr="00A25529">
        <w:rPr>
          <w:rStyle w:val="pxvis"/>
          <w:rFonts w:cs="Arial"/>
          <w:bCs/>
          <w:sz w:val="24"/>
          <w:szCs w:val="24"/>
          <w:rPrChange w:id="5445" w:author="Cara Cardinale" w:date="2025-03-04T10:36:00Z">
            <w:rPr>
              <w:rStyle w:val="pxvis"/>
              <w:rFonts w:cs="Arial"/>
              <w:bCs/>
              <w:szCs w:val="24"/>
            </w:rPr>
          </w:rPrChange>
        </w:rPr>
        <w:t>Notes to Form</w:t>
      </w:r>
    </w:p>
    <w:p w14:paraId="77FC15D8" w14:textId="77777777" w:rsidR="00FB29D8" w:rsidRPr="00A25529" w:rsidRDefault="00FB29D8">
      <w:pPr>
        <w:pStyle w:val="pxformnotes"/>
        <w:rPr>
          <w:sz w:val="24"/>
          <w:szCs w:val="24"/>
        </w:rPr>
      </w:pPr>
    </w:p>
    <w:p w14:paraId="1CDF0A9D" w14:textId="77777777" w:rsidR="00FB29D8" w:rsidRPr="00A25529" w:rsidRDefault="00FB29D8">
      <w:pPr>
        <w:pStyle w:val="pxformnote"/>
        <w:spacing w:before="180"/>
      </w:pPr>
      <w:del w:id="5446" w:author="Cara Cardinale" w:date="2025-01-14T20:47:00Z">
        <w:r w:rsidRPr="00A25529" w:rsidDel="00CF1278">
          <w:delText>Drafter's Note</w:delText>
        </w:r>
      </w:del>
      <w:r w:rsidRPr="00A25529">
        <w:t xml:space="preserve"> </w:t>
      </w:r>
    </w:p>
    <w:p w14:paraId="33A6E8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st.ref.id="I05SRBY"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252C8AD5" w14:textId="77777777" w:rsidR="00FB29D8" w:rsidRPr="00A25529" w:rsidRDefault="00FB29D8">
      <w:pPr>
        <w:pStyle w:val="pxformrr"/>
        <w:rPr>
          <w:sz w:val="24"/>
          <w:szCs w:val="24"/>
        </w:rPr>
      </w:pPr>
      <w:r w:rsidRPr="00A25529">
        <w:rPr>
          <w:rStyle w:val="pxvis"/>
          <w:rFonts w:cs="Arial"/>
          <w:bCs/>
          <w:sz w:val="50"/>
          <w:rPrChange w:id="5447" w:author="Cara Cardinale" w:date="2025-03-04T10:36:00Z">
            <w:rPr>
              <w:rStyle w:val="pxvis"/>
              <w:rFonts w:cs="Arial"/>
              <w:bCs/>
            </w:rPr>
          </w:rPrChange>
        </w:rPr>
        <w:t>Research References</w:t>
      </w:r>
    </w:p>
    <w:p w14:paraId="38D6C17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tk.ref.id="I009FPS"</w:instrText>
      </w:r>
      <w:r w:rsidRPr="00A25529">
        <w:rPr>
          <w:rStyle w:val="pxtk"/>
        </w:rPr>
        <w:fldChar w:fldCharType="end"/>
      </w:r>
      <w:r w:rsidRPr="00A25529">
        <w:rPr>
          <w:rStyle w:val="pxtk"/>
        </w:rPr>
        <w:t>West's Key Number Digest, Corporations and Business Organizations &amp;key;3409 to 3413</w:t>
      </w:r>
    </w:p>
    <w:p w14:paraId="21C8623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rc.ref.id="I00C8UO"</w:instrText>
      </w:r>
      <w:r w:rsidRPr="00A25529">
        <w:rPr>
          <w:rStyle w:val="pxrc"/>
        </w:rPr>
        <w:fldChar w:fldCharType="end"/>
      </w:r>
      <w:r w:rsidRPr="00A25529">
        <w:rPr>
          <w:rStyle w:val="pxrc"/>
        </w:rPr>
        <w:t xml:space="preserve">N.Y. Jur. 2d, Business Relationships </w:t>
      </w:r>
      <w:r w:rsidRPr="00A25529">
        <w:rPr>
          <w:rStyle w:val="pxrc"/>
          <w:vanish/>
        </w:rPr>
        <w:t>&amp;s;</w:t>
      </w:r>
      <w:del w:id="5448" w:author="Cara Cardinale" w:date="2025-01-21T18:35:00Z">
        <w:r w:rsidRPr="00A25529" w:rsidDel="00A9075C">
          <w:rPr>
            <w:rStyle w:val="pxvis"/>
            <w:rFonts w:ascii="Times NewRoman" w:hAnsi="Times NewRoman"/>
            <w:b w:val="0"/>
            <w:sz w:val="24"/>
          </w:rPr>
          <w:delText>§</w:delText>
        </w:r>
        <w:r w:rsidRPr="00A25529" w:rsidDel="00A9075C">
          <w:rPr>
            <w:rStyle w:val="pxrc"/>
          </w:rPr>
          <w:delText>899</w:delText>
        </w:r>
      </w:del>
      <w:ins w:id="5449" w:author="Cara Cardinale" w:date="2025-01-21T18:35:00Z">
        <w:r w:rsidR="00A9075C" w:rsidRPr="00A25529">
          <w:rPr>
            <w:rStyle w:val="pxvis"/>
            <w:rFonts w:ascii="Times NewRoman" w:hAnsi="Times NewRoman"/>
            <w:b w:val="0"/>
            <w:sz w:val="24"/>
          </w:rPr>
          <w:t>§897</w:t>
        </w:r>
      </w:ins>
    </w:p>
    <w:p w14:paraId="1F6BF6F3" w14:textId="77777777" w:rsidR="00FB29D8" w:rsidRPr="00A25529" w:rsidRDefault="00FB29D8">
      <w:pPr>
        <w:pStyle w:val="pxs"/>
        <w:spacing w:before="180"/>
        <w:rPr>
          <w:rPrChange w:id="5450" w:author="Cara Cardinale" w:date="2025-03-04T10:36:00Z">
            <w:rPr>
              <w:sz w:val="27"/>
            </w:rPr>
          </w:rPrChange>
        </w:rPr>
      </w:pPr>
      <w:r w:rsidRPr="00A25529">
        <w:rPr>
          <w:rPrChange w:id="5451" w:author="Cara Cardinale" w:date="2025-03-04T10:36:00Z">
            <w:rPr>
              <w:sz w:val="27"/>
            </w:rPr>
          </w:rPrChange>
        </w:rPr>
        <w:t>30:153. Resolution levying assessment</w:t>
      </w:r>
    </w:p>
    <w:p w14:paraId="0BED9981" w14:textId="77777777" w:rsidR="00FB29D8" w:rsidRPr="00A25529" w:rsidRDefault="00FB29D8">
      <w:pPr>
        <w:pStyle w:val="pxov"/>
        <w:rPr>
          <w:vanish/>
        </w:rPr>
      </w:pPr>
      <w:r w:rsidRPr="00A25529">
        <w:rPr>
          <w:vanish/>
        </w:rPr>
        <w:t>FMS</w:t>
      </w:r>
    </w:p>
    <w:p w14:paraId="35269972" w14:textId="77777777" w:rsidR="00FB29D8" w:rsidRPr="00A25529" w:rsidRDefault="00FB29D8">
      <w:pPr>
        <w:pStyle w:val="pxov"/>
        <w:rPr>
          <w:vanish/>
        </w:rPr>
      </w:pPr>
      <w:r w:rsidRPr="00A25529">
        <w:rPr>
          <w:vanish/>
        </w:rPr>
        <w:t>NFP</w:t>
      </w:r>
    </w:p>
    <w:p w14:paraId="24D96B01" w14:textId="77777777" w:rsidR="00FB29D8" w:rsidRPr="00A25529" w:rsidRDefault="00FB29D8">
      <w:pPr>
        <w:pStyle w:val="pxov"/>
        <w:rPr>
          <w:vanish/>
        </w:rPr>
      </w:pPr>
      <w:r w:rsidRPr="00A25529">
        <w:rPr>
          <w:vanish/>
        </w:rPr>
        <w:t>COL</w:t>
      </w:r>
    </w:p>
    <w:p w14:paraId="43EACEDE" w14:textId="77777777" w:rsidR="00FB29D8" w:rsidRPr="00A25529" w:rsidRDefault="00FB29D8">
      <w:pPr>
        <w:pStyle w:val="pxov"/>
        <w:rPr>
          <w:vanish/>
        </w:rPr>
      </w:pPr>
      <w:r w:rsidRPr="00A25529">
        <w:rPr>
          <w:vanish/>
        </w:rPr>
        <w:t>FCV</w:t>
      </w:r>
    </w:p>
    <w:p w14:paraId="220EFBC2" w14:textId="77777777" w:rsidR="00FB29D8" w:rsidRPr="00A25529" w:rsidRDefault="00FB29D8">
      <w:pPr>
        <w:pStyle w:val="pxov"/>
        <w:rPr>
          <w:vanish/>
        </w:rPr>
      </w:pPr>
      <w:r w:rsidRPr="00A25529">
        <w:rPr>
          <w:vanish/>
        </w:rPr>
        <w:t>FTR</w:t>
      </w:r>
    </w:p>
    <w:p w14:paraId="33DD048A" w14:textId="77777777" w:rsidR="00FB29D8" w:rsidRPr="00A25529" w:rsidRDefault="00FB29D8">
      <w:pPr>
        <w:pStyle w:val="pxov"/>
        <w:rPr>
          <w:vanish/>
        </w:rPr>
      </w:pPr>
      <w:r w:rsidRPr="00A25529">
        <w:rPr>
          <w:vanish/>
        </w:rPr>
        <w:t>EBL</w:t>
      </w:r>
    </w:p>
    <w:p w14:paraId="4103EB6A" w14:textId="77777777" w:rsidR="00FB29D8" w:rsidRPr="00A25529" w:rsidRDefault="00FB29D8">
      <w:pPr>
        <w:pStyle w:val="pxov"/>
        <w:rPr>
          <w:vanish/>
        </w:rPr>
      </w:pPr>
      <w:r w:rsidRPr="00A25529">
        <w:rPr>
          <w:vanish/>
        </w:rPr>
        <w:t>TEM</w:t>
      </w:r>
    </w:p>
    <w:p w14:paraId="4E6B0DB6" w14:textId="77777777" w:rsidR="00FB29D8" w:rsidRPr="00A25529" w:rsidRDefault="00FB29D8">
      <w:pPr>
        <w:pStyle w:val="pxov"/>
        <w:rPr>
          <w:vanish/>
        </w:rPr>
      </w:pPr>
      <w:r w:rsidRPr="00A25529">
        <w:rPr>
          <w:vanish/>
        </w:rPr>
        <w:t>MTD</w:t>
      </w:r>
    </w:p>
    <w:p w14:paraId="7BF9CE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form.fid="Id5600c601b6411e684899cfd92da4eb0"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p.ct.id="f2fd26a0b92511efa75bc0a5c2da1858|162|30:153"</w:instrText>
      </w:r>
      <w:r w:rsidRPr="00A25529">
        <w:fldChar w:fldCharType="end"/>
      </w:r>
      <w:r w:rsidRPr="00A25529">
        <w:t xml:space="preserve">Resolved by the directors of </w:t>
      </w:r>
      <w:r w:rsidRPr="00A25529">
        <w:rPr>
          <w:rStyle w:val="pxfinstr"/>
          <w:i/>
          <w:iCs/>
        </w:rPr>
        <w:t>[name of club]</w:t>
      </w:r>
      <w:r w:rsidRPr="00A25529">
        <w:t xml:space="preserve"> that a special assessment shall be levied on the members of such club in the amount of $</w:t>
      </w:r>
      <w:r w:rsidRPr="00A25529">
        <w:rPr>
          <w:rStyle w:val="pxfinstr"/>
          <w:i/>
          <w:iCs/>
        </w:rPr>
        <w:t>[dollar amount of assessment per member]</w:t>
      </w:r>
      <w:r w:rsidRPr="00A25529">
        <w:t xml:space="preserve"> per member.</w:t>
      </w:r>
    </w:p>
    <w:p w14:paraId="397572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p.ct.id="f2fd26a0b92511efa75bc0a5c2da1858|162|30:153"</w:instrText>
      </w:r>
      <w:r w:rsidRPr="00A25529">
        <w:fldChar w:fldCharType="end"/>
      </w:r>
      <w:r w:rsidRPr="00A25529">
        <w:t xml:space="preserve">The secretary of </w:t>
      </w:r>
      <w:r w:rsidRPr="00A25529">
        <w:rPr>
          <w:rStyle w:val="pxfinstr"/>
          <w:i/>
          <w:iCs/>
        </w:rPr>
        <w:t>[name of club]</w:t>
      </w:r>
      <w:r w:rsidRPr="00A25529">
        <w:t xml:space="preserve"> is directed to notify the members of this assessment. Such assessment shall be due and payable </w:t>
      </w:r>
      <w:r w:rsidRPr="00A25529">
        <w:rPr>
          <w:rStyle w:val="pxfinstr"/>
          <w:i/>
          <w:iCs/>
        </w:rPr>
        <w:t>[number of days]</w:t>
      </w:r>
      <w:r w:rsidRPr="00A25529">
        <w:t xml:space="preserve"> days after notification by the secretary.</w:t>
      </w:r>
    </w:p>
    <w:p w14:paraId="69BC4782" w14:textId="77777777" w:rsidR="00FB29D8" w:rsidRPr="00A25529" w:rsidRDefault="00FB29D8">
      <w:pPr>
        <w:pStyle w:val="pxformnotes"/>
        <w:jc w:val="center"/>
        <w:rPr>
          <w:sz w:val="24"/>
          <w:szCs w:val="24"/>
        </w:rPr>
      </w:pPr>
      <w:r w:rsidRPr="00A25529">
        <w:rPr>
          <w:rStyle w:val="pxvis"/>
          <w:rFonts w:cs="Arial"/>
          <w:bCs/>
          <w:sz w:val="50"/>
          <w:rPrChange w:id="5452" w:author="Cara Cardinale" w:date="2025-03-04T10:36:00Z">
            <w:rPr>
              <w:rStyle w:val="pxvis"/>
              <w:rFonts w:cs="Arial"/>
              <w:bCs/>
            </w:rPr>
          </w:rPrChange>
        </w:rPr>
        <w:t>Notes to Form</w:t>
      </w:r>
    </w:p>
    <w:p w14:paraId="77103412" w14:textId="77777777" w:rsidR="00FB29D8" w:rsidRPr="00A25529" w:rsidRDefault="00FB29D8">
      <w:pPr>
        <w:pStyle w:val="pxformnotes"/>
        <w:rPr>
          <w:sz w:val="24"/>
          <w:szCs w:val="24"/>
        </w:rPr>
      </w:pPr>
    </w:p>
    <w:p w14:paraId="43AA7B51" w14:textId="77777777" w:rsidR="00FB29D8" w:rsidRPr="00A25529" w:rsidRDefault="00FB29D8">
      <w:pPr>
        <w:pStyle w:val="pxformnote"/>
        <w:spacing w:before="180"/>
      </w:pPr>
      <w:del w:id="5453" w:author="Cara Cardinale" w:date="2025-01-14T20:47:00Z">
        <w:r w:rsidRPr="00A25529" w:rsidDel="00CF1278">
          <w:delText>Drafter's Note</w:delText>
        </w:r>
      </w:del>
      <w:r w:rsidRPr="00A25529">
        <w:t xml:space="preserve"> </w:t>
      </w:r>
    </w:p>
    <w:p w14:paraId="7E49B8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p.ct.id="f2fd26a0b92511efa75bc0a5c2da1858|162|30:153"</w:instrText>
      </w:r>
      <w:r w:rsidRPr="00A25529">
        <w:fldChar w:fldCharType="end"/>
      </w:r>
      <w:r w:rsidRPr="00A25529">
        <w:t xml:space="preserve">Initiation fees, dues, or assessments may be levied on all classes of members alike or in different amounts or proportions for different classes of members, as the certificate of incorporation or the bylaws may provide, but in all cases the fees, dues, and assessments payable by members of one class shall be determined upon the same basis. </w:t>
      </w:r>
      <w:r w:rsidRPr="00A25529">
        <w:rPr>
          <w:rStyle w:val="pxst"/>
          <w:color w:val="FF0000"/>
          <w:vertAlign w:val="superscript"/>
        </w:rPr>
        <w:t>►</w:t>
      </w:r>
      <w:r w:rsidRPr="00A25529">
        <w:rPr>
          <w:rStyle w:val="pxst"/>
        </w:rPr>
        <w:fldChar w:fldCharType="begin"/>
      </w:r>
      <w:r w:rsidRPr="00A25529">
        <w:rPr>
          <w:rStyle w:val="pxst"/>
        </w:rPr>
        <w:instrText>st.ref.id="I05SRBU"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507(b)</w:t>
      </w:r>
      <w:r w:rsidRPr="00A25529">
        <w:t>.</w:t>
      </w:r>
    </w:p>
    <w:p w14:paraId="6D28A9F0" w14:textId="77777777" w:rsidR="00FB29D8" w:rsidRPr="00A25529" w:rsidRDefault="00FB29D8">
      <w:pPr>
        <w:pStyle w:val="pxformrr"/>
        <w:rPr>
          <w:sz w:val="24"/>
          <w:szCs w:val="24"/>
        </w:rPr>
      </w:pPr>
      <w:r w:rsidRPr="00A25529">
        <w:rPr>
          <w:rStyle w:val="pxvis"/>
          <w:rFonts w:cs="Arial"/>
          <w:bCs/>
          <w:sz w:val="50"/>
          <w:rPrChange w:id="5454" w:author="Cara Cardinale" w:date="2025-03-04T10:36:00Z">
            <w:rPr>
              <w:rStyle w:val="pxvis"/>
              <w:rFonts w:cs="Arial"/>
              <w:bCs/>
            </w:rPr>
          </w:rPrChange>
        </w:rPr>
        <w:t>Research References</w:t>
      </w:r>
    </w:p>
    <w:p w14:paraId="4C0C5CF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tk.ref.id="I05OJMI"</w:instrText>
      </w:r>
      <w:r w:rsidRPr="00A25529">
        <w:rPr>
          <w:rStyle w:val="pxtk"/>
        </w:rPr>
        <w:fldChar w:fldCharType="end"/>
      </w:r>
      <w:r w:rsidRPr="00A25529">
        <w:rPr>
          <w:rStyle w:val="pxtk"/>
        </w:rPr>
        <w:t>West's Key Number Digest, Corporations and Business Organizations &amp;key;3404</w:t>
      </w:r>
    </w:p>
    <w:p w14:paraId="115839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rc.ref.id="I05KBX6"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455" w:author="Cara Cardinale" w:date="2025-01-12T16:18:00Z">
        <w:r w:rsidRPr="00A25529" w:rsidDel="00D9691D">
          <w:rPr>
            <w:rStyle w:val="pxrc"/>
          </w:rPr>
          <w:delText>830, 831</w:delText>
        </w:r>
      </w:del>
      <w:ins w:id="5456" w:author="Cara Cardinale" w:date="2025-01-12T16:18:00Z">
        <w:r w:rsidR="00D9691D" w:rsidRPr="00A25529">
          <w:rPr>
            <w:rStyle w:val="pxrc"/>
          </w:rPr>
          <w:t>828, 829</w:t>
        </w:r>
      </w:ins>
    </w:p>
    <w:p w14:paraId="00911A64" w14:textId="77777777" w:rsidR="00FB29D8" w:rsidRPr="00A25529" w:rsidDel="00D93798" w:rsidRDefault="00FB29D8">
      <w:pPr>
        <w:pStyle w:val="pxs"/>
        <w:spacing w:before="180"/>
        <w:rPr>
          <w:del w:id="5457" w:author="Cara Cardinale" w:date="2025-01-27T11:34:00Z"/>
          <w:rPrChange w:id="5458" w:author="Cara Cardinale" w:date="2025-03-04T10:36:00Z">
            <w:rPr>
              <w:del w:id="5459" w:author="Cara Cardinale" w:date="2025-01-27T11:34:00Z"/>
              <w:sz w:val="27"/>
            </w:rPr>
          </w:rPrChange>
        </w:rPr>
      </w:pPr>
      <w:del w:id="5460" w:author="Cara Cardinale" w:date="2025-01-27T11:34:00Z">
        <w:r w:rsidRPr="00A25529" w:rsidDel="00D93798">
          <w:rPr>
            <w:rPrChange w:id="5461" w:author="Cara Cardinale" w:date="2025-03-04T10:36:00Z">
              <w:rPr>
                <w:sz w:val="27"/>
              </w:rPr>
            </w:rPrChange>
          </w:rPr>
          <w:delText>30:153.50. Resolution for capital and other expenditures</w:delText>
        </w:r>
      </w:del>
    </w:p>
    <w:p w14:paraId="59AE1511" w14:textId="77777777" w:rsidR="00FB29D8" w:rsidRPr="00A25529" w:rsidDel="00D93798" w:rsidRDefault="00FB29D8">
      <w:pPr>
        <w:pStyle w:val="pxov"/>
        <w:rPr>
          <w:del w:id="5462" w:author="Cara Cardinale" w:date="2025-01-27T11:34:00Z"/>
          <w:vanish/>
        </w:rPr>
      </w:pPr>
      <w:del w:id="5463" w:author="Cara Cardinale" w:date="2025-01-27T11:34:00Z">
        <w:r w:rsidRPr="00A25529" w:rsidDel="00D93798">
          <w:rPr>
            <w:vanish/>
          </w:rPr>
          <w:delText>FMS</w:delText>
        </w:r>
      </w:del>
    </w:p>
    <w:p w14:paraId="066B0380" w14:textId="77777777" w:rsidR="00FB29D8" w:rsidRPr="00A25529" w:rsidDel="00D93798" w:rsidRDefault="00FB29D8">
      <w:pPr>
        <w:pStyle w:val="pxov"/>
        <w:rPr>
          <w:del w:id="5464" w:author="Cara Cardinale" w:date="2025-01-27T11:34:00Z"/>
          <w:vanish/>
        </w:rPr>
      </w:pPr>
      <w:del w:id="5465" w:author="Cara Cardinale" w:date="2025-01-27T11:34:00Z">
        <w:r w:rsidRPr="00A25529" w:rsidDel="00D93798">
          <w:rPr>
            <w:vanish/>
          </w:rPr>
          <w:delText>CLS</w:delText>
        </w:r>
      </w:del>
    </w:p>
    <w:p w14:paraId="5271E7AB" w14:textId="77777777" w:rsidR="00FB29D8" w:rsidRPr="00A25529" w:rsidDel="00D93798" w:rsidRDefault="00FB29D8">
      <w:pPr>
        <w:pStyle w:val="pxov"/>
        <w:rPr>
          <w:del w:id="5466" w:author="Cara Cardinale" w:date="2025-01-27T11:34:00Z"/>
          <w:vanish/>
        </w:rPr>
      </w:pPr>
      <w:del w:id="5467" w:author="Cara Cardinale" w:date="2025-01-27T11:34:00Z">
        <w:r w:rsidRPr="00A25529" w:rsidDel="00D93798">
          <w:rPr>
            <w:vanish/>
          </w:rPr>
          <w:delText>FTR</w:delText>
        </w:r>
      </w:del>
    </w:p>
    <w:p w14:paraId="76D15E5D" w14:textId="77777777" w:rsidR="00FB29D8" w:rsidRPr="00A25529" w:rsidDel="00D93798" w:rsidRDefault="00FB29D8">
      <w:pPr>
        <w:pStyle w:val="pxov"/>
        <w:rPr>
          <w:del w:id="5468" w:author="Cara Cardinale" w:date="2025-01-27T11:34:00Z"/>
          <w:vanish/>
        </w:rPr>
      </w:pPr>
      <w:del w:id="5469" w:author="Cara Cardinale" w:date="2025-01-27T11:34:00Z">
        <w:r w:rsidRPr="00A25529" w:rsidDel="00D93798">
          <w:rPr>
            <w:vanish/>
          </w:rPr>
          <w:delText>COL</w:delText>
        </w:r>
      </w:del>
    </w:p>
    <w:p w14:paraId="591E0E6B" w14:textId="77777777" w:rsidR="00FB29D8" w:rsidRPr="00A25529" w:rsidDel="00D93798" w:rsidRDefault="00FB29D8">
      <w:pPr>
        <w:pStyle w:val="pxov"/>
        <w:rPr>
          <w:del w:id="5470" w:author="Cara Cardinale" w:date="2025-01-27T11:34:00Z"/>
          <w:vanish/>
        </w:rPr>
      </w:pPr>
      <w:del w:id="5471" w:author="Cara Cardinale" w:date="2025-01-27T11:34:00Z">
        <w:r w:rsidRPr="00A25529" w:rsidDel="00D93798">
          <w:rPr>
            <w:vanish/>
          </w:rPr>
          <w:delText>NFP</w:delText>
        </w:r>
      </w:del>
    </w:p>
    <w:p w14:paraId="711C09CB" w14:textId="77777777" w:rsidR="00FB29D8" w:rsidRPr="00A25529" w:rsidDel="00D93798" w:rsidRDefault="00FB29D8">
      <w:pPr>
        <w:pStyle w:val="pxov"/>
        <w:rPr>
          <w:del w:id="5472" w:author="Cara Cardinale" w:date="2025-01-27T11:34:00Z"/>
          <w:vanish/>
        </w:rPr>
      </w:pPr>
      <w:del w:id="5473" w:author="Cara Cardinale" w:date="2025-01-27T11:34:00Z">
        <w:r w:rsidRPr="00A25529" w:rsidDel="00D93798">
          <w:rPr>
            <w:vanish/>
          </w:rPr>
          <w:delText>AMT</w:delText>
        </w:r>
      </w:del>
    </w:p>
    <w:p w14:paraId="5BB0924D" w14:textId="77777777" w:rsidR="00FB29D8" w:rsidRPr="00A25529" w:rsidDel="00D93798" w:rsidRDefault="00FB29D8">
      <w:pPr>
        <w:pStyle w:val="pxov"/>
        <w:rPr>
          <w:del w:id="5474" w:author="Cara Cardinale" w:date="2025-01-27T11:34:00Z"/>
          <w:vanish/>
        </w:rPr>
      </w:pPr>
      <w:del w:id="5475" w:author="Cara Cardinale" w:date="2025-01-27T11:34:00Z">
        <w:r w:rsidRPr="00A25529" w:rsidDel="00D93798">
          <w:rPr>
            <w:vanish/>
          </w:rPr>
          <w:delText>MTD</w:delText>
        </w:r>
      </w:del>
    </w:p>
    <w:p w14:paraId="1FE980FF" w14:textId="77777777" w:rsidR="00FB29D8" w:rsidRPr="00A25529" w:rsidDel="00D93798" w:rsidRDefault="00FB29D8">
      <w:pPr>
        <w:pStyle w:val="pxov"/>
        <w:rPr>
          <w:del w:id="5476" w:author="Cara Cardinale" w:date="2025-01-27T11:34:00Z"/>
          <w:vanish/>
        </w:rPr>
      </w:pPr>
      <w:del w:id="5477" w:author="Cara Cardinale" w:date="2025-01-27T11:34:00Z">
        <w:r w:rsidRPr="00A25529" w:rsidDel="00D93798">
          <w:rPr>
            <w:vanish/>
          </w:rPr>
          <w:delText>TEM</w:delText>
        </w:r>
      </w:del>
    </w:p>
    <w:p w14:paraId="5C067520" w14:textId="77777777" w:rsidR="00FB29D8" w:rsidRPr="00A25529" w:rsidDel="00D93798" w:rsidRDefault="00FB29D8">
      <w:pPr>
        <w:pStyle w:val="pxformp"/>
        <w:rPr>
          <w:del w:id="5478" w:author="Cara Cardinale" w:date="2025-01-27T11:34:00Z"/>
        </w:rPr>
      </w:pPr>
      <w:del w:id="5479"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color w:val="FF0000"/>
            <w:vertAlign w:val="superscript"/>
          </w:rPr>
          <w:delText>►</w:delText>
        </w:r>
        <w:r w:rsidRPr="00A25529" w:rsidDel="00D93798">
          <w:fldChar w:fldCharType="begin"/>
        </w:r>
        <w:r w:rsidRPr="00A25529" w:rsidDel="00D93798">
          <w:delInstrText>form.du="0"</w:delInstrText>
        </w:r>
        <w:r w:rsidRPr="00A25529" w:rsidDel="00D93798">
          <w:fldChar w:fldCharType="end"/>
        </w:r>
        <w:r w:rsidRPr="00A25529" w:rsidDel="00D93798">
          <w:fldChar w:fldCharType="begin"/>
        </w:r>
        <w:r w:rsidRPr="00A25529" w:rsidDel="00D93798">
          <w:delInstrText>form.fid="Id14a86907abd11e8a41be6d4464b35c6"</w:delInstrText>
        </w:r>
        <w:r w:rsidRPr="00A25529" w:rsidDel="00D93798">
          <w:fldChar w:fldCharType="end"/>
        </w:r>
        <w:r w:rsidRPr="00A25529" w:rsidDel="00D93798">
          <w:rPr>
            <w:color w:val="FF0000"/>
            <w:vertAlign w:val="superscript"/>
          </w:rPr>
          <w:delText>►</w:delText>
        </w:r>
        <w:r w:rsidRPr="00A25529" w:rsidDel="00D93798">
          <w:fldChar w:fldCharType="begin"/>
        </w:r>
        <w:r w:rsidRPr="00A25529" w:rsidDel="00D93798">
          <w:delInstrText>p.ct.id="f2fd26a0b92511efa75bc0a5c2da1858|163|30:153.50"</w:delInstrText>
        </w:r>
        <w:r w:rsidRPr="00A25529" w:rsidDel="00D93798">
          <w:fldChar w:fldCharType="end"/>
        </w:r>
        <w:r w:rsidRPr="00A25529" w:rsidDel="00D93798">
          <w:delText>Resolved, that $</w:delText>
        </w:r>
        <w:r w:rsidRPr="00A25529" w:rsidDel="00D93798">
          <w:rPr>
            <w:rStyle w:val="pxfinstr"/>
            <w:i/>
            <w:iCs/>
          </w:rPr>
          <w:delText>[dollar amount of expenditures]</w:delText>
        </w:r>
        <w:r w:rsidRPr="00A25529" w:rsidDel="00D93798">
          <w:delText xml:space="preserve"> for </w:delText>
        </w:r>
        <w:r w:rsidRPr="00A25529" w:rsidDel="00D93798">
          <w:rPr>
            <w:rStyle w:val="pxfinstr"/>
            <w:i/>
            <w:iCs/>
          </w:rPr>
          <w:delText>[fiscal/calendar]</w:delText>
        </w:r>
        <w:r w:rsidRPr="00A25529" w:rsidDel="00D93798">
          <w:delText xml:space="preserve"> year </w:delText>
        </w:r>
        <w:r w:rsidRPr="00A25529" w:rsidDel="00D93798">
          <w:rPr>
            <w:rStyle w:val="pxfinstr"/>
            <w:i/>
            <w:iCs/>
          </w:rPr>
          <w:delText>[identification of year]</w:delText>
        </w:r>
        <w:r w:rsidRPr="00A25529" w:rsidDel="00D93798">
          <w:delText xml:space="preserve"> shall be designated for capital and noncapital expenses for the repairs, remodels, maintenance and other upgrades or installations to the </w:delText>
        </w:r>
        <w:r w:rsidRPr="00A25529" w:rsidDel="00D93798">
          <w:rPr>
            <w:rStyle w:val="pxfinstr"/>
            <w:i/>
            <w:iCs/>
          </w:rPr>
          <w:delText>[name of association]</w:delText>
        </w:r>
        <w:r w:rsidRPr="00A25529" w:rsidDel="00D93798">
          <w:delText>'s facility.</w:delText>
        </w:r>
      </w:del>
    </w:p>
    <w:p w14:paraId="7EC83931" w14:textId="77777777" w:rsidR="00FB29D8" w:rsidRPr="00A25529" w:rsidDel="00D93798" w:rsidRDefault="00FB29D8">
      <w:pPr>
        <w:pStyle w:val="pxformp"/>
        <w:rPr>
          <w:del w:id="5480" w:author="Cara Cardinale" w:date="2025-01-27T11:34:00Z"/>
        </w:rPr>
      </w:pPr>
      <w:del w:id="5481"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color w:val="FF0000"/>
            <w:vertAlign w:val="superscript"/>
          </w:rPr>
          <w:delText>►</w:delText>
        </w:r>
        <w:r w:rsidRPr="00A25529" w:rsidDel="00D93798">
          <w:fldChar w:fldCharType="begin"/>
        </w:r>
        <w:r w:rsidRPr="00A25529" w:rsidDel="00D93798">
          <w:delInstrText>p.ct.id="f2fd26a0b92511efa75bc0a5c2da1858|163|30:153.50"</w:delInstrText>
        </w:r>
        <w:r w:rsidRPr="00A25529" w:rsidDel="00D93798">
          <w:fldChar w:fldCharType="end"/>
        </w:r>
        <w:r w:rsidRPr="00A25529" w:rsidDel="00D93798">
          <w:delText xml:space="preserve">Further resolved, that </w:delText>
        </w:r>
        <w:r w:rsidRPr="00A25529" w:rsidDel="00D93798">
          <w:rPr>
            <w:rStyle w:val="pxfinstr"/>
            <w:i/>
            <w:iCs/>
          </w:rPr>
          <w:delText>[name of association]</w:delText>
        </w:r>
        <w:r w:rsidRPr="00A25529" w:rsidDel="00D93798">
          <w:delText xml:space="preserve"> intends to install an internet system including </w:delText>
        </w:r>
        <w:r w:rsidRPr="00A25529" w:rsidDel="00D93798">
          <w:rPr>
            <w:rStyle w:val="pxfinstr"/>
            <w:i/>
            <w:iCs/>
          </w:rPr>
          <w:delText>[specification of internet system capabilities]</w:delText>
        </w:r>
        <w:r w:rsidRPr="00A25529" w:rsidDel="00D93798">
          <w:delText xml:space="preserve"> at an estimated cost of $</w:delText>
        </w:r>
        <w:r w:rsidRPr="00A25529" w:rsidDel="00D93798">
          <w:rPr>
            <w:rStyle w:val="pxfinstr"/>
            <w:i/>
            <w:iCs/>
          </w:rPr>
          <w:delText>[dollar amount of cost]</w:delText>
        </w:r>
        <w:r w:rsidRPr="00A25529" w:rsidDel="00D93798">
          <w:delText>.</w:delText>
        </w:r>
      </w:del>
    </w:p>
    <w:p w14:paraId="62471492" w14:textId="77777777" w:rsidR="00FB29D8" w:rsidRPr="00A25529" w:rsidDel="00D93798" w:rsidRDefault="00FB29D8">
      <w:pPr>
        <w:pStyle w:val="pxformp"/>
        <w:rPr>
          <w:del w:id="5482" w:author="Cara Cardinale" w:date="2025-01-27T11:34:00Z"/>
        </w:rPr>
      </w:pPr>
      <w:del w:id="5483"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color w:val="FF0000"/>
            <w:vertAlign w:val="superscript"/>
          </w:rPr>
          <w:delText>►</w:delText>
        </w:r>
        <w:r w:rsidRPr="00A25529" w:rsidDel="00D93798">
          <w:fldChar w:fldCharType="begin"/>
        </w:r>
        <w:r w:rsidRPr="00A25529" w:rsidDel="00D93798">
          <w:delInstrText>p.ct.id="f2fd26a0b92511efa75bc0a5c2da1858|163|30:153.50"</w:delInstrText>
        </w:r>
        <w:r w:rsidRPr="00A25529" w:rsidDel="00D93798">
          <w:fldChar w:fldCharType="end"/>
        </w:r>
        <w:r w:rsidRPr="00A25529" w:rsidDel="00D93798">
          <w:delText xml:space="preserve">Further resolved, that </w:delText>
        </w:r>
        <w:r w:rsidRPr="00A25529" w:rsidDel="00D93798">
          <w:rPr>
            <w:rStyle w:val="pxfinstr"/>
            <w:i/>
            <w:iCs/>
          </w:rPr>
          <w:delText>[name of association]</w:delText>
        </w:r>
        <w:r w:rsidRPr="00A25529" w:rsidDel="00D93798">
          <w:delText xml:space="preserve"> shall solicit and receive no less than </w:delText>
        </w:r>
        <w:r w:rsidRPr="00A25529" w:rsidDel="00D93798">
          <w:rPr>
            <w:rStyle w:val="pxfinstr"/>
            <w:i/>
            <w:iCs/>
          </w:rPr>
          <w:delText>[number of bids]</w:delText>
        </w:r>
        <w:r w:rsidRPr="00A25529" w:rsidDel="00D93798">
          <w:delText xml:space="preserve"> bids of the work that is sent to qualified contractors in the form of a request for proposal.</w:delText>
        </w:r>
      </w:del>
    </w:p>
    <w:p w14:paraId="5BED03F9" w14:textId="77777777" w:rsidR="00FB29D8" w:rsidRPr="00A25529" w:rsidDel="00D93798" w:rsidRDefault="00FB29D8">
      <w:pPr>
        <w:pStyle w:val="pxformp"/>
        <w:rPr>
          <w:del w:id="5484" w:author="Cara Cardinale" w:date="2025-01-27T11:34:00Z"/>
        </w:rPr>
      </w:pPr>
      <w:del w:id="5485"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color w:val="FF0000"/>
            <w:vertAlign w:val="superscript"/>
          </w:rPr>
          <w:delText>►</w:delText>
        </w:r>
        <w:r w:rsidRPr="00A25529" w:rsidDel="00D93798">
          <w:fldChar w:fldCharType="begin"/>
        </w:r>
        <w:r w:rsidRPr="00A25529" w:rsidDel="00D93798">
          <w:delInstrText>p.ct.id="f2fd26a0b92511efa75bc0a5c2da1858|163|30:153.50"</w:delInstrText>
        </w:r>
        <w:r w:rsidRPr="00A25529" w:rsidDel="00D93798">
          <w:fldChar w:fldCharType="end"/>
        </w:r>
        <w:r w:rsidRPr="00A25529" w:rsidDel="00D93798">
          <w:delText>Further resolved, that the bids will be assessed not only on the basis of cost but also on qualify of reputation, references and scope of work to be provided.</w:delText>
        </w:r>
      </w:del>
    </w:p>
    <w:p w14:paraId="2EBE469E" w14:textId="77777777" w:rsidR="00FB29D8" w:rsidRPr="00A25529" w:rsidDel="00D93798" w:rsidRDefault="00FB29D8">
      <w:pPr>
        <w:pStyle w:val="pxformnotes"/>
        <w:jc w:val="center"/>
        <w:rPr>
          <w:del w:id="5486" w:author="Cara Cardinale" w:date="2025-01-27T11:34:00Z"/>
          <w:sz w:val="24"/>
          <w:szCs w:val="24"/>
        </w:rPr>
      </w:pPr>
      <w:del w:id="5487" w:author="Cara Cardinale" w:date="2025-01-27T11:34:00Z">
        <w:r w:rsidRPr="00A25529" w:rsidDel="00D93798">
          <w:rPr>
            <w:rStyle w:val="pxvis"/>
            <w:rFonts w:cs="Arial"/>
            <w:bCs/>
            <w:sz w:val="50"/>
            <w:rPrChange w:id="5488" w:author="Cara Cardinale" w:date="2025-03-04T10:36:00Z">
              <w:rPr>
                <w:rStyle w:val="pxvis"/>
                <w:rFonts w:cs="Arial"/>
                <w:bCs/>
              </w:rPr>
            </w:rPrChange>
          </w:rPr>
          <w:delText>Notes to Form</w:delText>
        </w:r>
      </w:del>
    </w:p>
    <w:p w14:paraId="54A7E919" w14:textId="77777777" w:rsidR="00FB29D8" w:rsidRPr="00A25529" w:rsidDel="00D93798" w:rsidRDefault="00FB29D8">
      <w:pPr>
        <w:pStyle w:val="pxformnotes"/>
        <w:rPr>
          <w:del w:id="5489" w:author="Cara Cardinale" w:date="2025-01-27T11:34:00Z"/>
          <w:sz w:val="24"/>
          <w:szCs w:val="24"/>
        </w:rPr>
      </w:pPr>
    </w:p>
    <w:p w14:paraId="48A64BC8" w14:textId="77777777" w:rsidR="00FB29D8" w:rsidRPr="00A25529" w:rsidDel="00D93798" w:rsidRDefault="00FB29D8">
      <w:pPr>
        <w:pStyle w:val="pxformrr"/>
        <w:rPr>
          <w:del w:id="5490" w:author="Cara Cardinale" w:date="2025-01-27T11:34:00Z"/>
          <w:sz w:val="24"/>
          <w:szCs w:val="24"/>
        </w:rPr>
      </w:pPr>
      <w:del w:id="5491" w:author="Cara Cardinale" w:date="2025-01-27T11:34:00Z">
        <w:r w:rsidRPr="00A25529" w:rsidDel="00D93798">
          <w:rPr>
            <w:rStyle w:val="pxvis"/>
            <w:rFonts w:cs="Arial"/>
            <w:bCs/>
            <w:sz w:val="24"/>
            <w:szCs w:val="24"/>
            <w:rPrChange w:id="5492" w:author="Cara Cardinale" w:date="2025-03-04T10:36:00Z">
              <w:rPr>
                <w:rStyle w:val="pxvis"/>
                <w:rFonts w:cs="Arial"/>
                <w:bCs/>
                <w:szCs w:val="24"/>
              </w:rPr>
            </w:rPrChange>
          </w:rPr>
          <w:delText>Research References</w:delText>
        </w:r>
      </w:del>
    </w:p>
    <w:p w14:paraId="2EB6207B" w14:textId="77777777" w:rsidR="00FB29D8" w:rsidRPr="00A25529" w:rsidDel="00D93798" w:rsidRDefault="00FB29D8">
      <w:pPr>
        <w:pStyle w:val="pxformrrp"/>
        <w:rPr>
          <w:del w:id="5493" w:author="Cara Cardinale" w:date="2025-01-27T11:34:00Z"/>
        </w:rPr>
      </w:pPr>
      <w:del w:id="5494"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rStyle w:val="pxtk"/>
            <w:color w:val="FF0000"/>
            <w:vertAlign w:val="superscript"/>
          </w:rPr>
          <w:delText>►</w:delText>
        </w:r>
        <w:r w:rsidRPr="00A25529" w:rsidDel="00D93798">
          <w:rPr>
            <w:rStyle w:val="pxtk"/>
          </w:rPr>
          <w:fldChar w:fldCharType="begin"/>
        </w:r>
        <w:r w:rsidRPr="00A25529" w:rsidDel="00D93798">
          <w:rPr>
            <w:rStyle w:val="pxtk"/>
          </w:rPr>
          <w:delInstrText>tk.ref.id="I05G47U"</w:delInstrText>
        </w:r>
        <w:r w:rsidRPr="00A25529" w:rsidDel="00D93798">
          <w:rPr>
            <w:rStyle w:val="pxtk"/>
          </w:rPr>
          <w:fldChar w:fldCharType="end"/>
        </w:r>
        <w:r w:rsidRPr="00A25529" w:rsidDel="00D93798">
          <w:rPr>
            <w:rStyle w:val="pxtk"/>
          </w:rPr>
          <w:delText>West's Key Number Digest, Associations &amp;key;3 to 5</w:delText>
        </w:r>
      </w:del>
    </w:p>
    <w:p w14:paraId="1C08ECF2" w14:textId="77777777" w:rsidR="00FB29D8" w:rsidRPr="00A25529" w:rsidDel="00D93798" w:rsidRDefault="00FB29D8">
      <w:pPr>
        <w:pStyle w:val="pxformrrp"/>
        <w:rPr>
          <w:del w:id="5495" w:author="Cara Cardinale" w:date="2025-01-27T11:34:00Z"/>
        </w:rPr>
      </w:pPr>
      <w:del w:id="5496"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rStyle w:val="pxtk"/>
            <w:color w:val="FF0000"/>
            <w:vertAlign w:val="superscript"/>
          </w:rPr>
          <w:delText>►</w:delText>
        </w:r>
        <w:r w:rsidRPr="00A25529" w:rsidDel="00D93798">
          <w:rPr>
            <w:rStyle w:val="pxtk"/>
          </w:rPr>
          <w:fldChar w:fldCharType="begin"/>
        </w:r>
        <w:r w:rsidRPr="00A25529" w:rsidDel="00D93798">
          <w:rPr>
            <w:rStyle w:val="pxtk"/>
          </w:rPr>
          <w:delInstrText>tk.ref.id="I006ML1"</w:delInstrText>
        </w:r>
        <w:r w:rsidRPr="00A25529" w:rsidDel="00D93798">
          <w:rPr>
            <w:rStyle w:val="pxtk"/>
          </w:rPr>
          <w:fldChar w:fldCharType="end"/>
        </w:r>
        <w:r w:rsidRPr="00A25529" w:rsidDel="00D93798">
          <w:rPr>
            <w:rStyle w:val="pxtk"/>
          </w:rPr>
          <w:delText>West's Key Number Digest, Associations &amp;key;24</w:delText>
        </w:r>
      </w:del>
    </w:p>
    <w:p w14:paraId="1D76C6B9" w14:textId="77777777" w:rsidR="00FB29D8" w:rsidRPr="00A25529" w:rsidDel="00D93798" w:rsidRDefault="00FB29D8">
      <w:pPr>
        <w:pStyle w:val="pxformrrp"/>
        <w:rPr>
          <w:del w:id="5497" w:author="Cara Cardinale" w:date="2025-01-27T11:34:00Z"/>
        </w:rPr>
      </w:pPr>
      <w:del w:id="5498"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rStyle w:val="pxtk"/>
            <w:color w:val="FF0000"/>
            <w:vertAlign w:val="superscript"/>
          </w:rPr>
          <w:delText>►</w:delText>
        </w:r>
        <w:r w:rsidRPr="00A25529" w:rsidDel="00D93798">
          <w:rPr>
            <w:rStyle w:val="pxtk"/>
          </w:rPr>
          <w:fldChar w:fldCharType="begin"/>
        </w:r>
        <w:r w:rsidRPr="00A25529" w:rsidDel="00D93798">
          <w:rPr>
            <w:rStyle w:val="pxtk"/>
          </w:rPr>
          <w:delInstrText>tk.ref.id="I009FPX"</w:delInstrText>
        </w:r>
        <w:r w:rsidRPr="00A25529" w:rsidDel="00D93798">
          <w:rPr>
            <w:rStyle w:val="pxtk"/>
          </w:rPr>
          <w:fldChar w:fldCharType="end"/>
        </w:r>
      </w:del>
      <w:del w:id="5499" w:author="Cara Cardinale" w:date="2025-01-15T21:46:00Z">
        <w:r w:rsidRPr="00A25529" w:rsidDel="00B1644D">
          <w:rPr>
            <w:rStyle w:val="pxtk"/>
          </w:rPr>
          <w:delText>West's Key Number Digest, Clubs &amp;key;3</w:delText>
        </w:r>
      </w:del>
    </w:p>
    <w:p w14:paraId="70B273A2" w14:textId="77777777" w:rsidR="00FB29D8" w:rsidRPr="00A25529" w:rsidDel="00072E44" w:rsidRDefault="00FB29D8">
      <w:pPr>
        <w:pStyle w:val="pxformrrp"/>
        <w:rPr>
          <w:del w:id="5500" w:author="Cara Cardinale" w:date="2025-01-27T11:34:00Z"/>
          <w:rStyle w:val="pxtk"/>
        </w:rPr>
      </w:pPr>
      <w:del w:id="5501" w:author="Cara Cardinale" w:date="2025-01-27T11:34:00Z">
        <w:r w:rsidRPr="00A25529" w:rsidDel="00D93798">
          <w:delText xml:space="preserve"> </w:delText>
        </w:r>
        <w:r w:rsidRPr="00A25529" w:rsidDel="00D93798">
          <w:rPr>
            <w:rStyle w:val="pxvis"/>
            <w:rFonts w:ascii="Times NewRoman" w:hAnsi="Times NewRoman"/>
            <w:b w:val="0"/>
            <w:sz w:val="24"/>
          </w:rPr>
          <w:tab/>
        </w:r>
        <w:r w:rsidRPr="00A25529" w:rsidDel="00D93798">
          <w:rPr>
            <w:rStyle w:val="pxtk"/>
            <w:color w:val="FF0000"/>
            <w:vertAlign w:val="superscript"/>
          </w:rPr>
          <w:delText>►</w:delText>
        </w:r>
        <w:r w:rsidRPr="00A25529" w:rsidDel="00D93798">
          <w:rPr>
            <w:rStyle w:val="pxtk"/>
          </w:rPr>
          <w:fldChar w:fldCharType="begin"/>
        </w:r>
        <w:r w:rsidRPr="00A25529" w:rsidDel="00D93798">
          <w:rPr>
            <w:rStyle w:val="pxtk"/>
          </w:rPr>
          <w:delInstrText>tk.ref.id="I00C8UT"</w:delInstrText>
        </w:r>
        <w:r w:rsidRPr="00A25529" w:rsidDel="00D93798">
          <w:rPr>
            <w:rStyle w:val="pxtk"/>
          </w:rPr>
          <w:fldChar w:fldCharType="end"/>
        </w:r>
      </w:del>
      <w:del w:id="5502" w:author="Cara Cardinale" w:date="2025-01-15T17:53:00Z">
        <w:r w:rsidRPr="00A25529" w:rsidDel="007347E4">
          <w:rPr>
            <w:rStyle w:val="pxtk"/>
          </w:rPr>
          <w:delText>West's Key Number Digest, Clubs &amp;key;4</w:delText>
        </w:r>
      </w:del>
    </w:p>
    <w:p w14:paraId="090AF22F" w14:textId="77777777" w:rsidR="00072E44" w:rsidRPr="00A25529" w:rsidRDefault="00072E44" w:rsidP="00072E44">
      <w:pPr>
        <w:rPr>
          <w:ins w:id="5503" w:author="Cara Cardinale" w:date="2025-03-02T18:07:00Z"/>
        </w:rPr>
      </w:pPr>
    </w:p>
    <w:p w14:paraId="03F9B0F2" w14:textId="77777777" w:rsidR="00072E44" w:rsidRPr="00A25529" w:rsidRDefault="00072E44" w:rsidP="00072E44">
      <w:pPr>
        <w:rPr>
          <w:ins w:id="5504" w:author="Cara Cardinale" w:date="2025-03-02T18:07:00Z"/>
        </w:rPr>
      </w:pPr>
    </w:p>
    <w:p w14:paraId="1D05EC6A" w14:textId="77777777" w:rsidR="00072E44" w:rsidRPr="00A25529" w:rsidRDefault="00072E44" w:rsidP="00072E44">
      <w:pPr>
        <w:rPr>
          <w:ins w:id="5505" w:author="Cara Cardinale" w:date="2025-03-02T18:07:00Z"/>
        </w:rPr>
      </w:pPr>
      <w:bookmarkStart w:id="5506" w:name="_Hlk191831497"/>
      <w:ins w:id="5507" w:author="Cara Cardinale" w:date="2025-03-02T18:07:00Z">
        <w:r w:rsidRPr="00A25529">
          <w:t xml:space="preserve">30:153.60. Resolution </w:t>
        </w:r>
      </w:ins>
      <w:ins w:id="5508" w:author="Cara Cardinale" w:date="2025-03-02T18:08:00Z">
        <w:r w:rsidRPr="00A25529">
          <w:t>appointing committee chairs</w:t>
        </w:r>
      </w:ins>
    </w:p>
    <w:bookmarkEnd w:id="5506"/>
    <w:p w14:paraId="074B5057" w14:textId="77777777" w:rsidR="00072E44" w:rsidRPr="00A25529" w:rsidRDefault="00072E44" w:rsidP="00072E44">
      <w:pPr>
        <w:rPr>
          <w:ins w:id="5509" w:author="Cara Cardinale" w:date="2025-03-02T18:07:00Z"/>
        </w:rPr>
      </w:pPr>
    </w:p>
    <w:p w14:paraId="6F55C510" w14:textId="77777777" w:rsidR="00072E44" w:rsidRPr="00A25529" w:rsidRDefault="00072E44" w:rsidP="00072E44">
      <w:pPr>
        <w:ind w:firstLine="720"/>
        <w:rPr>
          <w:ins w:id="5510" w:author="Cara Cardinale" w:date="2025-03-02T18:08:00Z"/>
        </w:rPr>
      </w:pPr>
      <w:ins w:id="5511" w:author="Cara Cardinale" w:date="2025-03-02T18:07:00Z">
        <w:r w:rsidRPr="00A25529">
          <w:t>RESOLVED, that the following persons are appointed to serve as the chair of the committees set forth next to their names until their respective successors are appointed or until their earlier resignations:</w:t>
        </w:r>
      </w:ins>
      <w:ins w:id="5512" w:author="Cara Cardinale" w:date="2025-03-02T18:08:00Z">
        <w:r w:rsidRPr="00A25529">
          <w:t xml:space="preserve"> &lt;finstr&gt;[names of chairs and committees]&lt;/finstr&gt;</w:t>
        </w:r>
      </w:ins>
    </w:p>
    <w:p w14:paraId="4875DE23" w14:textId="77777777" w:rsidR="00072E44" w:rsidRPr="00A25529" w:rsidRDefault="00072E44" w:rsidP="00072E44">
      <w:pPr>
        <w:ind w:firstLine="720"/>
        <w:rPr>
          <w:ins w:id="5513" w:author="Cara Cardinale" w:date="2025-03-02T18:08:00Z"/>
        </w:rPr>
      </w:pPr>
    </w:p>
    <w:p w14:paraId="6CD7D122" w14:textId="77777777" w:rsidR="00072E44" w:rsidRPr="00A25529" w:rsidRDefault="00072E44" w:rsidP="00072E44">
      <w:pPr>
        <w:pStyle w:val="pxformnotes"/>
        <w:jc w:val="center"/>
        <w:rPr>
          <w:ins w:id="5514" w:author="Cara Cardinale" w:date="2025-03-02T18:08:00Z"/>
          <w:rStyle w:val="pxvis"/>
          <w:rFonts w:cs="Arial"/>
          <w:bCs/>
          <w:sz w:val="24"/>
          <w:szCs w:val="24"/>
        </w:rPr>
      </w:pPr>
      <w:ins w:id="5515" w:author="Cara Cardinale" w:date="2025-03-02T18:08:00Z">
        <w:r w:rsidRPr="00A25529">
          <w:rPr>
            <w:rStyle w:val="pxvis"/>
            <w:rFonts w:cs="Arial"/>
            <w:bCs/>
            <w:sz w:val="24"/>
            <w:szCs w:val="24"/>
          </w:rPr>
          <w:t>Notes to Form</w:t>
        </w:r>
      </w:ins>
    </w:p>
    <w:p w14:paraId="2E7EFF30" w14:textId="77777777" w:rsidR="00072E44" w:rsidRPr="00A25529" w:rsidRDefault="00072E44" w:rsidP="00072E44">
      <w:pPr>
        <w:pStyle w:val="pxformrr"/>
        <w:rPr>
          <w:ins w:id="5516" w:author="Cara Cardinale" w:date="2025-03-02T18:08:00Z"/>
          <w:sz w:val="24"/>
          <w:szCs w:val="24"/>
        </w:rPr>
      </w:pPr>
      <w:ins w:id="5517" w:author="Cara Cardinale" w:date="2025-03-02T18:08:00Z">
        <w:r w:rsidRPr="00A25529">
          <w:rPr>
            <w:rStyle w:val="pxvis"/>
            <w:rFonts w:cs="Arial"/>
            <w:bCs/>
            <w:sz w:val="24"/>
            <w:szCs w:val="24"/>
          </w:rPr>
          <w:t>Research References</w:t>
        </w:r>
      </w:ins>
    </w:p>
    <w:p w14:paraId="59109566" w14:textId="77777777" w:rsidR="00072E44" w:rsidRPr="00A25529" w:rsidRDefault="00072E44" w:rsidP="00072E44">
      <w:pPr>
        <w:pStyle w:val="pxformrrp"/>
        <w:rPr>
          <w:ins w:id="5518" w:author="Cara Cardinale" w:date="2025-03-02T18:08:00Z"/>
        </w:rPr>
      </w:pPr>
      <w:ins w:id="5519" w:author="Cara Cardinale" w:date="2025-03-02T18:08: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w:t>
        </w:r>
      </w:ins>
      <w:ins w:id="5520" w:author="Cara Cardinale" w:date="2025-03-02T18:11:00Z">
        <w:r w:rsidRPr="00A25529">
          <w:rPr>
            <w:rStyle w:val="pxtk"/>
          </w:rPr>
          <w:t>00 et seq.</w:t>
        </w:r>
      </w:ins>
    </w:p>
    <w:p w14:paraId="6C405666" w14:textId="77777777" w:rsidR="00072E44" w:rsidRPr="00A25529" w:rsidRDefault="00072E44" w:rsidP="00072E44">
      <w:pPr>
        <w:rPr>
          <w:ins w:id="5521" w:author="Cara Cardinale" w:date="2025-03-02T18:12:00Z"/>
        </w:rPr>
      </w:pPr>
    </w:p>
    <w:p w14:paraId="7B3F79EB" w14:textId="77777777" w:rsidR="0047017E" w:rsidRPr="00A25529" w:rsidRDefault="0047017E" w:rsidP="0047017E">
      <w:pPr>
        <w:rPr>
          <w:ins w:id="5522" w:author="Cara Cardinale" w:date="2025-03-02T18:13:00Z"/>
        </w:rPr>
      </w:pPr>
      <w:bookmarkStart w:id="5523" w:name="_Hlk191831749"/>
      <w:ins w:id="5524" w:author="Cara Cardinale" w:date="2025-03-02T18:13:00Z">
        <w:r w:rsidRPr="00A25529">
          <w:t>30:153.</w:t>
        </w:r>
      </w:ins>
      <w:ins w:id="5525" w:author="Cara Cardinale" w:date="2025-03-02T18:14:00Z">
        <w:r w:rsidRPr="00A25529">
          <w:t>7</w:t>
        </w:r>
      </w:ins>
      <w:ins w:id="5526" w:author="Cara Cardinale" w:date="2025-03-02T18:13:00Z">
        <w:r w:rsidRPr="00A25529">
          <w:t xml:space="preserve">0. Resolution appointing committee </w:t>
        </w:r>
      </w:ins>
      <w:ins w:id="5527" w:author="Cara Cardinale" w:date="2025-03-02T18:14:00Z">
        <w:r w:rsidRPr="00A25529">
          <w:t>members</w:t>
        </w:r>
      </w:ins>
    </w:p>
    <w:bookmarkEnd w:id="5523"/>
    <w:p w14:paraId="4D3517BE" w14:textId="77777777" w:rsidR="0047017E" w:rsidRPr="00A25529" w:rsidRDefault="0047017E" w:rsidP="00072E44">
      <w:pPr>
        <w:rPr>
          <w:ins w:id="5528" w:author="Cara Cardinale" w:date="2025-03-02T18:13:00Z"/>
        </w:rPr>
      </w:pPr>
    </w:p>
    <w:p w14:paraId="08DCB91B" w14:textId="77777777" w:rsidR="0047017E" w:rsidRPr="00A25529" w:rsidRDefault="0047017E" w:rsidP="0047017E">
      <w:pPr>
        <w:ind w:firstLine="720"/>
        <w:rPr>
          <w:ins w:id="5529" w:author="Cara Cardinale" w:date="2025-03-02T18:08:00Z"/>
        </w:rPr>
        <w:pPrChange w:id="5530" w:author="Cara Cardinale" w:date="2025-03-02T18:13:00Z">
          <w:pPr>
            <w:pStyle w:val="pxformnotes"/>
            <w:ind w:firstLine="720"/>
            <w:jc w:val="center"/>
          </w:pPr>
        </w:pPrChange>
      </w:pPr>
      <w:ins w:id="5531" w:author="Cara Cardinale" w:date="2025-03-02T18:12:00Z">
        <w:r w:rsidRPr="00A25529">
          <w:t xml:space="preserve">RESOLVED, that </w:t>
        </w:r>
      </w:ins>
      <w:ins w:id="5532" w:author="Cara Cardinale" w:date="2025-03-02T18:14:00Z">
        <w:r w:rsidRPr="00A25529">
          <w:t>&lt;finstr&gt;[names of members]&lt;/finstr&gt;</w:t>
        </w:r>
      </w:ins>
      <w:ins w:id="5533" w:author="Cara Cardinale" w:date="2025-03-02T18:12:00Z">
        <w:r w:rsidRPr="00A25529">
          <w:t xml:space="preserve"> are appointed as members of the </w:t>
        </w:r>
      </w:ins>
      <w:ins w:id="5534" w:author="Cara Cardinale" w:date="2025-03-02T18:15:00Z">
        <w:r w:rsidRPr="00A25529">
          <w:t>&lt;finstr&gt;[name of committee 1]&lt;/finstr&gt;</w:t>
        </w:r>
      </w:ins>
      <w:ins w:id="5535" w:author="Cara Cardinale" w:date="2025-03-02T18:12:00Z">
        <w:r w:rsidRPr="00A25529">
          <w:t xml:space="preserve"> committee, all until their respective successors are appointed or until their earlier resignations.</w:t>
        </w:r>
      </w:ins>
    </w:p>
    <w:p w14:paraId="16B5F590" w14:textId="77777777" w:rsidR="0047017E" w:rsidRPr="00A25529" w:rsidRDefault="0047017E" w:rsidP="0047017E">
      <w:pPr>
        <w:ind w:firstLine="720"/>
        <w:rPr>
          <w:ins w:id="5536" w:author="Cara Cardinale" w:date="2025-03-02T18:15:00Z"/>
        </w:rPr>
      </w:pPr>
      <w:ins w:id="5537" w:author="Cara Cardinale" w:date="2025-03-02T18:15:00Z">
        <w:r w:rsidRPr="00A25529">
          <w:t>RESOLVED, that &lt;finstr&gt;[names of members]&lt;/finstr&gt; are appointed as members of the &lt;finstr&gt;[name of committee 2]&lt;/finstr&gt; committee, all until their respective successors are appointed or until their earlier resignations.</w:t>
        </w:r>
      </w:ins>
    </w:p>
    <w:p w14:paraId="5D9A43FE" w14:textId="77777777" w:rsidR="0047017E" w:rsidRPr="00A25529" w:rsidRDefault="0047017E" w:rsidP="0047017E">
      <w:pPr>
        <w:ind w:firstLine="720"/>
        <w:rPr>
          <w:ins w:id="5538" w:author="Cara Cardinale" w:date="2025-03-02T18:15:00Z"/>
        </w:rPr>
      </w:pPr>
      <w:ins w:id="5539" w:author="Cara Cardinale" w:date="2025-03-02T18:15:00Z">
        <w:r w:rsidRPr="00A25529">
          <w:t>RESOLVED, that &lt;finstr&gt;[names of members]&lt;/finstr&gt; are appointed as members of the &lt;finstr&gt;[name of committee 3]&lt;/finstr&gt; committee, all until their respective successors are appointed or until their earlier resignations.</w:t>
        </w:r>
      </w:ins>
    </w:p>
    <w:p w14:paraId="022F4756" w14:textId="77777777" w:rsidR="0047017E" w:rsidRPr="00A25529" w:rsidRDefault="0047017E" w:rsidP="0047017E">
      <w:pPr>
        <w:ind w:firstLine="720"/>
        <w:rPr>
          <w:ins w:id="5540" w:author="Cara Cardinale" w:date="2025-03-02T18:15:00Z"/>
        </w:rPr>
      </w:pPr>
    </w:p>
    <w:p w14:paraId="6AD05C78" w14:textId="77777777" w:rsidR="0047017E" w:rsidRPr="00A25529" w:rsidRDefault="0047017E" w:rsidP="0047017E">
      <w:pPr>
        <w:ind w:firstLine="720"/>
        <w:rPr>
          <w:ins w:id="5541" w:author="Cara Cardinale" w:date="2025-03-02T18:13:00Z"/>
        </w:rPr>
      </w:pPr>
    </w:p>
    <w:p w14:paraId="56786A92" w14:textId="77777777" w:rsidR="0047017E" w:rsidRPr="00A25529" w:rsidRDefault="0047017E" w:rsidP="0047017E">
      <w:pPr>
        <w:pStyle w:val="pxformnotes"/>
        <w:jc w:val="center"/>
        <w:rPr>
          <w:ins w:id="5542" w:author="Cara Cardinale" w:date="2025-03-02T18:13:00Z"/>
          <w:rStyle w:val="pxvis"/>
          <w:rFonts w:cs="Arial"/>
          <w:bCs/>
          <w:sz w:val="24"/>
          <w:szCs w:val="24"/>
        </w:rPr>
      </w:pPr>
      <w:ins w:id="5543" w:author="Cara Cardinale" w:date="2025-03-02T18:13:00Z">
        <w:r w:rsidRPr="00A25529">
          <w:rPr>
            <w:rStyle w:val="pxvis"/>
            <w:rFonts w:cs="Arial"/>
            <w:bCs/>
            <w:sz w:val="24"/>
            <w:szCs w:val="24"/>
          </w:rPr>
          <w:t>Notes to Form</w:t>
        </w:r>
      </w:ins>
    </w:p>
    <w:p w14:paraId="649D4112" w14:textId="77777777" w:rsidR="0047017E" w:rsidRPr="00A25529" w:rsidRDefault="0047017E" w:rsidP="0047017E">
      <w:pPr>
        <w:pStyle w:val="pxformrr"/>
        <w:rPr>
          <w:ins w:id="5544" w:author="Cara Cardinale" w:date="2025-03-02T18:13:00Z"/>
          <w:sz w:val="24"/>
          <w:szCs w:val="24"/>
        </w:rPr>
      </w:pPr>
      <w:ins w:id="5545" w:author="Cara Cardinale" w:date="2025-03-02T18:13:00Z">
        <w:r w:rsidRPr="00A25529">
          <w:rPr>
            <w:rStyle w:val="pxvis"/>
            <w:rFonts w:cs="Arial"/>
            <w:bCs/>
            <w:sz w:val="24"/>
            <w:szCs w:val="24"/>
          </w:rPr>
          <w:t>Research References</w:t>
        </w:r>
      </w:ins>
    </w:p>
    <w:p w14:paraId="7FD64E2A" w14:textId="77777777" w:rsidR="0047017E" w:rsidRPr="00A25529" w:rsidRDefault="0047017E" w:rsidP="0047017E">
      <w:pPr>
        <w:pStyle w:val="pxformrrp"/>
        <w:rPr>
          <w:ins w:id="5546" w:author="Cara Cardinale" w:date="2025-03-02T18:13:00Z"/>
        </w:rPr>
      </w:pPr>
      <w:ins w:id="5547" w:author="Cara Cardinale" w:date="2025-03-02T18:13: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&amp;key;3400 et seq.</w:t>
        </w:r>
      </w:ins>
    </w:p>
    <w:p w14:paraId="5B81A069" w14:textId="77777777" w:rsidR="00072E44" w:rsidRPr="00A25529" w:rsidRDefault="00072E44" w:rsidP="00072E44">
      <w:pPr>
        <w:ind w:firstLine="720"/>
        <w:rPr>
          <w:ins w:id="5548" w:author="Cara Cardinale" w:date="2025-03-02T18:07:00Z"/>
        </w:rPr>
        <w:pPrChange w:id="5549" w:author="Cara Cardinale" w:date="2025-03-02T18:07:00Z">
          <w:pPr>
            <w:pStyle w:val="pxformrrp"/>
            <w:ind w:firstLine="720"/>
          </w:pPr>
        </w:pPrChange>
      </w:pPr>
    </w:p>
    <w:p w14:paraId="16F3BF6D" w14:textId="77777777" w:rsidR="00FB29D8" w:rsidRPr="00A25529" w:rsidRDefault="00FB29D8">
      <w:pPr>
        <w:pStyle w:val="pxs"/>
        <w:spacing w:before="180"/>
        <w:rPr>
          <w:rPrChange w:id="5550" w:author="Cara Cardinale" w:date="2025-03-04T10:36:00Z">
            <w:rPr>
              <w:sz w:val="27"/>
            </w:rPr>
          </w:rPrChange>
        </w:rPr>
      </w:pPr>
      <w:r w:rsidRPr="00A25529">
        <w:rPr>
          <w:rPrChange w:id="5551" w:author="Cara Cardinale" w:date="2025-03-04T10:36:00Z">
            <w:rPr>
              <w:sz w:val="27"/>
            </w:rPr>
          </w:rPrChange>
        </w:rPr>
        <w:t>30:154. Resolution by directors delegating authority to executive committee</w:t>
      </w:r>
    </w:p>
    <w:p w14:paraId="200385ED" w14:textId="77777777" w:rsidR="00FB29D8" w:rsidRPr="00A25529" w:rsidRDefault="00FB29D8">
      <w:pPr>
        <w:pStyle w:val="pxov"/>
        <w:rPr>
          <w:vanish/>
        </w:rPr>
      </w:pPr>
      <w:r w:rsidRPr="00A25529">
        <w:rPr>
          <w:vanish/>
        </w:rPr>
        <w:t>FMS</w:t>
      </w:r>
    </w:p>
    <w:p w14:paraId="423599F5" w14:textId="77777777" w:rsidR="00FB29D8" w:rsidRPr="00A25529" w:rsidRDefault="00FB29D8">
      <w:pPr>
        <w:pStyle w:val="pxov"/>
        <w:rPr>
          <w:vanish/>
        </w:rPr>
      </w:pPr>
      <w:r w:rsidRPr="00A25529">
        <w:rPr>
          <w:vanish/>
        </w:rPr>
        <w:t>NFP</w:t>
      </w:r>
    </w:p>
    <w:p w14:paraId="1D602313" w14:textId="77777777" w:rsidR="00FB29D8" w:rsidRPr="00A25529" w:rsidRDefault="00FB29D8">
      <w:pPr>
        <w:pStyle w:val="pxov"/>
        <w:rPr>
          <w:vanish/>
        </w:rPr>
      </w:pPr>
      <w:r w:rsidRPr="00A25529">
        <w:rPr>
          <w:vanish/>
        </w:rPr>
        <w:t>COL</w:t>
      </w:r>
    </w:p>
    <w:p w14:paraId="0C2E45EE" w14:textId="77777777" w:rsidR="00FB29D8" w:rsidRPr="00A25529" w:rsidRDefault="00FB29D8">
      <w:pPr>
        <w:pStyle w:val="pxov"/>
        <w:rPr>
          <w:vanish/>
        </w:rPr>
      </w:pPr>
      <w:r w:rsidRPr="00A25529">
        <w:rPr>
          <w:vanish/>
        </w:rPr>
        <w:t>FCV</w:t>
      </w:r>
    </w:p>
    <w:p w14:paraId="663D6D83" w14:textId="77777777" w:rsidR="00FB29D8" w:rsidRPr="00A25529" w:rsidRDefault="00FB29D8">
      <w:pPr>
        <w:pStyle w:val="pxov"/>
        <w:rPr>
          <w:vanish/>
        </w:rPr>
      </w:pPr>
      <w:r w:rsidRPr="00A25529">
        <w:rPr>
          <w:vanish/>
        </w:rPr>
        <w:t>FTR</w:t>
      </w:r>
    </w:p>
    <w:p w14:paraId="5D9F2151" w14:textId="77777777" w:rsidR="00FB29D8" w:rsidRPr="00A25529" w:rsidRDefault="00FB29D8">
      <w:pPr>
        <w:pStyle w:val="pxov"/>
        <w:rPr>
          <w:vanish/>
        </w:rPr>
      </w:pPr>
      <w:r w:rsidRPr="00A25529">
        <w:rPr>
          <w:vanish/>
        </w:rPr>
        <w:t>EBL</w:t>
      </w:r>
    </w:p>
    <w:p w14:paraId="3CCDFB64" w14:textId="77777777" w:rsidR="00FB29D8" w:rsidRPr="00A25529" w:rsidRDefault="00FB29D8">
      <w:pPr>
        <w:pStyle w:val="pxov"/>
        <w:rPr>
          <w:vanish/>
        </w:rPr>
      </w:pPr>
      <w:r w:rsidRPr="00A25529">
        <w:rPr>
          <w:vanish/>
        </w:rPr>
        <w:t>TEM</w:t>
      </w:r>
    </w:p>
    <w:p w14:paraId="4531F26F" w14:textId="77777777" w:rsidR="00FB29D8" w:rsidRPr="00A25529" w:rsidRDefault="00FB29D8">
      <w:pPr>
        <w:pStyle w:val="pxov"/>
        <w:rPr>
          <w:vanish/>
        </w:rPr>
      </w:pPr>
      <w:r w:rsidRPr="00A25529">
        <w:rPr>
          <w:vanish/>
        </w:rPr>
        <w:t>MTD</w:t>
      </w:r>
    </w:p>
    <w:p w14:paraId="282E74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form.fid="Id56033701b6411e684899cfd92da4eb0"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p.ct.id="f2fd26a0b92511efa75bc0a5c2da1858|164|30:154"</w:instrText>
      </w:r>
      <w:r w:rsidRPr="00A25529">
        <w:fldChar w:fldCharType="end"/>
      </w:r>
      <w:r w:rsidRPr="00A25529">
        <w:rPr>
          <w:rStyle w:val="pxfinstr"/>
          <w:i/>
          <w:iCs/>
        </w:rPr>
        <w:t>[Recitation of bylaws providing for appointment of executive committee and that such appointment is desirable]</w:t>
      </w:r>
      <w:r w:rsidRPr="00A25529">
        <w:t>;</w:t>
      </w:r>
    </w:p>
    <w:p w14:paraId="193CF1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p.ct.id="f2fd26a0b92511efa75bc0a5c2da1858|164|30:154"</w:instrText>
      </w:r>
      <w:r w:rsidRPr="00A25529">
        <w:fldChar w:fldCharType="end"/>
      </w:r>
      <w:r w:rsidRPr="00A25529">
        <w:t xml:space="preserve">Resolved that </w:t>
      </w:r>
      <w:r w:rsidRPr="00A25529">
        <w:rPr>
          <w:rStyle w:val="pxfinstr"/>
          <w:i/>
          <w:iCs/>
        </w:rPr>
        <w:t>[names of directors]</w:t>
      </w:r>
      <w:r w:rsidRPr="00A25529">
        <w:t xml:space="preserve"> constitute an executive committee of this board to manage the affairs of this club as if a full quorum of this board were so acting and that </w:t>
      </w:r>
      <w:r w:rsidRPr="00A25529">
        <w:rPr>
          <w:rStyle w:val="pxfinstr"/>
          <w:i/>
          <w:iCs/>
        </w:rPr>
        <w:t>[specification of procedure of meeting]</w:t>
      </w:r>
      <w:r w:rsidRPr="00A25529">
        <w:t>.</w:t>
      </w:r>
    </w:p>
    <w:p w14:paraId="521B9ABF" w14:textId="77777777" w:rsidR="00FB29D8" w:rsidRPr="00A25529" w:rsidRDefault="00FB29D8">
      <w:pPr>
        <w:pStyle w:val="pxformnotes"/>
        <w:jc w:val="center"/>
        <w:rPr>
          <w:sz w:val="24"/>
          <w:szCs w:val="24"/>
        </w:rPr>
      </w:pPr>
      <w:r w:rsidRPr="00A25529">
        <w:rPr>
          <w:rStyle w:val="pxvis"/>
          <w:rFonts w:cs="Arial"/>
          <w:bCs/>
          <w:sz w:val="50"/>
          <w:rPrChange w:id="5552" w:author="Cara Cardinale" w:date="2025-03-04T10:36:00Z">
            <w:rPr>
              <w:rStyle w:val="pxvis"/>
              <w:rFonts w:cs="Arial"/>
              <w:bCs/>
            </w:rPr>
          </w:rPrChange>
        </w:rPr>
        <w:t>Notes to Form</w:t>
      </w:r>
    </w:p>
    <w:p w14:paraId="080C818F" w14:textId="77777777" w:rsidR="00FB29D8" w:rsidRPr="00A25529" w:rsidRDefault="00FB29D8">
      <w:pPr>
        <w:pStyle w:val="pxformnotes"/>
        <w:rPr>
          <w:sz w:val="24"/>
          <w:szCs w:val="24"/>
        </w:rPr>
      </w:pPr>
    </w:p>
    <w:p w14:paraId="62D2FB34" w14:textId="77777777" w:rsidR="00FB29D8" w:rsidRPr="00A25529" w:rsidRDefault="00FB29D8">
      <w:pPr>
        <w:pStyle w:val="pxformnote"/>
        <w:spacing w:before="180"/>
      </w:pPr>
      <w:del w:id="5553" w:author="Cara Cardinale" w:date="2025-01-14T20:47:00Z">
        <w:r w:rsidRPr="00A25529" w:rsidDel="00CF1278">
          <w:delText>Drafter's Note</w:delText>
        </w:r>
      </w:del>
      <w:r w:rsidRPr="00A25529">
        <w:t xml:space="preserve"> </w:t>
      </w:r>
    </w:p>
    <w:p w14:paraId="52FBD2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p.ct.id="f2fd26a0b92511efa75bc0a5c2da1858|164|30:154"</w:instrText>
      </w:r>
      <w:r w:rsidRPr="00A25529">
        <w:fldChar w:fldCharType="end"/>
      </w:r>
      <w:ins w:id="5554" w:author="Cara Cardinale" w:date="2025-01-23T18:00:00Z">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ins>
      <w:del w:id="5555" w:author="Cara Cardinale" w:date="2025-01-23T18:00:00Z">
        <w:r w:rsidRPr="00A25529" w:rsidDel="00352040">
          <w:delText xml:space="preserve">If the certificate of incorporation or bylaws so provide, the board, by resolution adopted by a majority of the entire board, may appoint from among its members an executive committee and other committees, each of which must have three or more directors. </w:delText>
        </w:r>
      </w:del>
      <w:r w:rsidRPr="00A25529">
        <w:t xml:space="preserve">To the extent provided in the resolution,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st.ref.id="I00F1ZP"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21D40029" w14:textId="77777777" w:rsidR="00FB29D8" w:rsidRPr="00A25529" w:rsidRDefault="00FB29D8">
      <w:pPr>
        <w:pStyle w:val="pxformrr"/>
        <w:rPr>
          <w:sz w:val="24"/>
          <w:szCs w:val="24"/>
        </w:rPr>
      </w:pPr>
      <w:r w:rsidRPr="00A25529">
        <w:rPr>
          <w:rStyle w:val="pxvis"/>
          <w:rFonts w:cs="Arial"/>
          <w:bCs/>
          <w:sz w:val="50"/>
          <w:rPrChange w:id="5556" w:author="Cara Cardinale" w:date="2025-03-04T10:36:00Z">
            <w:rPr>
              <w:rStyle w:val="pxvis"/>
              <w:rFonts w:cs="Arial"/>
              <w:bCs/>
            </w:rPr>
          </w:rPrChange>
        </w:rPr>
        <w:t>Research References</w:t>
      </w:r>
    </w:p>
    <w:p w14:paraId="5D16E30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&amp;key;3423</w:t>
      </w:r>
    </w:p>
    <w:p w14:paraId="520FB3D2" w14:textId="77777777" w:rsidR="00FB29D8" w:rsidRPr="00A25529" w:rsidRDefault="00FB29D8">
      <w:pPr>
        <w:pStyle w:val="pxformrrp"/>
        <w:rPr>
          <w:ins w:id="5557" w:author="Cara Cardinale" w:date="2025-03-02T17:50:00Z"/>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rc.ref.id="I006MM6"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ins w:id="5558" w:author="Cara Cardinale" w:date="2025-01-21T11:47:00Z">
        <w:r w:rsidR="00D0029E" w:rsidRPr="00A25529">
          <w:rPr>
            <w:rStyle w:val="pxrc"/>
          </w:rPr>
          <w:t>592 to 594</w:t>
        </w:r>
      </w:ins>
      <w:del w:id="5559" w:author="Cara Cardinale" w:date="2025-01-21T11:47:00Z">
        <w:r w:rsidRPr="00A25529" w:rsidDel="00D0029E">
          <w:rPr>
            <w:rStyle w:val="pxrc"/>
          </w:rPr>
          <w:delText>596 to 599</w:delText>
        </w:r>
      </w:del>
    </w:p>
    <w:p w14:paraId="3F724EF0" w14:textId="77777777" w:rsidR="0062786F" w:rsidRPr="00A25529" w:rsidRDefault="0062786F" w:rsidP="0062786F">
      <w:pPr>
        <w:rPr>
          <w:ins w:id="5560" w:author="Cara Cardinale" w:date="2025-03-02T17:50:00Z"/>
        </w:rPr>
      </w:pPr>
    </w:p>
    <w:p w14:paraId="1F4B2A40" w14:textId="77777777" w:rsidR="0062786F" w:rsidRPr="00A25529" w:rsidRDefault="0062786F" w:rsidP="0062786F">
      <w:pPr>
        <w:rPr>
          <w:ins w:id="5561" w:author="Cara Cardinale" w:date="2025-03-02T17:50:00Z"/>
        </w:rPr>
      </w:pPr>
      <w:bookmarkStart w:id="5562" w:name="_Hlk191830420"/>
      <w:ins w:id="5563" w:author="Cara Cardinale" w:date="2025-03-02T17:50:00Z">
        <w:r w:rsidRPr="00A25529">
          <w:t xml:space="preserve">30:154.50. Resolution </w:t>
        </w:r>
      </w:ins>
      <w:ins w:id="5564" w:author="Cara Cardinale" w:date="2025-03-02T17:52:00Z">
        <w:r w:rsidRPr="00A25529">
          <w:t xml:space="preserve">ratifying actions </w:t>
        </w:r>
      </w:ins>
      <w:ins w:id="5565" w:author="Cara Cardinale" w:date="2025-03-02T17:53:00Z">
        <w:r w:rsidRPr="00A25529">
          <w:t>by the board</w:t>
        </w:r>
      </w:ins>
    </w:p>
    <w:bookmarkEnd w:id="5562"/>
    <w:p w14:paraId="21A0A3A8" w14:textId="77777777" w:rsidR="0062786F" w:rsidRPr="00A25529" w:rsidRDefault="0062786F" w:rsidP="0062786F">
      <w:pPr>
        <w:ind w:firstLine="720"/>
        <w:rPr>
          <w:ins w:id="5566" w:author="Cara Cardinale" w:date="2025-03-02T17:51:00Z"/>
        </w:rPr>
      </w:pPr>
    </w:p>
    <w:p w14:paraId="2AB325AC" w14:textId="77777777" w:rsidR="0062786F" w:rsidRPr="00A25529" w:rsidRDefault="0062786F" w:rsidP="0062786F">
      <w:pPr>
        <w:ind w:firstLine="720"/>
        <w:rPr>
          <w:ins w:id="5567" w:author="Cara Cardinale" w:date="2025-03-02T17:51:00Z"/>
        </w:rPr>
      </w:pPr>
      <w:ins w:id="5568" w:author="Cara Cardinale" w:date="2025-03-02T17:50:00Z">
        <w:r w:rsidRPr="00A25529">
          <w:t>RESOLVED, that any and all actions heretofore taken by the directors or officers of the Corporation, for and on behalf of the Corporation, are hereby ratified, confirmed</w:t>
        </w:r>
      </w:ins>
      <w:ins w:id="5569" w:author="Cara Cardinale" w:date="2025-03-02T17:51:00Z">
        <w:r w:rsidRPr="00A25529">
          <w:t>,</w:t>
        </w:r>
      </w:ins>
      <w:ins w:id="5570" w:author="Cara Cardinale" w:date="2025-03-02T17:50:00Z">
        <w:r w:rsidRPr="00A25529">
          <w:t xml:space="preserve"> and approved in their entirety, and it is further; </w:t>
        </w:r>
      </w:ins>
    </w:p>
    <w:p w14:paraId="35B8EF75" w14:textId="77777777" w:rsidR="0062786F" w:rsidRPr="00A25529" w:rsidRDefault="0062786F" w:rsidP="0062786F">
      <w:pPr>
        <w:ind w:firstLine="720"/>
        <w:rPr>
          <w:ins w:id="5571" w:author="Cara Cardinale" w:date="2025-03-02T17:51:00Z"/>
        </w:rPr>
      </w:pPr>
      <w:ins w:id="5572" w:author="Cara Cardinale" w:date="2025-03-02T17:50:00Z">
        <w:r w:rsidRPr="00A25529">
          <w:t>RESOLVED, that the directors and officers of the Corporation be, and the same hereby are, authorized, empowered</w:t>
        </w:r>
      </w:ins>
      <w:ins w:id="5573" w:author="Cara Cardinale" w:date="2025-03-02T17:51:00Z">
        <w:r w:rsidRPr="00A25529">
          <w:t>,</w:t>
        </w:r>
      </w:ins>
      <w:ins w:id="5574" w:author="Cara Cardinale" w:date="2025-03-02T17:50:00Z">
        <w:r w:rsidRPr="00A25529">
          <w:t xml:space="preserve"> and directed to do all things and acts and to execute all documents as may be necessary or advisable and properly carry on the business of the Corporation.</w:t>
        </w:r>
      </w:ins>
    </w:p>
    <w:p w14:paraId="12C72948" w14:textId="77777777" w:rsidR="0062786F" w:rsidRPr="00A25529" w:rsidRDefault="0062786F" w:rsidP="0062786F">
      <w:pPr>
        <w:ind w:firstLine="720"/>
        <w:rPr>
          <w:ins w:id="5575" w:author="Cara Cardinale" w:date="2025-03-02T17:51:00Z"/>
        </w:rPr>
      </w:pPr>
    </w:p>
    <w:p w14:paraId="7D877775" w14:textId="77777777" w:rsidR="0062786F" w:rsidRPr="00A25529" w:rsidRDefault="0062786F" w:rsidP="0062786F">
      <w:pPr>
        <w:pStyle w:val="pxformnotes"/>
        <w:jc w:val="center"/>
        <w:rPr>
          <w:ins w:id="5576" w:author="Cara Cardinale" w:date="2025-03-02T17:53:00Z"/>
          <w:sz w:val="24"/>
          <w:szCs w:val="24"/>
        </w:rPr>
      </w:pPr>
      <w:ins w:id="5577" w:author="Cara Cardinale" w:date="2025-03-02T17:53:00Z">
        <w:r w:rsidRPr="00A25529">
          <w:rPr>
            <w:rStyle w:val="pxvis"/>
            <w:rFonts w:cs="Arial"/>
            <w:bCs/>
            <w:sz w:val="24"/>
            <w:szCs w:val="24"/>
          </w:rPr>
          <w:t>Notes to Form</w:t>
        </w:r>
      </w:ins>
    </w:p>
    <w:p w14:paraId="50FECE92" w14:textId="77777777" w:rsidR="0062786F" w:rsidRPr="00A25529" w:rsidRDefault="0062786F" w:rsidP="0062786F">
      <w:pPr>
        <w:pStyle w:val="pxformrr"/>
        <w:rPr>
          <w:ins w:id="5578" w:author="Cara Cardinale" w:date="2025-03-02T17:51:00Z"/>
          <w:sz w:val="24"/>
          <w:szCs w:val="24"/>
        </w:rPr>
      </w:pPr>
      <w:ins w:id="5579" w:author="Cara Cardinale" w:date="2025-03-02T17:51:00Z">
        <w:r w:rsidRPr="00A25529">
          <w:rPr>
            <w:rStyle w:val="pxvis"/>
            <w:rFonts w:cs="Arial"/>
            <w:bCs/>
            <w:sz w:val="24"/>
            <w:szCs w:val="24"/>
          </w:rPr>
          <w:t>Research References</w:t>
        </w:r>
      </w:ins>
    </w:p>
    <w:p w14:paraId="5A4795AC" w14:textId="77777777" w:rsidR="0062786F" w:rsidRPr="00A25529" w:rsidRDefault="0062786F" w:rsidP="0062786F">
      <w:pPr>
        <w:pStyle w:val="pxformrrp"/>
        <w:rPr>
          <w:ins w:id="5580" w:author="Cara Cardinale" w:date="2025-03-02T17:51:00Z"/>
        </w:rPr>
      </w:pPr>
      <w:ins w:id="5581" w:author="Cara Cardinale" w:date="2025-03-02T17:51: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&amp;key;3423</w:t>
        </w:r>
      </w:ins>
      <w:ins w:id="5582" w:author="Cara Cardinale" w:date="2025-03-02T17:52:00Z">
        <w:r w:rsidRPr="00A25529">
          <w:rPr>
            <w:rStyle w:val="pxtk"/>
          </w:rPr>
          <w:t>, 3425</w:t>
        </w:r>
      </w:ins>
    </w:p>
    <w:p w14:paraId="0745D123" w14:textId="77777777" w:rsidR="0062786F" w:rsidRPr="00A25529" w:rsidRDefault="0062786F" w:rsidP="0062786F">
      <w:pPr>
        <w:ind w:firstLine="720"/>
        <w:pPrChange w:id="5583" w:author="Cara Cardinale" w:date="2025-03-02T17:51:00Z">
          <w:pPr>
            <w:pStyle w:val="pxformrrp"/>
            <w:ind w:firstLine="720"/>
          </w:pPr>
        </w:pPrChange>
      </w:pPr>
    </w:p>
    <w:p w14:paraId="1C74E38A" w14:textId="77777777" w:rsidR="0062786F" w:rsidRPr="00A25529" w:rsidRDefault="00FB29D8" w:rsidP="0062786F">
      <w:pPr>
        <w:pStyle w:val="pxs"/>
        <w:spacing w:before="180"/>
        <w:rPr>
          <w:rPrChange w:id="5584" w:author="Cara Cardinale" w:date="2025-03-04T10:36:00Z">
            <w:rPr>
              <w:sz w:val="27"/>
            </w:rPr>
          </w:rPrChange>
        </w:rPr>
      </w:pPr>
      <w:r w:rsidRPr="00A25529">
        <w:rPr>
          <w:rPrChange w:id="5585" w:author="Cara Cardinale" w:date="2025-03-04T10:36:00Z">
            <w:rPr>
              <w:sz w:val="27"/>
            </w:rPr>
          </w:rPrChange>
        </w:rPr>
        <w:t>30:155. Complaint to governing body regarding fine, suspension, or expulsion of member</w:t>
      </w:r>
    </w:p>
    <w:p w14:paraId="4B49E4F9" w14:textId="77777777" w:rsidR="00FB29D8" w:rsidRPr="00A25529" w:rsidRDefault="00FB29D8">
      <w:pPr>
        <w:pStyle w:val="pxov"/>
        <w:rPr>
          <w:vanish/>
        </w:rPr>
      </w:pPr>
      <w:r w:rsidRPr="00A25529">
        <w:rPr>
          <w:vanish/>
        </w:rPr>
        <w:t>FMS</w:t>
      </w:r>
    </w:p>
    <w:p w14:paraId="6CE1F501" w14:textId="77777777" w:rsidR="00FB29D8" w:rsidRPr="00A25529" w:rsidRDefault="00FB29D8">
      <w:pPr>
        <w:pStyle w:val="pxov"/>
        <w:rPr>
          <w:vanish/>
        </w:rPr>
      </w:pPr>
      <w:r w:rsidRPr="00A25529">
        <w:rPr>
          <w:vanish/>
        </w:rPr>
        <w:t>NFP</w:t>
      </w:r>
    </w:p>
    <w:p w14:paraId="33810B52" w14:textId="77777777" w:rsidR="00FB29D8" w:rsidRPr="00A25529" w:rsidRDefault="00FB29D8">
      <w:pPr>
        <w:pStyle w:val="pxov"/>
        <w:rPr>
          <w:vanish/>
        </w:rPr>
      </w:pPr>
      <w:r w:rsidRPr="00A25529">
        <w:rPr>
          <w:vanish/>
        </w:rPr>
        <w:t>COL</w:t>
      </w:r>
    </w:p>
    <w:p w14:paraId="789C0840" w14:textId="77777777" w:rsidR="00FB29D8" w:rsidRPr="00A25529" w:rsidRDefault="00FB29D8">
      <w:pPr>
        <w:pStyle w:val="pxov"/>
        <w:rPr>
          <w:vanish/>
        </w:rPr>
      </w:pPr>
      <w:r w:rsidRPr="00A25529">
        <w:rPr>
          <w:vanish/>
        </w:rPr>
        <w:t>FCV</w:t>
      </w:r>
    </w:p>
    <w:p w14:paraId="14F579B0" w14:textId="77777777" w:rsidR="00FB29D8" w:rsidRPr="00A25529" w:rsidRDefault="00FB29D8">
      <w:pPr>
        <w:pStyle w:val="pxov"/>
        <w:rPr>
          <w:vanish/>
        </w:rPr>
      </w:pPr>
      <w:r w:rsidRPr="00A25529">
        <w:rPr>
          <w:vanish/>
        </w:rPr>
        <w:t>FTR</w:t>
      </w:r>
    </w:p>
    <w:p w14:paraId="284A00EC" w14:textId="77777777" w:rsidR="00FB29D8" w:rsidRPr="00A25529" w:rsidRDefault="00FB29D8">
      <w:pPr>
        <w:pStyle w:val="pxov"/>
        <w:rPr>
          <w:vanish/>
        </w:rPr>
      </w:pPr>
      <w:r w:rsidRPr="00A25529">
        <w:rPr>
          <w:vanish/>
        </w:rPr>
        <w:t>EBL</w:t>
      </w:r>
    </w:p>
    <w:p w14:paraId="3A12291D" w14:textId="77777777" w:rsidR="00FB29D8" w:rsidRPr="00A25529" w:rsidRDefault="00FB29D8">
      <w:pPr>
        <w:pStyle w:val="pxov"/>
        <w:rPr>
          <w:vanish/>
        </w:rPr>
      </w:pPr>
      <w:r w:rsidRPr="00A25529">
        <w:rPr>
          <w:vanish/>
        </w:rPr>
        <w:t>TEM</w:t>
      </w:r>
    </w:p>
    <w:p w14:paraId="65C00D08" w14:textId="77777777" w:rsidR="00FB29D8" w:rsidRPr="00A25529" w:rsidRDefault="00FB29D8">
      <w:pPr>
        <w:pStyle w:val="pxov"/>
        <w:rPr>
          <w:vanish/>
        </w:rPr>
      </w:pPr>
      <w:r w:rsidRPr="00A25529">
        <w:rPr>
          <w:vanish/>
        </w:rPr>
        <w:t>MTD</w:t>
      </w:r>
    </w:p>
    <w:p w14:paraId="13C0E166"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form.fid="Id56081901b6411e684899cfd92da4eb0"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tbl.uuid="I03UYRA"</w:instrText>
      </w:r>
      <w:r w:rsidRPr="00A25529">
        <w:fldChar w:fldCharType="end"/>
      </w:r>
    </w:p>
    <w:p w14:paraId="6993B256"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22D747E"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04DAEB28"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D7C07CA"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1DDE97DA" w14:textId="77777777">
        <w:tblPrEx>
          <w:tblCellMar>
            <w:top w:w="0" w:type="dxa"/>
            <w:left w:w="0" w:type="dxa"/>
            <w:bottom w:w="0" w:type="dxa"/>
            <w:right w:w="0" w:type="dxa"/>
          </w:tblCellMar>
        </w:tblPrEx>
        <w:tc>
          <w:tcPr>
            <w:tcW w:w="4320" w:type="dxa"/>
            <w:tcBorders>
              <w:top w:val="nil"/>
              <w:left w:val="nil"/>
              <w:bottom w:val="nil"/>
              <w:right w:val="nil"/>
            </w:tcBorders>
          </w:tcPr>
          <w:p w14:paraId="7A43BB4D"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entry.morerows="3"</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586" w:author="Cara Cardinale" w:date="2025-01-27T11:35:00Z">
              <w:r w:rsidR="00304EF9" w:rsidRPr="00A25529">
                <w:rPr>
                  <w:rStyle w:val="pxfinstr"/>
                  <w:i/>
                  <w:iCs/>
                </w:rPr>
                <w:t xml:space="preserve"> [name of governing body]</w:t>
              </w:r>
            </w:ins>
          </w:p>
        </w:tc>
        <w:tc>
          <w:tcPr>
            <w:tcW w:w="4320" w:type="dxa"/>
            <w:tcBorders>
              <w:top w:val="nil"/>
              <w:left w:val="nil"/>
              <w:bottom w:val="nil"/>
              <w:right w:val="nil"/>
            </w:tcBorders>
          </w:tcPr>
          <w:p w14:paraId="137580E5"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587" w:author="Cara Cardinale" w:date="2025-01-27T11:35:00Z">
              <w:r w:rsidRPr="00A25529" w:rsidDel="00304EF9">
                <w:rPr>
                  <w:rStyle w:val="pxfinstr"/>
                  <w:i/>
                  <w:iCs/>
                </w:rPr>
                <w:delText>[name of governing body]</w:delText>
              </w:r>
            </w:del>
          </w:p>
        </w:tc>
      </w:tr>
      <w:tr w:rsidR="00FB29D8" w:rsidRPr="00A25529" w14:paraId="6C6C9EEC" w14:textId="77777777">
        <w:tblPrEx>
          <w:tblCellMar>
            <w:top w:w="0" w:type="dxa"/>
            <w:left w:w="0" w:type="dxa"/>
            <w:bottom w:w="0" w:type="dxa"/>
            <w:right w:w="0" w:type="dxa"/>
          </w:tblCellMar>
        </w:tblPrEx>
        <w:tc>
          <w:tcPr>
            <w:tcW w:w="4320" w:type="dxa"/>
            <w:tcBorders>
              <w:top w:val="nil"/>
              <w:left w:val="nil"/>
              <w:bottom w:val="nil"/>
              <w:right w:val="nil"/>
            </w:tcBorders>
          </w:tcPr>
          <w:p w14:paraId="7F7444AF"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governing body]</w:t>
            </w:r>
          </w:p>
        </w:tc>
        <w:tc>
          <w:tcPr>
            <w:tcW w:w="4320" w:type="dxa"/>
            <w:tcBorders>
              <w:top w:val="nil"/>
              <w:left w:val="nil"/>
              <w:bottom w:val="nil"/>
              <w:right w:val="nil"/>
            </w:tcBorders>
          </w:tcPr>
          <w:p w14:paraId="2A7BDA26" w14:textId="77777777" w:rsidR="00FB29D8" w:rsidRPr="00A25529" w:rsidRDefault="00FB29D8"/>
        </w:tc>
      </w:tr>
      <w:tr w:rsidR="00FB29D8" w:rsidRPr="00A25529" w14:paraId="2B3C64B1" w14:textId="77777777">
        <w:tblPrEx>
          <w:tblCellMar>
            <w:top w:w="0" w:type="dxa"/>
            <w:left w:w="0" w:type="dxa"/>
            <w:bottom w:w="0" w:type="dxa"/>
            <w:right w:w="0" w:type="dxa"/>
          </w:tblCellMar>
        </w:tblPrEx>
        <w:tc>
          <w:tcPr>
            <w:tcW w:w="4320" w:type="dxa"/>
            <w:tcBorders>
              <w:top w:val="nil"/>
              <w:left w:val="nil"/>
              <w:bottom w:val="nil"/>
              <w:right w:val="nil"/>
            </w:tcBorders>
          </w:tcPr>
          <w:p w14:paraId="1E19A9A4"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[name of city]</w:t>
            </w:r>
            <w:r w:rsidRPr="00A25529">
              <w:rPr>
                <w:rStyle w:val="pxrowentry"/>
              </w:rPr>
              <w:t xml:space="preserve">, </w:t>
            </w:r>
            <w:r w:rsidRPr="00A25529">
              <w:rPr>
                <w:rStyle w:val="pxfinstr"/>
                <w:i/>
                <w:iCs/>
              </w:rPr>
              <w:t>[name of county]</w:t>
            </w:r>
            <w:r w:rsidRPr="00A25529">
              <w:rPr>
                <w:rStyle w:val="pxrowentry"/>
              </w:rPr>
              <w:t>,</w:t>
            </w:r>
          </w:p>
        </w:tc>
        <w:tc>
          <w:tcPr>
            <w:tcW w:w="4320" w:type="dxa"/>
            <w:tcBorders>
              <w:top w:val="nil"/>
              <w:left w:val="nil"/>
              <w:bottom w:val="nil"/>
              <w:right w:val="nil"/>
            </w:tcBorders>
          </w:tcPr>
          <w:p w14:paraId="598DAD40" w14:textId="77777777" w:rsidR="00FB29D8" w:rsidRPr="00A25529" w:rsidRDefault="00FB29D8"/>
        </w:tc>
      </w:tr>
      <w:tr w:rsidR="00FB29D8" w:rsidRPr="00A25529" w14:paraId="0004DE09" w14:textId="77777777">
        <w:tblPrEx>
          <w:tblCellMar>
            <w:top w:w="0" w:type="dxa"/>
            <w:left w:w="0" w:type="dxa"/>
            <w:bottom w:w="0" w:type="dxa"/>
            <w:right w:w="0" w:type="dxa"/>
          </w:tblCellMar>
        </w:tblPrEx>
        <w:tc>
          <w:tcPr>
            <w:tcW w:w="4320" w:type="dxa"/>
            <w:tcBorders>
              <w:top w:val="nil"/>
              <w:left w:val="nil"/>
              <w:bottom w:val="nil"/>
              <w:right w:val="nil"/>
            </w:tcBorders>
          </w:tcPr>
          <w:p w14:paraId="46EF981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State of New York</w:t>
            </w:r>
          </w:p>
        </w:tc>
        <w:tc>
          <w:tcPr>
            <w:tcW w:w="4320" w:type="dxa"/>
            <w:tcBorders>
              <w:top w:val="nil"/>
              <w:left w:val="nil"/>
              <w:bottom w:val="nil"/>
              <w:right w:val="nil"/>
            </w:tcBorders>
          </w:tcPr>
          <w:p w14:paraId="70AB8B1D" w14:textId="77777777" w:rsidR="00FB29D8" w:rsidRPr="00A25529" w:rsidRDefault="00FB29D8"/>
        </w:tc>
      </w:tr>
    </w:tbl>
    <w:p w14:paraId="55C6B48B" w14:textId="77777777" w:rsidR="00FB29D8" w:rsidRPr="00A25529" w:rsidRDefault="00FB29D8">
      <w:pPr>
        <w:pStyle w:val="pxtbody"/>
      </w:pPr>
    </w:p>
    <w:p w14:paraId="430917F5" w14:textId="77777777" w:rsidR="00FB29D8" w:rsidRPr="00A25529" w:rsidRDefault="00FB29D8"/>
    <w:p w14:paraId="4EE8E3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p.ct.id="f2fd26a0b92511efa75bc0a5c2da1858|165|30:155"</w:instrText>
      </w:r>
      <w:r w:rsidRPr="00A25529">
        <w:fldChar w:fldCharType="end"/>
      </w:r>
      <w:r w:rsidRPr="00A25529">
        <w:t xml:space="preserve">I, </w:t>
      </w:r>
      <w:r w:rsidRPr="00A25529">
        <w:rPr>
          <w:rStyle w:val="pxfinstr"/>
          <w:i/>
          <w:iCs/>
        </w:rPr>
        <w:t>[name of member]</w:t>
      </w:r>
      <w:r w:rsidRPr="00A25529">
        <w:t xml:space="preserve">, a member of </w:t>
      </w:r>
      <w:r w:rsidRPr="00A25529">
        <w:rPr>
          <w:rStyle w:val="pxfinstr"/>
          <w:i/>
          <w:iCs/>
        </w:rPr>
        <w:t>[name of organization]</w:t>
      </w:r>
      <w:r w:rsidRPr="00A25529">
        <w:t xml:space="preserve">, allege that there is reasonable cause to believe that </w:t>
      </w:r>
      <w:r w:rsidRPr="00A25529">
        <w:rPr>
          <w:rStyle w:val="pxfinstr"/>
          <w:i/>
          <w:iCs/>
        </w:rPr>
        <w:t>[name of accused member]</w:t>
      </w:r>
      <w:r w:rsidRPr="00A25529">
        <w:t xml:space="preserve">, a member of this organization, has </w:t>
      </w:r>
      <w:r w:rsidRPr="00A25529">
        <w:rPr>
          <w:rStyle w:val="pxfinstr"/>
          <w:i/>
          <w:iCs/>
        </w:rPr>
        <w:t>[description of accused member's actions]</w:t>
      </w:r>
      <w:r w:rsidRPr="00A25529">
        <w:t xml:space="preserve">, in violation of </w:t>
      </w:r>
      <w:r w:rsidRPr="00A25529">
        <w:rPr>
          <w:rStyle w:val="pxfinstr"/>
          <w:i/>
          <w:iCs/>
        </w:rPr>
        <w:t>[specification of rule alleged to be violated]</w:t>
      </w:r>
      <w:r w:rsidRPr="00A25529">
        <w:t>.</w:t>
      </w:r>
    </w:p>
    <w:p w14:paraId="575C3E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p.ct.id="f2fd26a0b92511efa75bc0a5c2da1858|165|30:155"</w:instrText>
      </w:r>
      <w:r w:rsidRPr="00A25529">
        <w:fldChar w:fldCharType="end"/>
      </w:r>
      <w:r w:rsidRPr="00A25529">
        <w:t xml:space="preserve">Demand is made that appropriate hearing and notice of such hearing be afforded to </w:t>
      </w:r>
      <w:r w:rsidRPr="00A25529">
        <w:rPr>
          <w:rStyle w:val="pxfinstr"/>
          <w:i/>
          <w:iCs/>
        </w:rPr>
        <w:t>[name of accused member]</w:t>
      </w:r>
      <w:r w:rsidRPr="00A25529">
        <w:t xml:space="preserve"> and that </w:t>
      </w:r>
      <w:r w:rsidRPr="00A25529">
        <w:rPr>
          <w:rStyle w:val="pxfinstr"/>
          <w:i/>
          <w:iCs/>
        </w:rPr>
        <w:t>[title of entity]</w:t>
      </w:r>
      <w:r w:rsidRPr="00A25529">
        <w:t xml:space="preserve">, after such hearing, fine, suspend, or expel </w:t>
      </w:r>
      <w:r w:rsidRPr="00A25529">
        <w:rPr>
          <w:rStyle w:val="pxfinstr"/>
          <w:i/>
          <w:iCs/>
        </w:rPr>
        <w:t>[name of accused member]</w:t>
      </w:r>
      <w:r w:rsidRPr="00A25529">
        <w:t xml:space="preserve"> or take such other action with respect to the matter as </w:t>
      </w:r>
      <w:r w:rsidRPr="00A25529">
        <w:rPr>
          <w:rStyle w:val="pxfinstr"/>
          <w:i/>
          <w:iCs/>
        </w:rPr>
        <w:t>[title of entity]</w:t>
      </w:r>
      <w:r w:rsidRPr="00A25529">
        <w:t xml:space="preserve"> may deem proper.</w:t>
      </w:r>
    </w:p>
    <w:p w14:paraId="08CDCC4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A21EF18"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complaint]</w:t>
      </w:r>
    </w:p>
    <w:p w14:paraId="62DE53DE"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member]</w:t>
      </w:r>
    </w:p>
    <w:p w14:paraId="064457EC" w14:textId="77777777" w:rsidR="00FB29D8" w:rsidRPr="00A25529" w:rsidRDefault="00FB29D8">
      <w:pPr>
        <w:pStyle w:val="pxformnotes"/>
        <w:jc w:val="center"/>
        <w:rPr>
          <w:sz w:val="24"/>
          <w:szCs w:val="24"/>
        </w:rPr>
      </w:pPr>
      <w:r w:rsidRPr="00A25529">
        <w:rPr>
          <w:rStyle w:val="pxvis"/>
          <w:rFonts w:cs="Arial"/>
          <w:bCs/>
          <w:sz w:val="24"/>
          <w:szCs w:val="24"/>
          <w:rPrChange w:id="5588" w:author="Cara Cardinale" w:date="2025-03-04T10:36:00Z">
            <w:rPr>
              <w:rStyle w:val="pxvis"/>
              <w:rFonts w:cs="Arial"/>
              <w:bCs/>
              <w:szCs w:val="24"/>
            </w:rPr>
          </w:rPrChange>
        </w:rPr>
        <w:t>Notes to Form</w:t>
      </w:r>
    </w:p>
    <w:p w14:paraId="06EDBE46" w14:textId="77777777" w:rsidR="00FB29D8" w:rsidRPr="00A25529" w:rsidRDefault="00FB29D8">
      <w:pPr>
        <w:pStyle w:val="pxformnotes"/>
        <w:rPr>
          <w:sz w:val="24"/>
          <w:szCs w:val="24"/>
        </w:rPr>
      </w:pPr>
    </w:p>
    <w:p w14:paraId="69A9261F" w14:textId="77777777" w:rsidR="00FB29D8" w:rsidRPr="00A25529" w:rsidRDefault="00FB29D8">
      <w:pPr>
        <w:pStyle w:val="pxformnote"/>
        <w:spacing w:before="180"/>
      </w:pPr>
      <w:del w:id="5589" w:author="Cara Cardinale" w:date="2025-01-14T20:47:00Z">
        <w:r w:rsidRPr="00A25529" w:rsidDel="00CF1278">
          <w:delText>Drafter's Note</w:delText>
        </w:r>
      </w:del>
      <w:r w:rsidRPr="00A25529">
        <w:t xml:space="preserve"> </w:t>
      </w:r>
    </w:p>
    <w:p w14:paraId="192850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p.ct.id="f2fd26a0b92511efa75bc0a5c2da1858|165|30:155"</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st.ref.id="I009FR2"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st.ref.id="I00C8VY"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cc.ref.id="I00F20U"</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st.ref.id="I006MM9"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3AB54986" w14:textId="77777777" w:rsidR="00FB29D8" w:rsidRPr="00A25529" w:rsidRDefault="00FB29D8">
      <w:pPr>
        <w:pStyle w:val="pxformrr"/>
        <w:rPr>
          <w:sz w:val="24"/>
          <w:szCs w:val="24"/>
        </w:rPr>
      </w:pPr>
      <w:r w:rsidRPr="00A25529">
        <w:rPr>
          <w:rStyle w:val="pxvis"/>
          <w:rFonts w:cs="Arial"/>
          <w:bCs/>
          <w:sz w:val="50"/>
          <w:rPrChange w:id="5590" w:author="Cara Cardinale" w:date="2025-03-04T10:36:00Z">
            <w:rPr>
              <w:rStyle w:val="pxvis"/>
              <w:rFonts w:cs="Arial"/>
              <w:bCs/>
            </w:rPr>
          </w:rPrChange>
        </w:rPr>
        <w:t>Research References</w:t>
      </w:r>
    </w:p>
    <w:p w14:paraId="57D260B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tk.ref.id="I009FR5"</w:instrText>
      </w:r>
      <w:r w:rsidRPr="00A25529">
        <w:rPr>
          <w:rStyle w:val="pxtk"/>
        </w:rPr>
        <w:fldChar w:fldCharType="end"/>
      </w:r>
      <w:r w:rsidRPr="00A25529">
        <w:rPr>
          <w:rStyle w:val="pxtk"/>
        </w:rPr>
        <w:t>West's Key Number Digest, Corporations and Business Organizations &amp;key;3404</w:t>
      </w:r>
    </w:p>
    <w:p w14:paraId="3CD5077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rc.ref.id="I00C8W1"</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591" w:author="Cara Cardinale" w:date="2025-01-21T19:12:00Z">
        <w:r w:rsidRPr="00A25529" w:rsidDel="005B3222">
          <w:rPr>
            <w:rStyle w:val="pxrc"/>
          </w:rPr>
          <w:delText>833 to 836</w:delText>
        </w:r>
      </w:del>
      <w:ins w:id="5592" w:author="Cara Cardinale" w:date="2025-01-21T19:12:00Z">
        <w:r w:rsidR="005B3222" w:rsidRPr="00A25529">
          <w:rPr>
            <w:rStyle w:val="pxrc"/>
          </w:rPr>
          <w:t>831 to 834</w:t>
        </w:r>
      </w:ins>
    </w:p>
    <w:p w14:paraId="538B9EBE" w14:textId="77777777" w:rsidR="00FB29D8" w:rsidRPr="00A25529" w:rsidRDefault="00FB29D8">
      <w:pPr>
        <w:pStyle w:val="pxs"/>
        <w:spacing w:before="180"/>
        <w:rPr>
          <w:rPrChange w:id="5593" w:author="Cara Cardinale" w:date="2025-03-04T10:36:00Z">
            <w:rPr>
              <w:sz w:val="27"/>
            </w:rPr>
          </w:rPrChange>
        </w:rPr>
      </w:pPr>
      <w:r w:rsidRPr="00A25529">
        <w:rPr>
          <w:rPrChange w:id="5594" w:author="Cara Cardinale" w:date="2025-03-04T10:36:00Z">
            <w:rPr>
              <w:sz w:val="27"/>
            </w:rPr>
          </w:rPrChange>
        </w:rPr>
        <w:t>30:156. Resolution suspending or expelling member</w:t>
      </w:r>
    </w:p>
    <w:p w14:paraId="2E55C24E" w14:textId="77777777" w:rsidR="00FB29D8" w:rsidRPr="00A25529" w:rsidRDefault="00FB29D8">
      <w:pPr>
        <w:pStyle w:val="pxov"/>
        <w:rPr>
          <w:vanish/>
        </w:rPr>
      </w:pPr>
      <w:r w:rsidRPr="00A25529">
        <w:rPr>
          <w:vanish/>
        </w:rPr>
        <w:t>FMS</w:t>
      </w:r>
    </w:p>
    <w:p w14:paraId="2B0BF7AA" w14:textId="77777777" w:rsidR="00FB29D8" w:rsidRPr="00A25529" w:rsidRDefault="00FB29D8">
      <w:pPr>
        <w:pStyle w:val="pxov"/>
        <w:rPr>
          <w:vanish/>
        </w:rPr>
      </w:pPr>
      <w:r w:rsidRPr="00A25529">
        <w:rPr>
          <w:vanish/>
        </w:rPr>
        <w:t>NFP</w:t>
      </w:r>
    </w:p>
    <w:p w14:paraId="0528F99F" w14:textId="77777777" w:rsidR="00FB29D8" w:rsidRPr="00A25529" w:rsidRDefault="00FB29D8">
      <w:pPr>
        <w:pStyle w:val="pxov"/>
        <w:rPr>
          <w:vanish/>
        </w:rPr>
      </w:pPr>
      <w:r w:rsidRPr="00A25529">
        <w:rPr>
          <w:vanish/>
        </w:rPr>
        <w:t>COL</w:t>
      </w:r>
    </w:p>
    <w:p w14:paraId="0FFCF978" w14:textId="77777777" w:rsidR="00FB29D8" w:rsidRPr="00A25529" w:rsidRDefault="00FB29D8">
      <w:pPr>
        <w:pStyle w:val="pxov"/>
        <w:rPr>
          <w:vanish/>
        </w:rPr>
      </w:pPr>
      <w:r w:rsidRPr="00A25529">
        <w:rPr>
          <w:vanish/>
        </w:rPr>
        <w:t>FCV</w:t>
      </w:r>
    </w:p>
    <w:p w14:paraId="76FB269D" w14:textId="77777777" w:rsidR="00FB29D8" w:rsidRPr="00A25529" w:rsidRDefault="00FB29D8">
      <w:pPr>
        <w:pStyle w:val="pxov"/>
        <w:rPr>
          <w:vanish/>
        </w:rPr>
      </w:pPr>
      <w:r w:rsidRPr="00A25529">
        <w:rPr>
          <w:vanish/>
        </w:rPr>
        <w:t>FTR</w:t>
      </w:r>
    </w:p>
    <w:p w14:paraId="1C0553D1" w14:textId="77777777" w:rsidR="00FB29D8" w:rsidRPr="00A25529" w:rsidRDefault="00FB29D8">
      <w:pPr>
        <w:pStyle w:val="pxov"/>
        <w:rPr>
          <w:vanish/>
        </w:rPr>
      </w:pPr>
      <w:r w:rsidRPr="00A25529">
        <w:rPr>
          <w:vanish/>
        </w:rPr>
        <w:t>EBL</w:t>
      </w:r>
    </w:p>
    <w:p w14:paraId="136D394B" w14:textId="77777777" w:rsidR="00FB29D8" w:rsidRPr="00A25529" w:rsidRDefault="00FB29D8">
      <w:pPr>
        <w:pStyle w:val="pxov"/>
        <w:rPr>
          <w:vanish/>
        </w:rPr>
      </w:pPr>
      <w:r w:rsidRPr="00A25529">
        <w:rPr>
          <w:vanish/>
        </w:rPr>
        <w:t>TEM</w:t>
      </w:r>
    </w:p>
    <w:p w14:paraId="603BA6D8" w14:textId="77777777" w:rsidR="00FB29D8" w:rsidRPr="00A25529" w:rsidRDefault="00FB29D8">
      <w:pPr>
        <w:pStyle w:val="pxov"/>
        <w:rPr>
          <w:vanish/>
        </w:rPr>
      </w:pPr>
      <w:r w:rsidRPr="00A25529">
        <w:rPr>
          <w:vanish/>
        </w:rPr>
        <w:t>MTD</w:t>
      </w:r>
    </w:p>
    <w:p w14:paraId="6B7C99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form.fid="Id560a8a01b6411e684899cfd92da4eb0"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p.ct.id="f2fd26a0b92511efa75bc0a5c2da1858|166|30:156"</w:instrText>
      </w:r>
      <w:r w:rsidRPr="00A25529">
        <w:fldChar w:fldCharType="end"/>
      </w:r>
      <w:r w:rsidRPr="00A25529">
        <w:t xml:space="preserve">Resolved that </w:t>
      </w:r>
      <w:r w:rsidRPr="00A25529">
        <w:rPr>
          <w:rStyle w:val="pxfinstr"/>
          <w:i/>
          <w:iCs/>
        </w:rPr>
        <w:t>[name of accused member]</w:t>
      </w:r>
      <w:r w:rsidRPr="00A25529">
        <w:t xml:space="preserve"> has been found guilty of a violation of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w:t>
      </w:r>
      <w:r w:rsidRPr="00A25529">
        <w:rPr>
          <w:rStyle w:val="pxfinstr"/>
          <w:i/>
          <w:iCs/>
        </w:rPr>
        <w:t>[Bylaws/Certificate of Incorporation]</w:t>
      </w:r>
      <w:r w:rsidRPr="00A25529">
        <w:t xml:space="preserve"> of this club in that </w:t>
      </w:r>
      <w:r w:rsidRPr="00A25529">
        <w:rPr>
          <w:rStyle w:val="pxfinstr"/>
          <w:i/>
          <w:iCs/>
        </w:rPr>
        <w:t>[he/she]</w:t>
      </w:r>
      <w:r w:rsidRPr="00A25529">
        <w:t xml:space="preserve">: </w:t>
      </w:r>
      <w:r w:rsidRPr="00A25529">
        <w:rPr>
          <w:rStyle w:val="pxfinstr"/>
          <w:i/>
          <w:iCs/>
        </w:rPr>
        <w:t>[list of charges on which member has been found guilty, including places and dates]</w:t>
      </w:r>
      <w:r w:rsidRPr="00A25529">
        <w:t>.</w:t>
      </w:r>
    </w:p>
    <w:p w14:paraId="262A74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p.ct.id="f2fd26a0b92511efa75bc0a5c2da1858|166|30:156"</w:instrText>
      </w:r>
      <w:r w:rsidRPr="00A25529">
        <w:fldChar w:fldCharType="end"/>
      </w:r>
      <w:r w:rsidRPr="00A25529">
        <w:rPr>
          <w:rStyle w:val="pxfinstr"/>
          <w:i/>
          <w:iCs/>
        </w:rPr>
        <w:t>[Name of accused member]</w:t>
      </w:r>
      <w:r w:rsidRPr="00A25529">
        <w:t xml:space="preserve"> is </w:t>
      </w:r>
      <w:r w:rsidRPr="00A25529">
        <w:rPr>
          <w:rStyle w:val="pxfinstr"/>
          <w:i/>
          <w:iCs/>
        </w:rPr>
        <w:t>[suspended from membership in [name of corporation] from [begin date of suspension] until [end date of suspension]/expelled from membership in [name of corporation] effective [effective date of expulsion]]</w:t>
      </w:r>
      <w:r w:rsidRPr="00A25529">
        <w:t>.</w:t>
      </w:r>
    </w:p>
    <w:p w14:paraId="45C3B341" w14:textId="77777777" w:rsidR="00FB29D8" w:rsidRPr="00A25529" w:rsidRDefault="00FB29D8">
      <w:pPr>
        <w:pStyle w:val="pxformnotes"/>
        <w:jc w:val="center"/>
        <w:rPr>
          <w:sz w:val="24"/>
          <w:szCs w:val="24"/>
        </w:rPr>
      </w:pPr>
      <w:r w:rsidRPr="00A25529">
        <w:rPr>
          <w:rStyle w:val="pxvis"/>
          <w:rFonts w:cs="Arial"/>
          <w:bCs/>
          <w:sz w:val="50"/>
          <w:rPrChange w:id="5595" w:author="Cara Cardinale" w:date="2025-03-04T10:36:00Z">
            <w:rPr>
              <w:rStyle w:val="pxvis"/>
              <w:rFonts w:cs="Arial"/>
              <w:bCs/>
            </w:rPr>
          </w:rPrChange>
        </w:rPr>
        <w:t>Notes to Form</w:t>
      </w:r>
    </w:p>
    <w:p w14:paraId="7FC0A844" w14:textId="77777777" w:rsidR="00FB29D8" w:rsidRPr="00A25529" w:rsidRDefault="00FB29D8">
      <w:pPr>
        <w:pStyle w:val="pxformnotes"/>
        <w:rPr>
          <w:sz w:val="24"/>
          <w:szCs w:val="24"/>
        </w:rPr>
      </w:pPr>
    </w:p>
    <w:p w14:paraId="1D0428E0" w14:textId="77777777" w:rsidR="00FB29D8" w:rsidRPr="00A25529" w:rsidRDefault="00FB29D8">
      <w:pPr>
        <w:pStyle w:val="pxformnote"/>
        <w:spacing w:before="180"/>
      </w:pPr>
      <w:del w:id="5596" w:author="Cara Cardinale" w:date="2025-01-14T20:47:00Z">
        <w:r w:rsidRPr="00A25529" w:rsidDel="00CF1278">
          <w:delText>Drafter's Note</w:delText>
        </w:r>
      </w:del>
      <w:r w:rsidRPr="00A25529">
        <w:t xml:space="preserve"> </w:t>
      </w:r>
    </w:p>
    <w:p w14:paraId="43A0C9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p.ct.id="f2fd26a0b92511efa75bc0a5c2da1858|166|30:156"</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st.ref.id="I00F20X"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st.ref.id="I00HV5T"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cc.ref.id="I05SR94"</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st.ref.id="I009FR7"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0A66DE4D" w14:textId="77777777" w:rsidR="00FB29D8" w:rsidRPr="00A25529" w:rsidRDefault="00FB29D8">
      <w:pPr>
        <w:pStyle w:val="pxformrr"/>
        <w:rPr>
          <w:sz w:val="24"/>
          <w:szCs w:val="24"/>
        </w:rPr>
      </w:pPr>
      <w:r w:rsidRPr="00A25529">
        <w:rPr>
          <w:rStyle w:val="pxvis"/>
          <w:rFonts w:cs="Arial"/>
          <w:bCs/>
          <w:sz w:val="50"/>
          <w:rPrChange w:id="5597" w:author="Cara Cardinale" w:date="2025-03-04T10:36:00Z">
            <w:rPr>
              <w:rStyle w:val="pxvis"/>
              <w:rFonts w:cs="Arial"/>
              <w:bCs/>
            </w:rPr>
          </w:rPrChange>
        </w:rPr>
        <w:t>Research References</w:t>
      </w:r>
    </w:p>
    <w:p w14:paraId="276AF6A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tk.ref.id="I00C8W3"</w:instrText>
      </w:r>
      <w:r w:rsidRPr="00A25529">
        <w:rPr>
          <w:rStyle w:val="pxtk"/>
        </w:rPr>
        <w:fldChar w:fldCharType="end"/>
      </w:r>
      <w:r w:rsidRPr="00A25529">
        <w:rPr>
          <w:rStyle w:val="pxtk"/>
        </w:rPr>
        <w:t>West's Key Number Digest, Corporations and Business Organizations &amp;key;3402</w:t>
      </w:r>
    </w:p>
    <w:p w14:paraId="4D84635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tk.ref.id="I00F20Z"</w:instrText>
      </w:r>
      <w:r w:rsidRPr="00A25529">
        <w:rPr>
          <w:rStyle w:val="pxtk"/>
        </w:rPr>
        <w:fldChar w:fldCharType="end"/>
      </w:r>
      <w:r w:rsidRPr="00A25529">
        <w:rPr>
          <w:rStyle w:val="pxtk"/>
        </w:rPr>
        <w:t>West's Key Number Digest, Corporations and Business Organizations &amp;key;3404</w:t>
      </w:r>
    </w:p>
    <w:p w14:paraId="6AE3ED2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rc.ref.id="I00HV5V"</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598" w:author="Cara Cardinale" w:date="2025-01-21T19:12:00Z">
        <w:r w:rsidRPr="00A25529" w:rsidDel="005B3222">
          <w:rPr>
            <w:rStyle w:val="pxrc"/>
          </w:rPr>
          <w:delText>833 to 836</w:delText>
        </w:r>
      </w:del>
      <w:ins w:id="5599" w:author="Cara Cardinale" w:date="2025-01-21T19:12:00Z">
        <w:r w:rsidR="005B3222" w:rsidRPr="00A25529">
          <w:rPr>
            <w:rStyle w:val="pxrc"/>
          </w:rPr>
          <w:t>831 to 834</w:t>
        </w:r>
      </w:ins>
    </w:p>
    <w:p w14:paraId="450EB8C1" w14:textId="77777777" w:rsidR="00FB29D8" w:rsidRPr="00A25529" w:rsidRDefault="00FB29D8">
      <w:pPr>
        <w:pStyle w:val="pxs"/>
        <w:spacing w:before="180"/>
        <w:rPr>
          <w:rPrChange w:id="5600" w:author="Cara Cardinale" w:date="2025-03-04T10:36:00Z">
            <w:rPr>
              <w:sz w:val="27"/>
            </w:rPr>
          </w:rPrChange>
        </w:rPr>
      </w:pPr>
      <w:r w:rsidRPr="00A25529">
        <w:rPr>
          <w:rPrChange w:id="5601" w:author="Cara Cardinale" w:date="2025-03-04T10:36:00Z">
            <w:rPr>
              <w:sz w:val="27"/>
            </w:rPr>
          </w:rPrChange>
        </w:rPr>
        <w:t>30:157. Resolution suspending or expelling member</w:t>
      </w:r>
      <w:r w:rsidRPr="00A25529">
        <w:rPr>
          <w:rStyle w:val="pxsep"/>
        </w:rPr>
        <w:t xml:space="preserve">-- </w:t>
      </w:r>
      <w:r w:rsidRPr="00A25529">
        <w:rPr>
          <w:rPrChange w:id="5602" w:author="Cara Cardinale" w:date="2025-03-04T10:36:00Z">
            <w:rPr>
              <w:sz w:val="27"/>
            </w:rPr>
          </w:rPrChange>
        </w:rPr>
        <w:t>Nonpayment of dues or assessments</w:t>
      </w:r>
    </w:p>
    <w:p w14:paraId="60D2A30C" w14:textId="77777777" w:rsidR="00FB29D8" w:rsidRPr="00A25529" w:rsidRDefault="00FB29D8">
      <w:pPr>
        <w:pStyle w:val="pxov"/>
        <w:rPr>
          <w:vanish/>
        </w:rPr>
      </w:pPr>
      <w:r w:rsidRPr="00A25529">
        <w:rPr>
          <w:vanish/>
        </w:rPr>
        <w:t>FMS</w:t>
      </w:r>
    </w:p>
    <w:p w14:paraId="0BC5E286" w14:textId="77777777" w:rsidR="00FB29D8" w:rsidRPr="00A25529" w:rsidRDefault="00FB29D8">
      <w:pPr>
        <w:pStyle w:val="pxov"/>
        <w:rPr>
          <w:vanish/>
        </w:rPr>
      </w:pPr>
      <w:r w:rsidRPr="00A25529">
        <w:rPr>
          <w:vanish/>
        </w:rPr>
        <w:t>NFP</w:t>
      </w:r>
    </w:p>
    <w:p w14:paraId="418FD604" w14:textId="77777777" w:rsidR="00FB29D8" w:rsidRPr="00A25529" w:rsidRDefault="00FB29D8">
      <w:pPr>
        <w:pStyle w:val="pxov"/>
        <w:rPr>
          <w:vanish/>
        </w:rPr>
      </w:pPr>
      <w:r w:rsidRPr="00A25529">
        <w:rPr>
          <w:vanish/>
        </w:rPr>
        <w:t>COL</w:t>
      </w:r>
    </w:p>
    <w:p w14:paraId="46123F27" w14:textId="77777777" w:rsidR="00FB29D8" w:rsidRPr="00A25529" w:rsidRDefault="00FB29D8">
      <w:pPr>
        <w:pStyle w:val="pxov"/>
        <w:rPr>
          <w:vanish/>
        </w:rPr>
      </w:pPr>
      <w:r w:rsidRPr="00A25529">
        <w:rPr>
          <w:vanish/>
        </w:rPr>
        <w:t>FCV</w:t>
      </w:r>
    </w:p>
    <w:p w14:paraId="450DA3FE" w14:textId="77777777" w:rsidR="00FB29D8" w:rsidRPr="00A25529" w:rsidRDefault="00FB29D8">
      <w:pPr>
        <w:pStyle w:val="pxov"/>
        <w:rPr>
          <w:vanish/>
        </w:rPr>
      </w:pPr>
      <w:r w:rsidRPr="00A25529">
        <w:rPr>
          <w:vanish/>
        </w:rPr>
        <w:t>FTR</w:t>
      </w:r>
    </w:p>
    <w:p w14:paraId="37592589" w14:textId="77777777" w:rsidR="00FB29D8" w:rsidRPr="00A25529" w:rsidRDefault="00FB29D8">
      <w:pPr>
        <w:pStyle w:val="pxov"/>
        <w:rPr>
          <w:vanish/>
        </w:rPr>
      </w:pPr>
      <w:r w:rsidRPr="00A25529">
        <w:rPr>
          <w:vanish/>
        </w:rPr>
        <w:t>EBL</w:t>
      </w:r>
    </w:p>
    <w:p w14:paraId="7201BF93" w14:textId="77777777" w:rsidR="00FB29D8" w:rsidRPr="00A25529" w:rsidRDefault="00FB29D8">
      <w:pPr>
        <w:pStyle w:val="pxov"/>
        <w:rPr>
          <w:vanish/>
        </w:rPr>
      </w:pPr>
      <w:r w:rsidRPr="00A25529">
        <w:rPr>
          <w:vanish/>
        </w:rPr>
        <w:t>TEM</w:t>
      </w:r>
    </w:p>
    <w:p w14:paraId="481F5D31" w14:textId="77777777" w:rsidR="00FB29D8" w:rsidRPr="00A25529" w:rsidRDefault="00FB29D8">
      <w:pPr>
        <w:pStyle w:val="pxov"/>
        <w:rPr>
          <w:vanish/>
        </w:rPr>
      </w:pPr>
      <w:r w:rsidRPr="00A25529">
        <w:rPr>
          <w:vanish/>
        </w:rPr>
        <w:t>MTD</w:t>
      </w:r>
    </w:p>
    <w:p w14:paraId="764705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form.fid="Id560cfb01b6411e684899cfd92da4eb0"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p.ct.id="f2fd26a0b92511efa75bc0a5c2da1858|167|30:157"</w:instrText>
      </w:r>
      <w:r w:rsidRPr="00A25529">
        <w:fldChar w:fldCharType="end"/>
      </w:r>
      <w:r w:rsidRPr="00A25529">
        <w:t xml:space="preserve">It appearing that </w:t>
      </w:r>
      <w:r w:rsidRPr="00A25529">
        <w:rPr>
          <w:rStyle w:val="pxfinstr"/>
          <w:i/>
          <w:iCs/>
        </w:rPr>
        <w:t>[name of member]</w:t>
      </w:r>
      <w:r w:rsidRPr="00A25529">
        <w:t xml:space="preserve">, a member of </w:t>
      </w:r>
      <w:r w:rsidRPr="00A25529">
        <w:rPr>
          <w:rStyle w:val="pxfinstr"/>
          <w:i/>
          <w:iCs/>
        </w:rPr>
        <w:t>[name of corporation]</w:t>
      </w:r>
      <w:r w:rsidRPr="00A25529">
        <w:t xml:space="preserve">, has not paid </w:t>
      </w:r>
      <w:r w:rsidRPr="00A25529">
        <w:rPr>
          <w:rStyle w:val="pxfinstr"/>
          <w:i/>
          <w:iCs/>
        </w:rPr>
        <w:t>[the annual dues/a duly levied assessment]</w:t>
      </w:r>
      <w:r w:rsidRPr="00A25529">
        <w:t xml:space="preserve">, due and payable effective </w:t>
      </w:r>
      <w:r w:rsidRPr="00A25529">
        <w:rPr>
          <w:rStyle w:val="pxfinstr"/>
          <w:i/>
          <w:iCs/>
        </w:rPr>
        <w:t>[effective date of payment]</w:t>
      </w:r>
      <w:r w:rsidRPr="00A25529">
        <w:t xml:space="preserve">, and that </w:t>
      </w:r>
      <w:r w:rsidRPr="00A25529">
        <w:rPr>
          <w:rStyle w:val="pxfinstr"/>
          <w:i/>
          <w:iCs/>
        </w:rPr>
        <w:t>[name of member]</w:t>
      </w:r>
      <w:r w:rsidRPr="00A25529">
        <w:t xml:space="preserve"> has remained in default since that date, and, the secretary having notified </w:t>
      </w:r>
      <w:r w:rsidRPr="00A25529">
        <w:rPr>
          <w:rStyle w:val="pxfinstr"/>
          <w:i/>
          <w:iCs/>
        </w:rPr>
        <w:t>[name of member]</w:t>
      </w:r>
      <w:r w:rsidRPr="00A25529">
        <w:t xml:space="preserve"> on </w:t>
      </w:r>
      <w:r w:rsidRPr="00A25529">
        <w:rPr>
          <w:rStyle w:val="pxfinstr"/>
          <w:i/>
          <w:iCs/>
        </w:rPr>
        <w:t>[date of notification]</w:t>
      </w:r>
      <w:r w:rsidRPr="00A25529">
        <w:t xml:space="preserve"> of the default, and that membership would be subject to forfeiture if the sum was not paid by </w:t>
      </w:r>
      <w:r w:rsidRPr="00A25529">
        <w:rPr>
          <w:rStyle w:val="pxfinstr"/>
          <w:i/>
          <w:iCs/>
        </w:rPr>
        <w:t>[due date of payment]</w:t>
      </w:r>
      <w:r w:rsidRPr="00A25529">
        <w:t>;</w:t>
      </w:r>
    </w:p>
    <w:p w14:paraId="1D9CA5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p.ct.id="f2fd26a0b92511efa75bc0a5c2da1858|167|30:157"</w:instrText>
      </w:r>
      <w:r w:rsidRPr="00A25529">
        <w:fldChar w:fldCharType="end"/>
      </w:r>
      <w:r w:rsidRPr="00A25529">
        <w:t xml:space="preserve">It is therefore resolved, pursuant to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w:t>
      </w:r>
      <w:r w:rsidRPr="00A25529">
        <w:rPr>
          <w:rStyle w:val="pxfinstr"/>
          <w:i/>
          <w:iCs/>
        </w:rPr>
        <w:t>[Certificate of Incorporation/Bylaws]</w:t>
      </w:r>
      <w:r w:rsidRPr="00A25529">
        <w:t xml:space="preserve"> of this club, that all rights of membership of </w:t>
      </w:r>
      <w:r w:rsidRPr="00A25529">
        <w:rPr>
          <w:rStyle w:val="pxfinstr"/>
          <w:i/>
          <w:iCs/>
        </w:rPr>
        <w:t>[name of member]</w:t>
      </w:r>
      <w:r w:rsidRPr="00A25529">
        <w:t xml:space="preserve"> and any rights or interest of </w:t>
      </w:r>
      <w:r w:rsidRPr="00A25529">
        <w:rPr>
          <w:rStyle w:val="pxfinstr"/>
          <w:i/>
          <w:iCs/>
        </w:rPr>
        <w:t>[name of member]</w:t>
      </w:r>
      <w:r w:rsidRPr="00A25529">
        <w:t xml:space="preserve"> in the property of the club are forfeited for nonpayment of </w:t>
      </w:r>
      <w:r w:rsidRPr="00A25529">
        <w:rPr>
          <w:rStyle w:val="pxfinstr"/>
          <w:i/>
          <w:iCs/>
        </w:rPr>
        <w:t>[dues/the assessment]</w:t>
      </w:r>
      <w:r w:rsidRPr="00A25529">
        <w:t>.</w:t>
      </w:r>
    </w:p>
    <w:p w14:paraId="1D78547C" w14:textId="77777777" w:rsidR="00FB29D8" w:rsidRPr="00A25529" w:rsidRDefault="00FB29D8">
      <w:pPr>
        <w:pStyle w:val="pxformnotes"/>
        <w:jc w:val="center"/>
        <w:rPr>
          <w:sz w:val="24"/>
          <w:szCs w:val="24"/>
        </w:rPr>
      </w:pPr>
      <w:r w:rsidRPr="00A25529">
        <w:rPr>
          <w:rStyle w:val="pxvis"/>
          <w:rFonts w:cs="Arial"/>
          <w:bCs/>
          <w:sz w:val="50"/>
          <w:rPrChange w:id="5603" w:author="Cara Cardinale" w:date="2025-03-04T10:36:00Z">
            <w:rPr>
              <w:rStyle w:val="pxvis"/>
              <w:rFonts w:cs="Arial"/>
              <w:bCs/>
            </w:rPr>
          </w:rPrChange>
        </w:rPr>
        <w:t>Notes to Form</w:t>
      </w:r>
    </w:p>
    <w:p w14:paraId="2C4DDCEF" w14:textId="77777777" w:rsidR="00FB29D8" w:rsidRPr="00A25529" w:rsidRDefault="00FB29D8">
      <w:pPr>
        <w:pStyle w:val="pxformnotes"/>
        <w:rPr>
          <w:sz w:val="24"/>
          <w:szCs w:val="24"/>
        </w:rPr>
      </w:pPr>
    </w:p>
    <w:p w14:paraId="42218608" w14:textId="77777777" w:rsidR="00FB29D8" w:rsidRPr="00A25529" w:rsidRDefault="00FB29D8">
      <w:pPr>
        <w:pStyle w:val="pxformnote"/>
        <w:spacing w:before="180"/>
      </w:pPr>
      <w:del w:id="5604" w:author="Cara Cardinale" w:date="2025-01-14T20:47:00Z">
        <w:r w:rsidRPr="00A25529" w:rsidDel="00CF1278">
          <w:delText>Drafter's Note</w:delText>
        </w:r>
      </w:del>
      <w:r w:rsidRPr="00A25529">
        <w:t xml:space="preserve"> </w:t>
      </w:r>
    </w:p>
    <w:p w14:paraId="1B1FA6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p.ct.id="f2fd26a0b92511efa75bc0a5c2da1858|167|30:157"</w:instrText>
      </w:r>
      <w:r w:rsidRPr="00A25529">
        <w:fldChar w:fldCharType="end"/>
      </w:r>
      <w:r w:rsidRPr="00A25529">
        <w:t xml:space="preserve">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st.ref.id="I006MRY"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cc.ref.id="I009FWU"</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st.ref.id="I00C91Q"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283586A0" w14:textId="77777777" w:rsidR="00FB29D8" w:rsidRPr="00A25529" w:rsidRDefault="00FB29D8">
      <w:pPr>
        <w:pStyle w:val="pxformrr"/>
        <w:rPr>
          <w:sz w:val="24"/>
          <w:szCs w:val="24"/>
        </w:rPr>
      </w:pPr>
      <w:r w:rsidRPr="00A25529">
        <w:rPr>
          <w:rStyle w:val="pxvis"/>
          <w:rFonts w:cs="Arial"/>
          <w:bCs/>
          <w:sz w:val="50"/>
          <w:rPrChange w:id="5605" w:author="Cara Cardinale" w:date="2025-03-04T10:36:00Z">
            <w:rPr>
              <w:rStyle w:val="pxvis"/>
              <w:rFonts w:cs="Arial"/>
              <w:bCs/>
            </w:rPr>
          </w:rPrChange>
        </w:rPr>
        <w:t>Research References</w:t>
      </w:r>
    </w:p>
    <w:p w14:paraId="287A6FE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tk.ref.id="I00F26M"</w:instrText>
      </w:r>
      <w:r w:rsidRPr="00A25529">
        <w:rPr>
          <w:rStyle w:val="pxtk"/>
        </w:rPr>
        <w:fldChar w:fldCharType="end"/>
      </w:r>
      <w:r w:rsidRPr="00A25529">
        <w:rPr>
          <w:rStyle w:val="pxtk"/>
        </w:rPr>
        <w:t>West's Key Number Digest, Corporations and Business Organizations &amp;key;3402</w:t>
      </w:r>
    </w:p>
    <w:p w14:paraId="7C23F19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tk.ref.id="I00HVBI"</w:instrText>
      </w:r>
      <w:r w:rsidRPr="00A25529">
        <w:rPr>
          <w:rStyle w:val="pxtk"/>
        </w:rPr>
        <w:fldChar w:fldCharType="end"/>
      </w:r>
      <w:r w:rsidRPr="00A25529">
        <w:rPr>
          <w:rStyle w:val="pxtk"/>
        </w:rPr>
        <w:t>West's Key Number Digest, Corporations and Business Organizations &amp;key;3404</w:t>
      </w:r>
    </w:p>
    <w:p w14:paraId="09F7432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rc.ref.id="I00KOGE"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606" w:author="Cara Cardinale" w:date="2025-01-28T08:43:00Z">
        <w:r w:rsidRPr="00A25529" w:rsidDel="003E1B0B">
          <w:rPr>
            <w:rStyle w:val="pxrc"/>
          </w:rPr>
          <w:delText xml:space="preserve">830 </w:delText>
        </w:r>
      </w:del>
      <w:ins w:id="5607" w:author="Cara Cardinale" w:date="2025-01-28T08:43:00Z">
        <w:r w:rsidR="003E1B0B" w:rsidRPr="00A25529">
          <w:rPr>
            <w:rStyle w:val="pxrc"/>
          </w:rPr>
          <w:t xml:space="preserve">828 </w:t>
        </w:r>
      </w:ins>
      <w:r w:rsidRPr="00A25529">
        <w:rPr>
          <w:rStyle w:val="pxrc"/>
        </w:rPr>
        <w:t>to 83</w:t>
      </w:r>
      <w:ins w:id="5608" w:author="Cara Cardinale" w:date="2025-01-27T11:36:00Z">
        <w:r w:rsidR="00304EF9" w:rsidRPr="00A25529">
          <w:rPr>
            <w:rStyle w:val="pxrc"/>
          </w:rPr>
          <w:t>4</w:t>
        </w:r>
      </w:ins>
      <w:del w:id="5609" w:author="Cara Cardinale" w:date="2025-01-27T11:36:00Z">
        <w:r w:rsidRPr="00A25529" w:rsidDel="00304EF9">
          <w:rPr>
            <w:rStyle w:val="pxrc"/>
          </w:rPr>
          <w:delText>6</w:delText>
        </w:r>
      </w:del>
    </w:p>
    <w:p w14:paraId="6DD83C8E" w14:textId="77777777" w:rsidR="00FB29D8" w:rsidRPr="00A25529" w:rsidRDefault="00FB29D8">
      <w:pPr>
        <w:pStyle w:val="pxd"/>
        <w:spacing w:before="180"/>
      </w:pPr>
      <w:r w:rsidRPr="00A25529">
        <w:t>b. Meetings; Calls and Notices</w:t>
      </w:r>
    </w:p>
    <w:p w14:paraId="1B980A6D" w14:textId="77777777" w:rsidR="00FB29D8" w:rsidRPr="00A25529" w:rsidRDefault="00FB29D8">
      <w:pPr>
        <w:pStyle w:val="pxs"/>
        <w:spacing w:before="180"/>
        <w:rPr>
          <w:rPrChange w:id="5610" w:author="Cara Cardinale" w:date="2025-03-04T10:36:00Z">
            <w:rPr>
              <w:sz w:val="27"/>
            </w:rPr>
          </w:rPrChange>
        </w:rPr>
      </w:pPr>
      <w:r w:rsidRPr="00A25529">
        <w:rPr>
          <w:rPrChange w:id="5611" w:author="Cara Cardinale" w:date="2025-03-04T10:36:00Z">
            <w:rPr>
              <w:sz w:val="27"/>
            </w:rPr>
          </w:rPrChange>
        </w:rPr>
        <w:t>30:158. Call and waiver of notice of directors' organization meeting</w:t>
      </w:r>
    </w:p>
    <w:p w14:paraId="32D4AE5F" w14:textId="77777777" w:rsidR="00FB29D8" w:rsidRPr="00A25529" w:rsidRDefault="00FB29D8">
      <w:pPr>
        <w:pStyle w:val="pxov"/>
        <w:rPr>
          <w:vanish/>
        </w:rPr>
      </w:pPr>
      <w:r w:rsidRPr="00A25529">
        <w:rPr>
          <w:vanish/>
        </w:rPr>
        <w:t>FMS</w:t>
      </w:r>
    </w:p>
    <w:p w14:paraId="243243E3" w14:textId="77777777" w:rsidR="00FB29D8" w:rsidRPr="00A25529" w:rsidRDefault="00FB29D8">
      <w:pPr>
        <w:pStyle w:val="pxov"/>
        <w:rPr>
          <w:vanish/>
        </w:rPr>
      </w:pPr>
      <w:r w:rsidRPr="00A25529">
        <w:rPr>
          <w:vanish/>
        </w:rPr>
        <w:t>NFP</w:t>
      </w:r>
    </w:p>
    <w:p w14:paraId="376318FB" w14:textId="77777777" w:rsidR="00FB29D8" w:rsidRPr="00A25529" w:rsidRDefault="00FB29D8">
      <w:pPr>
        <w:pStyle w:val="pxov"/>
        <w:rPr>
          <w:vanish/>
        </w:rPr>
      </w:pPr>
      <w:r w:rsidRPr="00A25529">
        <w:rPr>
          <w:vanish/>
        </w:rPr>
        <w:t>COL</w:t>
      </w:r>
    </w:p>
    <w:p w14:paraId="6FC233E4" w14:textId="77777777" w:rsidR="00FB29D8" w:rsidRPr="00A25529" w:rsidRDefault="00FB29D8">
      <w:pPr>
        <w:pStyle w:val="pxov"/>
        <w:rPr>
          <w:vanish/>
        </w:rPr>
      </w:pPr>
      <w:r w:rsidRPr="00A25529">
        <w:rPr>
          <w:vanish/>
        </w:rPr>
        <w:t>FCV</w:t>
      </w:r>
    </w:p>
    <w:p w14:paraId="084DA273" w14:textId="77777777" w:rsidR="00FB29D8" w:rsidRPr="00A25529" w:rsidRDefault="00FB29D8">
      <w:pPr>
        <w:pStyle w:val="pxov"/>
        <w:rPr>
          <w:vanish/>
        </w:rPr>
      </w:pPr>
      <w:r w:rsidRPr="00A25529">
        <w:rPr>
          <w:vanish/>
        </w:rPr>
        <w:t>FTR</w:t>
      </w:r>
    </w:p>
    <w:p w14:paraId="255DC98E" w14:textId="77777777" w:rsidR="00FB29D8" w:rsidRPr="00A25529" w:rsidRDefault="00FB29D8">
      <w:pPr>
        <w:pStyle w:val="pxov"/>
        <w:rPr>
          <w:vanish/>
        </w:rPr>
      </w:pPr>
      <w:r w:rsidRPr="00A25529">
        <w:rPr>
          <w:vanish/>
        </w:rPr>
        <w:t>EBL</w:t>
      </w:r>
    </w:p>
    <w:p w14:paraId="1A0A13C5" w14:textId="77777777" w:rsidR="00FB29D8" w:rsidRPr="00A25529" w:rsidRDefault="00FB29D8">
      <w:pPr>
        <w:pStyle w:val="pxov"/>
        <w:rPr>
          <w:vanish/>
        </w:rPr>
      </w:pPr>
      <w:r w:rsidRPr="00A25529">
        <w:rPr>
          <w:vanish/>
        </w:rPr>
        <w:t>TEM</w:t>
      </w:r>
    </w:p>
    <w:p w14:paraId="0FA5357A" w14:textId="77777777" w:rsidR="00FB29D8" w:rsidRPr="00A25529" w:rsidRDefault="00FB29D8">
      <w:pPr>
        <w:pStyle w:val="pxov"/>
        <w:rPr>
          <w:vanish/>
        </w:rPr>
      </w:pPr>
      <w:r w:rsidRPr="00A25529">
        <w:rPr>
          <w:vanish/>
        </w:rPr>
        <w:t>MTD</w:t>
      </w:r>
    </w:p>
    <w:p w14:paraId="500132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form.fid="Id56144e01b6411e684899cfd92da4eb0"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We, the undersigned, being all of the directors of </w:t>
      </w:r>
      <w:r w:rsidRPr="00A25529">
        <w:rPr>
          <w:rStyle w:val="pxfinstr"/>
          <w:i/>
          <w:iCs/>
        </w:rPr>
        <w:t>[name of club]</w:t>
      </w:r>
      <w:r w:rsidRPr="00A25529">
        <w:t xml:space="preserve">, hereby call the first meeting of the board of directors of such club, to be held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first meeting]</w:t>
      </w:r>
      <w:r w:rsidRPr="00A25529">
        <w:t xml:space="preserve">, at </w:t>
      </w:r>
      <w:r w:rsidRPr="00A25529">
        <w:rPr>
          <w:rStyle w:val="pxfinstr"/>
          <w:i/>
          <w:iCs/>
        </w:rPr>
        <w:t>[time of first meeting]</w:t>
      </w:r>
      <w:r w:rsidRPr="00A25529">
        <w:t>, and by this call waive any and all requirements as to notice of the time, place, and purposes of such meeting and consent that the meeting be held at the time and place set forth above for the purpose of transacting any business whatsoever that may be brought before the meeting, including without limitation, the adoption of bylaws, election of officers, and such other business as may come before the meeting.</w:t>
      </w:r>
    </w:p>
    <w:p w14:paraId="5902213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1C20DC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4C98803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117B726F"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7E1C57F"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3B626351" w14:textId="77777777" w:rsidR="00FB29D8" w:rsidRPr="00A25529" w:rsidRDefault="00FB29D8">
      <w:pPr>
        <w:pStyle w:val="pxformnotes"/>
        <w:jc w:val="center"/>
        <w:rPr>
          <w:sz w:val="24"/>
          <w:szCs w:val="24"/>
        </w:rPr>
      </w:pPr>
      <w:r w:rsidRPr="00A25529">
        <w:rPr>
          <w:rStyle w:val="pxvis"/>
          <w:rFonts w:cs="Arial"/>
          <w:bCs/>
          <w:sz w:val="24"/>
          <w:szCs w:val="24"/>
          <w:rPrChange w:id="5612" w:author="Cara Cardinale" w:date="2025-03-04T10:36:00Z">
            <w:rPr>
              <w:rStyle w:val="pxvis"/>
              <w:rFonts w:cs="Arial"/>
              <w:bCs/>
              <w:szCs w:val="24"/>
            </w:rPr>
          </w:rPrChange>
        </w:rPr>
        <w:t>Notes to Form</w:t>
      </w:r>
    </w:p>
    <w:p w14:paraId="4888ED85" w14:textId="77777777" w:rsidR="00FB29D8" w:rsidRPr="00A25529" w:rsidRDefault="00FB29D8">
      <w:pPr>
        <w:pStyle w:val="pxformnotes"/>
        <w:rPr>
          <w:sz w:val="24"/>
          <w:szCs w:val="24"/>
        </w:rPr>
      </w:pPr>
    </w:p>
    <w:p w14:paraId="480CF204" w14:textId="77777777" w:rsidR="00FB29D8" w:rsidRPr="00A25529" w:rsidRDefault="00FB29D8">
      <w:pPr>
        <w:pStyle w:val="pxformnote"/>
        <w:spacing w:before="180"/>
      </w:pPr>
      <w:del w:id="5613" w:author="Cara Cardinale" w:date="2025-01-14T20:47:00Z">
        <w:r w:rsidRPr="00A25529" w:rsidDel="00CF1278">
          <w:delText>Drafter's Note</w:delText>
        </w:r>
      </w:del>
      <w:r w:rsidRPr="00A25529">
        <w:t xml:space="preserve"> </w:t>
      </w:r>
    </w:p>
    <w:p w14:paraId="33AD501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st.ref.id="I006MS1"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thereto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st.ref.id="I009FWX"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 Consequently, careful note of the directors present at each meeting should be taken in the corporate minutes.</w:t>
      </w:r>
    </w:p>
    <w:p w14:paraId="1AE6EE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The first or organization meeting of the initial directors is to be held at the call of any director who must give at least five days' notice of such meeting by mail to each other director, which notice must set forth the time and place of the meeting. Notice need not be given to any director who submits a signed waiver of notice before or after the meeting or who attends the meeting without protesting, prior to or at its commencement, the lack of notice to him or her. If there are more than two directors, a majority will constitute a quorum and the act of the majority will be the act of the directors. A director may act at an organization meeting by proxy or by an attorney-in-fact. </w:t>
      </w:r>
      <w:r w:rsidRPr="00A25529">
        <w:rPr>
          <w:rStyle w:val="pxst"/>
          <w:color w:val="FF0000"/>
          <w:vertAlign w:val="superscript"/>
        </w:rPr>
        <w:t>►</w:t>
      </w:r>
      <w:r w:rsidRPr="00A25529">
        <w:rPr>
          <w:rStyle w:val="pxst"/>
        </w:rPr>
        <w:fldChar w:fldCharType="begin"/>
      </w:r>
      <w:r w:rsidRPr="00A25529">
        <w:rPr>
          <w:rStyle w:val="pxst"/>
        </w:rPr>
        <w:instrText>st.ref.id="I00C91T"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405(a)</w:t>
      </w:r>
      <w:r w:rsidRPr="00A25529">
        <w:t>.</w:t>
      </w:r>
    </w:p>
    <w:p w14:paraId="285F5F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The minimum agenda for the organization is set by statute. It includes: (1) adopting bylaws; (2) electing directors to hold office as provided in the certificate of incorporation or the bylaws; and (3) transacting such other business as may come before the meeting. </w:t>
      </w:r>
      <w:r w:rsidRPr="00A25529">
        <w:rPr>
          <w:rStyle w:val="pxst"/>
          <w:color w:val="FF0000"/>
          <w:vertAlign w:val="superscript"/>
        </w:rPr>
        <w:t>►</w:t>
      </w:r>
      <w:r w:rsidRPr="00A25529">
        <w:rPr>
          <w:rStyle w:val="pxst"/>
        </w:rPr>
        <w:fldChar w:fldCharType="begin"/>
      </w:r>
      <w:r w:rsidRPr="00A25529">
        <w:rPr>
          <w:rStyle w:val="pxst"/>
        </w:rPr>
        <w:instrText>st.ref.id="I00F26P"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405(a)</w:t>
      </w:r>
      <w:r w:rsidRPr="00A25529">
        <w:t>.</w:t>
      </w:r>
    </w:p>
    <w:p w14:paraId="6DCC82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st.ref.id="I006MS3"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59B294FC" w14:textId="77777777" w:rsidR="00FB29D8" w:rsidRPr="00A25529" w:rsidRDefault="00FB29D8">
      <w:pPr>
        <w:pStyle w:val="pxformrr"/>
        <w:rPr>
          <w:sz w:val="24"/>
          <w:szCs w:val="24"/>
        </w:rPr>
      </w:pPr>
      <w:r w:rsidRPr="00A25529">
        <w:rPr>
          <w:rStyle w:val="pxvis"/>
          <w:rFonts w:cs="Arial"/>
          <w:bCs/>
          <w:sz w:val="50"/>
          <w:rPrChange w:id="5614" w:author="Cara Cardinale" w:date="2025-03-04T10:36:00Z">
            <w:rPr>
              <w:rStyle w:val="pxvis"/>
              <w:rFonts w:cs="Arial"/>
              <w:bCs/>
            </w:rPr>
          </w:rPrChange>
        </w:rPr>
        <w:t>Research References</w:t>
      </w:r>
    </w:p>
    <w:p w14:paraId="330A67F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tk.ref.id="I009FWZ"</w:instrText>
      </w:r>
      <w:r w:rsidRPr="00A25529">
        <w:rPr>
          <w:rStyle w:val="pxtk"/>
        </w:rPr>
        <w:fldChar w:fldCharType="end"/>
      </w:r>
      <w:r w:rsidRPr="00A25529">
        <w:rPr>
          <w:rStyle w:val="pxtk"/>
        </w:rPr>
        <w:t>West's Key Number Digest, Corporations and Business Organizations &amp;key;3423</w:t>
      </w:r>
    </w:p>
    <w:p w14:paraId="3143D94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rc.ref.id="I00C91V"</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5615" w:author="Cara Cardinale" w:date="2025-01-28T08:59:00Z">
        <w:r w:rsidR="00D4291A" w:rsidRPr="00A25529">
          <w:rPr>
            <w:rStyle w:val="pxrc"/>
          </w:rPr>
          <w:t>0</w:t>
        </w:r>
      </w:ins>
      <w:del w:id="5616" w:author="Cara Cardinale" w:date="2025-01-28T08:59:00Z">
        <w:r w:rsidRPr="00A25529" w:rsidDel="00D4291A">
          <w:rPr>
            <w:rStyle w:val="pxrc"/>
          </w:rPr>
          <w:delText>5</w:delText>
        </w:r>
      </w:del>
    </w:p>
    <w:p w14:paraId="12F280FC" w14:textId="77777777" w:rsidR="00FB29D8" w:rsidRPr="00A25529" w:rsidRDefault="00FB29D8">
      <w:pPr>
        <w:pStyle w:val="pxs"/>
        <w:spacing w:before="180"/>
        <w:rPr>
          <w:rPrChange w:id="5617" w:author="Cara Cardinale" w:date="2025-03-04T10:36:00Z">
            <w:rPr>
              <w:sz w:val="27"/>
            </w:rPr>
          </w:rPrChange>
        </w:rPr>
      </w:pPr>
      <w:r w:rsidRPr="00A25529">
        <w:rPr>
          <w:rPrChange w:id="5618" w:author="Cara Cardinale" w:date="2025-03-04T10:36:00Z">
            <w:rPr>
              <w:sz w:val="27"/>
            </w:rPr>
          </w:rPrChange>
        </w:rPr>
        <w:t>30:159. Call of directors' meeting</w:t>
      </w:r>
    </w:p>
    <w:p w14:paraId="7C4B0C60" w14:textId="77777777" w:rsidR="00FB29D8" w:rsidRPr="00A25529" w:rsidRDefault="00FB29D8">
      <w:pPr>
        <w:pStyle w:val="pxov"/>
        <w:rPr>
          <w:vanish/>
        </w:rPr>
      </w:pPr>
      <w:r w:rsidRPr="00A25529">
        <w:rPr>
          <w:vanish/>
        </w:rPr>
        <w:t>FMS</w:t>
      </w:r>
    </w:p>
    <w:p w14:paraId="6626ADFE" w14:textId="77777777" w:rsidR="00FB29D8" w:rsidRPr="00A25529" w:rsidRDefault="00FB29D8">
      <w:pPr>
        <w:pStyle w:val="pxov"/>
        <w:rPr>
          <w:vanish/>
        </w:rPr>
      </w:pPr>
      <w:r w:rsidRPr="00A25529">
        <w:rPr>
          <w:vanish/>
        </w:rPr>
        <w:t>NFP</w:t>
      </w:r>
    </w:p>
    <w:p w14:paraId="74EDD17F" w14:textId="77777777" w:rsidR="00FB29D8" w:rsidRPr="00A25529" w:rsidRDefault="00FB29D8">
      <w:pPr>
        <w:pStyle w:val="pxov"/>
        <w:rPr>
          <w:vanish/>
        </w:rPr>
      </w:pPr>
      <w:r w:rsidRPr="00A25529">
        <w:rPr>
          <w:vanish/>
        </w:rPr>
        <w:t>COL</w:t>
      </w:r>
    </w:p>
    <w:p w14:paraId="628AE860" w14:textId="77777777" w:rsidR="00FB29D8" w:rsidRPr="00A25529" w:rsidRDefault="00FB29D8">
      <w:pPr>
        <w:pStyle w:val="pxov"/>
        <w:rPr>
          <w:vanish/>
        </w:rPr>
      </w:pPr>
      <w:r w:rsidRPr="00A25529">
        <w:rPr>
          <w:vanish/>
        </w:rPr>
        <w:t>FCV</w:t>
      </w:r>
    </w:p>
    <w:p w14:paraId="060192CE" w14:textId="77777777" w:rsidR="00FB29D8" w:rsidRPr="00A25529" w:rsidRDefault="00FB29D8">
      <w:pPr>
        <w:pStyle w:val="pxov"/>
        <w:rPr>
          <w:vanish/>
        </w:rPr>
      </w:pPr>
      <w:r w:rsidRPr="00A25529">
        <w:rPr>
          <w:vanish/>
        </w:rPr>
        <w:t>FTR</w:t>
      </w:r>
    </w:p>
    <w:p w14:paraId="056999D8" w14:textId="77777777" w:rsidR="00FB29D8" w:rsidRPr="00A25529" w:rsidRDefault="00FB29D8">
      <w:pPr>
        <w:pStyle w:val="pxov"/>
        <w:rPr>
          <w:vanish/>
        </w:rPr>
      </w:pPr>
      <w:r w:rsidRPr="00A25529">
        <w:rPr>
          <w:vanish/>
        </w:rPr>
        <w:t>EBL</w:t>
      </w:r>
    </w:p>
    <w:p w14:paraId="3F3F9F01" w14:textId="77777777" w:rsidR="00FB29D8" w:rsidRPr="00A25529" w:rsidRDefault="00FB29D8">
      <w:pPr>
        <w:pStyle w:val="pxov"/>
        <w:rPr>
          <w:vanish/>
        </w:rPr>
      </w:pPr>
      <w:r w:rsidRPr="00A25529">
        <w:rPr>
          <w:vanish/>
        </w:rPr>
        <w:t>TEM</w:t>
      </w:r>
    </w:p>
    <w:p w14:paraId="06C3B14C" w14:textId="77777777" w:rsidR="00FB29D8" w:rsidRPr="00A25529" w:rsidRDefault="00FB29D8">
      <w:pPr>
        <w:pStyle w:val="pxov"/>
        <w:rPr>
          <w:vanish/>
        </w:rPr>
      </w:pPr>
      <w:r w:rsidRPr="00A25529">
        <w:rPr>
          <w:vanish/>
        </w:rPr>
        <w:t>MTD</w:t>
      </w:r>
    </w:p>
    <w:p w14:paraId="1C757279"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form.fid="Id5616bf01b6411e684899cfd92da4eb0"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w:t>
      </w:r>
      <w:r w:rsidRPr="00A25529">
        <w:rPr>
          <w:rStyle w:val="pxfinstr"/>
          <w:i/>
          <w:iCs/>
          <w:szCs w:val="24"/>
        </w:rPr>
        <w:t>[Name of secretary]</w:t>
      </w:r>
      <w:r w:rsidRPr="00A25529">
        <w:rPr>
          <w:sz w:val="24"/>
          <w:szCs w:val="24"/>
        </w:rPr>
        <w:t xml:space="preserve">, Secretary of </w:t>
      </w:r>
      <w:r w:rsidRPr="00A25529">
        <w:rPr>
          <w:rStyle w:val="pxfinstr"/>
          <w:i/>
          <w:iCs/>
          <w:szCs w:val="24"/>
        </w:rPr>
        <w:t>[name of corporation]</w:t>
      </w:r>
    </w:p>
    <w:p w14:paraId="60B558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p.ct.id="f2fd26a0b92511efa75bc0a5c2da1858|169|30:159"</w:instrText>
      </w:r>
      <w:r w:rsidRPr="00A25529">
        <w:fldChar w:fldCharType="end"/>
      </w:r>
      <w:r w:rsidRPr="00A25529">
        <w:t xml:space="preserve">Pursuant to the provisions of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bylaws of the </w:t>
      </w:r>
      <w:r w:rsidRPr="00A25529">
        <w:rPr>
          <w:rStyle w:val="pxfinstr"/>
          <w:i/>
          <w:iCs/>
        </w:rPr>
        <w:t>[name of club]</w:t>
      </w:r>
      <w:r w:rsidRPr="00A25529">
        <w:t xml:space="preserve">, a </w:t>
      </w:r>
      <w:r w:rsidRPr="00A25529">
        <w:rPr>
          <w:rStyle w:val="pxfinstr"/>
          <w:i/>
          <w:iCs/>
        </w:rPr>
        <w:t>[regular/special]</w:t>
      </w:r>
      <w:r w:rsidRPr="00A25529">
        <w:t xml:space="preserve"> meeting of the board of directors is hereby called for </w:t>
      </w:r>
      <w:r w:rsidRPr="00A25529">
        <w:rPr>
          <w:rStyle w:val="pxfinstr"/>
          <w:i/>
          <w:iCs/>
        </w:rPr>
        <w:t>[date of directors' meeting]</w:t>
      </w:r>
      <w:r w:rsidRPr="00A25529">
        <w:t xml:space="preserve">, at </w:t>
      </w:r>
      <w:r w:rsidRPr="00A25529">
        <w:rPr>
          <w:rStyle w:val="pxfinstr"/>
          <w:i/>
          <w:iCs/>
        </w:rPr>
        <w:t>[time of directors' meeting]</w:t>
      </w:r>
      <w:r w:rsidRPr="00A25529">
        <w:t xml:space="preserve">, at the office of the club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281DCB2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A0786F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calling of directors' meeting]</w:t>
      </w:r>
    </w:p>
    <w:p w14:paraId="2DD16582"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corporate officer]</w:t>
      </w:r>
    </w:p>
    <w:p w14:paraId="552FF36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corporate officer]</w:t>
      </w:r>
    </w:p>
    <w:p w14:paraId="2B99CC0D" w14:textId="77777777" w:rsidR="00FB29D8" w:rsidRPr="00A25529" w:rsidRDefault="00FB29D8">
      <w:pPr>
        <w:pStyle w:val="pxformnotes"/>
        <w:jc w:val="center"/>
        <w:rPr>
          <w:sz w:val="24"/>
          <w:szCs w:val="24"/>
        </w:rPr>
      </w:pPr>
      <w:r w:rsidRPr="00A25529">
        <w:rPr>
          <w:rStyle w:val="pxvis"/>
          <w:rFonts w:cs="Arial"/>
          <w:bCs/>
          <w:sz w:val="24"/>
          <w:szCs w:val="24"/>
          <w:rPrChange w:id="5619" w:author="Cara Cardinale" w:date="2025-03-04T10:36:00Z">
            <w:rPr>
              <w:rStyle w:val="pxvis"/>
              <w:rFonts w:cs="Arial"/>
              <w:bCs/>
              <w:szCs w:val="24"/>
            </w:rPr>
          </w:rPrChange>
        </w:rPr>
        <w:t>Notes to Form</w:t>
      </w:r>
    </w:p>
    <w:p w14:paraId="4635DE72" w14:textId="77777777" w:rsidR="00FB29D8" w:rsidRPr="00A25529" w:rsidRDefault="00FB29D8">
      <w:pPr>
        <w:pStyle w:val="pxformnotes"/>
        <w:rPr>
          <w:sz w:val="24"/>
          <w:szCs w:val="24"/>
        </w:rPr>
      </w:pPr>
    </w:p>
    <w:p w14:paraId="1BA39F72" w14:textId="77777777" w:rsidR="00FB29D8" w:rsidRPr="00A25529" w:rsidRDefault="00FB29D8">
      <w:pPr>
        <w:pStyle w:val="pxformnote"/>
        <w:spacing w:before="180"/>
      </w:pPr>
      <w:del w:id="5620" w:author="Cara Cardinale" w:date="2025-01-14T20:47:00Z">
        <w:r w:rsidRPr="00A25529" w:rsidDel="00CF1278">
          <w:delText>Drafter's Note</w:delText>
        </w:r>
      </w:del>
      <w:r w:rsidRPr="00A25529">
        <w:t xml:space="preserve"> </w:t>
      </w:r>
    </w:p>
    <w:p w14:paraId="6F289E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p.ct.id="f2fd26a0b92511efa75bc0a5c2da1858|169|30:159"</w:instrText>
      </w:r>
      <w:r w:rsidRPr="00A25529">
        <w:fldChar w:fldCharType="end"/>
      </w:r>
      <w:r w:rsidRPr="00A25529">
        <w:t xml:space="preserve">Statutory provisions concerning notice of meetings of the board of directors of a not-for-profit corporation are set forth at </w:t>
      </w:r>
      <w:r w:rsidRPr="00A25529">
        <w:rPr>
          <w:rStyle w:val="pxst"/>
          <w:color w:val="FF0000"/>
          <w:vertAlign w:val="superscript"/>
        </w:rPr>
        <w:t>►</w:t>
      </w:r>
      <w:r w:rsidRPr="00A25529">
        <w:rPr>
          <w:rStyle w:val="pxst"/>
        </w:rPr>
        <w:fldChar w:fldCharType="begin"/>
      </w:r>
      <w:r w:rsidRPr="00A25529">
        <w:rPr>
          <w:rStyle w:val="pxst"/>
        </w:rPr>
        <w:instrText>st.ref.id="I00F26R"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w:t>
      </w:r>
      <w:r w:rsidRPr="00A25529">
        <w:t>.</w:t>
      </w:r>
    </w:p>
    <w:p w14:paraId="045CFB0B" w14:textId="77777777" w:rsidR="00FB29D8" w:rsidRPr="00A25529" w:rsidRDefault="00FB29D8">
      <w:pPr>
        <w:pStyle w:val="pxformrr"/>
        <w:rPr>
          <w:sz w:val="24"/>
          <w:szCs w:val="24"/>
        </w:rPr>
      </w:pPr>
      <w:r w:rsidRPr="00A25529">
        <w:rPr>
          <w:rStyle w:val="pxvis"/>
          <w:rFonts w:cs="Arial"/>
          <w:bCs/>
          <w:sz w:val="50"/>
          <w:rPrChange w:id="5621" w:author="Cara Cardinale" w:date="2025-03-04T10:36:00Z">
            <w:rPr>
              <w:rStyle w:val="pxvis"/>
              <w:rFonts w:cs="Arial"/>
              <w:bCs/>
            </w:rPr>
          </w:rPrChange>
        </w:rPr>
        <w:t>Research References</w:t>
      </w:r>
    </w:p>
    <w:p w14:paraId="7E17898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tk.ref.id="I00HVBN"</w:instrText>
      </w:r>
      <w:r w:rsidRPr="00A25529">
        <w:rPr>
          <w:rStyle w:val="pxtk"/>
        </w:rPr>
        <w:fldChar w:fldCharType="end"/>
      </w:r>
      <w:r w:rsidRPr="00A25529">
        <w:rPr>
          <w:rStyle w:val="pxtk"/>
        </w:rPr>
        <w:t>West's Key Number Digest, Corporations and Business Organizations &amp;key;3423</w:t>
      </w:r>
    </w:p>
    <w:p w14:paraId="680399D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rc.ref.id="I006MS6"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622" w:author="Cara Cardinale" w:date="2025-01-28T09:24:00Z">
        <w:r w:rsidRPr="00A25529" w:rsidDel="008313D2">
          <w:rPr>
            <w:rStyle w:val="pxrc"/>
          </w:rPr>
          <w:delText>603</w:delText>
        </w:r>
      </w:del>
      <w:ins w:id="5623" w:author="Cara Cardinale" w:date="2025-01-28T09:24:00Z">
        <w:r w:rsidR="008313D2" w:rsidRPr="00A25529">
          <w:rPr>
            <w:rStyle w:val="pxrc"/>
          </w:rPr>
          <w:t>598</w:t>
        </w:r>
      </w:ins>
      <w:r w:rsidRPr="00A25529">
        <w:rPr>
          <w:rStyle w:val="pxrc"/>
        </w:rPr>
        <w:t xml:space="preserve"> to 60</w:t>
      </w:r>
      <w:ins w:id="5624" w:author="Cara Cardinale" w:date="2025-01-28T08:59:00Z">
        <w:r w:rsidR="00D4291A" w:rsidRPr="00A25529">
          <w:rPr>
            <w:rStyle w:val="pxrc"/>
          </w:rPr>
          <w:t>0</w:t>
        </w:r>
      </w:ins>
      <w:del w:id="5625" w:author="Cara Cardinale" w:date="2025-01-28T08:59:00Z">
        <w:r w:rsidRPr="00A25529" w:rsidDel="00D4291A">
          <w:rPr>
            <w:rStyle w:val="pxrc"/>
          </w:rPr>
          <w:delText>5</w:delText>
        </w:r>
      </w:del>
    </w:p>
    <w:p w14:paraId="6D30D358" w14:textId="77777777" w:rsidR="00FB29D8" w:rsidRPr="00A25529" w:rsidRDefault="00FB29D8">
      <w:pPr>
        <w:pStyle w:val="pxs"/>
        <w:spacing w:before="180"/>
        <w:rPr>
          <w:rPrChange w:id="5626" w:author="Cara Cardinale" w:date="2025-03-04T10:36:00Z">
            <w:rPr>
              <w:sz w:val="27"/>
            </w:rPr>
          </w:rPrChange>
        </w:rPr>
      </w:pPr>
      <w:r w:rsidRPr="00A25529">
        <w:rPr>
          <w:rPrChange w:id="5627" w:author="Cara Cardinale" w:date="2025-03-04T10:36:00Z">
            <w:rPr>
              <w:sz w:val="27"/>
            </w:rPr>
          </w:rPrChange>
        </w:rPr>
        <w:t>30:160. Notice of directors' meeting</w:t>
      </w:r>
    </w:p>
    <w:p w14:paraId="0528D0CE" w14:textId="77777777" w:rsidR="00FB29D8" w:rsidRPr="00A25529" w:rsidRDefault="00FB29D8">
      <w:pPr>
        <w:pStyle w:val="pxov"/>
        <w:rPr>
          <w:vanish/>
        </w:rPr>
      </w:pPr>
      <w:r w:rsidRPr="00A25529">
        <w:rPr>
          <w:vanish/>
        </w:rPr>
        <w:t>FMS</w:t>
      </w:r>
    </w:p>
    <w:p w14:paraId="09DF2FCD" w14:textId="77777777" w:rsidR="00FB29D8" w:rsidRPr="00A25529" w:rsidRDefault="00FB29D8">
      <w:pPr>
        <w:pStyle w:val="pxov"/>
        <w:rPr>
          <w:vanish/>
        </w:rPr>
      </w:pPr>
      <w:r w:rsidRPr="00A25529">
        <w:rPr>
          <w:vanish/>
        </w:rPr>
        <w:t>NFP</w:t>
      </w:r>
    </w:p>
    <w:p w14:paraId="52399174" w14:textId="77777777" w:rsidR="00FB29D8" w:rsidRPr="00A25529" w:rsidRDefault="00FB29D8">
      <w:pPr>
        <w:pStyle w:val="pxov"/>
        <w:rPr>
          <w:vanish/>
        </w:rPr>
      </w:pPr>
      <w:r w:rsidRPr="00A25529">
        <w:rPr>
          <w:vanish/>
        </w:rPr>
        <w:t>COL</w:t>
      </w:r>
    </w:p>
    <w:p w14:paraId="058E0202" w14:textId="77777777" w:rsidR="00FB29D8" w:rsidRPr="00A25529" w:rsidRDefault="00FB29D8">
      <w:pPr>
        <w:pStyle w:val="pxov"/>
        <w:rPr>
          <w:vanish/>
        </w:rPr>
      </w:pPr>
      <w:r w:rsidRPr="00A25529">
        <w:rPr>
          <w:vanish/>
        </w:rPr>
        <w:t>FCV</w:t>
      </w:r>
    </w:p>
    <w:p w14:paraId="33EFCBA9" w14:textId="77777777" w:rsidR="00FB29D8" w:rsidRPr="00A25529" w:rsidRDefault="00FB29D8">
      <w:pPr>
        <w:pStyle w:val="pxov"/>
        <w:rPr>
          <w:vanish/>
        </w:rPr>
      </w:pPr>
      <w:r w:rsidRPr="00A25529">
        <w:rPr>
          <w:vanish/>
        </w:rPr>
        <w:t>FTR</w:t>
      </w:r>
    </w:p>
    <w:p w14:paraId="1164F06F" w14:textId="77777777" w:rsidR="00FB29D8" w:rsidRPr="00A25529" w:rsidRDefault="00FB29D8">
      <w:pPr>
        <w:pStyle w:val="pxov"/>
        <w:rPr>
          <w:vanish/>
        </w:rPr>
      </w:pPr>
      <w:r w:rsidRPr="00A25529">
        <w:rPr>
          <w:vanish/>
        </w:rPr>
        <w:t>EBL</w:t>
      </w:r>
    </w:p>
    <w:p w14:paraId="68688439" w14:textId="77777777" w:rsidR="00FB29D8" w:rsidRPr="00A25529" w:rsidRDefault="00FB29D8">
      <w:pPr>
        <w:pStyle w:val="pxov"/>
        <w:rPr>
          <w:vanish/>
        </w:rPr>
      </w:pPr>
      <w:r w:rsidRPr="00A25529">
        <w:rPr>
          <w:vanish/>
        </w:rPr>
        <w:t>TEM</w:t>
      </w:r>
    </w:p>
    <w:p w14:paraId="0CA57DDD" w14:textId="77777777" w:rsidR="00FB29D8" w:rsidRPr="00A25529" w:rsidRDefault="00FB29D8">
      <w:pPr>
        <w:pStyle w:val="pxov"/>
        <w:rPr>
          <w:vanish/>
        </w:rPr>
      </w:pPr>
      <w:r w:rsidRPr="00A25529">
        <w:rPr>
          <w:vanish/>
        </w:rPr>
        <w:t>MTD</w:t>
      </w:r>
    </w:p>
    <w:p w14:paraId="43DA4421"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form.fid="Id56193001b6411e684899cfd92da4eb0"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w:t>
      </w:r>
      <w:r w:rsidRPr="00A25529">
        <w:rPr>
          <w:rStyle w:val="pxfinstr"/>
          <w:i/>
          <w:iCs/>
          <w:szCs w:val="24"/>
        </w:rPr>
        <w:t>[Name of director]</w:t>
      </w:r>
      <w:r w:rsidRPr="00A25529">
        <w:rPr>
          <w:sz w:val="24"/>
          <w:szCs w:val="24"/>
        </w:rPr>
        <w:t xml:space="preserve">, Director of </w:t>
      </w:r>
      <w:r w:rsidRPr="00A25529">
        <w:rPr>
          <w:rStyle w:val="pxfinstr"/>
          <w:i/>
          <w:iCs/>
          <w:szCs w:val="24"/>
        </w:rPr>
        <w:t>[name of club]</w:t>
      </w:r>
    </w:p>
    <w:p w14:paraId="27746C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p.ct.id="f2fd26a0b92511efa75bc0a5c2da1858|170|30:160"</w:instrText>
      </w:r>
      <w:r w:rsidRPr="00A25529">
        <w:fldChar w:fldCharType="end"/>
      </w:r>
      <w:r w:rsidRPr="00A25529">
        <w:t xml:space="preserve">Notice is hereby given that a </w:t>
      </w:r>
      <w:r w:rsidRPr="00A25529">
        <w:rPr>
          <w:rStyle w:val="pxfinstr"/>
          <w:i/>
          <w:iCs/>
        </w:rPr>
        <w:t>[regular/special]</w:t>
      </w:r>
      <w:r w:rsidRPr="00A25529">
        <w:t xml:space="preserve"> meeting of the board of directors of </w:t>
      </w:r>
      <w:r w:rsidRPr="00A25529">
        <w:rPr>
          <w:rStyle w:val="pxfinstr"/>
          <w:i/>
          <w:iCs/>
        </w:rPr>
        <w:t>[name of club]</w:t>
      </w:r>
      <w:r w:rsidRPr="00A25529">
        <w:t xml:space="preserve"> will be held on </w:t>
      </w:r>
      <w:r w:rsidRPr="00A25529">
        <w:rPr>
          <w:rStyle w:val="pxfinstr"/>
          <w:i/>
          <w:iCs/>
        </w:rPr>
        <w:t>[date of directors' meeting]</w:t>
      </w:r>
      <w:r w:rsidRPr="00A25529">
        <w:t xml:space="preserve">, at </w:t>
      </w:r>
      <w:r w:rsidRPr="00A25529">
        <w:rPr>
          <w:rStyle w:val="pxfinstr"/>
          <w:i/>
          <w:iCs/>
        </w:rPr>
        <w:t>[time of directors' meeting]</w:t>
      </w:r>
      <w:r w:rsidRPr="00A25529">
        <w:t xml:space="preserve">, at the office of the club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w:t>
      </w:r>
      <w:r w:rsidRPr="00A25529">
        <w:rPr>
          <w:rStyle w:val="pxfinstr"/>
          <w:i/>
          <w:iCs/>
        </w:rPr>
        <w:t>[OPTIONAL: for the following purposes: [list of purposes]]</w:t>
      </w:r>
      <w:r w:rsidRPr="00A25529">
        <w:t>.</w:t>
      </w:r>
    </w:p>
    <w:p w14:paraId="386D5B5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654E2C1"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118BE60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3F043AD6"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20520899" w14:textId="77777777" w:rsidR="00FB29D8" w:rsidRPr="00A25529" w:rsidRDefault="00FB29D8">
      <w:pPr>
        <w:pStyle w:val="pxformnotes"/>
        <w:jc w:val="center"/>
        <w:rPr>
          <w:sz w:val="24"/>
          <w:szCs w:val="24"/>
        </w:rPr>
      </w:pPr>
      <w:r w:rsidRPr="00A25529">
        <w:rPr>
          <w:rStyle w:val="pxvis"/>
          <w:rFonts w:cs="Arial"/>
          <w:bCs/>
          <w:sz w:val="24"/>
          <w:szCs w:val="24"/>
          <w:rPrChange w:id="5628" w:author="Cara Cardinale" w:date="2025-03-04T10:36:00Z">
            <w:rPr>
              <w:rStyle w:val="pxvis"/>
              <w:rFonts w:cs="Arial"/>
              <w:bCs/>
              <w:szCs w:val="24"/>
            </w:rPr>
          </w:rPrChange>
        </w:rPr>
        <w:t>Notes to Form</w:t>
      </w:r>
    </w:p>
    <w:p w14:paraId="06209BCB" w14:textId="77777777" w:rsidR="00FB29D8" w:rsidRPr="00A25529" w:rsidRDefault="00FB29D8">
      <w:pPr>
        <w:pStyle w:val="pxformnotes"/>
        <w:rPr>
          <w:sz w:val="24"/>
          <w:szCs w:val="24"/>
        </w:rPr>
      </w:pPr>
    </w:p>
    <w:p w14:paraId="2C0575CB" w14:textId="77777777" w:rsidR="00FB29D8" w:rsidRPr="00A25529" w:rsidRDefault="00FB29D8">
      <w:pPr>
        <w:pStyle w:val="pxformnote"/>
        <w:spacing w:before="180"/>
      </w:pPr>
      <w:del w:id="5629" w:author="Cara Cardinale" w:date="2025-01-14T20:47:00Z">
        <w:r w:rsidRPr="00A25529" w:rsidDel="00CF1278">
          <w:delText>Drafter's Note</w:delText>
        </w:r>
      </w:del>
      <w:r w:rsidRPr="00A25529">
        <w:t xml:space="preserve"> </w:t>
      </w:r>
    </w:p>
    <w:p w14:paraId="6884A5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p.ct.id="f2fd26a0b92511efa75bc0a5c2da1858|170|30:160"</w:instrText>
      </w:r>
      <w:r w:rsidRPr="00A25529">
        <w:fldChar w:fldCharType="end"/>
      </w:r>
      <w:r w:rsidRPr="00A25529">
        <w:t xml:space="preserve">Neither the business to be transacted at nor the purpose of any regular or special meeting of the board of directors need be specified in the notice,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st.ref.id="I009FX2"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43C6F396" w14:textId="77777777" w:rsidR="00FB29D8" w:rsidRPr="00A25529" w:rsidRDefault="00FB29D8">
      <w:pPr>
        <w:pStyle w:val="pxformrr"/>
        <w:rPr>
          <w:sz w:val="24"/>
          <w:szCs w:val="24"/>
        </w:rPr>
      </w:pPr>
      <w:r w:rsidRPr="00A25529">
        <w:rPr>
          <w:rStyle w:val="pxvis"/>
          <w:rFonts w:cs="Arial"/>
          <w:bCs/>
          <w:sz w:val="50"/>
          <w:rPrChange w:id="5630" w:author="Cara Cardinale" w:date="2025-03-04T10:36:00Z">
            <w:rPr>
              <w:rStyle w:val="pxvis"/>
              <w:rFonts w:cs="Arial"/>
              <w:bCs/>
            </w:rPr>
          </w:rPrChange>
        </w:rPr>
        <w:t>Research References</w:t>
      </w:r>
    </w:p>
    <w:p w14:paraId="427B8F3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tk.ref.id="I00C91Y"</w:instrText>
      </w:r>
      <w:r w:rsidRPr="00A25529">
        <w:rPr>
          <w:rStyle w:val="pxtk"/>
        </w:rPr>
        <w:fldChar w:fldCharType="end"/>
      </w:r>
      <w:r w:rsidRPr="00A25529">
        <w:rPr>
          <w:rStyle w:val="pxtk"/>
        </w:rPr>
        <w:t>West's Key Number Digest, Corporations and Business Organizations &amp;key;3423</w:t>
      </w:r>
    </w:p>
    <w:p w14:paraId="1931328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rc.ref.id="I00F26U"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631" w:author="Cara Cardinale" w:date="2025-01-28T09:24:00Z">
        <w:r w:rsidRPr="00A25529" w:rsidDel="008313D2">
          <w:rPr>
            <w:rStyle w:val="pxrc"/>
          </w:rPr>
          <w:delText>603</w:delText>
        </w:r>
      </w:del>
      <w:ins w:id="5632" w:author="Cara Cardinale" w:date="2025-01-28T09:24:00Z">
        <w:r w:rsidR="008313D2" w:rsidRPr="00A25529">
          <w:rPr>
            <w:rStyle w:val="pxrc"/>
          </w:rPr>
          <w:t>598</w:t>
        </w:r>
      </w:ins>
      <w:r w:rsidRPr="00A25529">
        <w:rPr>
          <w:rStyle w:val="pxrc"/>
        </w:rPr>
        <w:t xml:space="preserve"> to 60</w:t>
      </w:r>
      <w:ins w:id="5633" w:author="Cara Cardinale" w:date="2025-01-28T08:59:00Z">
        <w:r w:rsidR="00D4291A" w:rsidRPr="00A25529">
          <w:rPr>
            <w:rStyle w:val="pxrc"/>
          </w:rPr>
          <w:t>0</w:t>
        </w:r>
      </w:ins>
      <w:del w:id="5634" w:author="Cara Cardinale" w:date="2025-01-28T08:59:00Z">
        <w:r w:rsidRPr="00A25529" w:rsidDel="00D4291A">
          <w:rPr>
            <w:rStyle w:val="pxrc"/>
          </w:rPr>
          <w:delText>5</w:delText>
        </w:r>
      </w:del>
    </w:p>
    <w:p w14:paraId="0F6B4154" w14:textId="77777777" w:rsidR="00FB29D8" w:rsidRPr="00A25529" w:rsidRDefault="00FB29D8">
      <w:pPr>
        <w:pStyle w:val="pxs"/>
        <w:spacing w:before="180"/>
        <w:rPr>
          <w:rPrChange w:id="5635" w:author="Cara Cardinale" w:date="2025-03-04T10:36:00Z">
            <w:rPr>
              <w:sz w:val="27"/>
            </w:rPr>
          </w:rPrChange>
        </w:rPr>
      </w:pPr>
      <w:r w:rsidRPr="00A25529">
        <w:rPr>
          <w:rPrChange w:id="5636" w:author="Cara Cardinale" w:date="2025-03-04T10:36:00Z">
            <w:rPr>
              <w:sz w:val="27"/>
            </w:rPr>
          </w:rPrChange>
        </w:rPr>
        <w:t>30:161. Waiver of notice of directors' meeting</w:t>
      </w:r>
    </w:p>
    <w:p w14:paraId="20B5EB6A" w14:textId="77777777" w:rsidR="00FB29D8" w:rsidRPr="00A25529" w:rsidRDefault="00FB29D8">
      <w:pPr>
        <w:pStyle w:val="pxov"/>
        <w:rPr>
          <w:vanish/>
        </w:rPr>
      </w:pPr>
      <w:r w:rsidRPr="00A25529">
        <w:rPr>
          <w:vanish/>
        </w:rPr>
        <w:t>FMS</w:t>
      </w:r>
    </w:p>
    <w:p w14:paraId="7E150850" w14:textId="77777777" w:rsidR="00FB29D8" w:rsidRPr="00A25529" w:rsidRDefault="00FB29D8">
      <w:pPr>
        <w:pStyle w:val="pxov"/>
        <w:rPr>
          <w:vanish/>
        </w:rPr>
      </w:pPr>
      <w:r w:rsidRPr="00A25529">
        <w:rPr>
          <w:vanish/>
        </w:rPr>
        <w:t>NFP</w:t>
      </w:r>
    </w:p>
    <w:p w14:paraId="07ECD7DB" w14:textId="77777777" w:rsidR="00FB29D8" w:rsidRPr="00A25529" w:rsidRDefault="00FB29D8">
      <w:pPr>
        <w:pStyle w:val="pxov"/>
        <w:rPr>
          <w:vanish/>
        </w:rPr>
      </w:pPr>
      <w:r w:rsidRPr="00A25529">
        <w:rPr>
          <w:vanish/>
        </w:rPr>
        <w:t>COL</w:t>
      </w:r>
    </w:p>
    <w:p w14:paraId="2421AA87" w14:textId="77777777" w:rsidR="00FB29D8" w:rsidRPr="00A25529" w:rsidRDefault="00FB29D8">
      <w:pPr>
        <w:pStyle w:val="pxov"/>
        <w:rPr>
          <w:vanish/>
        </w:rPr>
      </w:pPr>
      <w:r w:rsidRPr="00A25529">
        <w:rPr>
          <w:vanish/>
        </w:rPr>
        <w:t>FCV</w:t>
      </w:r>
    </w:p>
    <w:p w14:paraId="3A97B8D6" w14:textId="77777777" w:rsidR="00FB29D8" w:rsidRPr="00A25529" w:rsidRDefault="00FB29D8">
      <w:pPr>
        <w:pStyle w:val="pxov"/>
        <w:rPr>
          <w:vanish/>
        </w:rPr>
      </w:pPr>
      <w:r w:rsidRPr="00A25529">
        <w:rPr>
          <w:vanish/>
        </w:rPr>
        <w:t>FTR</w:t>
      </w:r>
    </w:p>
    <w:p w14:paraId="699AC1A2" w14:textId="77777777" w:rsidR="00FB29D8" w:rsidRPr="00A25529" w:rsidRDefault="00FB29D8">
      <w:pPr>
        <w:pStyle w:val="pxov"/>
        <w:rPr>
          <w:vanish/>
        </w:rPr>
      </w:pPr>
      <w:r w:rsidRPr="00A25529">
        <w:rPr>
          <w:vanish/>
        </w:rPr>
        <w:t>EBL</w:t>
      </w:r>
    </w:p>
    <w:p w14:paraId="71034029" w14:textId="77777777" w:rsidR="00FB29D8" w:rsidRPr="00A25529" w:rsidRDefault="00FB29D8">
      <w:pPr>
        <w:pStyle w:val="pxov"/>
        <w:rPr>
          <w:vanish/>
        </w:rPr>
      </w:pPr>
      <w:r w:rsidRPr="00A25529">
        <w:rPr>
          <w:vanish/>
        </w:rPr>
        <w:t>TEM</w:t>
      </w:r>
    </w:p>
    <w:p w14:paraId="24C15CB5" w14:textId="77777777" w:rsidR="00FB29D8" w:rsidRPr="00A25529" w:rsidRDefault="00FB29D8">
      <w:pPr>
        <w:pStyle w:val="pxov"/>
        <w:rPr>
          <w:vanish/>
        </w:rPr>
      </w:pPr>
      <w:r w:rsidRPr="00A25529">
        <w:rPr>
          <w:vanish/>
        </w:rPr>
        <w:t>MTD</w:t>
      </w:r>
    </w:p>
    <w:p w14:paraId="290E50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form.fid="Id561ba101b6411e684899cfd92da4eb0"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p.ct.id="f2fd26a0b92511efa75bc0a5c2da1858|171|30:161"</w:instrText>
      </w:r>
      <w:r w:rsidRPr="00A25529">
        <w:fldChar w:fldCharType="end"/>
      </w:r>
      <w:r w:rsidRPr="00A25529">
        <w:t xml:space="preserve">The undersigned members of the board of directors of </w:t>
      </w:r>
      <w:r w:rsidRPr="00A25529">
        <w:rPr>
          <w:rStyle w:val="pxfinstr"/>
          <w:i/>
          <w:iCs/>
        </w:rPr>
        <w:t>[name of club]</w:t>
      </w:r>
      <w:r w:rsidRPr="00A25529">
        <w:t xml:space="preserve"> waive notice of the </w:t>
      </w:r>
      <w:r w:rsidRPr="00A25529">
        <w:rPr>
          <w:rStyle w:val="pxfinstr"/>
          <w:i/>
          <w:iCs/>
        </w:rPr>
        <w:t>[regular/special]</w:t>
      </w:r>
      <w:r w:rsidRPr="00A25529">
        <w:t xml:space="preserve"> meeting of the board to be held at the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at </w:t>
      </w:r>
      <w:r w:rsidRPr="00A25529">
        <w:rPr>
          <w:rStyle w:val="pxfinstr"/>
          <w:i/>
          <w:iCs/>
        </w:rPr>
        <w:t>[time of meeting]</w:t>
      </w:r>
      <w:r w:rsidRPr="00A25529">
        <w:t xml:space="preserve">, on </w:t>
      </w:r>
      <w:r w:rsidRPr="00A25529">
        <w:rPr>
          <w:rStyle w:val="pxfinstr"/>
          <w:i/>
          <w:iCs/>
        </w:rPr>
        <w:t>[date of meeting]</w:t>
      </w:r>
      <w:r w:rsidRPr="00A25529">
        <w:t>.</w:t>
      </w:r>
    </w:p>
    <w:p w14:paraId="252BEE9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16E1045"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waiver of notice]</w:t>
      </w:r>
    </w:p>
    <w:p w14:paraId="1672FDFC"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54867AFF"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629694B"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3DB94839" w14:textId="77777777" w:rsidR="00FB29D8" w:rsidRPr="00A25529" w:rsidRDefault="00FB29D8">
      <w:pPr>
        <w:pStyle w:val="pxformnotes"/>
        <w:jc w:val="center"/>
        <w:rPr>
          <w:sz w:val="24"/>
          <w:szCs w:val="24"/>
        </w:rPr>
      </w:pPr>
      <w:r w:rsidRPr="00A25529">
        <w:rPr>
          <w:rStyle w:val="pxvis"/>
          <w:rFonts w:cs="Arial"/>
          <w:bCs/>
          <w:sz w:val="24"/>
          <w:szCs w:val="24"/>
          <w:rPrChange w:id="5637" w:author="Cara Cardinale" w:date="2025-03-04T10:36:00Z">
            <w:rPr>
              <w:rStyle w:val="pxvis"/>
              <w:rFonts w:cs="Arial"/>
              <w:bCs/>
              <w:szCs w:val="24"/>
            </w:rPr>
          </w:rPrChange>
        </w:rPr>
        <w:t>Notes to Form</w:t>
      </w:r>
    </w:p>
    <w:p w14:paraId="081494B8" w14:textId="77777777" w:rsidR="00FB29D8" w:rsidRPr="00A25529" w:rsidRDefault="00FB29D8">
      <w:pPr>
        <w:pStyle w:val="pxformnotes"/>
        <w:rPr>
          <w:sz w:val="24"/>
          <w:szCs w:val="24"/>
        </w:rPr>
      </w:pPr>
    </w:p>
    <w:p w14:paraId="1899FA70" w14:textId="77777777" w:rsidR="00FB29D8" w:rsidRPr="00A25529" w:rsidRDefault="00FB29D8">
      <w:pPr>
        <w:pStyle w:val="pxformnote"/>
        <w:spacing w:before="180"/>
      </w:pPr>
      <w:del w:id="5638" w:author="Cara Cardinale" w:date="2025-01-14T20:47:00Z">
        <w:r w:rsidRPr="00A25529" w:rsidDel="00CF1278">
          <w:delText>Drafter's Note</w:delText>
        </w:r>
      </w:del>
      <w:r w:rsidRPr="00A25529">
        <w:t xml:space="preserve"> </w:t>
      </w:r>
    </w:p>
    <w:p w14:paraId="662958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p.ct.id="f2fd26a0b92511efa75bc0a5c2da1858|171|30:161"</w:instrText>
      </w:r>
      <w:r w:rsidRPr="00A25529">
        <w:fldChar w:fldCharType="end"/>
      </w:r>
      <w:r w:rsidRPr="00A25529">
        <w:t>Notice of any meeting need not be given to any director who submits a waiver of notice, either before or after the meeting.</w:t>
      </w:r>
      <w:ins w:id="5639" w:author="Cara Cardinale" w:date="2025-01-27T11:26:00Z">
        <w:r w:rsidR="00D93798" w:rsidRPr="00A25529">
          <w:t xml:space="preserve">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w:t>
        </w:r>
      </w:ins>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st.ref.id="I05SQV4"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5B43806F" w14:textId="77777777" w:rsidR="00FB29D8" w:rsidRPr="00A25529" w:rsidRDefault="00FB29D8">
      <w:pPr>
        <w:pStyle w:val="pxformrr"/>
        <w:rPr>
          <w:sz w:val="24"/>
          <w:szCs w:val="24"/>
        </w:rPr>
      </w:pPr>
      <w:r w:rsidRPr="00A25529">
        <w:rPr>
          <w:rStyle w:val="pxvis"/>
          <w:rFonts w:cs="Arial"/>
          <w:bCs/>
          <w:sz w:val="50"/>
          <w:rPrChange w:id="5640" w:author="Cara Cardinale" w:date="2025-03-04T10:36:00Z">
            <w:rPr>
              <w:rStyle w:val="pxvis"/>
              <w:rFonts w:cs="Arial"/>
              <w:bCs/>
            </w:rPr>
          </w:rPrChange>
        </w:rPr>
        <w:t>Research References</w:t>
      </w:r>
    </w:p>
    <w:p w14:paraId="47A3143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tk.ref.id="I05OJ5S"</w:instrText>
      </w:r>
      <w:r w:rsidRPr="00A25529">
        <w:rPr>
          <w:rStyle w:val="pxtk"/>
        </w:rPr>
        <w:fldChar w:fldCharType="end"/>
      </w:r>
      <w:r w:rsidRPr="00A25529">
        <w:rPr>
          <w:rStyle w:val="pxtk"/>
        </w:rPr>
        <w:t>West's Key Number Digest, Corporations and Business Organizations &amp;key;3423</w:t>
      </w:r>
    </w:p>
    <w:p w14:paraId="564B5F6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rc.ref.id="I05KBGG"</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5641" w:author="Cara Cardinale" w:date="2025-01-28T08:59:00Z">
        <w:r w:rsidR="00D4291A" w:rsidRPr="00A25529">
          <w:rPr>
            <w:rStyle w:val="pxrc"/>
          </w:rPr>
          <w:t>0</w:t>
        </w:r>
      </w:ins>
      <w:del w:id="5642" w:author="Cara Cardinale" w:date="2025-01-28T08:59:00Z">
        <w:r w:rsidRPr="00A25529" w:rsidDel="00D4291A">
          <w:rPr>
            <w:rStyle w:val="pxrc"/>
          </w:rPr>
          <w:delText>5</w:delText>
        </w:r>
      </w:del>
    </w:p>
    <w:p w14:paraId="249852C1" w14:textId="77777777" w:rsidR="00FB29D8" w:rsidRPr="00A25529" w:rsidRDefault="00FB29D8">
      <w:pPr>
        <w:pStyle w:val="pxs"/>
        <w:spacing w:before="180"/>
        <w:rPr>
          <w:rPrChange w:id="5643" w:author="Cara Cardinale" w:date="2025-03-04T10:36:00Z">
            <w:rPr>
              <w:sz w:val="27"/>
            </w:rPr>
          </w:rPrChange>
        </w:rPr>
      </w:pPr>
      <w:r w:rsidRPr="00A25529">
        <w:rPr>
          <w:rPrChange w:id="5644" w:author="Cara Cardinale" w:date="2025-03-04T10:36:00Z">
            <w:rPr>
              <w:sz w:val="27"/>
            </w:rPr>
          </w:rPrChange>
        </w:rPr>
        <w:t>30:162. Notice to absent directors of adjournment for lack of a quorum</w:t>
      </w:r>
    </w:p>
    <w:p w14:paraId="02AB8983" w14:textId="77777777" w:rsidR="00FB29D8" w:rsidRPr="00A25529" w:rsidRDefault="00FB29D8">
      <w:pPr>
        <w:pStyle w:val="pxov"/>
        <w:rPr>
          <w:vanish/>
        </w:rPr>
      </w:pPr>
      <w:r w:rsidRPr="00A25529">
        <w:rPr>
          <w:vanish/>
        </w:rPr>
        <w:t>FMS</w:t>
      </w:r>
    </w:p>
    <w:p w14:paraId="09C72070" w14:textId="77777777" w:rsidR="00FB29D8" w:rsidRPr="00A25529" w:rsidRDefault="00FB29D8">
      <w:pPr>
        <w:pStyle w:val="pxov"/>
        <w:rPr>
          <w:vanish/>
        </w:rPr>
      </w:pPr>
      <w:r w:rsidRPr="00A25529">
        <w:rPr>
          <w:vanish/>
        </w:rPr>
        <w:t>NFP</w:t>
      </w:r>
    </w:p>
    <w:p w14:paraId="373424DC" w14:textId="77777777" w:rsidR="00FB29D8" w:rsidRPr="00A25529" w:rsidRDefault="00FB29D8">
      <w:pPr>
        <w:pStyle w:val="pxov"/>
        <w:rPr>
          <w:vanish/>
        </w:rPr>
      </w:pPr>
      <w:r w:rsidRPr="00A25529">
        <w:rPr>
          <w:vanish/>
        </w:rPr>
        <w:t>COL</w:t>
      </w:r>
    </w:p>
    <w:p w14:paraId="6676D0EB" w14:textId="77777777" w:rsidR="00FB29D8" w:rsidRPr="00A25529" w:rsidRDefault="00FB29D8">
      <w:pPr>
        <w:pStyle w:val="pxov"/>
        <w:rPr>
          <w:vanish/>
        </w:rPr>
      </w:pPr>
      <w:r w:rsidRPr="00A25529">
        <w:rPr>
          <w:vanish/>
        </w:rPr>
        <w:t>FCV</w:t>
      </w:r>
    </w:p>
    <w:p w14:paraId="7739C373" w14:textId="77777777" w:rsidR="00FB29D8" w:rsidRPr="00A25529" w:rsidRDefault="00FB29D8">
      <w:pPr>
        <w:pStyle w:val="pxov"/>
        <w:rPr>
          <w:vanish/>
        </w:rPr>
      </w:pPr>
      <w:r w:rsidRPr="00A25529">
        <w:rPr>
          <w:vanish/>
        </w:rPr>
        <w:t>FTR</w:t>
      </w:r>
    </w:p>
    <w:p w14:paraId="7E0C0B2F" w14:textId="77777777" w:rsidR="00FB29D8" w:rsidRPr="00A25529" w:rsidRDefault="00FB29D8">
      <w:pPr>
        <w:pStyle w:val="pxov"/>
        <w:rPr>
          <w:vanish/>
        </w:rPr>
      </w:pPr>
      <w:r w:rsidRPr="00A25529">
        <w:rPr>
          <w:vanish/>
        </w:rPr>
        <w:t>EBL</w:t>
      </w:r>
    </w:p>
    <w:p w14:paraId="2F160662" w14:textId="77777777" w:rsidR="00FB29D8" w:rsidRPr="00A25529" w:rsidRDefault="00FB29D8">
      <w:pPr>
        <w:pStyle w:val="pxov"/>
        <w:rPr>
          <w:vanish/>
        </w:rPr>
      </w:pPr>
      <w:r w:rsidRPr="00A25529">
        <w:rPr>
          <w:vanish/>
        </w:rPr>
        <w:t>TEM</w:t>
      </w:r>
    </w:p>
    <w:p w14:paraId="7AFF9E43" w14:textId="77777777" w:rsidR="00FB29D8" w:rsidRPr="00A25529" w:rsidRDefault="00FB29D8">
      <w:pPr>
        <w:pStyle w:val="pxov"/>
        <w:rPr>
          <w:vanish/>
        </w:rPr>
      </w:pPr>
      <w:r w:rsidRPr="00A25529">
        <w:rPr>
          <w:vanish/>
        </w:rPr>
        <w:t>MTD</w:t>
      </w:r>
    </w:p>
    <w:p w14:paraId="3B67672D"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form.fid="Id561e1201b6411e684899cfd92da4eb0"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w:t>
      </w:r>
      <w:r w:rsidRPr="00A25529">
        <w:rPr>
          <w:rStyle w:val="pxfinstr"/>
          <w:i/>
          <w:iCs/>
          <w:szCs w:val="24"/>
        </w:rPr>
        <w:t>[Name of director]</w:t>
      </w:r>
      <w:r w:rsidRPr="00A25529">
        <w:rPr>
          <w:sz w:val="24"/>
          <w:szCs w:val="24"/>
        </w:rPr>
        <w:t xml:space="preserve">, Director of </w:t>
      </w:r>
      <w:r w:rsidRPr="00A25529">
        <w:rPr>
          <w:rStyle w:val="pxfinstr"/>
          <w:i/>
          <w:iCs/>
          <w:szCs w:val="24"/>
        </w:rPr>
        <w:t>[name of club]</w:t>
      </w:r>
      <w:r w:rsidRPr="00A25529">
        <w:rPr>
          <w:sz w:val="24"/>
          <w:szCs w:val="24"/>
        </w:rPr>
        <w:t>.</w:t>
      </w:r>
    </w:p>
    <w:p w14:paraId="08EE06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p.ct.id="f2fd26a0b92511efa75bc0a5c2da1858|172|30:162"</w:instrText>
      </w:r>
      <w:r w:rsidRPr="00A25529">
        <w:fldChar w:fldCharType="end"/>
      </w:r>
      <w:r w:rsidRPr="00A25529">
        <w:t xml:space="preserve">Notice is hereby given that the </w:t>
      </w:r>
      <w:r w:rsidRPr="00A25529">
        <w:rPr>
          <w:rStyle w:val="pxfinstr"/>
          <w:i/>
          <w:iCs/>
        </w:rPr>
        <w:t>[regular/special]</w:t>
      </w:r>
      <w:r w:rsidRPr="00A25529">
        <w:t xml:space="preserve"> meeting of the board of directors of </w:t>
      </w:r>
      <w:r w:rsidRPr="00A25529">
        <w:rPr>
          <w:rStyle w:val="pxfinstr"/>
          <w:i/>
          <w:iCs/>
        </w:rPr>
        <w:t>[name of club]</w:t>
      </w:r>
      <w:r w:rsidRPr="00A25529">
        <w:t xml:space="preserve">, called for </w:t>
      </w:r>
      <w:r w:rsidRPr="00A25529">
        <w:rPr>
          <w:rStyle w:val="pxfinstr"/>
          <w:i/>
          <w:iCs/>
        </w:rPr>
        <w:t>[date of directors' meeting]</w:t>
      </w:r>
      <w:r w:rsidRPr="00A25529">
        <w:t xml:space="preserve">, at </w:t>
      </w:r>
      <w:r w:rsidRPr="00A25529">
        <w:rPr>
          <w:rStyle w:val="pxfinstr"/>
          <w:i/>
          <w:iCs/>
        </w:rPr>
        <w:t>[time of directors' meeting]</w:t>
      </w:r>
      <w:r w:rsidRPr="00A25529">
        <w:t xml:space="preserve">, at the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was adjourned for lack of a quorum. The meeting was postponed to </w:t>
      </w:r>
      <w:r w:rsidRPr="00A25529">
        <w:rPr>
          <w:rStyle w:val="pxfinstr"/>
          <w:i/>
          <w:iCs/>
        </w:rPr>
        <w:t>[date of postponed meeting]</w:t>
      </w:r>
      <w:r w:rsidRPr="00A25529">
        <w:t xml:space="preserve">, at </w:t>
      </w:r>
      <w:r w:rsidRPr="00A25529">
        <w:rPr>
          <w:rStyle w:val="pxfinstr"/>
          <w:i/>
          <w:iCs/>
        </w:rPr>
        <w:t>[time of postponed meeting]</w:t>
      </w:r>
      <w:r w:rsidRPr="00A25529">
        <w:t>, at the same location. Please arrange to attend if at all possible in order to enable the board to transact necessary business.</w:t>
      </w:r>
    </w:p>
    <w:p w14:paraId="2E7B946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5F9B0C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66FE9475"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4F923D1F"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383FA854" w14:textId="77777777" w:rsidR="00FB29D8" w:rsidRPr="00A25529" w:rsidRDefault="00FB29D8">
      <w:pPr>
        <w:pStyle w:val="pxformnotes"/>
        <w:jc w:val="center"/>
        <w:rPr>
          <w:sz w:val="24"/>
          <w:szCs w:val="24"/>
        </w:rPr>
      </w:pPr>
      <w:r w:rsidRPr="00A25529">
        <w:rPr>
          <w:rStyle w:val="pxvis"/>
          <w:rFonts w:cs="Arial"/>
          <w:bCs/>
          <w:sz w:val="24"/>
          <w:szCs w:val="24"/>
          <w:rPrChange w:id="5645" w:author="Cara Cardinale" w:date="2025-03-04T10:36:00Z">
            <w:rPr>
              <w:rStyle w:val="pxvis"/>
              <w:rFonts w:cs="Arial"/>
              <w:bCs/>
              <w:szCs w:val="24"/>
            </w:rPr>
          </w:rPrChange>
        </w:rPr>
        <w:t>Notes to Form</w:t>
      </w:r>
    </w:p>
    <w:p w14:paraId="7D295EBA" w14:textId="77777777" w:rsidR="00FB29D8" w:rsidRPr="00A25529" w:rsidRDefault="00FB29D8">
      <w:pPr>
        <w:pStyle w:val="pxformnotes"/>
        <w:rPr>
          <w:sz w:val="24"/>
          <w:szCs w:val="24"/>
        </w:rPr>
      </w:pPr>
    </w:p>
    <w:p w14:paraId="3723F8F6" w14:textId="77777777" w:rsidR="00FB29D8" w:rsidRPr="00A25529" w:rsidRDefault="00FB29D8">
      <w:pPr>
        <w:pStyle w:val="pxformnote"/>
        <w:spacing w:before="180"/>
      </w:pPr>
      <w:del w:id="5646" w:author="Cara Cardinale" w:date="2025-01-14T20:47:00Z">
        <w:r w:rsidRPr="00A25529" w:rsidDel="00CF1278">
          <w:delText>Drafter's Note</w:delText>
        </w:r>
      </w:del>
      <w:r w:rsidRPr="00A25529">
        <w:t xml:space="preserve"> </w:t>
      </w:r>
    </w:p>
    <w:p w14:paraId="7A12C4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p.ct.id="f2fd26a0b92511efa75bc0a5c2da1858|172|30:162"</w:instrText>
      </w:r>
      <w:r w:rsidRPr="00A25529">
        <w:fldChar w:fldCharType="end"/>
      </w:r>
      <w:r w:rsidRPr="00A25529">
        <w:t xml:space="preserve">The necessity for giving notice of adjournments of directors' meetings is ordinarily regulated by the bylaws. See </w:t>
      </w:r>
      <w:r w:rsidRPr="00A25529">
        <w:rPr>
          <w:rStyle w:val="pxst"/>
          <w:color w:val="FF0000"/>
          <w:vertAlign w:val="superscript"/>
        </w:rPr>
        <w:t>►</w:t>
      </w:r>
      <w:r w:rsidRPr="00A25529">
        <w:rPr>
          <w:rStyle w:val="pxst"/>
        </w:rPr>
        <w:fldChar w:fldCharType="begin"/>
      </w:r>
      <w:r w:rsidRPr="00A25529">
        <w:rPr>
          <w:rStyle w:val="pxst"/>
        </w:rPr>
        <w:instrText>st.ref.id="I006MTE"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711(d)</w:t>
      </w:r>
      <w:r w:rsidRPr="00A25529">
        <w:t>.</w:t>
      </w:r>
    </w:p>
    <w:p w14:paraId="3D118808" w14:textId="77777777" w:rsidR="00FB29D8" w:rsidRPr="00A25529" w:rsidRDefault="00FB29D8">
      <w:pPr>
        <w:pStyle w:val="pxformrr"/>
        <w:rPr>
          <w:sz w:val="24"/>
          <w:szCs w:val="24"/>
        </w:rPr>
      </w:pPr>
      <w:r w:rsidRPr="00A25529">
        <w:rPr>
          <w:rStyle w:val="pxvis"/>
          <w:rFonts w:cs="Arial"/>
          <w:bCs/>
          <w:sz w:val="50"/>
          <w:rPrChange w:id="5647" w:author="Cara Cardinale" w:date="2025-03-04T10:36:00Z">
            <w:rPr>
              <w:rStyle w:val="pxvis"/>
              <w:rFonts w:cs="Arial"/>
              <w:bCs/>
            </w:rPr>
          </w:rPrChange>
        </w:rPr>
        <w:t>Research References</w:t>
      </w:r>
    </w:p>
    <w:p w14:paraId="649C75F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tk.ref.id="I009FYA"</w:instrText>
      </w:r>
      <w:r w:rsidRPr="00A25529">
        <w:rPr>
          <w:rStyle w:val="pxtk"/>
        </w:rPr>
        <w:fldChar w:fldCharType="end"/>
      </w:r>
      <w:r w:rsidRPr="00A25529">
        <w:rPr>
          <w:rStyle w:val="pxtk"/>
        </w:rPr>
        <w:t>West's Key Number Digest, Corporations and Business Organizations &amp;key;3423</w:t>
      </w:r>
    </w:p>
    <w:p w14:paraId="616592F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rc.ref.id="I00C936"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ins w:id="5648" w:author="Cara Cardinale" w:date="2025-01-28T09:25:00Z">
        <w:r w:rsidR="008313D2" w:rsidRPr="00A25529">
          <w:rPr>
            <w:rStyle w:val="pxrc"/>
          </w:rPr>
          <w:t>4</w:t>
        </w:r>
      </w:ins>
      <w:del w:id="5649" w:author="Cara Cardinale" w:date="2025-01-28T09:25:00Z">
        <w:r w:rsidRPr="00A25529" w:rsidDel="008313D2">
          <w:rPr>
            <w:rStyle w:val="pxrc"/>
          </w:rPr>
          <w:delText>9</w:delText>
        </w:r>
      </w:del>
    </w:p>
    <w:p w14:paraId="10C4D818" w14:textId="77777777" w:rsidR="00FB29D8" w:rsidRPr="00A25529" w:rsidRDefault="00FB29D8">
      <w:pPr>
        <w:pStyle w:val="pxs"/>
        <w:spacing w:before="180"/>
        <w:rPr>
          <w:rPrChange w:id="5650" w:author="Cara Cardinale" w:date="2025-03-04T10:36:00Z">
            <w:rPr>
              <w:sz w:val="27"/>
            </w:rPr>
          </w:rPrChange>
        </w:rPr>
      </w:pPr>
      <w:r w:rsidRPr="00A25529">
        <w:rPr>
          <w:rPrChange w:id="5651" w:author="Cara Cardinale" w:date="2025-03-04T10:36:00Z">
            <w:rPr>
              <w:sz w:val="27"/>
            </w:rPr>
          </w:rPrChange>
        </w:rPr>
        <w:t>30:163. Notice of annual meeting</w:t>
      </w:r>
    </w:p>
    <w:p w14:paraId="6AA2BE93" w14:textId="77777777" w:rsidR="00FB29D8" w:rsidRPr="00A25529" w:rsidRDefault="00FB29D8">
      <w:pPr>
        <w:pStyle w:val="pxov"/>
        <w:rPr>
          <w:vanish/>
        </w:rPr>
      </w:pPr>
      <w:r w:rsidRPr="00A25529">
        <w:rPr>
          <w:vanish/>
        </w:rPr>
        <w:t>FMS</w:t>
      </w:r>
    </w:p>
    <w:p w14:paraId="0075ED8A" w14:textId="77777777" w:rsidR="00FB29D8" w:rsidRPr="00A25529" w:rsidRDefault="00FB29D8">
      <w:pPr>
        <w:pStyle w:val="pxov"/>
        <w:rPr>
          <w:vanish/>
        </w:rPr>
      </w:pPr>
      <w:r w:rsidRPr="00A25529">
        <w:rPr>
          <w:vanish/>
        </w:rPr>
        <w:t>NFP</w:t>
      </w:r>
    </w:p>
    <w:p w14:paraId="47267C55" w14:textId="77777777" w:rsidR="00FB29D8" w:rsidRPr="00A25529" w:rsidRDefault="00FB29D8">
      <w:pPr>
        <w:pStyle w:val="pxov"/>
        <w:rPr>
          <w:vanish/>
        </w:rPr>
      </w:pPr>
      <w:r w:rsidRPr="00A25529">
        <w:rPr>
          <w:vanish/>
        </w:rPr>
        <w:t>COL</w:t>
      </w:r>
    </w:p>
    <w:p w14:paraId="2A7CA15F" w14:textId="77777777" w:rsidR="00FB29D8" w:rsidRPr="00A25529" w:rsidRDefault="00FB29D8">
      <w:pPr>
        <w:pStyle w:val="pxov"/>
        <w:rPr>
          <w:vanish/>
        </w:rPr>
      </w:pPr>
      <w:r w:rsidRPr="00A25529">
        <w:rPr>
          <w:vanish/>
        </w:rPr>
        <w:t>FCV</w:t>
      </w:r>
    </w:p>
    <w:p w14:paraId="0A478C50" w14:textId="77777777" w:rsidR="00FB29D8" w:rsidRPr="00A25529" w:rsidRDefault="00FB29D8">
      <w:pPr>
        <w:pStyle w:val="pxov"/>
        <w:rPr>
          <w:vanish/>
        </w:rPr>
      </w:pPr>
      <w:r w:rsidRPr="00A25529">
        <w:rPr>
          <w:vanish/>
        </w:rPr>
        <w:t>FTR</w:t>
      </w:r>
    </w:p>
    <w:p w14:paraId="75DE8185" w14:textId="77777777" w:rsidR="00FB29D8" w:rsidRPr="00A25529" w:rsidRDefault="00FB29D8">
      <w:pPr>
        <w:pStyle w:val="pxov"/>
        <w:rPr>
          <w:vanish/>
        </w:rPr>
      </w:pPr>
      <w:r w:rsidRPr="00A25529">
        <w:rPr>
          <w:vanish/>
        </w:rPr>
        <w:t>EBL</w:t>
      </w:r>
    </w:p>
    <w:p w14:paraId="741BCED0" w14:textId="77777777" w:rsidR="00FB29D8" w:rsidRPr="00A25529" w:rsidRDefault="00FB29D8">
      <w:pPr>
        <w:pStyle w:val="pxov"/>
        <w:rPr>
          <w:vanish/>
        </w:rPr>
      </w:pPr>
      <w:r w:rsidRPr="00A25529">
        <w:rPr>
          <w:vanish/>
        </w:rPr>
        <w:t>TEM</w:t>
      </w:r>
    </w:p>
    <w:p w14:paraId="69D9F95F" w14:textId="77777777" w:rsidR="00FB29D8" w:rsidRPr="00A25529" w:rsidRDefault="00FB29D8">
      <w:pPr>
        <w:pStyle w:val="pxov"/>
        <w:rPr>
          <w:vanish/>
        </w:rPr>
      </w:pPr>
      <w:r w:rsidRPr="00A25529">
        <w:rPr>
          <w:vanish/>
        </w:rPr>
        <w:t>MTD</w:t>
      </w:r>
    </w:p>
    <w:p w14:paraId="6A409C6F"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form.fid="Id56208301b6411e684899cfd92da4eb0"</w:instrText>
      </w:r>
      <w:r w:rsidRPr="00A25529">
        <w:fldChar w:fldCharType="end"/>
      </w:r>
      <w:r w:rsidRPr="00A25529">
        <w:t xml:space="preserve">NOTICE OF ANNUAL MEETING OF MEMBERSOF </w:t>
      </w:r>
      <w:r w:rsidRPr="00A25529">
        <w:rPr>
          <w:rStyle w:val="pxfinstr"/>
          <w:i/>
          <w:iCs/>
        </w:rPr>
        <w:t>[NAME OF CLUB]</w:t>
      </w:r>
      <w:r w:rsidRPr="00A25529">
        <w:t xml:space="preserve"> </w:t>
      </w:r>
    </w:p>
    <w:p w14:paraId="4BBE2FE1"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tbl.uuid="I01V1PY"</w:instrText>
      </w:r>
      <w:r w:rsidRPr="00A25529">
        <w:fldChar w:fldCharType="end"/>
      </w:r>
    </w:p>
    <w:p w14:paraId="5A3FB79C"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5973B296"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4697194E"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DB2A5FF"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13D01EE" w14:textId="77777777">
        <w:tblPrEx>
          <w:tblCellMar>
            <w:top w:w="0" w:type="dxa"/>
            <w:left w:w="0" w:type="dxa"/>
            <w:bottom w:w="0" w:type="dxa"/>
            <w:right w:w="0" w:type="dxa"/>
          </w:tblCellMar>
        </w:tblPrEx>
        <w:tc>
          <w:tcPr>
            <w:tcW w:w="4320" w:type="dxa"/>
            <w:tcBorders>
              <w:top w:val="nil"/>
              <w:left w:val="nil"/>
              <w:bottom w:val="nil"/>
              <w:right w:val="nil"/>
            </w:tcBorders>
          </w:tcPr>
          <w:p w14:paraId="3996E740"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652" w:author="Cara Cardinale" w:date="2025-01-28T09:25:00Z">
              <w:r w:rsidR="008313D2" w:rsidRPr="00A25529">
                <w:rPr>
                  <w:rStyle w:val="pxrowentry"/>
                </w:rPr>
                <w:t xml:space="preserve"> </w:t>
              </w:r>
              <w:r w:rsidR="008313D2" w:rsidRPr="00A25529">
                <w:rPr>
                  <w:rStyle w:val="pxfinstr"/>
                  <w:i/>
                  <w:iCs/>
                </w:rPr>
                <w:t>[name of member]</w:t>
              </w:r>
            </w:ins>
          </w:p>
        </w:tc>
        <w:tc>
          <w:tcPr>
            <w:tcW w:w="4320" w:type="dxa"/>
            <w:tcBorders>
              <w:top w:val="nil"/>
              <w:left w:val="nil"/>
              <w:bottom w:val="nil"/>
              <w:right w:val="nil"/>
            </w:tcBorders>
          </w:tcPr>
          <w:p w14:paraId="6D326441"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653" w:author="Cara Cardinale" w:date="2025-01-28T09:25:00Z">
              <w:r w:rsidRPr="00A25529" w:rsidDel="008313D2">
                <w:rPr>
                  <w:rStyle w:val="pxfinstr"/>
                  <w:i/>
                  <w:iCs/>
                </w:rPr>
                <w:delText>[name of member]</w:delText>
              </w:r>
            </w:del>
          </w:p>
        </w:tc>
      </w:tr>
      <w:tr w:rsidR="00FB29D8" w:rsidRPr="00A25529" w14:paraId="00A0DB97" w14:textId="77777777">
        <w:tblPrEx>
          <w:tblCellMar>
            <w:top w:w="0" w:type="dxa"/>
            <w:left w:w="0" w:type="dxa"/>
            <w:bottom w:w="0" w:type="dxa"/>
            <w:right w:w="0" w:type="dxa"/>
          </w:tblCellMar>
        </w:tblPrEx>
        <w:tc>
          <w:tcPr>
            <w:tcW w:w="4320" w:type="dxa"/>
            <w:tcBorders>
              <w:top w:val="nil"/>
              <w:left w:val="nil"/>
              <w:bottom w:val="nil"/>
              <w:right w:val="nil"/>
            </w:tcBorders>
          </w:tcPr>
          <w:p w14:paraId="5C7FEC1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member]</w:t>
            </w:r>
          </w:p>
        </w:tc>
        <w:tc>
          <w:tcPr>
            <w:tcW w:w="4320" w:type="dxa"/>
            <w:tcBorders>
              <w:top w:val="nil"/>
              <w:left w:val="nil"/>
              <w:bottom w:val="nil"/>
              <w:right w:val="nil"/>
            </w:tcBorders>
          </w:tcPr>
          <w:p w14:paraId="32910606" w14:textId="77777777" w:rsidR="00FB29D8" w:rsidRPr="00A25529" w:rsidRDefault="00FB29D8"/>
        </w:tc>
      </w:tr>
    </w:tbl>
    <w:p w14:paraId="3614E74E" w14:textId="77777777" w:rsidR="00FB29D8" w:rsidRPr="00A25529" w:rsidRDefault="00FB29D8">
      <w:pPr>
        <w:pStyle w:val="pxtbody"/>
      </w:pPr>
    </w:p>
    <w:p w14:paraId="5AFA5EB2" w14:textId="77777777" w:rsidR="00FB29D8" w:rsidRPr="00A25529" w:rsidRDefault="00FB29D8"/>
    <w:p w14:paraId="520FC3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 xml:space="preserve">Notice is hereby given that the annual meeting of members of </w:t>
      </w:r>
      <w:r w:rsidRPr="00A25529">
        <w:rPr>
          <w:rStyle w:val="pxfinstr"/>
          <w:i/>
          <w:iCs/>
        </w:rPr>
        <w:t>[name of club]</w:t>
      </w:r>
      <w:r w:rsidRPr="00A25529">
        <w:t xml:space="preserve"> will be held at the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annual meeting]</w:t>
      </w:r>
      <w:r w:rsidRPr="00A25529">
        <w:t xml:space="preserve">, at </w:t>
      </w:r>
      <w:r w:rsidRPr="00A25529">
        <w:rPr>
          <w:rStyle w:val="pxfinstr"/>
          <w:i/>
          <w:iCs/>
        </w:rPr>
        <w:t>[time of annual meeting]</w:t>
      </w:r>
      <w:r w:rsidRPr="00A25529">
        <w:t>.</w:t>
      </w:r>
    </w:p>
    <w:p w14:paraId="41C37B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The purposes of the annual meeting are as follows:</w:t>
      </w:r>
    </w:p>
    <w:p w14:paraId="035AF9ED" w14:textId="77777777" w:rsidR="00FB29D8" w:rsidRPr="00A25529" w:rsidRDefault="00FB29D8">
      <w:pPr>
        <w:pStyle w:val="pxformfl"/>
        <w:ind w:left="500"/>
      </w:pPr>
      <w:r w:rsidRPr="00A25529">
        <w:t xml:space="preserve"> </w:t>
      </w:r>
    </w:p>
    <w:p w14:paraId="54329FC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3527CB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To elect directors for the ensuing year;</w:t>
      </w:r>
    </w:p>
    <w:p w14:paraId="52AAD7F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7F2CDF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To receive and consider reports of the affairs of the club; and</w:t>
      </w:r>
    </w:p>
    <w:p w14:paraId="77927B9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499CFC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To transact such other business as may properly come before the meeting.</w:t>
      </w:r>
    </w:p>
    <w:p w14:paraId="267FF844"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1664107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17D93F57" w14:textId="77777777" w:rsidR="00FB29D8" w:rsidRPr="00A25529" w:rsidRDefault="00FB29D8">
      <w:pPr>
        <w:pStyle w:val="pxformnotes"/>
        <w:jc w:val="center"/>
        <w:rPr>
          <w:sz w:val="24"/>
          <w:szCs w:val="24"/>
        </w:rPr>
      </w:pPr>
      <w:r w:rsidRPr="00A25529">
        <w:rPr>
          <w:rStyle w:val="pxvis"/>
          <w:rFonts w:cs="Arial"/>
          <w:bCs/>
          <w:sz w:val="24"/>
          <w:szCs w:val="24"/>
          <w:rPrChange w:id="5654" w:author="Cara Cardinale" w:date="2025-03-04T10:36:00Z">
            <w:rPr>
              <w:rStyle w:val="pxvis"/>
              <w:rFonts w:cs="Arial"/>
              <w:bCs/>
              <w:szCs w:val="24"/>
            </w:rPr>
          </w:rPrChange>
        </w:rPr>
        <w:t>Notes to Form</w:t>
      </w:r>
    </w:p>
    <w:p w14:paraId="045F9B5D" w14:textId="77777777" w:rsidR="00FB29D8" w:rsidRPr="00A25529" w:rsidRDefault="00FB29D8">
      <w:pPr>
        <w:pStyle w:val="pxformnotes"/>
        <w:rPr>
          <w:sz w:val="24"/>
          <w:szCs w:val="24"/>
        </w:rPr>
      </w:pPr>
    </w:p>
    <w:p w14:paraId="62D7FF72" w14:textId="77777777" w:rsidR="00FB29D8" w:rsidRPr="00A25529" w:rsidRDefault="00FB29D8">
      <w:pPr>
        <w:pStyle w:val="pxformnote"/>
        <w:spacing w:before="180"/>
      </w:pPr>
      <w:del w:id="5655" w:author="Cara Cardinale" w:date="2025-01-14T20:47:00Z">
        <w:r w:rsidRPr="00A25529" w:rsidDel="00CF1278">
          <w:delText>Drafter's Note</w:delText>
        </w:r>
      </w:del>
      <w:r w:rsidRPr="00A25529">
        <w:t xml:space="preserve"> </w:t>
      </w:r>
    </w:p>
    <w:p w14:paraId="136FAF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ins w:id="5656" w:author="Cara Cardinale" w:date="2025-03-02T17:35: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ins>
      <w:ins w:id="5657" w:author="Cara Cardinale" w:date="2025-03-04T10:34:00Z">
        <w:r w:rsidR="00A25529" w:rsidRPr="00A25529">
          <w:t xml:space="preserve">he or </w:t>
        </w:r>
      </w:ins>
      <w:ins w:id="5658" w:author="Cara Cardinale" w:date="2025-03-04T10:35:00Z">
        <w:r w:rsidR="00A25529" w:rsidRPr="00A25529">
          <w:t>she has</w:t>
        </w:r>
      </w:ins>
      <w:ins w:id="5659" w:author="Cara Cardinale" w:date="2025-03-02T17:35:00Z">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del w:id="5660" w:author="Cara Cardinale" w:date="2025-03-02T17:35:00Z">
        <w:r w:rsidRPr="00A25529" w:rsidDel="00EE1CEA">
          <w:delText>If given personally, sent by first class mail or by facsimile telecommunications or by electronic mail, written notice, stating the time, place, and purposes of a members' meeting must be given not less than 10 nor more than 50 days before the date of the meeting. If the notice is mailed by other than first class mail, it must be given not less than 30 nor more than 60 days before the date of the meeting.</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st.ref.id="I006UOD"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3EA307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 xml:space="preserve">For statutory provisions regarding fixing a record date for voting, see </w:t>
      </w:r>
      <w:r w:rsidRPr="00A25529">
        <w:rPr>
          <w:rStyle w:val="pxst"/>
          <w:color w:val="FF0000"/>
          <w:vertAlign w:val="superscript"/>
        </w:rPr>
        <w:t>►</w:t>
      </w:r>
      <w:r w:rsidRPr="00A25529">
        <w:rPr>
          <w:rStyle w:val="pxst"/>
        </w:rPr>
        <w:fldChar w:fldCharType="begin"/>
      </w:r>
      <w:r w:rsidRPr="00A25529">
        <w:rPr>
          <w:rStyle w:val="pxst"/>
        </w:rPr>
        <w:instrText>st.ref.id="I009NT9"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r w:rsidRPr="00A25529">
        <w:t>.</w:t>
      </w:r>
    </w:p>
    <w:p w14:paraId="0F597299" w14:textId="77777777" w:rsidR="00FB29D8" w:rsidRPr="00A25529" w:rsidDel="008313D2" w:rsidRDefault="00FB29D8">
      <w:pPr>
        <w:pStyle w:val="pxformp"/>
        <w:rPr>
          <w:del w:id="5661" w:author="Cara Cardinale" w:date="2025-01-28T09:25:00Z"/>
        </w:rPr>
      </w:pPr>
      <w:del w:id="5662" w:author="Cara Cardinale" w:date="2025-01-28T09:25:00Z">
        <w:r w:rsidRPr="00A25529" w:rsidDel="008313D2">
          <w:delText xml:space="preserve"> </w:delText>
        </w:r>
        <w:r w:rsidRPr="00A25529" w:rsidDel="008313D2">
          <w:rPr>
            <w:rStyle w:val="pxvis"/>
            <w:rFonts w:ascii="Times NewRoman" w:hAnsi="Times NewRoman"/>
            <w:b w:val="0"/>
            <w:sz w:val="24"/>
          </w:rPr>
          <w:tab/>
        </w:r>
        <w:r w:rsidRPr="00A25529" w:rsidDel="008313D2">
          <w:rPr>
            <w:color w:val="FF0000"/>
            <w:vertAlign w:val="superscript"/>
          </w:rPr>
          <w:delText>►</w:delText>
        </w:r>
        <w:r w:rsidRPr="00A25529" w:rsidDel="008313D2">
          <w:fldChar w:fldCharType="begin"/>
        </w:r>
        <w:r w:rsidRPr="00A25529" w:rsidDel="008313D2">
          <w:delInstrText>p.ct.id="f2fd26a0b92511efa75bc0a5c2da1858|173|30:163"</w:delInstrText>
        </w:r>
        <w:r w:rsidRPr="00A25529" w:rsidDel="008313D2">
          <w:fldChar w:fldCharType="end"/>
        </w:r>
        <w:r w:rsidRPr="00A25529" w:rsidDel="008313D2">
          <w:delText xml:space="preserve">Note that </w:delText>
        </w:r>
        <w:r w:rsidRPr="00A25529" w:rsidDel="008313D2">
          <w:rPr>
            <w:rStyle w:val="pxst"/>
            <w:color w:val="FF0000"/>
            <w:vertAlign w:val="superscript"/>
          </w:rPr>
          <w:delText>►</w:delText>
        </w:r>
        <w:r w:rsidRPr="00A25529" w:rsidDel="008313D2">
          <w:rPr>
            <w:rStyle w:val="pxst"/>
          </w:rPr>
          <w:fldChar w:fldCharType="begin"/>
        </w:r>
        <w:r w:rsidRPr="00A25529" w:rsidDel="008313D2">
          <w:rPr>
            <w:rStyle w:val="pxst"/>
          </w:rPr>
          <w:delInstrText>st.ref.id="I00CGY5"</w:delInstrText>
        </w:r>
        <w:r w:rsidRPr="00A25529" w:rsidDel="008313D2">
          <w:rPr>
            <w:rStyle w:val="pxst"/>
          </w:rPr>
          <w:fldChar w:fldCharType="end"/>
        </w:r>
        <w:r w:rsidRPr="00A25529" w:rsidDel="008313D2">
          <w:rPr>
            <w:rStyle w:val="pxst"/>
          </w:rPr>
          <w:delText xml:space="preserve">N-PCL </w:delText>
        </w:r>
        <w:r w:rsidRPr="00A25529" w:rsidDel="008313D2">
          <w:rPr>
            <w:rStyle w:val="pxst"/>
            <w:vanish/>
          </w:rPr>
          <w:delText>&amp;s;</w:delText>
        </w:r>
        <w:r w:rsidRPr="00A25529" w:rsidDel="008313D2">
          <w:rPr>
            <w:rStyle w:val="pxvis"/>
            <w:rFonts w:ascii="Times NewRoman" w:hAnsi="Times NewRoman"/>
            <w:b w:val="0"/>
            <w:sz w:val="24"/>
          </w:rPr>
          <w:delText>§</w:delText>
        </w:r>
        <w:r w:rsidRPr="00A25529" w:rsidDel="008313D2">
          <w:rPr>
            <w:rStyle w:val="pxst"/>
          </w:rPr>
          <w:delText>605</w:delText>
        </w:r>
        <w:r w:rsidRPr="00A25529" w:rsidDel="008313D2">
          <w:delText xml:space="preserve"> has been amended by </w:delText>
        </w:r>
        <w:r w:rsidRPr="00A25529" w:rsidDel="008313D2">
          <w:rPr>
            <w:rStyle w:val="pxst"/>
            <w:color w:val="FF0000"/>
            <w:vertAlign w:val="superscript"/>
          </w:rPr>
          <w:delText>►</w:delText>
        </w:r>
        <w:r w:rsidRPr="00A25529" w:rsidDel="008313D2">
          <w:rPr>
            <w:rStyle w:val="pxst"/>
          </w:rPr>
          <w:fldChar w:fldCharType="begin"/>
        </w:r>
        <w:r w:rsidRPr="00A25529" w:rsidDel="008313D2">
          <w:rPr>
            <w:rStyle w:val="pxst"/>
          </w:rPr>
          <w:delInstrText>st.ref.id="I00FA31"</w:delInstrText>
        </w:r>
        <w:r w:rsidRPr="00A25529" w:rsidDel="008313D2">
          <w:rPr>
            <w:rStyle w:val="pxst"/>
          </w:rPr>
          <w:fldChar w:fldCharType="end"/>
        </w:r>
        <w:r w:rsidRPr="00A25529" w:rsidDel="008313D2">
          <w:rPr>
            <w:rStyle w:val="pxst"/>
          </w:rPr>
          <w:delText xml:space="preserve">L.2021, c. 98, </w:delText>
        </w:r>
        <w:r w:rsidRPr="00A25529" w:rsidDel="008313D2">
          <w:rPr>
            <w:rStyle w:val="pxst"/>
            <w:vanish/>
          </w:rPr>
          <w:delText>&amp;s;</w:delText>
        </w:r>
        <w:r w:rsidRPr="00A25529" w:rsidDel="008313D2">
          <w:rPr>
            <w:rStyle w:val="pxvis"/>
            <w:rFonts w:ascii="Times NewRoman" w:hAnsi="Times NewRoman"/>
            <w:b w:val="0"/>
            <w:sz w:val="24"/>
          </w:rPr>
          <w:delText>§</w:delText>
        </w:r>
        <w:r w:rsidRPr="00A25529" w:rsidDel="008313D2">
          <w:rPr>
            <w:rStyle w:val="pxst"/>
          </w:rPr>
          <w:delText>4</w:delText>
        </w:r>
        <w:r w:rsidRPr="00A25529" w:rsidDel="008313D2">
          <w:delText xml:space="preserve">, eff. April 6, 2021, allowing for electronic notification of board meetings, stating </w:delText>
        </w:r>
        <w:r w:rsidRPr="00A25529" w:rsidDel="008313D2">
          <w:rPr>
            <w:vanish/>
          </w:rPr>
          <w:delText>&amp;ldquo;</w:delText>
        </w:r>
        <w:r w:rsidRPr="00A25529" w:rsidDel="008313D2">
          <w:rPr>
            <w:rStyle w:val="pxvis"/>
            <w:rFonts w:ascii="Times NewRoman" w:hAnsi="Times NewRoman"/>
            <w:b w:val="0"/>
            <w:sz w:val="24"/>
          </w:rPr>
          <w:delText>“</w:delText>
        </w:r>
        <w:r w:rsidRPr="00A25529" w:rsidDel="008313D2">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8313D2">
          <w:rPr>
            <w:vanish/>
          </w:rPr>
          <w:delText>&amp;rdquo;</w:delText>
        </w:r>
        <w:r w:rsidRPr="00A25529" w:rsidDel="008313D2">
          <w:rPr>
            <w:rStyle w:val="pxvis"/>
            <w:rFonts w:ascii="Times NewRoman" w:hAnsi="Times NewRoman"/>
            <w:b w:val="0"/>
            <w:sz w:val="24"/>
          </w:rPr>
          <w:delText>”</w:delText>
        </w:r>
      </w:del>
    </w:p>
    <w:p w14:paraId="758E1D56" w14:textId="77777777" w:rsidR="00FB29D8" w:rsidRPr="00A25529" w:rsidRDefault="00FB29D8">
      <w:pPr>
        <w:pStyle w:val="pxformrr"/>
        <w:rPr>
          <w:sz w:val="24"/>
          <w:szCs w:val="24"/>
        </w:rPr>
      </w:pPr>
      <w:r w:rsidRPr="00A25529">
        <w:rPr>
          <w:rStyle w:val="pxvis"/>
          <w:rFonts w:cs="Arial"/>
          <w:bCs/>
          <w:sz w:val="50"/>
          <w:rPrChange w:id="5663" w:author="Cara Cardinale" w:date="2025-03-04T10:36:00Z">
            <w:rPr>
              <w:rStyle w:val="pxvis"/>
              <w:rFonts w:cs="Arial"/>
              <w:bCs/>
            </w:rPr>
          </w:rPrChange>
        </w:rPr>
        <w:t>Research References</w:t>
      </w:r>
    </w:p>
    <w:p w14:paraId="6808709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tk.ref.id="I00I37X"</w:instrText>
      </w:r>
      <w:r w:rsidRPr="00A25529">
        <w:rPr>
          <w:rStyle w:val="pxtk"/>
        </w:rPr>
        <w:fldChar w:fldCharType="end"/>
      </w:r>
      <w:r w:rsidRPr="00A25529">
        <w:rPr>
          <w:rStyle w:val="pxtk"/>
        </w:rPr>
        <w:t>West's Key Number Digest, Corporations and Business Organizations &amp;key;3411</w:t>
      </w:r>
    </w:p>
    <w:p w14:paraId="26D33C2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rc.ref.id="I00KWCT"</w:instrText>
      </w:r>
      <w:r w:rsidRPr="00A25529">
        <w:rPr>
          <w:rStyle w:val="pxrc"/>
        </w:rPr>
        <w:fldChar w:fldCharType="end"/>
      </w:r>
      <w:r w:rsidRPr="00A25529">
        <w:rPr>
          <w:rStyle w:val="pxrc"/>
        </w:rPr>
        <w:t>Participation in meeting as waiver of compliance with notice requirement for shareholders' meeting, 64 A.L.R.3d 358</w:t>
      </w:r>
    </w:p>
    <w:p w14:paraId="10B65C1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rc.ref.id="I00NPHP"</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664" w:author="Cara Cardinale" w:date="2025-01-21T18:36:00Z">
        <w:r w:rsidRPr="00A25529" w:rsidDel="002B506A">
          <w:rPr>
            <w:rStyle w:val="pxrc"/>
          </w:rPr>
          <w:delText>903 to 909</w:delText>
        </w:r>
      </w:del>
      <w:ins w:id="5665" w:author="Cara Cardinale" w:date="2025-01-21T18:36:00Z">
        <w:r w:rsidR="002B506A" w:rsidRPr="00A25529">
          <w:rPr>
            <w:rStyle w:val="pxrc"/>
          </w:rPr>
          <w:t>901 to 907</w:t>
        </w:r>
      </w:ins>
    </w:p>
    <w:p w14:paraId="3EF878C3" w14:textId="77777777" w:rsidR="00FB29D8" w:rsidRPr="00A25529" w:rsidRDefault="00FB29D8">
      <w:pPr>
        <w:pStyle w:val="pxs"/>
        <w:spacing w:before="180"/>
        <w:rPr>
          <w:rPrChange w:id="5666" w:author="Cara Cardinale" w:date="2025-03-04T10:36:00Z">
            <w:rPr>
              <w:sz w:val="27"/>
            </w:rPr>
          </w:rPrChange>
        </w:rPr>
      </w:pPr>
      <w:r w:rsidRPr="00A25529">
        <w:rPr>
          <w:rPrChange w:id="5667" w:author="Cara Cardinale" w:date="2025-03-04T10:36:00Z">
            <w:rPr>
              <w:sz w:val="27"/>
            </w:rPr>
          </w:rPrChange>
        </w:rPr>
        <w:t>30:164. Notice of annual meeting</w:t>
      </w:r>
      <w:r w:rsidRPr="00A25529">
        <w:rPr>
          <w:rStyle w:val="pxsep"/>
        </w:rPr>
        <w:t xml:space="preserve">-- </w:t>
      </w:r>
      <w:r w:rsidRPr="00A25529">
        <w:rPr>
          <w:rPrChange w:id="5668" w:author="Cara Cardinale" w:date="2025-03-04T10:36:00Z">
            <w:rPr>
              <w:sz w:val="27"/>
            </w:rPr>
          </w:rPrChange>
        </w:rPr>
        <w:t>Record date</w:t>
      </w:r>
    </w:p>
    <w:p w14:paraId="5D3D9B78" w14:textId="77777777" w:rsidR="00FB29D8" w:rsidRPr="00A25529" w:rsidRDefault="00FB29D8">
      <w:pPr>
        <w:pStyle w:val="pxov"/>
        <w:rPr>
          <w:vanish/>
        </w:rPr>
      </w:pPr>
      <w:r w:rsidRPr="00A25529">
        <w:rPr>
          <w:vanish/>
        </w:rPr>
        <w:t>FMS</w:t>
      </w:r>
    </w:p>
    <w:p w14:paraId="1F822123" w14:textId="77777777" w:rsidR="00FB29D8" w:rsidRPr="00A25529" w:rsidRDefault="00FB29D8">
      <w:pPr>
        <w:pStyle w:val="pxov"/>
        <w:rPr>
          <w:vanish/>
        </w:rPr>
      </w:pPr>
      <w:r w:rsidRPr="00A25529">
        <w:rPr>
          <w:vanish/>
        </w:rPr>
        <w:t>NFP</w:t>
      </w:r>
    </w:p>
    <w:p w14:paraId="5E3E0DAF" w14:textId="77777777" w:rsidR="00FB29D8" w:rsidRPr="00A25529" w:rsidRDefault="00FB29D8">
      <w:pPr>
        <w:pStyle w:val="pxov"/>
        <w:rPr>
          <w:vanish/>
        </w:rPr>
      </w:pPr>
      <w:r w:rsidRPr="00A25529">
        <w:rPr>
          <w:vanish/>
        </w:rPr>
        <w:t>COL</w:t>
      </w:r>
    </w:p>
    <w:p w14:paraId="0D9FE7D7" w14:textId="77777777" w:rsidR="00FB29D8" w:rsidRPr="00A25529" w:rsidRDefault="00FB29D8">
      <w:pPr>
        <w:pStyle w:val="pxov"/>
        <w:rPr>
          <w:vanish/>
        </w:rPr>
      </w:pPr>
      <w:r w:rsidRPr="00A25529">
        <w:rPr>
          <w:vanish/>
        </w:rPr>
        <w:t>FCV</w:t>
      </w:r>
    </w:p>
    <w:p w14:paraId="4A8DE0D9" w14:textId="77777777" w:rsidR="00FB29D8" w:rsidRPr="00A25529" w:rsidRDefault="00FB29D8">
      <w:pPr>
        <w:pStyle w:val="pxov"/>
        <w:rPr>
          <w:vanish/>
        </w:rPr>
      </w:pPr>
      <w:r w:rsidRPr="00A25529">
        <w:rPr>
          <w:vanish/>
        </w:rPr>
        <w:t>FTR</w:t>
      </w:r>
    </w:p>
    <w:p w14:paraId="3FF7B215" w14:textId="77777777" w:rsidR="00FB29D8" w:rsidRPr="00A25529" w:rsidRDefault="00FB29D8">
      <w:pPr>
        <w:pStyle w:val="pxov"/>
        <w:rPr>
          <w:vanish/>
        </w:rPr>
      </w:pPr>
      <w:r w:rsidRPr="00A25529">
        <w:rPr>
          <w:vanish/>
        </w:rPr>
        <w:t>EBL</w:t>
      </w:r>
    </w:p>
    <w:p w14:paraId="1C77B3E3" w14:textId="77777777" w:rsidR="00FB29D8" w:rsidRPr="00A25529" w:rsidRDefault="00FB29D8">
      <w:pPr>
        <w:pStyle w:val="pxov"/>
        <w:rPr>
          <w:vanish/>
        </w:rPr>
      </w:pPr>
      <w:r w:rsidRPr="00A25529">
        <w:rPr>
          <w:vanish/>
        </w:rPr>
        <w:t>TEM</w:t>
      </w:r>
    </w:p>
    <w:p w14:paraId="373CC04A" w14:textId="77777777" w:rsidR="00FB29D8" w:rsidRPr="00A25529" w:rsidRDefault="00FB29D8">
      <w:pPr>
        <w:pStyle w:val="pxov"/>
        <w:rPr>
          <w:vanish/>
        </w:rPr>
      </w:pPr>
      <w:r w:rsidRPr="00A25529">
        <w:rPr>
          <w:vanish/>
        </w:rPr>
        <w:t>MTD</w:t>
      </w:r>
    </w:p>
    <w:p w14:paraId="30A9B2E5"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form.fid="Id5622f401b6411e684899cfd92da4eb0"</w:instrText>
      </w:r>
      <w:r w:rsidRPr="00A25529">
        <w:fldChar w:fldCharType="end"/>
      </w:r>
      <w:r w:rsidRPr="00A25529">
        <w:t xml:space="preserve">NOTICE OF ANNUAL MEETING OF MEMBERS </w:t>
      </w:r>
    </w:p>
    <w:p w14:paraId="7940D7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 xml:space="preserve">NOTICE is given to the Members of </w:t>
      </w:r>
      <w:r w:rsidRPr="00A25529">
        <w:rPr>
          <w:rStyle w:val="pxfinstr"/>
          <w:i/>
          <w:iCs/>
        </w:rPr>
        <w:t>[name of corporation]</w:t>
      </w:r>
      <w:r w:rsidRPr="00A25529">
        <w:t xml:space="preserve">, a New York not-for-profit corporation, that the annual meeting of Members will be held at </w:t>
      </w:r>
      <w:r w:rsidRPr="00A25529">
        <w:rPr>
          <w:rStyle w:val="pxfinstr"/>
          <w:i/>
          <w:iCs/>
        </w:rPr>
        <w:t>[location of meeting]</w:t>
      </w:r>
      <w:r w:rsidRPr="00A25529">
        <w:t xml:space="preserve">, </w:t>
      </w:r>
      <w:r w:rsidRPr="00A25529">
        <w:rPr>
          <w:rStyle w:val="pxfinstr"/>
          <w:i/>
          <w:iCs/>
        </w:rPr>
        <w:t>[address of meeting]</w:t>
      </w:r>
      <w:r w:rsidRPr="00A25529">
        <w:t xml:space="preserve">, on </w:t>
      </w:r>
      <w:r w:rsidRPr="00A25529">
        <w:rPr>
          <w:rStyle w:val="pxfinstr"/>
          <w:i/>
          <w:iCs/>
        </w:rPr>
        <w:t>[date of meeting]</w:t>
      </w:r>
      <w:r w:rsidRPr="00A25529">
        <w:t xml:space="preserve"> at </w:t>
      </w:r>
      <w:r w:rsidRPr="00A25529">
        <w:rPr>
          <w:rStyle w:val="pxfinstr"/>
          <w:i/>
          <w:iCs/>
        </w:rPr>
        <w:t>[time of meeting]</w:t>
      </w:r>
      <w:r w:rsidRPr="00A25529">
        <w:t>, for the following purposes:</w:t>
      </w:r>
    </w:p>
    <w:p w14:paraId="4789E1F5" w14:textId="77777777" w:rsidR="00FB29D8" w:rsidRPr="00A25529" w:rsidRDefault="00FB29D8">
      <w:pPr>
        <w:pStyle w:val="pxformfl"/>
        <w:ind w:left="500"/>
      </w:pPr>
      <w:r w:rsidRPr="00A25529">
        <w:t xml:space="preserve"> </w:t>
      </w:r>
    </w:p>
    <w:p w14:paraId="0FAE4D3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2CD62A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 xml:space="preserve">To elect </w:t>
      </w:r>
      <w:r w:rsidRPr="00A25529">
        <w:rPr>
          <w:rStyle w:val="pxfinstr"/>
          <w:i/>
          <w:iCs/>
        </w:rPr>
        <w:t>[number of directors]</w:t>
      </w:r>
      <w:r w:rsidRPr="00A25529">
        <w:t xml:space="preserve"> directors of the Corporation, to serve </w:t>
      </w:r>
      <w:r w:rsidRPr="00A25529">
        <w:rPr>
          <w:rStyle w:val="pxfinstr"/>
          <w:i/>
          <w:iCs/>
        </w:rPr>
        <w:t>[number of years]</w:t>
      </w:r>
      <w:r w:rsidRPr="00A25529">
        <w:t xml:space="preserve">-year terms ending at the Annual Meeting in </w:t>
      </w:r>
      <w:r w:rsidRPr="00A25529">
        <w:rPr>
          <w:rStyle w:val="pxfinstr"/>
          <w:i/>
          <w:iCs/>
        </w:rPr>
        <w:t>[number of year]</w:t>
      </w:r>
      <w:r w:rsidRPr="00A25529">
        <w:t>; and</w:t>
      </w:r>
    </w:p>
    <w:p w14:paraId="2F1CD45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000AFF3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To transact such other business as may properly come before the meeting or any adjournment or adjournments thereof.</w:t>
      </w:r>
    </w:p>
    <w:p w14:paraId="40ED09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 xml:space="preserve">The date fixed by the Board of Directors as the record date for the determination of Members entitled to notice of, and to vote at, the annual meeting is the close of business on </w:t>
      </w:r>
      <w:r w:rsidRPr="00A25529">
        <w:rPr>
          <w:rStyle w:val="pxfinstr"/>
          <w:i/>
          <w:iCs/>
        </w:rPr>
        <w:t>[specification of record date]</w:t>
      </w:r>
      <w:r w:rsidRPr="00A25529">
        <w:t>.</w:t>
      </w:r>
    </w:p>
    <w:p w14:paraId="60828EB9"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BAA2EB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1ACFF934"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379812F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601D383E"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C039589"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108CA202"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Secretary</w:t>
      </w:r>
    </w:p>
    <w:p w14:paraId="7E2FD627" w14:textId="77777777" w:rsidR="00FB29D8" w:rsidRPr="00A25529" w:rsidRDefault="00FB29D8">
      <w:pPr>
        <w:pStyle w:val="pxformnotes"/>
        <w:jc w:val="center"/>
        <w:rPr>
          <w:sz w:val="24"/>
          <w:szCs w:val="24"/>
        </w:rPr>
      </w:pPr>
      <w:r w:rsidRPr="00A25529">
        <w:rPr>
          <w:rStyle w:val="pxvis"/>
          <w:rFonts w:cs="Arial"/>
          <w:bCs/>
          <w:sz w:val="24"/>
          <w:szCs w:val="24"/>
          <w:rPrChange w:id="5669" w:author="Cara Cardinale" w:date="2025-03-04T10:36:00Z">
            <w:rPr>
              <w:rStyle w:val="pxvis"/>
              <w:rFonts w:cs="Arial"/>
              <w:bCs/>
              <w:szCs w:val="24"/>
            </w:rPr>
          </w:rPrChange>
        </w:rPr>
        <w:t>Notes to Form</w:t>
      </w:r>
    </w:p>
    <w:p w14:paraId="0C37958D" w14:textId="77777777" w:rsidR="00FB29D8" w:rsidRPr="00A25529" w:rsidRDefault="00FB29D8">
      <w:pPr>
        <w:pStyle w:val="pxformnotes"/>
        <w:rPr>
          <w:sz w:val="24"/>
          <w:szCs w:val="24"/>
        </w:rPr>
      </w:pPr>
    </w:p>
    <w:p w14:paraId="4B70ED9B" w14:textId="77777777" w:rsidR="00FB29D8" w:rsidRPr="00A25529" w:rsidRDefault="00FB29D8">
      <w:pPr>
        <w:pStyle w:val="pxformrr"/>
        <w:rPr>
          <w:sz w:val="24"/>
          <w:szCs w:val="24"/>
        </w:rPr>
      </w:pPr>
      <w:r w:rsidRPr="00A25529">
        <w:rPr>
          <w:rStyle w:val="pxvis"/>
          <w:rFonts w:cs="Arial"/>
          <w:bCs/>
          <w:sz w:val="24"/>
          <w:szCs w:val="24"/>
          <w:rPrChange w:id="5670" w:author="Cara Cardinale" w:date="2025-03-04T10:36:00Z">
            <w:rPr>
              <w:rStyle w:val="pxvis"/>
              <w:rFonts w:cs="Arial"/>
              <w:bCs/>
              <w:szCs w:val="24"/>
            </w:rPr>
          </w:rPrChange>
        </w:rPr>
        <w:t>Research References</w:t>
      </w:r>
    </w:p>
    <w:p w14:paraId="465833A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tk.ref.id="I006UOG"</w:instrText>
      </w:r>
      <w:r w:rsidRPr="00A25529">
        <w:rPr>
          <w:rStyle w:val="pxtk"/>
        </w:rPr>
        <w:fldChar w:fldCharType="end"/>
      </w:r>
      <w:r w:rsidRPr="00A25529">
        <w:rPr>
          <w:rStyle w:val="pxtk"/>
        </w:rPr>
        <w:t>West's Key Number Digest, Corporations and Business Organizations &amp;key;3411</w:t>
      </w:r>
    </w:p>
    <w:p w14:paraId="40C2F13A" w14:textId="77777777" w:rsidR="009702E9" w:rsidRPr="00A25529" w:rsidRDefault="009702E9">
      <w:pPr>
        <w:pStyle w:val="pxs"/>
        <w:spacing w:before="180"/>
        <w:rPr>
          <w:ins w:id="5671" w:author="Cara Cardinale" w:date="2025-03-02T15:53:00Z"/>
        </w:rPr>
      </w:pPr>
    </w:p>
    <w:p w14:paraId="11AD0A33" w14:textId="77777777" w:rsidR="009702E9" w:rsidRPr="00A25529" w:rsidRDefault="009702E9">
      <w:pPr>
        <w:pStyle w:val="pxs"/>
        <w:spacing w:before="180"/>
        <w:rPr>
          <w:ins w:id="5672" w:author="Cara Cardinale" w:date="2025-03-02T15:54:00Z"/>
        </w:rPr>
      </w:pPr>
      <w:ins w:id="5673" w:author="Cara Cardinale" w:date="2025-03-02T15:54:00Z">
        <w:r w:rsidRPr="00A25529">
          <w:t xml:space="preserve">30:164.50. Resolution </w:t>
        </w:r>
      </w:ins>
      <w:ins w:id="5674" w:author="Cara Cardinale" w:date="2025-03-02T15:55:00Z">
        <w:r w:rsidRPr="00A25529">
          <w:t>a</w:t>
        </w:r>
      </w:ins>
      <w:ins w:id="5675" w:author="Cara Cardinale" w:date="2025-03-02T15:56:00Z">
        <w:r w:rsidRPr="00A25529">
          <w:t>uthorizing annual meetings to be held remotely</w:t>
        </w:r>
      </w:ins>
    </w:p>
    <w:p w14:paraId="366D0EFC" w14:textId="77777777" w:rsidR="009702E9" w:rsidRPr="00A25529" w:rsidRDefault="009702E9">
      <w:pPr>
        <w:pStyle w:val="pxs"/>
        <w:spacing w:before="180"/>
        <w:rPr>
          <w:ins w:id="5676" w:author="Cara Cardinale" w:date="2025-03-02T15:54:00Z"/>
        </w:rPr>
      </w:pPr>
      <w:ins w:id="5677" w:author="Cara Cardinale" w:date="2025-03-02T15:57:00Z">
        <w:r w:rsidRPr="00A25529">
          <w:t>&lt;p&gt;</w:t>
        </w:r>
      </w:ins>
      <w:ins w:id="5678" w:author="Cara Cardinale" w:date="2025-03-02T15:53:00Z">
        <w:r w:rsidRPr="00A25529">
          <w:t>RESOLVED, that it is hereby agreed and authorized that any and all future annual meetings can be held and participated either remotely or in person.</w:t>
        </w:r>
      </w:ins>
    </w:p>
    <w:p w14:paraId="10E4A5D4" w14:textId="77777777" w:rsidR="009702E9" w:rsidRPr="00A25529" w:rsidRDefault="009702E9" w:rsidP="009702E9">
      <w:pPr>
        <w:rPr>
          <w:ins w:id="5679" w:author="Cara Cardinale" w:date="2025-03-02T15:54:00Z"/>
        </w:rPr>
        <w:pPrChange w:id="5680" w:author="Cara Cardinale" w:date="2025-03-02T15:54:00Z">
          <w:pPr>
            <w:pStyle w:val="pxs"/>
            <w:spacing w:before="180"/>
          </w:pPr>
        </w:pPrChange>
      </w:pPr>
    </w:p>
    <w:p w14:paraId="2EBA660C" w14:textId="77777777" w:rsidR="009702E9" w:rsidRPr="00A25529" w:rsidRDefault="009702E9" w:rsidP="009702E9">
      <w:pPr>
        <w:pStyle w:val="pxformnotes"/>
        <w:jc w:val="center"/>
        <w:rPr>
          <w:ins w:id="5681" w:author="Cara Cardinale" w:date="2025-03-02T15:58:00Z"/>
          <w:rStyle w:val="pxvis"/>
          <w:rFonts w:cs="Arial"/>
          <w:bCs/>
          <w:sz w:val="24"/>
          <w:szCs w:val="24"/>
        </w:rPr>
      </w:pPr>
      <w:ins w:id="5682" w:author="Cara Cardinale" w:date="2025-03-02T15:54:00Z">
        <w:r w:rsidRPr="00A25529">
          <w:rPr>
            <w:rStyle w:val="pxvis"/>
            <w:rFonts w:cs="Arial"/>
            <w:bCs/>
            <w:sz w:val="24"/>
            <w:szCs w:val="24"/>
          </w:rPr>
          <w:t>Notes to Form</w:t>
        </w:r>
      </w:ins>
    </w:p>
    <w:p w14:paraId="3FE99E65" w14:textId="77777777" w:rsidR="009702E9" w:rsidRPr="00A25529" w:rsidRDefault="009702E9" w:rsidP="009702E9">
      <w:pPr>
        <w:rPr>
          <w:ins w:id="5683" w:author="Cara Cardinale" w:date="2025-03-02T15:54:00Z"/>
        </w:rPr>
        <w:pPrChange w:id="5684" w:author="Cara Cardinale" w:date="2025-03-02T15:58:00Z">
          <w:pPr>
            <w:pStyle w:val="pxformnotes"/>
            <w:jc w:val="center"/>
          </w:pPr>
        </w:pPrChange>
      </w:pPr>
      <w:ins w:id="5685" w:author="Cara Cardinale" w:date="2025-03-02T15:58:00Z">
        <w:r w:rsidRPr="00A25529">
          <w:t xml:space="preserve">See </w:t>
        </w:r>
      </w:ins>
      <w:ins w:id="5686" w:author="Cara Cardinale" w:date="2025-03-02T16:09:00Z">
        <w:r w:rsidR="001F02C6" w:rsidRPr="00A25529">
          <w:rPr>
            <w:rStyle w:val="pxst"/>
          </w:rPr>
          <w:t xml:space="preserve">N-PCL </w:t>
        </w:r>
        <w:r w:rsidR="001F02C6" w:rsidRPr="00A25529">
          <w:rPr>
            <w:rStyle w:val="pxst"/>
            <w:vanish/>
          </w:rPr>
          <w:t>&amp;s;</w:t>
        </w:r>
        <w:r w:rsidR="001F02C6" w:rsidRPr="00A25529">
          <w:rPr>
            <w:rStyle w:val="pxvis"/>
            <w:rFonts w:ascii="Times NewRoman" w:hAnsi="Times NewRoman"/>
            <w:b w:val="0"/>
            <w:sz w:val="24"/>
          </w:rPr>
          <w:t>§</w:t>
        </w:r>
      </w:ins>
      <w:ins w:id="5687" w:author="Cara Cardinale" w:date="2025-03-02T17:43:00Z">
        <w:r w:rsidR="00A05275" w:rsidRPr="00A25529">
          <w:rPr>
            <w:rStyle w:val="pxst"/>
          </w:rPr>
          <w:t>605</w:t>
        </w:r>
      </w:ins>
      <w:ins w:id="5688" w:author="Cara Cardinale" w:date="2025-03-02T16:09:00Z">
        <w:r w:rsidR="001F02C6" w:rsidRPr="00A25529">
          <w:t>.</w:t>
        </w:r>
      </w:ins>
    </w:p>
    <w:p w14:paraId="006E5FD6" w14:textId="77777777" w:rsidR="009702E9" w:rsidRPr="00A25529" w:rsidRDefault="009702E9" w:rsidP="009702E9">
      <w:pPr>
        <w:pStyle w:val="pxformnotes"/>
        <w:rPr>
          <w:ins w:id="5689" w:author="Cara Cardinale" w:date="2025-03-02T15:54:00Z"/>
          <w:sz w:val="24"/>
          <w:szCs w:val="24"/>
        </w:rPr>
      </w:pPr>
    </w:p>
    <w:p w14:paraId="255F51BC" w14:textId="77777777" w:rsidR="009702E9" w:rsidRPr="00A25529" w:rsidRDefault="009702E9" w:rsidP="009702E9">
      <w:pPr>
        <w:pStyle w:val="pxformrr"/>
        <w:rPr>
          <w:ins w:id="5690" w:author="Cara Cardinale" w:date="2025-03-02T15:54:00Z"/>
          <w:sz w:val="24"/>
          <w:szCs w:val="24"/>
        </w:rPr>
      </w:pPr>
      <w:ins w:id="5691" w:author="Cara Cardinale" w:date="2025-03-02T15:54:00Z">
        <w:r w:rsidRPr="00A25529">
          <w:rPr>
            <w:rStyle w:val="pxvis"/>
            <w:rFonts w:cs="Arial"/>
            <w:bCs/>
            <w:sz w:val="24"/>
            <w:szCs w:val="24"/>
          </w:rPr>
          <w:t>Research References</w:t>
        </w:r>
      </w:ins>
    </w:p>
    <w:p w14:paraId="54CF6D97" w14:textId="77777777" w:rsidR="009702E9" w:rsidRPr="00A25529" w:rsidRDefault="009702E9" w:rsidP="009702E9">
      <w:pPr>
        <w:pStyle w:val="pxformrrp"/>
        <w:rPr>
          <w:ins w:id="5692" w:author="Cara Cardinale" w:date="2025-03-02T15:54:00Z"/>
        </w:rPr>
      </w:pPr>
      <w:ins w:id="5693" w:author="Cara Cardinale" w:date="2025-03-02T15:54:00Z">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tk.ref.id="I006UOG"</w:instrText>
        </w:r>
        <w:r w:rsidRPr="00A25529">
          <w:rPr>
            <w:rStyle w:val="pxtk"/>
          </w:rPr>
          <w:fldChar w:fldCharType="end"/>
        </w:r>
        <w:r w:rsidRPr="00A25529">
          <w:rPr>
            <w:rStyle w:val="pxtk"/>
          </w:rPr>
          <w:t>West's Key Number Digest, Corporations and Business Organizations &amp;key;3410</w:t>
        </w:r>
      </w:ins>
    </w:p>
    <w:p w14:paraId="34AC2C76" w14:textId="77777777" w:rsidR="009702E9" w:rsidRPr="00A25529" w:rsidRDefault="009702E9" w:rsidP="009702E9">
      <w:pPr>
        <w:rPr>
          <w:ins w:id="5694" w:author="Cara Cardinale" w:date="2025-03-02T15:53:00Z"/>
        </w:rPr>
        <w:pPrChange w:id="5695" w:author="Cara Cardinale" w:date="2025-03-02T15:54:00Z">
          <w:pPr>
            <w:pStyle w:val="pxs"/>
            <w:spacing w:before="180"/>
          </w:pPr>
        </w:pPrChange>
      </w:pPr>
    </w:p>
    <w:p w14:paraId="4C326A8E" w14:textId="77777777" w:rsidR="00FB29D8" w:rsidRPr="00A25529" w:rsidRDefault="00FB29D8">
      <w:pPr>
        <w:pStyle w:val="pxs"/>
        <w:spacing w:before="180"/>
        <w:rPr>
          <w:rPrChange w:id="5696" w:author="Cara Cardinale" w:date="2025-03-04T10:36:00Z">
            <w:rPr>
              <w:sz w:val="27"/>
            </w:rPr>
          </w:rPrChange>
        </w:rPr>
      </w:pPr>
      <w:r w:rsidRPr="00A25529">
        <w:rPr>
          <w:rPrChange w:id="5697" w:author="Cara Cardinale" w:date="2025-03-04T10:36:00Z">
            <w:rPr>
              <w:sz w:val="27"/>
            </w:rPr>
          </w:rPrChange>
        </w:rPr>
        <w:t>30:165. Notice of special meeting</w:t>
      </w:r>
    </w:p>
    <w:p w14:paraId="452EB28F" w14:textId="77777777" w:rsidR="00FB29D8" w:rsidRPr="00A25529" w:rsidRDefault="00FB29D8">
      <w:pPr>
        <w:pStyle w:val="pxov"/>
        <w:rPr>
          <w:vanish/>
        </w:rPr>
      </w:pPr>
      <w:r w:rsidRPr="00A25529">
        <w:rPr>
          <w:vanish/>
        </w:rPr>
        <w:t>FMS</w:t>
      </w:r>
    </w:p>
    <w:p w14:paraId="2B850426" w14:textId="77777777" w:rsidR="00FB29D8" w:rsidRPr="00A25529" w:rsidRDefault="00FB29D8">
      <w:pPr>
        <w:pStyle w:val="pxov"/>
        <w:rPr>
          <w:vanish/>
        </w:rPr>
      </w:pPr>
      <w:r w:rsidRPr="00A25529">
        <w:rPr>
          <w:vanish/>
        </w:rPr>
        <w:t>NFP</w:t>
      </w:r>
    </w:p>
    <w:p w14:paraId="28FCE45F" w14:textId="77777777" w:rsidR="00FB29D8" w:rsidRPr="00A25529" w:rsidRDefault="00FB29D8">
      <w:pPr>
        <w:pStyle w:val="pxov"/>
        <w:rPr>
          <w:vanish/>
        </w:rPr>
      </w:pPr>
      <w:r w:rsidRPr="00A25529">
        <w:rPr>
          <w:vanish/>
        </w:rPr>
        <w:t>COL</w:t>
      </w:r>
    </w:p>
    <w:p w14:paraId="08D1DDB1" w14:textId="77777777" w:rsidR="00FB29D8" w:rsidRPr="00A25529" w:rsidRDefault="00FB29D8">
      <w:pPr>
        <w:pStyle w:val="pxov"/>
        <w:rPr>
          <w:vanish/>
        </w:rPr>
      </w:pPr>
      <w:r w:rsidRPr="00A25529">
        <w:rPr>
          <w:vanish/>
        </w:rPr>
        <w:t>FCV</w:t>
      </w:r>
    </w:p>
    <w:p w14:paraId="76328638" w14:textId="77777777" w:rsidR="00FB29D8" w:rsidRPr="00A25529" w:rsidRDefault="00FB29D8">
      <w:pPr>
        <w:pStyle w:val="pxov"/>
        <w:rPr>
          <w:vanish/>
        </w:rPr>
      </w:pPr>
      <w:r w:rsidRPr="00A25529">
        <w:rPr>
          <w:vanish/>
        </w:rPr>
        <w:t>FTR</w:t>
      </w:r>
    </w:p>
    <w:p w14:paraId="0B541805" w14:textId="77777777" w:rsidR="00FB29D8" w:rsidRPr="00A25529" w:rsidRDefault="00FB29D8">
      <w:pPr>
        <w:pStyle w:val="pxov"/>
        <w:rPr>
          <w:vanish/>
        </w:rPr>
      </w:pPr>
      <w:r w:rsidRPr="00A25529">
        <w:rPr>
          <w:vanish/>
        </w:rPr>
        <w:t>EBL</w:t>
      </w:r>
    </w:p>
    <w:p w14:paraId="342A2D17" w14:textId="77777777" w:rsidR="00FB29D8" w:rsidRPr="00A25529" w:rsidRDefault="00FB29D8">
      <w:pPr>
        <w:pStyle w:val="pxov"/>
        <w:rPr>
          <w:vanish/>
        </w:rPr>
      </w:pPr>
      <w:r w:rsidRPr="00A25529">
        <w:rPr>
          <w:vanish/>
        </w:rPr>
        <w:t>TEM</w:t>
      </w:r>
    </w:p>
    <w:p w14:paraId="5110AAD0" w14:textId="77777777" w:rsidR="00FB29D8" w:rsidRPr="00A25529" w:rsidRDefault="00FB29D8">
      <w:pPr>
        <w:pStyle w:val="pxov"/>
        <w:rPr>
          <w:vanish/>
        </w:rPr>
      </w:pPr>
      <w:r w:rsidRPr="00A25529">
        <w:rPr>
          <w:vanish/>
        </w:rPr>
        <w:t>MTD</w:t>
      </w:r>
    </w:p>
    <w:p w14:paraId="0775D724"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form.fid="Id56256501b6411e684899cfd92da4eb0"</w:instrText>
      </w:r>
      <w:r w:rsidRPr="00A25529">
        <w:fldChar w:fldCharType="end"/>
      </w:r>
      <w:r w:rsidRPr="00A25529">
        <w:t xml:space="preserve">NOTICE OF SPECIAL MEETING OF MEMBERS OF </w:t>
      </w:r>
      <w:r w:rsidRPr="00A25529">
        <w:rPr>
          <w:rStyle w:val="pxfinstr"/>
          <w:i/>
          <w:iCs/>
        </w:rPr>
        <w:t>[NAME OF CLUB]</w:t>
      </w:r>
      <w:r w:rsidRPr="00A25529">
        <w:t xml:space="preserve"> </w:t>
      </w:r>
    </w:p>
    <w:p w14:paraId="4ECB30EE"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tbl.uuid="I01WG37"</w:instrText>
      </w:r>
      <w:r w:rsidRPr="00A25529">
        <w:fldChar w:fldCharType="end"/>
      </w:r>
    </w:p>
    <w:p w14:paraId="642104C8"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1C16331"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53073647"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6BA15B6"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75F95BF" w14:textId="77777777">
        <w:tblPrEx>
          <w:tblCellMar>
            <w:top w:w="0" w:type="dxa"/>
            <w:left w:w="0" w:type="dxa"/>
            <w:bottom w:w="0" w:type="dxa"/>
            <w:right w:w="0" w:type="dxa"/>
          </w:tblCellMar>
        </w:tblPrEx>
        <w:tc>
          <w:tcPr>
            <w:tcW w:w="4320" w:type="dxa"/>
            <w:tcBorders>
              <w:top w:val="nil"/>
              <w:left w:val="nil"/>
              <w:bottom w:val="nil"/>
              <w:right w:val="nil"/>
            </w:tcBorders>
          </w:tcPr>
          <w:p w14:paraId="3BDFD1B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698" w:author="Cara Cardinale" w:date="2025-01-28T09:28:00Z">
              <w:r w:rsidR="008313D2" w:rsidRPr="00A25529">
                <w:rPr>
                  <w:rStyle w:val="pxfinstr"/>
                  <w:i/>
                  <w:iCs/>
                </w:rPr>
                <w:t xml:space="preserve"> [name of member]</w:t>
              </w:r>
            </w:ins>
          </w:p>
        </w:tc>
        <w:tc>
          <w:tcPr>
            <w:tcW w:w="4320" w:type="dxa"/>
            <w:tcBorders>
              <w:top w:val="nil"/>
              <w:left w:val="nil"/>
              <w:bottom w:val="nil"/>
              <w:right w:val="nil"/>
            </w:tcBorders>
          </w:tcPr>
          <w:p w14:paraId="147E2BB6"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699" w:author="Cara Cardinale" w:date="2025-01-28T09:28:00Z">
              <w:r w:rsidRPr="00A25529" w:rsidDel="008313D2">
                <w:rPr>
                  <w:rStyle w:val="pxfinstr"/>
                  <w:i/>
                  <w:iCs/>
                </w:rPr>
                <w:delText>[name of member]</w:delText>
              </w:r>
            </w:del>
          </w:p>
        </w:tc>
      </w:tr>
      <w:tr w:rsidR="00FB29D8" w:rsidRPr="00A25529" w14:paraId="52360EDD" w14:textId="77777777">
        <w:tblPrEx>
          <w:tblCellMar>
            <w:top w:w="0" w:type="dxa"/>
            <w:left w:w="0" w:type="dxa"/>
            <w:bottom w:w="0" w:type="dxa"/>
            <w:right w:w="0" w:type="dxa"/>
          </w:tblCellMar>
        </w:tblPrEx>
        <w:tc>
          <w:tcPr>
            <w:tcW w:w="4320" w:type="dxa"/>
            <w:tcBorders>
              <w:top w:val="nil"/>
              <w:left w:val="nil"/>
              <w:bottom w:val="nil"/>
              <w:right w:val="nil"/>
            </w:tcBorders>
          </w:tcPr>
          <w:p w14:paraId="390095CE"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member]</w:t>
            </w:r>
          </w:p>
        </w:tc>
        <w:tc>
          <w:tcPr>
            <w:tcW w:w="4320" w:type="dxa"/>
            <w:tcBorders>
              <w:top w:val="nil"/>
              <w:left w:val="nil"/>
              <w:bottom w:val="nil"/>
              <w:right w:val="nil"/>
            </w:tcBorders>
          </w:tcPr>
          <w:p w14:paraId="667FDC5F" w14:textId="77777777" w:rsidR="00FB29D8" w:rsidRPr="00A25529" w:rsidRDefault="00FB29D8"/>
        </w:tc>
      </w:tr>
    </w:tbl>
    <w:p w14:paraId="7EE512C4" w14:textId="77777777" w:rsidR="00FB29D8" w:rsidRPr="00A25529" w:rsidRDefault="00FB29D8">
      <w:pPr>
        <w:pStyle w:val="pxtbody"/>
      </w:pPr>
    </w:p>
    <w:p w14:paraId="350DEB48" w14:textId="77777777" w:rsidR="00FB29D8" w:rsidRPr="00A25529" w:rsidRDefault="00FB29D8"/>
    <w:p w14:paraId="7207E9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Pr="00A25529">
        <w:t xml:space="preserve">A special meeting of the members of </w:t>
      </w:r>
      <w:r w:rsidRPr="00A25529">
        <w:rPr>
          <w:rStyle w:val="pxfinstr"/>
          <w:i/>
          <w:iCs/>
        </w:rPr>
        <w:t>[name of club]</w:t>
      </w:r>
      <w:r w:rsidRPr="00A25529">
        <w:t xml:space="preserve"> will be held at the principal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purpose of </w:t>
      </w:r>
      <w:r w:rsidRPr="00A25529">
        <w:rPr>
          <w:rStyle w:val="pxfinstr"/>
          <w:i/>
          <w:iCs/>
        </w:rPr>
        <w:t>[description of purpose]</w:t>
      </w:r>
      <w:r w:rsidRPr="00A25529">
        <w:t xml:space="preserve">. </w:t>
      </w:r>
      <w:r w:rsidRPr="00A25529">
        <w:rPr>
          <w:rStyle w:val="pxfinstr"/>
          <w:i/>
          <w:iCs/>
        </w:rPr>
        <w:t>[OPTIONAL: The close of business on [date of closing], has been fixed as the record date for determining members entitled to vote at such meeting, or any adjournment thereof.]</w:t>
      </w:r>
    </w:p>
    <w:p w14:paraId="348AEE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Pr="00A25529">
        <w:t>By order of the board of directors.</w:t>
      </w:r>
    </w:p>
    <w:p w14:paraId="50F7DFD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0537C9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2DDEC6BB"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567AB7AB"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3CE4FCC1" w14:textId="77777777" w:rsidR="00FB29D8" w:rsidRPr="00A25529" w:rsidRDefault="00FB29D8">
      <w:pPr>
        <w:pStyle w:val="pxformnotes"/>
        <w:jc w:val="center"/>
        <w:rPr>
          <w:sz w:val="24"/>
          <w:szCs w:val="24"/>
        </w:rPr>
      </w:pPr>
      <w:r w:rsidRPr="00A25529">
        <w:rPr>
          <w:rStyle w:val="pxvis"/>
          <w:rFonts w:cs="Arial"/>
          <w:bCs/>
          <w:sz w:val="24"/>
          <w:szCs w:val="24"/>
          <w:rPrChange w:id="5700" w:author="Cara Cardinale" w:date="2025-03-04T10:36:00Z">
            <w:rPr>
              <w:rStyle w:val="pxvis"/>
              <w:rFonts w:cs="Arial"/>
              <w:bCs/>
              <w:szCs w:val="24"/>
            </w:rPr>
          </w:rPrChange>
        </w:rPr>
        <w:t>Notes to Form</w:t>
      </w:r>
    </w:p>
    <w:p w14:paraId="37C14597" w14:textId="77777777" w:rsidR="00FB29D8" w:rsidRPr="00A25529" w:rsidRDefault="00FB29D8">
      <w:pPr>
        <w:pStyle w:val="pxformnotes"/>
        <w:rPr>
          <w:sz w:val="24"/>
          <w:szCs w:val="24"/>
        </w:rPr>
      </w:pPr>
    </w:p>
    <w:p w14:paraId="0C9784A8" w14:textId="77777777" w:rsidR="00FB29D8" w:rsidRPr="00A25529" w:rsidRDefault="00FB29D8">
      <w:pPr>
        <w:pStyle w:val="pxformnote"/>
        <w:spacing w:before="180"/>
      </w:pPr>
      <w:del w:id="5701" w:author="Cara Cardinale" w:date="2025-01-14T20:47:00Z">
        <w:r w:rsidRPr="00A25529" w:rsidDel="00CF1278">
          <w:delText>Drafter's Note</w:delText>
        </w:r>
      </w:del>
      <w:r w:rsidRPr="00A25529">
        <w:t xml:space="preserve"> </w:t>
      </w:r>
    </w:p>
    <w:p w14:paraId="2BC8C9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ins w:id="5702" w:author="Cara Cardinale" w:date="2025-03-02T17:36: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ins>
      <w:ins w:id="5703" w:author="Cara Cardinale" w:date="2025-03-04T10:34:00Z">
        <w:r w:rsidR="00A25529" w:rsidRPr="00A25529">
          <w:t xml:space="preserve">he or </w:t>
        </w:r>
      </w:ins>
      <w:ins w:id="5704" w:author="Cara Cardinale" w:date="2025-03-04T10:35:00Z">
        <w:r w:rsidR="00A25529" w:rsidRPr="00A25529">
          <w:t>she has</w:t>
        </w:r>
      </w:ins>
      <w:ins w:id="5705" w:author="Cara Cardinale" w:date="2025-03-02T17:36:00Z">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del w:id="5706" w:author="Cara Cardinale" w:date="2025-03-02T17:36:00Z">
        <w:r w:rsidRPr="00A25529" w:rsidDel="00EE1CEA">
          <w:delText>Written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st.ref.id="I006UOI"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50E6C3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st.ref.id="I009NTE"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3FF69304" w14:textId="77777777" w:rsidR="00FB29D8" w:rsidRPr="00A25529" w:rsidDel="008313D2" w:rsidRDefault="00FB29D8">
      <w:pPr>
        <w:pStyle w:val="pxformp"/>
        <w:rPr>
          <w:del w:id="5707" w:author="Cara Cardinale" w:date="2025-01-28T09:28:00Z"/>
        </w:rPr>
      </w:pPr>
      <w:del w:id="5708" w:author="Cara Cardinale" w:date="2025-01-28T09:28:00Z">
        <w:r w:rsidRPr="00A25529" w:rsidDel="008313D2">
          <w:delText xml:space="preserve"> </w:delText>
        </w:r>
        <w:r w:rsidRPr="00A25529" w:rsidDel="008313D2">
          <w:rPr>
            <w:rStyle w:val="pxvis"/>
            <w:rFonts w:ascii="Times NewRoman" w:hAnsi="Times NewRoman"/>
            <w:b w:val="0"/>
            <w:sz w:val="24"/>
          </w:rPr>
          <w:tab/>
        </w:r>
        <w:r w:rsidRPr="00A25529" w:rsidDel="008313D2">
          <w:rPr>
            <w:color w:val="FF0000"/>
            <w:vertAlign w:val="superscript"/>
          </w:rPr>
          <w:delText>►</w:delText>
        </w:r>
        <w:r w:rsidRPr="00A25529" w:rsidDel="008313D2">
          <w:fldChar w:fldCharType="begin"/>
        </w:r>
        <w:r w:rsidRPr="00A25529" w:rsidDel="008313D2">
          <w:delInstrText>p.ct.id="f2fd26a0b92511efa75bc0a5c2da1858|175|30:165"</w:delInstrText>
        </w:r>
        <w:r w:rsidRPr="00A25529" w:rsidDel="008313D2">
          <w:fldChar w:fldCharType="end"/>
        </w:r>
        <w:r w:rsidRPr="00A25529" w:rsidDel="008313D2">
          <w:delText xml:space="preserve">Note that </w:delText>
        </w:r>
        <w:r w:rsidRPr="00A25529" w:rsidDel="008313D2">
          <w:rPr>
            <w:rStyle w:val="pxst"/>
            <w:color w:val="FF0000"/>
            <w:vertAlign w:val="superscript"/>
          </w:rPr>
          <w:delText>►</w:delText>
        </w:r>
        <w:r w:rsidRPr="00A25529" w:rsidDel="008313D2">
          <w:rPr>
            <w:rStyle w:val="pxst"/>
          </w:rPr>
          <w:fldChar w:fldCharType="begin"/>
        </w:r>
        <w:r w:rsidRPr="00A25529" w:rsidDel="008313D2">
          <w:rPr>
            <w:rStyle w:val="pxst"/>
          </w:rPr>
          <w:delInstrText>st.ref.id="I00CGYA"</w:delInstrText>
        </w:r>
        <w:r w:rsidRPr="00A25529" w:rsidDel="008313D2">
          <w:rPr>
            <w:rStyle w:val="pxst"/>
          </w:rPr>
          <w:fldChar w:fldCharType="end"/>
        </w:r>
        <w:r w:rsidRPr="00A25529" w:rsidDel="008313D2">
          <w:rPr>
            <w:rStyle w:val="pxst"/>
          </w:rPr>
          <w:delText xml:space="preserve">N-PCL </w:delText>
        </w:r>
        <w:r w:rsidRPr="00A25529" w:rsidDel="008313D2">
          <w:rPr>
            <w:rStyle w:val="pxst"/>
            <w:vanish/>
          </w:rPr>
          <w:delText>&amp;s;</w:delText>
        </w:r>
        <w:r w:rsidRPr="00A25529" w:rsidDel="008313D2">
          <w:rPr>
            <w:rStyle w:val="pxvis"/>
            <w:rFonts w:ascii="Times NewRoman" w:hAnsi="Times NewRoman"/>
            <w:b w:val="0"/>
            <w:sz w:val="24"/>
          </w:rPr>
          <w:delText>§</w:delText>
        </w:r>
        <w:r w:rsidRPr="00A25529" w:rsidDel="008313D2">
          <w:rPr>
            <w:rStyle w:val="pxst"/>
          </w:rPr>
          <w:delText>605</w:delText>
        </w:r>
        <w:r w:rsidRPr="00A25529" w:rsidDel="008313D2">
          <w:delText xml:space="preserve"> has been amended by </w:delText>
        </w:r>
        <w:r w:rsidRPr="00A25529" w:rsidDel="008313D2">
          <w:rPr>
            <w:rStyle w:val="pxst"/>
            <w:color w:val="FF0000"/>
            <w:vertAlign w:val="superscript"/>
          </w:rPr>
          <w:delText>►</w:delText>
        </w:r>
        <w:r w:rsidRPr="00A25529" w:rsidDel="008313D2">
          <w:rPr>
            <w:rStyle w:val="pxst"/>
          </w:rPr>
          <w:fldChar w:fldCharType="begin"/>
        </w:r>
        <w:r w:rsidRPr="00A25529" w:rsidDel="008313D2">
          <w:rPr>
            <w:rStyle w:val="pxst"/>
          </w:rPr>
          <w:delInstrText>st.ref.id="I00FA36"</w:delInstrText>
        </w:r>
        <w:r w:rsidRPr="00A25529" w:rsidDel="008313D2">
          <w:rPr>
            <w:rStyle w:val="pxst"/>
          </w:rPr>
          <w:fldChar w:fldCharType="end"/>
        </w:r>
        <w:r w:rsidRPr="00A25529" w:rsidDel="008313D2">
          <w:rPr>
            <w:rStyle w:val="pxst"/>
          </w:rPr>
          <w:delText xml:space="preserve">L.2021, c. 98, </w:delText>
        </w:r>
        <w:r w:rsidRPr="00A25529" w:rsidDel="008313D2">
          <w:rPr>
            <w:rStyle w:val="pxst"/>
            <w:vanish/>
          </w:rPr>
          <w:delText>&amp;s;</w:delText>
        </w:r>
        <w:r w:rsidRPr="00A25529" w:rsidDel="008313D2">
          <w:rPr>
            <w:rStyle w:val="pxvis"/>
            <w:rFonts w:ascii="Times NewRoman" w:hAnsi="Times NewRoman"/>
            <w:b w:val="0"/>
            <w:sz w:val="24"/>
          </w:rPr>
          <w:delText>§</w:delText>
        </w:r>
        <w:r w:rsidRPr="00A25529" w:rsidDel="008313D2">
          <w:rPr>
            <w:rStyle w:val="pxst"/>
          </w:rPr>
          <w:delText>4</w:delText>
        </w:r>
        <w:r w:rsidRPr="00A25529" w:rsidDel="008313D2">
          <w:delText xml:space="preserve">, eff. April 6, 2021, allowing for electronic notification of board meetings, stating </w:delText>
        </w:r>
        <w:r w:rsidRPr="00A25529" w:rsidDel="008313D2">
          <w:rPr>
            <w:vanish/>
          </w:rPr>
          <w:delText>&amp;ldquo;</w:delText>
        </w:r>
        <w:r w:rsidRPr="00A25529" w:rsidDel="008313D2">
          <w:rPr>
            <w:rStyle w:val="pxvis"/>
            <w:rFonts w:ascii="Times NewRoman" w:hAnsi="Times NewRoman"/>
            <w:b w:val="0"/>
            <w:sz w:val="24"/>
          </w:rPr>
          <w:delText>“</w:delText>
        </w:r>
        <w:r w:rsidRPr="00A25529" w:rsidDel="008313D2">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8313D2">
          <w:rPr>
            <w:vanish/>
          </w:rPr>
          <w:delText>&amp;rdquo;</w:delText>
        </w:r>
        <w:r w:rsidRPr="00A25529" w:rsidDel="008313D2">
          <w:rPr>
            <w:rStyle w:val="pxvis"/>
            <w:rFonts w:ascii="Times NewRoman" w:hAnsi="Times NewRoman"/>
            <w:b w:val="0"/>
            <w:sz w:val="24"/>
          </w:rPr>
          <w:delText>”</w:delText>
        </w:r>
      </w:del>
    </w:p>
    <w:p w14:paraId="7172E454" w14:textId="77777777" w:rsidR="00FB29D8" w:rsidRPr="00A25529" w:rsidRDefault="00FB29D8">
      <w:pPr>
        <w:pStyle w:val="pxformrr"/>
        <w:rPr>
          <w:sz w:val="24"/>
          <w:szCs w:val="24"/>
        </w:rPr>
      </w:pPr>
      <w:r w:rsidRPr="00A25529">
        <w:rPr>
          <w:rStyle w:val="pxvis"/>
          <w:rFonts w:cs="Arial"/>
          <w:bCs/>
          <w:sz w:val="50"/>
          <w:rPrChange w:id="5709" w:author="Cara Cardinale" w:date="2025-03-04T10:36:00Z">
            <w:rPr>
              <w:rStyle w:val="pxvis"/>
              <w:rFonts w:cs="Arial"/>
              <w:bCs/>
            </w:rPr>
          </w:rPrChange>
        </w:rPr>
        <w:t>Research References</w:t>
      </w:r>
    </w:p>
    <w:p w14:paraId="5FAE6F9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tk.ref.id="I00I382"</w:instrText>
      </w:r>
      <w:r w:rsidRPr="00A25529">
        <w:rPr>
          <w:rStyle w:val="pxtk"/>
        </w:rPr>
        <w:fldChar w:fldCharType="end"/>
      </w:r>
      <w:r w:rsidRPr="00A25529">
        <w:rPr>
          <w:rStyle w:val="pxtk"/>
        </w:rPr>
        <w:t>West's Key Number Digest, Corporations and Business Organizations &amp;key;3411</w:t>
      </w:r>
    </w:p>
    <w:p w14:paraId="41FBBE1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t xml:space="preserve">For statutory provisions regarding fixing a record date for voting, see </w:t>
      </w:r>
      <w:r w:rsidRPr="00A25529">
        <w:rPr>
          <w:rStyle w:val="pxst"/>
          <w:color w:val="FF0000"/>
          <w:vertAlign w:val="superscript"/>
        </w:rPr>
        <w:t>►</w:t>
      </w:r>
      <w:r w:rsidRPr="00A25529">
        <w:rPr>
          <w:rStyle w:val="pxst"/>
        </w:rPr>
        <w:fldChar w:fldCharType="begin"/>
      </w:r>
      <w:r w:rsidRPr="00A25529">
        <w:rPr>
          <w:rStyle w:val="pxst"/>
        </w:rPr>
        <w:instrText>st.ref.id="I05SB4M"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p>
    <w:p w14:paraId="71B9123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rc.ref.id="I05O3FA"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710" w:author="Cara Cardinale" w:date="2025-01-21T18:36:00Z">
        <w:r w:rsidRPr="00A25529" w:rsidDel="002B506A">
          <w:rPr>
            <w:rStyle w:val="pxrc"/>
          </w:rPr>
          <w:delText>903 to 909</w:delText>
        </w:r>
      </w:del>
      <w:ins w:id="5711" w:author="Cara Cardinale" w:date="2025-01-21T18:36:00Z">
        <w:r w:rsidR="002B506A" w:rsidRPr="00A25529">
          <w:rPr>
            <w:rStyle w:val="pxrc"/>
          </w:rPr>
          <w:t>901 to 907</w:t>
        </w:r>
      </w:ins>
    </w:p>
    <w:p w14:paraId="63FD6E5F" w14:textId="77777777" w:rsidR="00FB29D8" w:rsidRPr="00A25529" w:rsidRDefault="00FB29D8">
      <w:pPr>
        <w:pStyle w:val="pxs"/>
        <w:spacing w:before="180"/>
        <w:rPr>
          <w:rPrChange w:id="5712" w:author="Cara Cardinale" w:date="2025-03-04T10:36:00Z">
            <w:rPr>
              <w:sz w:val="27"/>
            </w:rPr>
          </w:rPrChange>
        </w:rPr>
      </w:pPr>
      <w:r w:rsidRPr="00A25529">
        <w:rPr>
          <w:rPrChange w:id="5713" w:author="Cara Cardinale" w:date="2025-03-04T10:36:00Z">
            <w:rPr>
              <w:sz w:val="27"/>
            </w:rPr>
          </w:rPrChange>
        </w:rPr>
        <w:t>30:166. Notice of special meeting</w:t>
      </w:r>
      <w:r w:rsidRPr="00A25529">
        <w:rPr>
          <w:rStyle w:val="pxsep"/>
        </w:rPr>
        <w:t xml:space="preserve">-- </w:t>
      </w:r>
      <w:r w:rsidRPr="00A25529">
        <w:rPr>
          <w:rPrChange w:id="5714" w:author="Cara Cardinale" w:date="2025-03-04T10:36:00Z">
            <w:rPr>
              <w:sz w:val="27"/>
            </w:rPr>
          </w:rPrChange>
        </w:rPr>
        <w:t>Called by members</w:t>
      </w:r>
    </w:p>
    <w:p w14:paraId="0C8025FB" w14:textId="77777777" w:rsidR="00FB29D8" w:rsidRPr="00A25529" w:rsidRDefault="00FB29D8">
      <w:pPr>
        <w:pStyle w:val="pxov"/>
        <w:rPr>
          <w:vanish/>
        </w:rPr>
      </w:pPr>
      <w:r w:rsidRPr="00A25529">
        <w:rPr>
          <w:vanish/>
        </w:rPr>
        <w:t>FMS</w:t>
      </w:r>
    </w:p>
    <w:p w14:paraId="2B3DBE24" w14:textId="77777777" w:rsidR="00FB29D8" w:rsidRPr="00A25529" w:rsidRDefault="00FB29D8">
      <w:pPr>
        <w:pStyle w:val="pxov"/>
        <w:rPr>
          <w:vanish/>
        </w:rPr>
      </w:pPr>
      <w:r w:rsidRPr="00A25529">
        <w:rPr>
          <w:vanish/>
        </w:rPr>
        <w:t>NFP</w:t>
      </w:r>
    </w:p>
    <w:p w14:paraId="7AB42824" w14:textId="77777777" w:rsidR="00FB29D8" w:rsidRPr="00A25529" w:rsidRDefault="00FB29D8">
      <w:pPr>
        <w:pStyle w:val="pxov"/>
        <w:rPr>
          <w:vanish/>
        </w:rPr>
      </w:pPr>
      <w:r w:rsidRPr="00A25529">
        <w:rPr>
          <w:vanish/>
        </w:rPr>
        <w:t>COL</w:t>
      </w:r>
    </w:p>
    <w:p w14:paraId="6C74EEB4" w14:textId="77777777" w:rsidR="00FB29D8" w:rsidRPr="00A25529" w:rsidRDefault="00FB29D8">
      <w:pPr>
        <w:pStyle w:val="pxov"/>
        <w:rPr>
          <w:vanish/>
        </w:rPr>
      </w:pPr>
      <w:r w:rsidRPr="00A25529">
        <w:rPr>
          <w:vanish/>
        </w:rPr>
        <w:t>FCV</w:t>
      </w:r>
    </w:p>
    <w:p w14:paraId="5CF65285" w14:textId="77777777" w:rsidR="00FB29D8" w:rsidRPr="00A25529" w:rsidRDefault="00FB29D8">
      <w:pPr>
        <w:pStyle w:val="pxov"/>
        <w:rPr>
          <w:vanish/>
        </w:rPr>
      </w:pPr>
      <w:r w:rsidRPr="00A25529">
        <w:rPr>
          <w:vanish/>
        </w:rPr>
        <w:t>FTR</w:t>
      </w:r>
    </w:p>
    <w:p w14:paraId="70C89E24" w14:textId="77777777" w:rsidR="00FB29D8" w:rsidRPr="00A25529" w:rsidRDefault="00FB29D8">
      <w:pPr>
        <w:pStyle w:val="pxov"/>
        <w:rPr>
          <w:vanish/>
        </w:rPr>
      </w:pPr>
      <w:r w:rsidRPr="00A25529">
        <w:rPr>
          <w:vanish/>
        </w:rPr>
        <w:t>EBL</w:t>
      </w:r>
    </w:p>
    <w:p w14:paraId="5B67C582" w14:textId="77777777" w:rsidR="00FB29D8" w:rsidRPr="00A25529" w:rsidRDefault="00FB29D8">
      <w:pPr>
        <w:pStyle w:val="pxov"/>
        <w:rPr>
          <w:vanish/>
        </w:rPr>
      </w:pPr>
      <w:r w:rsidRPr="00A25529">
        <w:rPr>
          <w:vanish/>
        </w:rPr>
        <w:t>TEM</w:t>
      </w:r>
    </w:p>
    <w:p w14:paraId="371104F0" w14:textId="77777777" w:rsidR="00FB29D8" w:rsidRPr="00A25529" w:rsidRDefault="00FB29D8">
      <w:pPr>
        <w:pStyle w:val="pxov"/>
        <w:rPr>
          <w:vanish/>
        </w:rPr>
      </w:pPr>
      <w:r w:rsidRPr="00A25529">
        <w:rPr>
          <w:vanish/>
        </w:rPr>
        <w:t>MTD</w:t>
      </w:r>
    </w:p>
    <w:p w14:paraId="22F7369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form.fid="Id5627d601b6411e684899cfd92da4eb0"</w:instrText>
      </w:r>
      <w:r w:rsidRPr="00A25529">
        <w:fldChar w:fldCharType="end"/>
      </w:r>
      <w:r w:rsidRPr="00A25529">
        <w:t xml:space="preserve">NOTICE OF SPECIAL MEETING OF MEMBERS CALLED BY MEMBERS OF </w:t>
      </w:r>
      <w:r w:rsidRPr="00A25529">
        <w:rPr>
          <w:rStyle w:val="pxfinstr"/>
          <w:i/>
          <w:iCs/>
        </w:rPr>
        <w:t>[NAME OF CLUB]</w:t>
      </w:r>
      <w:r w:rsidRPr="00A25529">
        <w:t xml:space="preserve"> </w:t>
      </w:r>
    </w:p>
    <w:p w14:paraId="00F5282E"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tbl.uuid="I01WHPF"</w:instrText>
      </w:r>
      <w:r w:rsidRPr="00A25529">
        <w:fldChar w:fldCharType="end"/>
      </w:r>
    </w:p>
    <w:p w14:paraId="58131579"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F2B959A"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761727A8"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71595BD4"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6FE72843" w14:textId="77777777">
        <w:tblPrEx>
          <w:tblCellMar>
            <w:top w:w="0" w:type="dxa"/>
            <w:left w:w="0" w:type="dxa"/>
            <w:bottom w:w="0" w:type="dxa"/>
            <w:right w:w="0" w:type="dxa"/>
          </w:tblCellMar>
        </w:tblPrEx>
        <w:tc>
          <w:tcPr>
            <w:tcW w:w="4320" w:type="dxa"/>
            <w:tcBorders>
              <w:top w:val="nil"/>
              <w:left w:val="nil"/>
              <w:bottom w:val="nil"/>
              <w:right w:val="nil"/>
            </w:tcBorders>
          </w:tcPr>
          <w:p w14:paraId="0C24C15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715" w:author="Cara Cardinale" w:date="2025-01-28T09:28:00Z">
              <w:r w:rsidR="008313D2" w:rsidRPr="00A25529">
                <w:rPr>
                  <w:rStyle w:val="pxfinstr"/>
                  <w:i/>
                  <w:iCs/>
                </w:rPr>
                <w:t xml:space="preserve"> [name of member]</w:t>
              </w:r>
            </w:ins>
          </w:p>
        </w:tc>
        <w:tc>
          <w:tcPr>
            <w:tcW w:w="4320" w:type="dxa"/>
            <w:tcBorders>
              <w:top w:val="nil"/>
              <w:left w:val="nil"/>
              <w:bottom w:val="nil"/>
              <w:right w:val="nil"/>
            </w:tcBorders>
          </w:tcPr>
          <w:p w14:paraId="7919DAA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716" w:author="Cara Cardinale" w:date="2025-01-28T09:28:00Z">
              <w:r w:rsidRPr="00A25529" w:rsidDel="008313D2">
                <w:rPr>
                  <w:rStyle w:val="pxfinstr"/>
                  <w:i/>
                  <w:iCs/>
                </w:rPr>
                <w:delText>[name of member]</w:delText>
              </w:r>
            </w:del>
          </w:p>
        </w:tc>
      </w:tr>
      <w:tr w:rsidR="00FB29D8" w:rsidRPr="00A25529" w14:paraId="3BE43B72" w14:textId="77777777">
        <w:tblPrEx>
          <w:tblCellMar>
            <w:top w:w="0" w:type="dxa"/>
            <w:left w:w="0" w:type="dxa"/>
            <w:bottom w:w="0" w:type="dxa"/>
            <w:right w:w="0" w:type="dxa"/>
          </w:tblCellMar>
        </w:tblPrEx>
        <w:tc>
          <w:tcPr>
            <w:tcW w:w="4320" w:type="dxa"/>
            <w:tcBorders>
              <w:top w:val="nil"/>
              <w:left w:val="nil"/>
              <w:bottom w:val="nil"/>
              <w:right w:val="nil"/>
            </w:tcBorders>
          </w:tcPr>
          <w:p w14:paraId="120097A4"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member]</w:t>
            </w:r>
          </w:p>
        </w:tc>
        <w:tc>
          <w:tcPr>
            <w:tcW w:w="4320" w:type="dxa"/>
            <w:tcBorders>
              <w:top w:val="nil"/>
              <w:left w:val="nil"/>
              <w:bottom w:val="nil"/>
              <w:right w:val="nil"/>
            </w:tcBorders>
          </w:tcPr>
          <w:p w14:paraId="3BC62773" w14:textId="77777777" w:rsidR="00FB29D8" w:rsidRPr="00A25529" w:rsidRDefault="00FB29D8"/>
        </w:tc>
      </w:tr>
    </w:tbl>
    <w:p w14:paraId="3DC967FF" w14:textId="77777777" w:rsidR="00FB29D8" w:rsidRPr="00A25529" w:rsidRDefault="00FB29D8">
      <w:pPr>
        <w:pStyle w:val="pxtbody"/>
      </w:pPr>
    </w:p>
    <w:p w14:paraId="72A76478" w14:textId="77777777" w:rsidR="00FB29D8" w:rsidRPr="00A25529" w:rsidRDefault="00FB29D8"/>
    <w:p w14:paraId="1AC650B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Notice is hereby given that, pursuant to a call by members having not less than </w:t>
      </w:r>
      <w:r w:rsidRPr="00A25529">
        <w:rPr>
          <w:rStyle w:val="pxfinstr"/>
          <w:i/>
          <w:iCs/>
        </w:rPr>
        <w:t>[fraction of votes]</w:t>
      </w:r>
      <w:r w:rsidRPr="00A25529">
        <w:t xml:space="preserve"> of the votes of such club, a special meeting of members of </w:t>
      </w:r>
      <w:r w:rsidRPr="00A25529">
        <w:rPr>
          <w:rStyle w:val="pxfinstr"/>
          <w:i/>
          <w:iCs/>
        </w:rPr>
        <w:t>[name of club]</w:t>
      </w:r>
      <w:r w:rsidRPr="00A25529">
        <w:t xml:space="preserve">, a New York not-for-profit corporation, will be held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following purposes: </w:t>
      </w:r>
      <w:r w:rsidRPr="00A25529">
        <w:rPr>
          <w:rStyle w:val="pxfinstr"/>
          <w:i/>
          <w:iCs/>
        </w:rPr>
        <w:t>[list of purposes]</w:t>
      </w:r>
      <w:r w:rsidRPr="00A25529">
        <w:t>.</w:t>
      </w:r>
    </w:p>
    <w:p w14:paraId="451295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The close of business on </w:t>
      </w:r>
      <w:r w:rsidRPr="00A25529">
        <w:rPr>
          <w:rStyle w:val="pxfinstr"/>
          <w:i/>
          <w:iCs/>
        </w:rPr>
        <w:t>[date of closing]</w:t>
      </w:r>
      <w:r w:rsidRPr="00A25529">
        <w:t xml:space="preserve"> has been fixed as the record date for determining member entitled to vote at such meeting or any adjournment of such meeting.</w:t>
      </w:r>
    </w:p>
    <w:p w14:paraId="74F6A69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56256E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18ACF0F4"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3DA47EFB"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AA841D1"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53F1D893" w14:textId="77777777" w:rsidR="00FB29D8" w:rsidRPr="00A25529" w:rsidRDefault="00FB29D8">
      <w:pPr>
        <w:pStyle w:val="pxformnotes"/>
        <w:jc w:val="center"/>
        <w:rPr>
          <w:sz w:val="24"/>
          <w:szCs w:val="24"/>
        </w:rPr>
      </w:pPr>
      <w:r w:rsidRPr="00A25529">
        <w:rPr>
          <w:rStyle w:val="pxvis"/>
          <w:rFonts w:cs="Arial"/>
          <w:bCs/>
          <w:sz w:val="24"/>
          <w:szCs w:val="24"/>
          <w:rPrChange w:id="5717" w:author="Cara Cardinale" w:date="2025-03-04T10:36:00Z">
            <w:rPr>
              <w:rStyle w:val="pxvis"/>
              <w:rFonts w:cs="Arial"/>
              <w:bCs/>
              <w:szCs w:val="24"/>
            </w:rPr>
          </w:rPrChange>
        </w:rPr>
        <w:t>Notes to Form</w:t>
      </w:r>
    </w:p>
    <w:p w14:paraId="000E5D97" w14:textId="77777777" w:rsidR="00FB29D8" w:rsidRPr="00A25529" w:rsidRDefault="00FB29D8">
      <w:pPr>
        <w:pStyle w:val="pxformnotes"/>
        <w:rPr>
          <w:sz w:val="24"/>
          <w:szCs w:val="24"/>
        </w:rPr>
      </w:pPr>
    </w:p>
    <w:p w14:paraId="422929B2" w14:textId="77777777" w:rsidR="00FB29D8" w:rsidRPr="00A25529" w:rsidRDefault="00FB29D8">
      <w:pPr>
        <w:pStyle w:val="pxformnote"/>
        <w:spacing w:before="180"/>
      </w:pPr>
      <w:del w:id="5718" w:author="Cara Cardinale" w:date="2025-01-14T20:47:00Z">
        <w:r w:rsidRPr="00A25529" w:rsidDel="00CF1278">
          <w:delText>Drafter's Note</w:delText>
        </w:r>
      </w:del>
      <w:r w:rsidRPr="00A25529">
        <w:t xml:space="preserve"> </w:t>
      </w:r>
    </w:p>
    <w:p w14:paraId="40316237" w14:textId="77777777" w:rsidR="002A2CA5" w:rsidRDefault="00FB29D8">
      <w:pPr>
        <w:pStyle w:val="pxformp"/>
        <w:rPr>
          <w:ins w:id="5719" w:author="Cara Cardinale" w:date="2025-03-04T10:49:00Z"/>
        </w:rPr>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ins w:id="5720" w:author="Cara Cardinale" w:date="2025-03-02T17:36: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ins>
      <w:ins w:id="5721" w:author="Cara Cardinale" w:date="2025-03-04T10:34:00Z">
        <w:r w:rsidR="00A25529" w:rsidRPr="00A25529">
          <w:t xml:space="preserve">he or </w:t>
        </w:r>
      </w:ins>
      <w:ins w:id="5722" w:author="Cara Cardinale" w:date="2025-03-04T10:35:00Z">
        <w:r w:rsidR="00A25529" w:rsidRPr="00A25529">
          <w:t>she has</w:t>
        </w:r>
      </w:ins>
      <w:ins w:id="5723" w:author="Cara Cardinale" w:date="2025-03-02T17:36:00Z">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ins w:id="5724" w:author="Cara Cardinale" w:date="2025-03-04T10:46:00Z">
        <w:r w:rsidR="008F0AD9">
          <w:t xml:space="preserve"> </w:t>
        </w:r>
      </w:ins>
    </w:p>
    <w:p w14:paraId="4191A335" w14:textId="77777777" w:rsidR="00FB29D8" w:rsidRPr="00A25529" w:rsidRDefault="00FB29D8">
      <w:pPr>
        <w:pStyle w:val="pxformp"/>
      </w:pPr>
      <w:del w:id="5725" w:author="Cara Cardinale" w:date="2025-03-02T17:36:00Z">
        <w:r w:rsidRPr="00A25529" w:rsidDel="00EE1CEA">
          <w:delText xml:space="preserve">Written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 </w:delText>
        </w:r>
      </w:del>
      <w:r w:rsidRPr="00A25529">
        <w:rPr>
          <w:rStyle w:val="pxst"/>
          <w:color w:val="FF0000"/>
          <w:vertAlign w:val="superscript"/>
        </w:rPr>
        <w:t>►</w:t>
      </w:r>
      <w:r w:rsidRPr="00A25529">
        <w:rPr>
          <w:rStyle w:val="pxst"/>
        </w:rPr>
        <w:fldChar w:fldCharType="begin"/>
      </w:r>
      <w:r w:rsidRPr="00A25529">
        <w:rPr>
          <w:rStyle w:val="pxst"/>
        </w:rPr>
        <w:instrText>st.ref.id="I05JVPY"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0B2F102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st.ref.id="I006UPQ"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278C8C14" w14:textId="77777777" w:rsidR="00FB29D8" w:rsidRPr="00A25529" w:rsidDel="008313D2" w:rsidRDefault="00FB29D8">
      <w:pPr>
        <w:pStyle w:val="pxformp"/>
        <w:rPr>
          <w:del w:id="5726" w:author="Cara Cardinale" w:date="2025-01-28T09:29:00Z"/>
        </w:rPr>
      </w:pPr>
      <w:del w:id="5727" w:author="Cara Cardinale" w:date="2025-01-28T09:29:00Z">
        <w:r w:rsidRPr="00A25529" w:rsidDel="008313D2">
          <w:delText xml:space="preserve"> </w:delText>
        </w:r>
        <w:r w:rsidRPr="00A25529" w:rsidDel="008313D2">
          <w:rPr>
            <w:rStyle w:val="pxvis"/>
            <w:rFonts w:ascii="Times NewRoman" w:hAnsi="Times NewRoman"/>
            <w:b w:val="0"/>
            <w:sz w:val="24"/>
          </w:rPr>
          <w:tab/>
        </w:r>
        <w:r w:rsidRPr="00A25529" w:rsidDel="008313D2">
          <w:rPr>
            <w:color w:val="FF0000"/>
            <w:vertAlign w:val="superscript"/>
          </w:rPr>
          <w:delText>►</w:delText>
        </w:r>
        <w:r w:rsidRPr="00A25529" w:rsidDel="008313D2">
          <w:fldChar w:fldCharType="begin"/>
        </w:r>
        <w:r w:rsidRPr="00A25529" w:rsidDel="008313D2">
          <w:delInstrText>p.ct.id="f2fd26a0b92511efa75bc0a5c2da1858|176|30:166"</w:delInstrText>
        </w:r>
        <w:r w:rsidRPr="00A25529" w:rsidDel="008313D2">
          <w:fldChar w:fldCharType="end"/>
        </w:r>
        <w:r w:rsidRPr="00A25529" w:rsidDel="008313D2">
          <w:delText xml:space="preserve">Note that </w:delText>
        </w:r>
        <w:r w:rsidRPr="00A25529" w:rsidDel="008313D2">
          <w:rPr>
            <w:rStyle w:val="pxst"/>
            <w:color w:val="FF0000"/>
            <w:vertAlign w:val="superscript"/>
          </w:rPr>
          <w:delText>►</w:delText>
        </w:r>
        <w:r w:rsidRPr="00A25529" w:rsidDel="008313D2">
          <w:rPr>
            <w:rStyle w:val="pxst"/>
          </w:rPr>
          <w:fldChar w:fldCharType="begin"/>
        </w:r>
        <w:r w:rsidRPr="00A25529" w:rsidDel="008313D2">
          <w:rPr>
            <w:rStyle w:val="pxst"/>
          </w:rPr>
          <w:delInstrText>st.ref.id="I009NUM"</w:delInstrText>
        </w:r>
        <w:r w:rsidRPr="00A25529" w:rsidDel="008313D2">
          <w:rPr>
            <w:rStyle w:val="pxst"/>
          </w:rPr>
          <w:fldChar w:fldCharType="end"/>
        </w:r>
        <w:r w:rsidRPr="00A25529" w:rsidDel="008313D2">
          <w:rPr>
            <w:rStyle w:val="pxst"/>
          </w:rPr>
          <w:delText xml:space="preserve">N-PCL </w:delText>
        </w:r>
        <w:r w:rsidRPr="00A25529" w:rsidDel="008313D2">
          <w:rPr>
            <w:rStyle w:val="pxst"/>
            <w:vanish/>
          </w:rPr>
          <w:delText>&amp;s;</w:delText>
        </w:r>
        <w:r w:rsidRPr="00A25529" w:rsidDel="008313D2">
          <w:rPr>
            <w:rStyle w:val="pxvis"/>
            <w:rFonts w:ascii="Times NewRoman" w:hAnsi="Times NewRoman"/>
            <w:b w:val="0"/>
            <w:sz w:val="24"/>
          </w:rPr>
          <w:delText>§</w:delText>
        </w:r>
        <w:r w:rsidRPr="00A25529" w:rsidDel="008313D2">
          <w:rPr>
            <w:rStyle w:val="pxst"/>
          </w:rPr>
          <w:delText>605</w:delText>
        </w:r>
        <w:r w:rsidRPr="00A25529" w:rsidDel="008313D2">
          <w:delText xml:space="preserve"> has been amended by </w:delText>
        </w:r>
        <w:r w:rsidRPr="00A25529" w:rsidDel="008313D2">
          <w:rPr>
            <w:rStyle w:val="pxst"/>
            <w:color w:val="FF0000"/>
            <w:vertAlign w:val="superscript"/>
          </w:rPr>
          <w:delText>►</w:delText>
        </w:r>
        <w:r w:rsidRPr="00A25529" w:rsidDel="008313D2">
          <w:rPr>
            <w:rStyle w:val="pxst"/>
          </w:rPr>
          <w:fldChar w:fldCharType="begin"/>
        </w:r>
        <w:r w:rsidRPr="00A25529" w:rsidDel="008313D2">
          <w:rPr>
            <w:rStyle w:val="pxst"/>
          </w:rPr>
          <w:delInstrText>st.ref.id="I00CGZI"</w:delInstrText>
        </w:r>
        <w:r w:rsidRPr="00A25529" w:rsidDel="008313D2">
          <w:rPr>
            <w:rStyle w:val="pxst"/>
          </w:rPr>
          <w:fldChar w:fldCharType="end"/>
        </w:r>
        <w:r w:rsidRPr="00A25529" w:rsidDel="008313D2">
          <w:rPr>
            <w:rStyle w:val="pxst"/>
          </w:rPr>
          <w:delText xml:space="preserve">L.2021, c. 98, </w:delText>
        </w:r>
        <w:r w:rsidRPr="00A25529" w:rsidDel="008313D2">
          <w:rPr>
            <w:rStyle w:val="pxst"/>
            <w:vanish/>
          </w:rPr>
          <w:delText>&amp;s;</w:delText>
        </w:r>
        <w:r w:rsidRPr="00A25529" w:rsidDel="008313D2">
          <w:rPr>
            <w:rStyle w:val="pxvis"/>
            <w:rFonts w:ascii="Times NewRoman" w:hAnsi="Times NewRoman"/>
            <w:b w:val="0"/>
            <w:sz w:val="24"/>
          </w:rPr>
          <w:delText>§</w:delText>
        </w:r>
        <w:r w:rsidRPr="00A25529" w:rsidDel="008313D2">
          <w:rPr>
            <w:rStyle w:val="pxst"/>
          </w:rPr>
          <w:delText>4</w:delText>
        </w:r>
        <w:r w:rsidRPr="00A25529" w:rsidDel="008313D2">
          <w:delText xml:space="preserve">, eff. April 6, 2021, allowing for electronic notification of board meetings, stating </w:delText>
        </w:r>
        <w:r w:rsidRPr="00A25529" w:rsidDel="008313D2">
          <w:rPr>
            <w:vanish/>
          </w:rPr>
          <w:delText>&amp;ldquo;</w:delText>
        </w:r>
        <w:r w:rsidRPr="00A25529" w:rsidDel="008313D2">
          <w:rPr>
            <w:rStyle w:val="pxvis"/>
            <w:rFonts w:ascii="Times NewRoman" w:hAnsi="Times NewRoman"/>
            <w:b w:val="0"/>
            <w:sz w:val="24"/>
          </w:rPr>
          <w:delText>“</w:delText>
        </w:r>
        <w:r w:rsidRPr="00A25529" w:rsidDel="008313D2">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8313D2">
          <w:rPr>
            <w:vanish/>
          </w:rPr>
          <w:delText>&amp;rdquo;</w:delText>
        </w:r>
        <w:r w:rsidRPr="00A25529" w:rsidDel="008313D2">
          <w:rPr>
            <w:rStyle w:val="pxvis"/>
            <w:rFonts w:ascii="Times NewRoman" w:hAnsi="Times NewRoman"/>
            <w:b w:val="0"/>
            <w:sz w:val="24"/>
          </w:rPr>
          <w:delText>”</w:delText>
        </w:r>
      </w:del>
    </w:p>
    <w:p w14:paraId="55E6AD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In the absence of a provision fixing the number or proportion of members entitled to vote who are entitled to call a meeting, a special meeting of members entitled to vote may be called by such members having one-tenth of the votes entitled to be cast at such meeting. See </w:t>
      </w:r>
      <w:r w:rsidRPr="00A25529">
        <w:rPr>
          <w:rStyle w:val="pxst"/>
          <w:color w:val="FF0000"/>
          <w:vertAlign w:val="superscript"/>
        </w:rPr>
        <w:t>►</w:t>
      </w:r>
      <w:r w:rsidRPr="00A25529">
        <w:rPr>
          <w:rStyle w:val="pxst"/>
        </w:rPr>
        <w:fldChar w:fldCharType="begin"/>
      </w:r>
      <w:r w:rsidRPr="00A25529">
        <w:rPr>
          <w:rStyle w:val="pxst"/>
        </w:rPr>
        <w:instrText>st.ref.id="I00FA4E"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0D8DEC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For statutory provisions regarding fixing a record date for voting, see </w:t>
      </w:r>
      <w:r w:rsidRPr="00A25529">
        <w:rPr>
          <w:rStyle w:val="pxst"/>
          <w:color w:val="FF0000"/>
          <w:vertAlign w:val="superscript"/>
        </w:rPr>
        <w:t>►</w:t>
      </w:r>
      <w:r w:rsidRPr="00A25529">
        <w:rPr>
          <w:rStyle w:val="pxst"/>
        </w:rPr>
        <w:fldChar w:fldCharType="begin"/>
      </w:r>
      <w:r w:rsidRPr="00A25529">
        <w:rPr>
          <w:rStyle w:val="pxst"/>
        </w:rPr>
        <w:instrText>st.ref.id="I00I39A"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r w:rsidRPr="00A25529">
        <w:t>.</w:t>
      </w:r>
    </w:p>
    <w:p w14:paraId="18AAD5AA" w14:textId="77777777" w:rsidR="00FB29D8" w:rsidRPr="00A25529" w:rsidRDefault="00FB29D8">
      <w:pPr>
        <w:pStyle w:val="pxformrr"/>
        <w:rPr>
          <w:sz w:val="24"/>
          <w:szCs w:val="24"/>
        </w:rPr>
      </w:pPr>
      <w:r w:rsidRPr="00A25529">
        <w:rPr>
          <w:rStyle w:val="pxvis"/>
          <w:rFonts w:cs="Arial"/>
          <w:bCs/>
          <w:sz w:val="50"/>
          <w:rPrChange w:id="5728" w:author="Cara Cardinale" w:date="2025-03-04T10:36:00Z">
            <w:rPr>
              <w:rStyle w:val="pxvis"/>
              <w:rFonts w:cs="Arial"/>
              <w:bCs/>
            </w:rPr>
          </w:rPrChange>
        </w:rPr>
        <w:t>Research References</w:t>
      </w:r>
    </w:p>
    <w:p w14:paraId="6CD3A7A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tk.ref.id="I00KWE6"</w:instrText>
      </w:r>
      <w:r w:rsidRPr="00A25529">
        <w:rPr>
          <w:rStyle w:val="pxtk"/>
        </w:rPr>
        <w:fldChar w:fldCharType="end"/>
      </w:r>
      <w:r w:rsidRPr="00A25529">
        <w:rPr>
          <w:rStyle w:val="pxtk"/>
        </w:rPr>
        <w:t>West's Key Number Digest, Corporations and Business Organizations &amp;key;3411</w:t>
      </w:r>
    </w:p>
    <w:p w14:paraId="0ED2D9A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rc.ref.id="I05SB26"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729" w:author="Cara Cardinale" w:date="2025-01-21T18:37:00Z">
        <w:r w:rsidRPr="00A25529" w:rsidDel="002B506A">
          <w:rPr>
            <w:rStyle w:val="pxrc"/>
          </w:rPr>
          <w:delText>903 to 909</w:delText>
        </w:r>
      </w:del>
      <w:ins w:id="5730" w:author="Cara Cardinale" w:date="2025-01-21T18:37:00Z">
        <w:r w:rsidR="002B506A" w:rsidRPr="00A25529">
          <w:rPr>
            <w:rStyle w:val="pxrc"/>
          </w:rPr>
          <w:t>901 to 907</w:t>
        </w:r>
      </w:ins>
    </w:p>
    <w:p w14:paraId="49F3BEFE" w14:textId="77777777" w:rsidR="00FB29D8" w:rsidRPr="00A25529" w:rsidDel="005F2AC2" w:rsidRDefault="00FB29D8">
      <w:pPr>
        <w:pStyle w:val="pxs"/>
        <w:spacing w:before="180"/>
        <w:rPr>
          <w:del w:id="5731" w:author="Cara Cardinale" w:date="2025-01-28T10:06:00Z"/>
          <w:rPrChange w:id="5732" w:author="Cara Cardinale" w:date="2025-03-04T10:36:00Z">
            <w:rPr>
              <w:del w:id="5733" w:author="Cara Cardinale" w:date="2025-01-28T10:06:00Z"/>
              <w:sz w:val="27"/>
            </w:rPr>
          </w:rPrChange>
        </w:rPr>
      </w:pPr>
      <w:del w:id="5734" w:author="Cara Cardinale" w:date="2025-01-28T10:06:00Z">
        <w:r w:rsidRPr="00A25529" w:rsidDel="005F2AC2">
          <w:rPr>
            <w:rPrChange w:id="5735" w:author="Cara Cardinale" w:date="2025-03-04T10:36:00Z">
              <w:rPr>
                <w:sz w:val="27"/>
              </w:rPr>
            </w:rPrChange>
          </w:rPr>
          <w:delText>30:166.50. Club meeting types</w:delText>
        </w:r>
      </w:del>
    </w:p>
    <w:p w14:paraId="26F2F762" w14:textId="77777777" w:rsidR="00FB29D8" w:rsidRPr="00A25529" w:rsidDel="005F2AC2" w:rsidRDefault="00FB29D8">
      <w:pPr>
        <w:pStyle w:val="pxov"/>
        <w:rPr>
          <w:del w:id="5736" w:author="Cara Cardinale" w:date="2025-01-28T10:07:00Z"/>
          <w:vanish/>
        </w:rPr>
      </w:pPr>
      <w:del w:id="5737" w:author="Cara Cardinale" w:date="2025-01-28T10:07:00Z">
        <w:r w:rsidRPr="00A25529" w:rsidDel="005F2AC2">
          <w:rPr>
            <w:vanish/>
          </w:rPr>
          <w:delText>CLS</w:delText>
        </w:r>
      </w:del>
    </w:p>
    <w:p w14:paraId="52092DA9" w14:textId="77777777" w:rsidR="00FB29D8" w:rsidRPr="00A25529" w:rsidDel="005F2AC2" w:rsidRDefault="00FB29D8">
      <w:pPr>
        <w:pStyle w:val="pxov"/>
        <w:rPr>
          <w:del w:id="5738" w:author="Cara Cardinale" w:date="2025-01-28T10:07:00Z"/>
          <w:vanish/>
        </w:rPr>
      </w:pPr>
      <w:del w:id="5739" w:author="Cara Cardinale" w:date="2025-01-28T10:07:00Z">
        <w:r w:rsidRPr="00A25529" w:rsidDel="005F2AC2">
          <w:rPr>
            <w:vanish/>
          </w:rPr>
          <w:delText>FCV</w:delText>
        </w:r>
      </w:del>
    </w:p>
    <w:p w14:paraId="45299C0A" w14:textId="77777777" w:rsidR="00FB29D8" w:rsidRPr="00A25529" w:rsidDel="005F2AC2" w:rsidRDefault="00FB29D8">
      <w:pPr>
        <w:pStyle w:val="pxov"/>
        <w:rPr>
          <w:del w:id="5740" w:author="Cara Cardinale" w:date="2025-01-28T10:07:00Z"/>
          <w:vanish/>
        </w:rPr>
      </w:pPr>
      <w:del w:id="5741" w:author="Cara Cardinale" w:date="2025-01-28T10:07:00Z">
        <w:r w:rsidRPr="00A25529" w:rsidDel="005F2AC2">
          <w:rPr>
            <w:vanish/>
          </w:rPr>
          <w:delText>FTR</w:delText>
        </w:r>
      </w:del>
    </w:p>
    <w:p w14:paraId="6853F7D5" w14:textId="77777777" w:rsidR="00FB29D8" w:rsidRPr="00A25529" w:rsidDel="005F2AC2" w:rsidRDefault="00FB29D8">
      <w:pPr>
        <w:pStyle w:val="pxov"/>
        <w:rPr>
          <w:del w:id="5742" w:author="Cara Cardinale" w:date="2025-01-28T10:07:00Z"/>
          <w:vanish/>
        </w:rPr>
      </w:pPr>
      <w:del w:id="5743" w:author="Cara Cardinale" w:date="2025-01-28T10:07:00Z">
        <w:r w:rsidRPr="00A25529" w:rsidDel="005F2AC2">
          <w:rPr>
            <w:vanish/>
          </w:rPr>
          <w:delText>COL</w:delText>
        </w:r>
      </w:del>
    </w:p>
    <w:p w14:paraId="78579C2A" w14:textId="77777777" w:rsidR="00FB29D8" w:rsidRPr="00A25529" w:rsidDel="005F2AC2" w:rsidRDefault="00FB29D8">
      <w:pPr>
        <w:pStyle w:val="pxov"/>
        <w:rPr>
          <w:del w:id="5744" w:author="Cara Cardinale" w:date="2025-01-28T10:07:00Z"/>
          <w:vanish/>
        </w:rPr>
      </w:pPr>
      <w:del w:id="5745" w:author="Cara Cardinale" w:date="2025-01-28T10:07:00Z">
        <w:r w:rsidRPr="00A25529" w:rsidDel="005F2AC2">
          <w:rPr>
            <w:vanish/>
          </w:rPr>
          <w:delText>NFP</w:delText>
        </w:r>
      </w:del>
    </w:p>
    <w:p w14:paraId="540EE5C7" w14:textId="77777777" w:rsidR="00FB29D8" w:rsidRPr="00A25529" w:rsidDel="005F2AC2" w:rsidRDefault="00FB29D8">
      <w:pPr>
        <w:pStyle w:val="pxov"/>
        <w:rPr>
          <w:del w:id="5746" w:author="Cara Cardinale" w:date="2025-01-28T10:07:00Z"/>
          <w:vanish/>
        </w:rPr>
      </w:pPr>
      <w:del w:id="5747" w:author="Cara Cardinale" w:date="2025-01-28T10:07:00Z">
        <w:r w:rsidRPr="00A25529" w:rsidDel="005F2AC2">
          <w:rPr>
            <w:vanish/>
          </w:rPr>
          <w:delText>TEM</w:delText>
        </w:r>
      </w:del>
    </w:p>
    <w:p w14:paraId="5A91DA22" w14:textId="77777777" w:rsidR="00FB29D8" w:rsidRPr="00A25529" w:rsidDel="005F2AC2" w:rsidRDefault="00FB29D8">
      <w:pPr>
        <w:pStyle w:val="pxov"/>
        <w:rPr>
          <w:del w:id="5748" w:author="Cara Cardinale" w:date="2025-01-28T10:07:00Z"/>
          <w:vanish/>
        </w:rPr>
      </w:pPr>
      <w:del w:id="5749" w:author="Cara Cardinale" w:date="2025-01-28T10:07:00Z">
        <w:r w:rsidRPr="00A25529" w:rsidDel="005F2AC2">
          <w:rPr>
            <w:vanish/>
          </w:rPr>
          <w:delText>MTD</w:delText>
        </w:r>
      </w:del>
    </w:p>
    <w:p w14:paraId="286A3833" w14:textId="77777777" w:rsidR="00FB29D8" w:rsidRPr="00A25529" w:rsidDel="005F2AC2" w:rsidRDefault="00FB29D8">
      <w:pPr>
        <w:pStyle w:val="pxformp"/>
        <w:rPr>
          <w:del w:id="5750" w:author="Cara Cardinale" w:date="2025-01-28T10:07:00Z"/>
        </w:rPr>
      </w:pPr>
      <w:del w:id="5751"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form.du="0"</w:delInstrText>
        </w:r>
        <w:r w:rsidRPr="00A25529" w:rsidDel="005F2AC2">
          <w:fldChar w:fldCharType="end"/>
        </w:r>
        <w:r w:rsidRPr="00A25529" w:rsidDel="005F2AC2">
          <w:fldChar w:fldCharType="begin"/>
        </w:r>
        <w:r w:rsidRPr="00A25529" w:rsidDel="005F2AC2">
          <w:delInstrText>form.fid="I9aea4df03fa111e6b356a92de1b1c32a"</w:delInstrText>
        </w:r>
        <w:r w:rsidRPr="00A25529" w:rsidDel="005F2AC2">
          <w:fldChar w:fldCharType="end"/>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delText xml:space="preserve">Three types of </w:delText>
        </w:r>
        <w:r w:rsidRPr="00A25529" w:rsidDel="005F2AC2">
          <w:rPr>
            <w:rStyle w:val="pxfinstr"/>
            <w:i/>
            <w:iCs/>
          </w:rPr>
          <w:delText>[name of social or recreational club]</w:delText>
        </w:r>
        <w:r w:rsidRPr="00A25529" w:rsidDel="005F2AC2">
          <w:delText xml:space="preserve"> meetings may be called:</w:delText>
        </w:r>
      </w:del>
    </w:p>
    <w:p w14:paraId="0DFABAF2" w14:textId="77777777" w:rsidR="00FB29D8" w:rsidRPr="00A25529" w:rsidDel="005F2AC2" w:rsidRDefault="00FB29D8">
      <w:pPr>
        <w:pStyle w:val="pxformfl"/>
        <w:ind w:left="500"/>
        <w:rPr>
          <w:del w:id="5752" w:author="Cara Cardinale" w:date="2025-01-28T10:07:00Z"/>
        </w:rPr>
      </w:pPr>
      <w:del w:id="5753" w:author="Cara Cardinale" w:date="2025-01-28T10:07:00Z">
        <w:r w:rsidRPr="00A25529" w:rsidDel="005F2AC2">
          <w:delText xml:space="preserve"> </w:delText>
        </w:r>
      </w:del>
    </w:p>
    <w:p w14:paraId="66E29527" w14:textId="77777777" w:rsidR="00FB29D8" w:rsidRPr="00A25529" w:rsidDel="005F2AC2" w:rsidRDefault="00FB29D8">
      <w:pPr>
        <w:pStyle w:val="pxformfihal"/>
        <w:spacing w:before="180"/>
        <w:ind w:left="500"/>
        <w:rPr>
          <w:del w:id="5754" w:author="Cara Cardinale" w:date="2025-01-28T10:07:00Z"/>
        </w:rPr>
      </w:pPr>
      <w:del w:id="5755" w:author="Cara Cardinale" w:date="2025-01-28T10:07:00Z">
        <w:r w:rsidRPr="00A25529" w:rsidDel="005F2AC2">
          <w:delText xml:space="preserve"> </w:delText>
        </w:r>
        <w:r w:rsidRPr="00A25529" w:rsidDel="005F2AC2">
          <w:rPr>
            <w:color w:val="FF0000"/>
            <w:vertAlign w:val="superscript"/>
          </w:rPr>
          <w:delText>►</w:delText>
        </w:r>
        <w:r w:rsidRPr="00A25529" w:rsidDel="005F2AC2">
          <w:fldChar w:fldCharType="begin"/>
        </w:r>
        <w:r w:rsidRPr="00A25529" w:rsidDel="005F2AC2">
          <w:delInstrText>fi.lvl="1"</w:delInstrText>
        </w:r>
        <w:r w:rsidRPr="00A25529" w:rsidDel="005F2AC2">
          <w:fldChar w:fldCharType="end"/>
        </w:r>
        <w:r w:rsidRPr="00A25529" w:rsidDel="005F2AC2">
          <w:delText xml:space="preserve">Yearly </w:delText>
        </w:r>
      </w:del>
      <w:del w:id="5756" w:author="Cara Cardinale" w:date="2025-01-28T09:30:00Z">
        <w:r w:rsidRPr="00A25529" w:rsidDel="00C97F38">
          <w:delText>Genernal</w:delText>
        </w:r>
      </w:del>
      <w:del w:id="5757" w:author="Cara Cardinale" w:date="2025-01-28T10:07:00Z">
        <w:r w:rsidRPr="00A25529" w:rsidDel="005F2AC2">
          <w:delText xml:space="preserve"> Meetings</w:delText>
        </w:r>
      </w:del>
    </w:p>
    <w:p w14:paraId="1D80DEB3" w14:textId="77777777" w:rsidR="00FB29D8" w:rsidRPr="00A25529" w:rsidDel="005F2AC2" w:rsidRDefault="00FB29D8">
      <w:pPr>
        <w:pStyle w:val="pxformp"/>
        <w:rPr>
          <w:del w:id="5758" w:author="Cara Cardinale" w:date="2025-01-28T10:07:00Z"/>
        </w:rPr>
      </w:pPr>
      <w:del w:id="5759"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delText xml:space="preserve">Such meetings will be attended by all </w:delText>
        </w:r>
        <w:r w:rsidRPr="00A25529" w:rsidDel="005F2AC2">
          <w:rPr>
            <w:rStyle w:val="pxfinstr"/>
            <w:i/>
            <w:iCs/>
          </w:rPr>
          <w:delText>[name of social or recreational club]</w:delText>
        </w:r>
        <w:r w:rsidRPr="00A25529" w:rsidDel="005F2AC2">
          <w:delText xml:space="preserve"> members, together with any of their colleagues and/or brokers whom they choose to invite. In order to prevent meetings from becoming too large, the </w:delText>
        </w:r>
        <w:r w:rsidRPr="00A25529" w:rsidDel="005F2AC2">
          <w:rPr>
            <w:rStyle w:val="pxfinstr"/>
            <w:i/>
            <w:iCs/>
          </w:rPr>
          <w:delText>[president/manager/[name of other leadership position]]</w:delText>
        </w:r>
        <w:r w:rsidRPr="00A25529" w:rsidDel="005F2AC2">
          <w:delText xml:space="preserve"> must be notified of all invitees in advance. The notice should be in writing </w:delText>
        </w:r>
        <w:r w:rsidRPr="00A25529" w:rsidDel="005F2AC2">
          <w:rPr>
            <w:rStyle w:val="pxfinstr"/>
            <w:i/>
            <w:iCs/>
          </w:rPr>
          <w:delText>[number of days]</w:delText>
        </w:r>
        <w:r w:rsidRPr="00A25529" w:rsidDel="005F2AC2">
          <w:delText xml:space="preserve"> days before the meeting. The </w:delText>
        </w:r>
        <w:r w:rsidRPr="00A25529" w:rsidDel="005F2AC2">
          <w:rPr>
            <w:rStyle w:val="pxfinstr"/>
            <w:i/>
            <w:iCs/>
          </w:rPr>
          <w:delText>[[name of governing committee]/[name of executive committee]/[name of board]]</w:delText>
        </w:r>
        <w:r w:rsidRPr="00A25529" w:rsidDel="005F2AC2">
          <w:delText xml:space="preserve"> will be asked to rule should there be too many persons wishing to attend, and numbers may be restricted as appropriate. General discussions will be open to all persons attending, although non-membmers should not actively participate unless referred to on specific points by the chair.</w:delText>
        </w:r>
      </w:del>
    </w:p>
    <w:p w14:paraId="73EC3139" w14:textId="77777777" w:rsidR="00FB29D8" w:rsidRPr="00A25529" w:rsidDel="005F2AC2" w:rsidRDefault="00FB29D8">
      <w:pPr>
        <w:pStyle w:val="pxformfihal"/>
        <w:spacing w:before="180"/>
        <w:ind w:left="500"/>
        <w:rPr>
          <w:del w:id="5760" w:author="Cara Cardinale" w:date="2025-01-28T10:07:00Z"/>
        </w:rPr>
      </w:pPr>
      <w:del w:id="5761" w:author="Cara Cardinale" w:date="2025-01-28T10:07:00Z">
        <w:r w:rsidRPr="00A25529" w:rsidDel="005F2AC2">
          <w:delText xml:space="preserve"> </w:delText>
        </w:r>
        <w:r w:rsidRPr="00A25529" w:rsidDel="005F2AC2">
          <w:rPr>
            <w:color w:val="FF0000"/>
            <w:vertAlign w:val="superscript"/>
          </w:rPr>
          <w:delText>►</w:delText>
        </w:r>
        <w:r w:rsidRPr="00A25529" w:rsidDel="005F2AC2">
          <w:fldChar w:fldCharType="begin"/>
        </w:r>
        <w:r w:rsidRPr="00A25529" w:rsidDel="005F2AC2">
          <w:delInstrText>fi.lvl="1"</w:delInstrText>
        </w:r>
        <w:r w:rsidRPr="00A25529" w:rsidDel="005F2AC2">
          <w:fldChar w:fldCharType="end"/>
        </w:r>
        <w:r w:rsidRPr="00A25529" w:rsidDel="005F2AC2">
          <w:delText>Formal Meetings</w:delText>
        </w:r>
      </w:del>
    </w:p>
    <w:p w14:paraId="47293A63" w14:textId="77777777" w:rsidR="00FB29D8" w:rsidRPr="00A25529" w:rsidDel="005F2AC2" w:rsidRDefault="00FB29D8">
      <w:pPr>
        <w:pStyle w:val="pxformp"/>
        <w:rPr>
          <w:del w:id="5762" w:author="Cara Cardinale" w:date="2025-01-28T10:07:00Z"/>
        </w:rPr>
      </w:pPr>
      <w:del w:id="5763"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delText xml:space="preserve">Such meetings will be attended by </w:delText>
        </w:r>
        <w:r w:rsidRPr="00A25529" w:rsidDel="005F2AC2">
          <w:rPr>
            <w:rStyle w:val="pxfinstr"/>
            <w:i/>
            <w:iCs/>
          </w:rPr>
          <w:delText>[name of social or recreational club]</w:delText>
        </w:r>
        <w:r w:rsidRPr="00A25529" w:rsidDel="005F2AC2">
          <w:delText xml:space="preserve"> members, the </w:delText>
        </w:r>
        <w:r w:rsidRPr="00A25529" w:rsidDel="005F2AC2">
          <w:rPr>
            <w:rStyle w:val="pxfinstr"/>
            <w:i/>
            <w:iCs/>
          </w:rPr>
          <w:delText>[president/manager/[name of other leadership position]]</w:delText>
        </w:r>
        <w:r w:rsidRPr="00A25529" w:rsidDel="005F2AC2">
          <w:delText xml:space="preserve"> and any persons invited by either a </w:delText>
        </w:r>
        <w:r w:rsidRPr="00A25529" w:rsidDel="005F2AC2">
          <w:rPr>
            <w:rStyle w:val="pxfinstr"/>
            <w:i/>
            <w:iCs/>
          </w:rPr>
          <w:delText>[name of social or recreational club]</w:delText>
        </w:r>
        <w:r w:rsidRPr="00A25529" w:rsidDel="005F2AC2">
          <w:delText xml:space="preserve"> member or the </w:delText>
        </w:r>
        <w:r w:rsidRPr="00A25529" w:rsidDel="005F2AC2">
          <w:rPr>
            <w:rStyle w:val="pxfinstr"/>
            <w:i/>
            <w:iCs/>
          </w:rPr>
          <w:delText>[president/manager/[name of other leadership position]]</w:delText>
        </w:r>
        <w:r w:rsidRPr="00A25529" w:rsidDel="005F2AC2">
          <w:delText xml:space="preserve">, provided such persons are approved by the </w:delText>
        </w:r>
        <w:r w:rsidRPr="00A25529" w:rsidDel="005F2AC2">
          <w:rPr>
            <w:rStyle w:val="pxfinstr"/>
            <w:i/>
            <w:iCs/>
          </w:rPr>
          <w:delText>[[name of governing committee]/[name of executive committee]/[name of board]]</w:delText>
        </w:r>
        <w:r w:rsidRPr="00A25529" w:rsidDel="005F2AC2">
          <w:delText xml:space="preserve"> prior to being invited. No other parties may attend.</w:delText>
        </w:r>
      </w:del>
    </w:p>
    <w:p w14:paraId="13B1CA59" w14:textId="77777777" w:rsidR="00FB29D8" w:rsidRPr="00A25529" w:rsidDel="005F2AC2" w:rsidRDefault="00FB29D8">
      <w:pPr>
        <w:pStyle w:val="pxformp"/>
        <w:rPr>
          <w:del w:id="5764" w:author="Cara Cardinale" w:date="2025-01-28T10:07:00Z"/>
        </w:rPr>
      </w:pPr>
      <w:del w:id="5765"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delText xml:space="preserve">The purpose of this meeting is to vote on all issues raised at the yearly general meeting and on applications for membership of the </w:delText>
        </w:r>
        <w:r w:rsidRPr="00A25529" w:rsidDel="005F2AC2">
          <w:rPr>
            <w:rStyle w:val="pxfinstr"/>
            <w:i/>
            <w:iCs/>
          </w:rPr>
          <w:delText>[name of social or recreational club]</w:delText>
        </w:r>
        <w:r w:rsidRPr="00A25529" w:rsidDel="005F2AC2">
          <w:delText xml:space="preserve">. The </w:delText>
        </w:r>
        <w:r w:rsidRPr="00A25529" w:rsidDel="005F2AC2">
          <w:rPr>
            <w:rStyle w:val="pxfinstr"/>
            <w:i/>
            <w:iCs/>
          </w:rPr>
          <w:delText>[name of social or recreational club]</w:delText>
        </w:r>
        <w:r w:rsidRPr="00A25529" w:rsidDel="005F2AC2">
          <w:delText xml:space="preserve"> member or the </w:delText>
        </w:r>
        <w:r w:rsidRPr="00A25529" w:rsidDel="005F2AC2">
          <w:rPr>
            <w:rStyle w:val="pxfinstr"/>
            <w:i/>
            <w:iCs/>
          </w:rPr>
          <w:delText>[president/manager/[name of other leadership position]]</w:delText>
        </w:r>
        <w:r w:rsidRPr="00A25529" w:rsidDel="005F2AC2">
          <w:delText xml:space="preserve"> will supply a written sequence of recommendations to facilitate this.</w:delText>
        </w:r>
      </w:del>
    </w:p>
    <w:p w14:paraId="26AC7EC4" w14:textId="77777777" w:rsidR="00FB29D8" w:rsidRPr="00A25529" w:rsidDel="005F2AC2" w:rsidRDefault="00FB29D8">
      <w:pPr>
        <w:pStyle w:val="pxformp"/>
        <w:rPr>
          <w:del w:id="5766" w:author="Cara Cardinale" w:date="2025-01-28T10:07:00Z"/>
        </w:rPr>
      </w:pPr>
      <w:del w:id="5767"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rPr>
            <w:vanish/>
          </w:rPr>
          <w:delText>&amp;ldquo;</w:delText>
        </w:r>
        <w:r w:rsidRPr="00A25529" w:rsidDel="005F2AC2">
          <w:rPr>
            <w:rStyle w:val="pxvis"/>
            <w:rFonts w:ascii="Times NewRoman" w:hAnsi="Times NewRoman"/>
            <w:b w:val="0"/>
            <w:sz w:val="24"/>
          </w:rPr>
          <w:delText>“</w:delText>
        </w:r>
        <w:r w:rsidRPr="00A25529" w:rsidDel="005F2AC2">
          <w:rPr>
            <w:rStyle w:val="pxfinstr"/>
            <w:i/>
            <w:iCs/>
          </w:rPr>
          <w:delText>[Name of social or recreational club]</w:delText>
        </w:r>
        <w:r w:rsidRPr="00A25529" w:rsidDel="005F2AC2">
          <w:delText xml:space="preserve"> Members Only</w:delText>
        </w:r>
        <w:r w:rsidRPr="00A25529" w:rsidDel="005F2AC2">
          <w:rPr>
            <w:vanish/>
          </w:rPr>
          <w:delText>&amp;rdquo;</w:delText>
        </w:r>
        <w:r w:rsidRPr="00A25529" w:rsidDel="005F2AC2">
          <w:rPr>
            <w:rStyle w:val="pxvis"/>
            <w:rFonts w:ascii="Times NewRoman" w:hAnsi="Times NewRoman"/>
            <w:b w:val="0"/>
            <w:sz w:val="24"/>
          </w:rPr>
          <w:delText>”</w:delText>
        </w:r>
        <w:r w:rsidRPr="00A25529" w:rsidDel="005F2AC2">
          <w:delText xml:space="preserve"> meetings</w:delText>
        </w:r>
      </w:del>
    </w:p>
    <w:p w14:paraId="4287F527" w14:textId="77777777" w:rsidR="00FB29D8" w:rsidRPr="00A25529" w:rsidDel="005F2AC2" w:rsidRDefault="00FB29D8">
      <w:pPr>
        <w:pStyle w:val="pxformp"/>
        <w:rPr>
          <w:del w:id="5768" w:author="Cara Cardinale" w:date="2025-01-28T10:07:00Z"/>
        </w:rPr>
      </w:pPr>
      <w:del w:id="5769"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delText xml:space="preserve">Such meetings may be held by </w:delText>
        </w:r>
        <w:r w:rsidRPr="00A25529" w:rsidDel="005F2AC2">
          <w:rPr>
            <w:rStyle w:val="pxfinstr"/>
            <w:i/>
            <w:iCs/>
          </w:rPr>
          <w:delText>[name of social or recreational club]</w:delText>
        </w:r>
        <w:r w:rsidRPr="00A25529" w:rsidDel="005F2AC2">
          <w:delText xml:space="preserve"> members at any time, and will not be attended by any other persons who are not members of </w:delText>
        </w:r>
        <w:r w:rsidRPr="00A25529" w:rsidDel="005F2AC2">
          <w:rPr>
            <w:rStyle w:val="pxfinstr"/>
            <w:i/>
            <w:iCs/>
          </w:rPr>
          <w:delText>[name of social or recreational club]</w:delText>
        </w:r>
        <w:r w:rsidRPr="00A25529" w:rsidDel="005F2AC2">
          <w:delText>.</w:delText>
        </w:r>
      </w:del>
    </w:p>
    <w:p w14:paraId="74D4ABBC" w14:textId="77777777" w:rsidR="00FB29D8" w:rsidRPr="00A25529" w:rsidDel="005F2AC2" w:rsidRDefault="00FB29D8">
      <w:pPr>
        <w:pStyle w:val="pxformnotes"/>
        <w:jc w:val="center"/>
        <w:rPr>
          <w:del w:id="5770" w:author="Cara Cardinale" w:date="2025-01-28T10:07:00Z"/>
          <w:sz w:val="24"/>
          <w:szCs w:val="24"/>
        </w:rPr>
      </w:pPr>
      <w:del w:id="5771" w:author="Cara Cardinale" w:date="2025-01-28T10:07:00Z">
        <w:r w:rsidRPr="00A25529" w:rsidDel="005F2AC2">
          <w:rPr>
            <w:rStyle w:val="pxvis"/>
            <w:rFonts w:cs="Arial"/>
            <w:bCs/>
            <w:sz w:val="50"/>
            <w:rPrChange w:id="5772" w:author="Cara Cardinale" w:date="2025-03-04T10:36:00Z">
              <w:rPr>
                <w:rStyle w:val="pxvis"/>
                <w:rFonts w:cs="Arial"/>
                <w:bCs/>
              </w:rPr>
            </w:rPrChange>
          </w:rPr>
          <w:delText>Notes to Form</w:delText>
        </w:r>
      </w:del>
    </w:p>
    <w:p w14:paraId="1DCD51F2" w14:textId="77777777" w:rsidR="00FB29D8" w:rsidRPr="00A25529" w:rsidDel="005F2AC2" w:rsidRDefault="00FB29D8">
      <w:pPr>
        <w:pStyle w:val="pxformnotes"/>
        <w:rPr>
          <w:del w:id="5773" w:author="Cara Cardinale" w:date="2025-01-28T10:07:00Z"/>
          <w:sz w:val="24"/>
          <w:szCs w:val="24"/>
        </w:rPr>
      </w:pPr>
    </w:p>
    <w:p w14:paraId="68CD741F" w14:textId="77777777" w:rsidR="00FB29D8" w:rsidRPr="00A25529" w:rsidDel="005F2AC2" w:rsidRDefault="00FB29D8">
      <w:pPr>
        <w:pStyle w:val="pxformnote"/>
        <w:spacing w:before="180"/>
        <w:rPr>
          <w:del w:id="5774" w:author="Cara Cardinale" w:date="2025-01-28T10:07:00Z"/>
        </w:rPr>
      </w:pPr>
      <w:del w:id="5775" w:author="Cara Cardinale" w:date="2025-01-14T20:47:00Z">
        <w:r w:rsidRPr="00A25529" w:rsidDel="00CF1278">
          <w:delText>Drafter's Note</w:delText>
        </w:r>
      </w:del>
      <w:del w:id="5776" w:author="Cara Cardinale" w:date="2025-01-28T10:07:00Z">
        <w:r w:rsidRPr="00A25529" w:rsidDel="005F2AC2">
          <w:delText xml:space="preserve"> </w:delText>
        </w:r>
      </w:del>
    </w:p>
    <w:p w14:paraId="2CECC6D8" w14:textId="77777777" w:rsidR="00FB29D8" w:rsidRPr="00A25529" w:rsidDel="005F2AC2" w:rsidRDefault="00FB29D8">
      <w:pPr>
        <w:pStyle w:val="pxformp"/>
        <w:rPr>
          <w:del w:id="5777" w:author="Cara Cardinale" w:date="2025-01-28T10:07:00Z"/>
        </w:rPr>
      </w:pPr>
      <w:del w:id="5778"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color w:val="FF0000"/>
            <w:vertAlign w:val="superscript"/>
          </w:rPr>
          <w:delText>►</w:delText>
        </w:r>
        <w:r w:rsidRPr="00A25529" w:rsidDel="005F2AC2">
          <w:fldChar w:fldCharType="begin"/>
        </w:r>
        <w:r w:rsidRPr="00A25529" w:rsidDel="005F2AC2">
          <w:delInstrText>p.ct.id="f2fd26a0b92511efa75bc0a5c2da1858|177|30:166.50"</w:delInstrText>
        </w:r>
        <w:r w:rsidRPr="00A25529" w:rsidDel="005F2AC2">
          <w:fldChar w:fldCharType="end"/>
        </w:r>
        <w:r w:rsidRPr="00A25529" w:rsidDel="005F2AC2">
          <w:delText xml:space="preserve">Statutory provisions concerning notice of meetings of the board of directors of a not-for-profit corporation are set forth at </w:delText>
        </w:r>
        <w:r w:rsidRPr="00A25529" w:rsidDel="005F2AC2">
          <w:rPr>
            <w:rStyle w:val="pxst"/>
            <w:color w:val="FF0000"/>
            <w:vertAlign w:val="superscript"/>
          </w:rPr>
          <w:delText>►</w:delText>
        </w:r>
        <w:r w:rsidRPr="00A25529" w:rsidDel="005F2AC2">
          <w:rPr>
            <w:rStyle w:val="pxst"/>
          </w:rPr>
          <w:fldChar w:fldCharType="begin"/>
        </w:r>
        <w:r w:rsidRPr="00A25529" w:rsidDel="005F2AC2">
          <w:rPr>
            <w:rStyle w:val="pxst"/>
          </w:rPr>
          <w:delInstrText>st.ref.id="I05O3CU"</w:delInstrText>
        </w:r>
        <w:r w:rsidRPr="00A25529" w:rsidDel="005F2AC2">
          <w:rPr>
            <w:rStyle w:val="pxst"/>
          </w:rPr>
          <w:fldChar w:fldCharType="end"/>
        </w:r>
        <w:r w:rsidRPr="00A25529" w:rsidDel="005F2AC2">
          <w:rPr>
            <w:rStyle w:val="pxst"/>
          </w:rPr>
          <w:delText xml:space="preserve">N.Y. Not-for-Profit Corp. Law </w:delText>
        </w:r>
        <w:r w:rsidRPr="00A25529" w:rsidDel="005F2AC2">
          <w:rPr>
            <w:rStyle w:val="pxst"/>
            <w:vanish/>
          </w:rPr>
          <w:delText>&amp;s;</w:delText>
        </w:r>
        <w:r w:rsidRPr="00A25529" w:rsidDel="005F2AC2">
          <w:rPr>
            <w:rStyle w:val="pxvis"/>
            <w:rFonts w:ascii="Times NewRoman" w:hAnsi="Times NewRoman"/>
            <w:b w:val="0"/>
            <w:sz w:val="24"/>
          </w:rPr>
          <w:delText>§</w:delText>
        </w:r>
        <w:r w:rsidRPr="00A25529" w:rsidDel="005F2AC2">
          <w:rPr>
            <w:rStyle w:val="pxst"/>
          </w:rPr>
          <w:delText>711</w:delText>
        </w:r>
        <w:r w:rsidRPr="00A25529" w:rsidDel="005F2AC2">
          <w:delText>.</w:delText>
        </w:r>
      </w:del>
    </w:p>
    <w:p w14:paraId="1295106F" w14:textId="77777777" w:rsidR="00FB29D8" w:rsidRPr="00A25529" w:rsidDel="005F2AC2" w:rsidRDefault="00FB29D8">
      <w:pPr>
        <w:pStyle w:val="pxformrr"/>
        <w:rPr>
          <w:del w:id="5779" w:author="Cara Cardinale" w:date="2025-01-28T10:07:00Z"/>
          <w:sz w:val="24"/>
          <w:szCs w:val="24"/>
        </w:rPr>
      </w:pPr>
      <w:del w:id="5780" w:author="Cara Cardinale" w:date="2025-01-28T10:07:00Z">
        <w:r w:rsidRPr="00A25529" w:rsidDel="005F2AC2">
          <w:rPr>
            <w:rStyle w:val="pxvis"/>
            <w:rFonts w:cs="Arial"/>
            <w:bCs/>
            <w:sz w:val="50"/>
            <w:rPrChange w:id="5781" w:author="Cara Cardinale" w:date="2025-03-04T10:36:00Z">
              <w:rPr>
                <w:rStyle w:val="pxvis"/>
                <w:rFonts w:cs="Arial"/>
                <w:bCs/>
              </w:rPr>
            </w:rPrChange>
          </w:rPr>
          <w:delText>Research References</w:delText>
        </w:r>
      </w:del>
    </w:p>
    <w:p w14:paraId="7BA41C22" w14:textId="77777777" w:rsidR="00FB29D8" w:rsidRPr="00A25529" w:rsidDel="005F2AC2" w:rsidRDefault="00FB29D8">
      <w:pPr>
        <w:pStyle w:val="pxformrrp"/>
        <w:rPr>
          <w:del w:id="5782" w:author="Cara Cardinale" w:date="2025-01-28T10:07:00Z"/>
        </w:rPr>
      </w:pPr>
      <w:del w:id="5783" w:author="Cara Cardinale" w:date="2025-01-28T10:07:00Z">
        <w:r w:rsidRPr="00A25529" w:rsidDel="005F2AC2">
          <w:delText xml:space="preserve"> </w:delText>
        </w:r>
        <w:r w:rsidRPr="00A25529" w:rsidDel="005F2AC2">
          <w:rPr>
            <w:rStyle w:val="pxvis"/>
            <w:rFonts w:ascii="Times NewRoman" w:hAnsi="Times NewRoman"/>
            <w:b w:val="0"/>
            <w:sz w:val="24"/>
          </w:rPr>
          <w:tab/>
        </w:r>
        <w:r w:rsidRPr="00A25529" w:rsidDel="005F2AC2">
          <w:rPr>
            <w:rStyle w:val="pxtk"/>
            <w:color w:val="FF0000"/>
            <w:vertAlign w:val="superscript"/>
          </w:rPr>
          <w:delText>►</w:delText>
        </w:r>
        <w:r w:rsidRPr="00A25529" w:rsidDel="005F2AC2">
          <w:rPr>
            <w:rStyle w:val="pxtk"/>
          </w:rPr>
          <w:fldChar w:fldCharType="begin"/>
        </w:r>
        <w:r w:rsidRPr="00A25529" w:rsidDel="005F2AC2">
          <w:rPr>
            <w:rStyle w:val="pxtk"/>
          </w:rPr>
          <w:delInstrText>tk.ref.id="I05JVNI"</w:delInstrText>
        </w:r>
        <w:r w:rsidRPr="00A25529" w:rsidDel="005F2AC2">
          <w:rPr>
            <w:rStyle w:val="pxtk"/>
          </w:rPr>
          <w:fldChar w:fldCharType="end"/>
        </w:r>
        <w:r w:rsidRPr="00A25529" w:rsidDel="005F2AC2">
          <w:rPr>
            <w:rStyle w:val="pxtk"/>
          </w:rPr>
          <w:delText>West's Key Number Digest, Associations &amp;key;15</w:delText>
        </w:r>
      </w:del>
    </w:p>
    <w:p w14:paraId="61D82BD3" w14:textId="77777777" w:rsidR="00FB29D8" w:rsidRPr="00A25529" w:rsidRDefault="00FB29D8">
      <w:pPr>
        <w:pStyle w:val="pxformrrp"/>
      </w:pPr>
      <w:del w:id="5784" w:author="Cara Cardinale" w:date="2025-01-28T10:07:00Z">
        <w:r w:rsidRPr="00A25529" w:rsidDel="005F2AC2">
          <w:delText xml:space="preserve"> </w:delText>
        </w:r>
      </w:del>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tk.ref.id="I05FNY6"</w:instrText>
      </w:r>
      <w:r w:rsidRPr="00A25529">
        <w:rPr>
          <w:rStyle w:val="pxtk"/>
        </w:rPr>
        <w:fldChar w:fldCharType="end"/>
      </w:r>
      <w:del w:id="5785" w:author="Cara Cardinale" w:date="2025-01-15T17:53:00Z">
        <w:r w:rsidRPr="00A25529" w:rsidDel="007347E4">
          <w:rPr>
            <w:rStyle w:val="pxtk"/>
          </w:rPr>
          <w:delText>West's Key Number Digest, Clubs &amp;key;4</w:delText>
        </w:r>
      </w:del>
    </w:p>
    <w:p w14:paraId="3D163803" w14:textId="77777777" w:rsidR="00FB29D8" w:rsidRPr="00A25529" w:rsidRDefault="00FB29D8">
      <w:pPr>
        <w:pStyle w:val="pxs"/>
        <w:spacing w:before="180"/>
        <w:rPr>
          <w:rPrChange w:id="5786" w:author="Cara Cardinale" w:date="2025-03-04T10:36:00Z">
            <w:rPr>
              <w:sz w:val="27"/>
            </w:rPr>
          </w:rPrChange>
        </w:rPr>
      </w:pPr>
      <w:r w:rsidRPr="00A25529">
        <w:rPr>
          <w:rPrChange w:id="5787" w:author="Cara Cardinale" w:date="2025-03-04T10:36:00Z">
            <w:rPr>
              <w:sz w:val="27"/>
            </w:rPr>
          </w:rPrChange>
        </w:rPr>
        <w:t>30:167. Notice of membership dues due and payable</w:t>
      </w:r>
    </w:p>
    <w:p w14:paraId="186F9652" w14:textId="77777777" w:rsidR="00FB29D8" w:rsidRPr="00A25529" w:rsidRDefault="00FB29D8">
      <w:pPr>
        <w:pStyle w:val="pxov"/>
        <w:rPr>
          <w:vanish/>
        </w:rPr>
      </w:pPr>
      <w:r w:rsidRPr="00A25529">
        <w:rPr>
          <w:vanish/>
        </w:rPr>
        <w:t>FMS</w:t>
      </w:r>
    </w:p>
    <w:p w14:paraId="0BE6895B" w14:textId="77777777" w:rsidR="00FB29D8" w:rsidRPr="00A25529" w:rsidRDefault="00FB29D8">
      <w:pPr>
        <w:pStyle w:val="pxov"/>
        <w:rPr>
          <w:vanish/>
        </w:rPr>
      </w:pPr>
      <w:r w:rsidRPr="00A25529">
        <w:rPr>
          <w:vanish/>
        </w:rPr>
        <w:t>NFP</w:t>
      </w:r>
    </w:p>
    <w:p w14:paraId="26301910" w14:textId="77777777" w:rsidR="00FB29D8" w:rsidRPr="00A25529" w:rsidRDefault="00FB29D8">
      <w:pPr>
        <w:pStyle w:val="pxov"/>
        <w:rPr>
          <w:vanish/>
        </w:rPr>
      </w:pPr>
      <w:r w:rsidRPr="00A25529">
        <w:rPr>
          <w:vanish/>
        </w:rPr>
        <w:t>COL</w:t>
      </w:r>
    </w:p>
    <w:p w14:paraId="1E3E4CB6" w14:textId="77777777" w:rsidR="00FB29D8" w:rsidRPr="00A25529" w:rsidRDefault="00FB29D8">
      <w:pPr>
        <w:pStyle w:val="pxov"/>
        <w:rPr>
          <w:vanish/>
        </w:rPr>
      </w:pPr>
      <w:r w:rsidRPr="00A25529">
        <w:rPr>
          <w:vanish/>
        </w:rPr>
        <w:t>FCV</w:t>
      </w:r>
    </w:p>
    <w:p w14:paraId="5711AA0C" w14:textId="77777777" w:rsidR="00FB29D8" w:rsidRPr="00A25529" w:rsidRDefault="00FB29D8">
      <w:pPr>
        <w:pStyle w:val="pxov"/>
        <w:rPr>
          <w:vanish/>
        </w:rPr>
      </w:pPr>
      <w:r w:rsidRPr="00A25529">
        <w:rPr>
          <w:vanish/>
        </w:rPr>
        <w:t>FTR</w:t>
      </w:r>
    </w:p>
    <w:p w14:paraId="5BB57695" w14:textId="77777777" w:rsidR="00FB29D8" w:rsidRPr="00A25529" w:rsidRDefault="00FB29D8">
      <w:pPr>
        <w:pStyle w:val="pxov"/>
        <w:rPr>
          <w:vanish/>
        </w:rPr>
      </w:pPr>
      <w:r w:rsidRPr="00A25529">
        <w:rPr>
          <w:vanish/>
        </w:rPr>
        <w:t>EBL</w:t>
      </w:r>
    </w:p>
    <w:p w14:paraId="5B93255E" w14:textId="77777777" w:rsidR="00FB29D8" w:rsidRPr="00A25529" w:rsidRDefault="00FB29D8">
      <w:pPr>
        <w:pStyle w:val="pxov"/>
        <w:rPr>
          <w:vanish/>
        </w:rPr>
      </w:pPr>
      <w:r w:rsidRPr="00A25529">
        <w:rPr>
          <w:vanish/>
        </w:rPr>
        <w:t>TEM</w:t>
      </w:r>
    </w:p>
    <w:p w14:paraId="370D6EED" w14:textId="77777777" w:rsidR="00FB29D8" w:rsidRPr="00A25529" w:rsidRDefault="00FB29D8">
      <w:pPr>
        <w:pStyle w:val="pxov"/>
        <w:rPr>
          <w:vanish/>
        </w:rPr>
      </w:pPr>
      <w:r w:rsidRPr="00A25529">
        <w:rPr>
          <w:vanish/>
        </w:rPr>
        <w:t>MTD</w:t>
      </w:r>
    </w:p>
    <w:p w14:paraId="19654388"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form.fid="Id562a4701b6411e684899cfd92da4eb0"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5CDC6C2E"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tbl.uuid="I01XUUT"</w:instrText>
      </w:r>
      <w:r w:rsidRPr="00A25529">
        <w:fldChar w:fldCharType="end"/>
      </w:r>
    </w:p>
    <w:p w14:paraId="0F2F0E4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B42C2E2"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6B3B27D3"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773ADAE"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3AD4E287" w14:textId="77777777">
        <w:tblPrEx>
          <w:tblCellMar>
            <w:top w:w="0" w:type="dxa"/>
            <w:left w:w="0" w:type="dxa"/>
            <w:bottom w:w="0" w:type="dxa"/>
            <w:right w:w="0" w:type="dxa"/>
          </w:tblCellMar>
        </w:tblPrEx>
        <w:tc>
          <w:tcPr>
            <w:tcW w:w="4320" w:type="dxa"/>
            <w:tcBorders>
              <w:top w:val="nil"/>
              <w:left w:val="nil"/>
              <w:bottom w:val="nil"/>
              <w:right w:val="nil"/>
            </w:tcBorders>
          </w:tcPr>
          <w:p w14:paraId="0BDAD8EF"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788" w:author="Cara Cardinale" w:date="2025-01-28T10:07:00Z">
              <w:r w:rsidR="005F2AC2" w:rsidRPr="00A25529">
                <w:rPr>
                  <w:rStyle w:val="pxfinstr"/>
                  <w:i/>
                  <w:iCs/>
                </w:rPr>
                <w:t xml:space="preserve"> [name of member]</w:t>
              </w:r>
            </w:ins>
          </w:p>
        </w:tc>
        <w:tc>
          <w:tcPr>
            <w:tcW w:w="4320" w:type="dxa"/>
            <w:tcBorders>
              <w:top w:val="nil"/>
              <w:left w:val="nil"/>
              <w:bottom w:val="nil"/>
              <w:right w:val="nil"/>
            </w:tcBorders>
          </w:tcPr>
          <w:p w14:paraId="65C111CD"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789" w:author="Cara Cardinale" w:date="2025-01-28T10:07:00Z">
              <w:r w:rsidRPr="00A25529" w:rsidDel="005F2AC2">
                <w:rPr>
                  <w:rStyle w:val="pxfinstr"/>
                  <w:i/>
                  <w:iCs/>
                </w:rPr>
                <w:delText>[name of member]</w:delText>
              </w:r>
            </w:del>
          </w:p>
        </w:tc>
      </w:tr>
      <w:tr w:rsidR="00FB29D8" w:rsidRPr="00A25529" w14:paraId="2ED6B777" w14:textId="77777777">
        <w:tblPrEx>
          <w:tblCellMar>
            <w:top w:w="0" w:type="dxa"/>
            <w:left w:w="0" w:type="dxa"/>
            <w:bottom w:w="0" w:type="dxa"/>
            <w:right w:w="0" w:type="dxa"/>
          </w:tblCellMar>
        </w:tblPrEx>
        <w:tc>
          <w:tcPr>
            <w:tcW w:w="4320" w:type="dxa"/>
            <w:tcBorders>
              <w:top w:val="nil"/>
              <w:left w:val="nil"/>
              <w:bottom w:val="nil"/>
              <w:right w:val="nil"/>
            </w:tcBorders>
          </w:tcPr>
          <w:p w14:paraId="140334F4"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member]</w:t>
            </w:r>
          </w:p>
        </w:tc>
        <w:tc>
          <w:tcPr>
            <w:tcW w:w="4320" w:type="dxa"/>
            <w:tcBorders>
              <w:top w:val="nil"/>
              <w:left w:val="nil"/>
              <w:bottom w:val="nil"/>
              <w:right w:val="nil"/>
            </w:tcBorders>
          </w:tcPr>
          <w:p w14:paraId="5A133B4C" w14:textId="77777777" w:rsidR="00FB29D8" w:rsidRPr="00A25529" w:rsidRDefault="00FB29D8"/>
        </w:tc>
      </w:tr>
    </w:tbl>
    <w:p w14:paraId="7E49166F" w14:textId="77777777" w:rsidR="00FB29D8" w:rsidRPr="00A25529" w:rsidRDefault="00FB29D8">
      <w:pPr>
        <w:pStyle w:val="pxtbody"/>
      </w:pPr>
    </w:p>
    <w:p w14:paraId="54EEA818" w14:textId="77777777" w:rsidR="00FB29D8" w:rsidRPr="00A25529" w:rsidRDefault="00FB29D8"/>
    <w:p w14:paraId="62B37F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p.ct.id="f2fd26a0b92511efa75bc0a5c2da1858|178|30:167"</w:instrText>
      </w:r>
      <w:r w:rsidRPr="00A25529">
        <w:fldChar w:fldCharType="end"/>
      </w:r>
      <w:r w:rsidRPr="00A25529">
        <w:t>Please take notice that your annual dues of $</w:t>
      </w:r>
      <w:r w:rsidRPr="00A25529">
        <w:rPr>
          <w:rStyle w:val="pxfinstr"/>
          <w:i/>
          <w:iCs/>
        </w:rPr>
        <w:t>[dollar amount of annual dues]</w:t>
      </w:r>
      <w:r w:rsidRPr="00A25529">
        <w:t xml:space="preserve"> for the year beginning </w:t>
      </w:r>
      <w:r w:rsidRPr="00A25529">
        <w:rPr>
          <w:rStyle w:val="pxfinstr"/>
          <w:i/>
          <w:iCs/>
        </w:rPr>
        <w:t>[identification of year]</w:t>
      </w:r>
      <w:r w:rsidRPr="00A25529">
        <w:t xml:space="preserve"> will be due and payable on </w:t>
      </w:r>
      <w:r w:rsidRPr="00A25529">
        <w:rPr>
          <w:rStyle w:val="pxfinstr"/>
          <w:i/>
          <w:iCs/>
        </w:rPr>
        <w:t>[date of payment]</w:t>
      </w:r>
      <w:r w:rsidRPr="00A25529">
        <w:t xml:space="preserve">. Checks should be made payable to </w:t>
      </w:r>
      <w:r w:rsidRPr="00A25529">
        <w:rPr>
          <w:rStyle w:val="pxfinstr"/>
          <w:i/>
          <w:iCs/>
        </w:rPr>
        <w:t>[name of club]</w:t>
      </w:r>
      <w:r w:rsidRPr="00A25529">
        <w:t xml:space="preserve"> and sent to the address shown above. When payment is made by check, no additional receipt will be sent unless requested.</w:t>
      </w:r>
    </w:p>
    <w:p w14:paraId="1B3508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p.ct.id="f2fd26a0b92511efa75bc0a5c2da1858|178|30:167"</w:instrText>
      </w:r>
      <w:r w:rsidRPr="00A25529">
        <w:fldChar w:fldCharType="end"/>
      </w:r>
      <w:r w:rsidRPr="00A25529">
        <w:t>Prompt payment of your dues will save unnecessary expense to the club. Please return this statement with your remittance.</w:t>
      </w:r>
    </w:p>
    <w:p w14:paraId="5CA07AB7"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390A62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2F441B89"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62E13507" w14:textId="77777777" w:rsidR="00FB29D8" w:rsidRPr="00A25529" w:rsidRDefault="00FB29D8">
      <w:pPr>
        <w:pStyle w:val="pxformnotes"/>
        <w:jc w:val="center"/>
        <w:rPr>
          <w:sz w:val="24"/>
          <w:szCs w:val="24"/>
        </w:rPr>
      </w:pPr>
      <w:r w:rsidRPr="00A25529">
        <w:rPr>
          <w:rStyle w:val="pxvis"/>
          <w:rFonts w:cs="Arial"/>
          <w:bCs/>
          <w:sz w:val="24"/>
          <w:szCs w:val="24"/>
          <w:rPrChange w:id="5790" w:author="Cara Cardinale" w:date="2025-03-04T10:36:00Z">
            <w:rPr>
              <w:rStyle w:val="pxvis"/>
              <w:rFonts w:cs="Arial"/>
              <w:bCs/>
              <w:szCs w:val="24"/>
            </w:rPr>
          </w:rPrChange>
        </w:rPr>
        <w:t>Notes to Form</w:t>
      </w:r>
    </w:p>
    <w:p w14:paraId="74BC3AB6" w14:textId="77777777" w:rsidR="00FB29D8" w:rsidRPr="00A25529" w:rsidRDefault="00FB29D8">
      <w:pPr>
        <w:pStyle w:val="pxformnotes"/>
        <w:rPr>
          <w:sz w:val="24"/>
          <w:szCs w:val="24"/>
        </w:rPr>
      </w:pPr>
    </w:p>
    <w:p w14:paraId="74254AE8" w14:textId="77777777" w:rsidR="00FB29D8" w:rsidRPr="00A25529" w:rsidRDefault="00FB29D8">
      <w:pPr>
        <w:pStyle w:val="pxformnote"/>
        <w:spacing w:before="180"/>
      </w:pPr>
      <w:del w:id="5791" w:author="Cara Cardinale" w:date="2025-01-14T20:47:00Z">
        <w:r w:rsidRPr="00A25529" w:rsidDel="00CF1278">
          <w:delText>Drafter's Note</w:delText>
        </w:r>
      </w:del>
      <w:r w:rsidRPr="00A25529">
        <w:t xml:space="preserve"> </w:t>
      </w:r>
    </w:p>
    <w:p w14:paraId="55B78A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p.ct.id="f2fd26a0b92511efa75bc0a5c2da1858|178|30:167"</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st.ref.id="I006UPV"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7D4D64E6" w14:textId="77777777" w:rsidR="00FB29D8" w:rsidRPr="00A25529" w:rsidRDefault="00FB29D8">
      <w:pPr>
        <w:pStyle w:val="pxformrr"/>
        <w:rPr>
          <w:sz w:val="24"/>
          <w:szCs w:val="24"/>
        </w:rPr>
      </w:pPr>
      <w:r w:rsidRPr="00A25529">
        <w:rPr>
          <w:rStyle w:val="pxvis"/>
          <w:rFonts w:cs="Arial"/>
          <w:bCs/>
          <w:sz w:val="50"/>
          <w:rPrChange w:id="5792" w:author="Cara Cardinale" w:date="2025-03-04T10:36:00Z">
            <w:rPr>
              <w:rStyle w:val="pxvis"/>
              <w:rFonts w:cs="Arial"/>
              <w:bCs/>
            </w:rPr>
          </w:rPrChange>
        </w:rPr>
        <w:t>Research References</w:t>
      </w:r>
    </w:p>
    <w:p w14:paraId="1D24D0C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tk.ref.id="I009NUR"</w:instrText>
      </w:r>
      <w:r w:rsidRPr="00A25529">
        <w:rPr>
          <w:rStyle w:val="pxtk"/>
        </w:rPr>
        <w:fldChar w:fldCharType="end"/>
      </w:r>
      <w:r w:rsidRPr="00A25529">
        <w:rPr>
          <w:rStyle w:val="pxtk"/>
        </w:rPr>
        <w:t>West's Key Number Digest, Corporations and Business Organizations &amp;key;3404</w:t>
      </w:r>
    </w:p>
    <w:p w14:paraId="286A3AA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rc.ref.id="I00CGZN"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793" w:author="Cara Cardinale" w:date="2025-01-12T16:18:00Z">
        <w:r w:rsidRPr="00A25529" w:rsidDel="00D9691D">
          <w:rPr>
            <w:rStyle w:val="pxrc"/>
          </w:rPr>
          <w:delText>830, 831</w:delText>
        </w:r>
      </w:del>
      <w:ins w:id="5794" w:author="Cara Cardinale" w:date="2025-01-12T16:18:00Z">
        <w:r w:rsidR="00D9691D" w:rsidRPr="00A25529">
          <w:rPr>
            <w:rStyle w:val="pxrc"/>
          </w:rPr>
          <w:t>828, 829</w:t>
        </w:r>
      </w:ins>
    </w:p>
    <w:p w14:paraId="0E58389D" w14:textId="77777777" w:rsidR="00FB29D8" w:rsidRPr="00A25529" w:rsidRDefault="00FB29D8">
      <w:pPr>
        <w:pStyle w:val="pxs"/>
        <w:spacing w:before="180"/>
        <w:rPr>
          <w:rPrChange w:id="5795" w:author="Cara Cardinale" w:date="2025-03-04T10:36:00Z">
            <w:rPr>
              <w:sz w:val="27"/>
            </w:rPr>
          </w:rPrChange>
        </w:rPr>
      </w:pPr>
      <w:r w:rsidRPr="00A25529">
        <w:rPr>
          <w:rPrChange w:id="5796" w:author="Cara Cardinale" w:date="2025-03-04T10:36:00Z">
            <w:rPr>
              <w:sz w:val="27"/>
            </w:rPr>
          </w:rPrChange>
        </w:rPr>
        <w:t>30:168. Notice of assessment</w:t>
      </w:r>
    </w:p>
    <w:p w14:paraId="698097C1" w14:textId="77777777" w:rsidR="00FB29D8" w:rsidRPr="00A25529" w:rsidRDefault="00FB29D8">
      <w:pPr>
        <w:pStyle w:val="pxov"/>
        <w:rPr>
          <w:vanish/>
        </w:rPr>
      </w:pPr>
      <w:r w:rsidRPr="00A25529">
        <w:rPr>
          <w:vanish/>
        </w:rPr>
        <w:t>FMS</w:t>
      </w:r>
    </w:p>
    <w:p w14:paraId="054AB436" w14:textId="77777777" w:rsidR="00FB29D8" w:rsidRPr="00A25529" w:rsidRDefault="00FB29D8">
      <w:pPr>
        <w:pStyle w:val="pxov"/>
        <w:rPr>
          <w:vanish/>
        </w:rPr>
      </w:pPr>
      <w:r w:rsidRPr="00A25529">
        <w:rPr>
          <w:vanish/>
        </w:rPr>
        <w:t>NFP</w:t>
      </w:r>
    </w:p>
    <w:p w14:paraId="1DF04114" w14:textId="77777777" w:rsidR="00FB29D8" w:rsidRPr="00A25529" w:rsidRDefault="00FB29D8">
      <w:pPr>
        <w:pStyle w:val="pxov"/>
        <w:rPr>
          <w:vanish/>
        </w:rPr>
      </w:pPr>
      <w:r w:rsidRPr="00A25529">
        <w:rPr>
          <w:vanish/>
        </w:rPr>
        <w:t>COL</w:t>
      </w:r>
    </w:p>
    <w:p w14:paraId="24FD5E5B" w14:textId="77777777" w:rsidR="00FB29D8" w:rsidRPr="00A25529" w:rsidRDefault="00FB29D8">
      <w:pPr>
        <w:pStyle w:val="pxov"/>
        <w:rPr>
          <w:vanish/>
        </w:rPr>
      </w:pPr>
      <w:r w:rsidRPr="00A25529">
        <w:rPr>
          <w:vanish/>
        </w:rPr>
        <w:t>FCV</w:t>
      </w:r>
    </w:p>
    <w:p w14:paraId="2719847B" w14:textId="77777777" w:rsidR="00FB29D8" w:rsidRPr="00A25529" w:rsidRDefault="00FB29D8">
      <w:pPr>
        <w:pStyle w:val="pxov"/>
        <w:rPr>
          <w:vanish/>
        </w:rPr>
      </w:pPr>
      <w:r w:rsidRPr="00A25529">
        <w:rPr>
          <w:vanish/>
        </w:rPr>
        <w:t>FTR</w:t>
      </w:r>
    </w:p>
    <w:p w14:paraId="18FC17BC" w14:textId="77777777" w:rsidR="00FB29D8" w:rsidRPr="00A25529" w:rsidRDefault="00FB29D8">
      <w:pPr>
        <w:pStyle w:val="pxov"/>
        <w:rPr>
          <w:vanish/>
        </w:rPr>
      </w:pPr>
      <w:r w:rsidRPr="00A25529">
        <w:rPr>
          <w:vanish/>
        </w:rPr>
        <w:t>EBL</w:t>
      </w:r>
    </w:p>
    <w:p w14:paraId="1A2751DA" w14:textId="77777777" w:rsidR="00FB29D8" w:rsidRPr="00A25529" w:rsidRDefault="00FB29D8">
      <w:pPr>
        <w:pStyle w:val="pxov"/>
        <w:rPr>
          <w:vanish/>
        </w:rPr>
      </w:pPr>
      <w:r w:rsidRPr="00A25529">
        <w:rPr>
          <w:vanish/>
        </w:rPr>
        <w:t>TEM</w:t>
      </w:r>
    </w:p>
    <w:p w14:paraId="717BE7C4" w14:textId="77777777" w:rsidR="00FB29D8" w:rsidRPr="00A25529" w:rsidRDefault="00FB29D8">
      <w:pPr>
        <w:pStyle w:val="pxov"/>
        <w:rPr>
          <w:vanish/>
        </w:rPr>
      </w:pPr>
      <w:r w:rsidRPr="00A25529">
        <w:rPr>
          <w:vanish/>
        </w:rPr>
        <w:t>MTD</w:t>
      </w:r>
    </w:p>
    <w:p w14:paraId="397746A9"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form.fid="Id562cb801b6411e684899cfd92da4eb0"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2FDE8FF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846F1D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To all members:</w:t>
      </w:r>
    </w:p>
    <w:p w14:paraId="24B9AF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p.ct.id="f2fd26a0b92511efa75bc0a5c2da1858|179|30:168"</w:instrText>
      </w:r>
      <w:r w:rsidRPr="00A25529">
        <w:fldChar w:fldCharType="end"/>
      </w:r>
      <w:r w:rsidRPr="00A25529">
        <w:t xml:space="preserve">Notice is given that, at a meeting of the board of directors held on </w:t>
      </w:r>
      <w:r w:rsidRPr="00A25529">
        <w:rPr>
          <w:rStyle w:val="pxfinstr"/>
          <w:i/>
          <w:iCs/>
        </w:rPr>
        <w:t>[date of directors' meeting]</w:t>
      </w:r>
      <w:r w:rsidRPr="00A25529">
        <w:t>, an assessment of $</w:t>
      </w:r>
      <w:r w:rsidRPr="00A25529">
        <w:rPr>
          <w:rStyle w:val="pxfinstr"/>
          <w:i/>
          <w:iCs/>
        </w:rPr>
        <w:t>[dollar amount of assessment per member]</w:t>
      </w:r>
      <w:r w:rsidRPr="00A25529">
        <w:t xml:space="preserve"> per member was levied on the membership of the club payable to the treasurer at the club's principal office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This assessment becomes due and payable on </w:t>
      </w:r>
      <w:r w:rsidRPr="00A25529">
        <w:rPr>
          <w:rStyle w:val="pxfinstr"/>
          <w:i/>
          <w:iCs/>
        </w:rPr>
        <w:t>[due date of payment]</w:t>
      </w:r>
      <w:r w:rsidRPr="00A25529">
        <w:t>. An assessment on any member remaining unpaid at that time will result in the suspension of all membership privileges and rights and may result in termination of the membership under the provisions of the club bylaws.</w:t>
      </w:r>
    </w:p>
    <w:p w14:paraId="028A255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8C7FD56"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7B4E879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0EB470EF" w14:textId="77777777" w:rsidR="00FB29D8" w:rsidRPr="00A25529" w:rsidRDefault="00FB29D8">
      <w:pPr>
        <w:pStyle w:val="pxformnotes"/>
        <w:jc w:val="center"/>
        <w:rPr>
          <w:sz w:val="24"/>
          <w:szCs w:val="24"/>
        </w:rPr>
      </w:pPr>
      <w:r w:rsidRPr="00A25529">
        <w:rPr>
          <w:rStyle w:val="pxvis"/>
          <w:rFonts w:cs="Arial"/>
          <w:bCs/>
          <w:sz w:val="24"/>
          <w:szCs w:val="24"/>
          <w:rPrChange w:id="5797" w:author="Cara Cardinale" w:date="2025-03-04T10:36:00Z">
            <w:rPr>
              <w:rStyle w:val="pxvis"/>
              <w:rFonts w:cs="Arial"/>
              <w:bCs/>
              <w:szCs w:val="24"/>
            </w:rPr>
          </w:rPrChange>
        </w:rPr>
        <w:t>Notes to Form</w:t>
      </w:r>
    </w:p>
    <w:p w14:paraId="3B5D374C" w14:textId="77777777" w:rsidR="00FB29D8" w:rsidRPr="00A25529" w:rsidRDefault="00FB29D8">
      <w:pPr>
        <w:pStyle w:val="pxformnotes"/>
        <w:rPr>
          <w:sz w:val="24"/>
          <w:szCs w:val="24"/>
        </w:rPr>
      </w:pPr>
    </w:p>
    <w:p w14:paraId="021F3A7A" w14:textId="77777777" w:rsidR="00FB29D8" w:rsidRPr="00A25529" w:rsidRDefault="00FB29D8">
      <w:pPr>
        <w:pStyle w:val="pxformnote"/>
        <w:spacing w:before="180"/>
      </w:pPr>
      <w:del w:id="5798" w:author="Cara Cardinale" w:date="2025-01-14T20:47:00Z">
        <w:r w:rsidRPr="00A25529" w:rsidDel="00CF1278">
          <w:delText>Drafter's Note</w:delText>
        </w:r>
      </w:del>
      <w:r w:rsidRPr="00A25529">
        <w:t xml:space="preserve"> </w:t>
      </w:r>
    </w:p>
    <w:p w14:paraId="031301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p.ct.id="f2fd26a0b92511efa75bc0a5c2da1858|179|30:168"</w:instrText>
      </w:r>
      <w:r w:rsidRPr="00A25529">
        <w:fldChar w:fldCharType="end"/>
      </w:r>
      <w:r w:rsidRPr="00A25529">
        <w:t xml:space="preserve">Termination of membership may result for nonpayment of fees, dues, and assessments if provided for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st.ref.id="I05SAQQ"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cc.ref.id="I05O31E"</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st.ref.id="I05JVC2"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0B3EF138" w14:textId="77777777" w:rsidR="00FB29D8" w:rsidRPr="00A25529" w:rsidRDefault="00FB29D8">
      <w:pPr>
        <w:pStyle w:val="pxformrr"/>
        <w:rPr>
          <w:sz w:val="24"/>
          <w:szCs w:val="24"/>
        </w:rPr>
      </w:pPr>
      <w:r w:rsidRPr="00A25529">
        <w:rPr>
          <w:rStyle w:val="pxvis"/>
          <w:rFonts w:cs="Arial"/>
          <w:bCs/>
          <w:sz w:val="50"/>
          <w:rPrChange w:id="5799" w:author="Cara Cardinale" w:date="2025-03-04T10:36:00Z">
            <w:rPr>
              <w:rStyle w:val="pxvis"/>
              <w:rFonts w:cs="Arial"/>
              <w:bCs/>
            </w:rPr>
          </w:rPrChange>
        </w:rPr>
        <w:t>Research References</w:t>
      </w:r>
    </w:p>
    <w:p w14:paraId="08B8BA5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tk.ref.id="I006UVL"</w:instrText>
      </w:r>
      <w:r w:rsidRPr="00A25529">
        <w:rPr>
          <w:rStyle w:val="pxtk"/>
        </w:rPr>
        <w:fldChar w:fldCharType="end"/>
      </w:r>
      <w:r w:rsidRPr="00A25529">
        <w:rPr>
          <w:rStyle w:val="pxtk"/>
        </w:rPr>
        <w:t>West's Key Number Digest, Corporations and Business Organizations &amp;key;3404</w:t>
      </w:r>
    </w:p>
    <w:p w14:paraId="31D0AAD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rc.ref.id="I009O0H"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00" w:author="Cara Cardinale" w:date="2025-01-12T16:18:00Z">
        <w:r w:rsidRPr="00A25529" w:rsidDel="00D9691D">
          <w:rPr>
            <w:rStyle w:val="pxrc"/>
          </w:rPr>
          <w:delText>830, 831</w:delText>
        </w:r>
      </w:del>
      <w:ins w:id="5801" w:author="Cara Cardinale" w:date="2025-01-12T16:18:00Z">
        <w:r w:rsidR="00D9691D" w:rsidRPr="00A25529">
          <w:rPr>
            <w:rStyle w:val="pxrc"/>
          </w:rPr>
          <w:t>828, 829</w:t>
        </w:r>
      </w:ins>
    </w:p>
    <w:p w14:paraId="2D377DC1" w14:textId="77777777" w:rsidR="00FB29D8" w:rsidRPr="00A25529" w:rsidRDefault="00FB29D8">
      <w:pPr>
        <w:pStyle w:val="pxs"/>
        <w:spacing w:before="180"/>
        <w:rPr>
          <w:rPrChange w:id="5802" w:author="Cara Cardinale" w:date="2025-03-04T10:36:00Z">
            <w:rPr>
              <w:sz w:val="27"/>
            </w:rPr>
          </w:rPrChange>
        </w:rPr>
      </w:pPr>
      <w:r w:rsidRPr="00A25529">
        <w:rPr>
          <w:rPrChange w:id="5803" w:author="Cara Cardinale" w:date="2025-03-04T10:36:00Z">
            <w:rPr>
              <w:sz w:val="27"/>
            </w:rPr>
          </w:rPrChange>
        </w:rPr>
        <w:t>30:169. Notice of delinquent dues or assessments</w:t>
      </w:r>
    </w:p>
    <w:p w14:paraId="44E00F7C" w14:textId="77777777" w:rsidR="00FB29D8" w:rsidRPr="00A25529" w:rsidRDefault="00FB29D8">
      <w:pPr>
        <w:pStyle w:val="pxov"/>
        <w:rPr>
          <w:vanish/>
        </w:rPr>
      </w:pPr>
      <w:r w:rsidRPr="00A25529">
        <w:rPr>
          <w:vanish/>
        </w:rPr>
        <w:t>FMS</w:t>
      </w:r>
    </w:p>
    <w:p w14:paraId="62BECEA1" w14:textId="77777777" w:rsidR="00FB29D8" w:rsidRPr="00A25529" w:rsidRDefault="00FB29D8">
      <w:pPr>
        <w:pStyle w:val="pxov"/>
        <w:rPr>
          <w:vanish/>
        </w:rPr>
      </w:pPr>
      <w:r w:rsidRPr="00A25529">
        <w:rPr>
          <w:vanish/>
        </w:rPr>
        <w:t>NFP</w:t>
      </w:r>
    </w:p>
    <w:p w14:paraId="4D09D45F" w14:textId="77777777" w:rsidR="00FB29D8" w:rsidRPr="00A25529" w:rsidRDefault="00FB29D8">
      <w:pPr>
        <w:pStyle w:val="pxov"/>
        <w:rPr>
          <w:vanish/>
        </w:rPr>
      </w:pPr>
      <w:r w:rsidRPr="00A25529">
        <w:rPr>
          <w:vanish/>
        </w:rPr>
        <w:t>COL</w:t>
      </w:r>
    </w:p>
    <w:p w14:paraId="0D253135" w14:textId="77777777" w:rsidR="00FB29D8" w:rsidRPr="00A25529" w:rsidRDefault="00FB29D8">
      <w:pPr>
        <w:pStyle w:val="pxov"/>
        <w:rPr>
          <w:vanish/>
        </w:rPr>
      </w:pPr>
      <w:r w:rsidRPr="00A25529">
        <w:rPr>
          <w:vanish/>
        </w:rPr>
        <w:t>FCV</w:t>
      </w:r>
    </w:p>
    <w:p w14:paraId="66DD78EC" w14:textId="77777777" w:rsidR="00FB29D8" w:rsidRPr="00A25529" w:rsidRDefault="00FB29D8">
      <w:pPr>
        <w:pStyle w:val="pxov"/>
        <w:rPr>
          <w:vanish/>
        </w:rPr>
      </w:pPr>
      <w:r w:rsidRPr="00A25529">
        <w:rPr>
          <w:vanish/>
        </w:rPr>
        <w:t>FTR</w:t>
      </w:r>
    </w:p>
    <w:p w14:paraId="5974D830" w14:textId="77777777" w:rsidR="00FB29D8" w:rsidRPr="00A25529" w:rsidRDefault="00FB29D8">
      <w:pPr>
        <w:pStyle w:val="pxov"/>
        <w:rPr>
          <w:vanish/>
        </w:rPr>
      </w:pPr>
      <w:r w:rsidRPr="00A25529">
        <w:rPr>
          <w:vanish/>
        </w:rPr>
        <w:t>EBL</w:t>
      </w:r>
    </w:p>
    <w:p w14:paraId="72969D33" w14:textId="77777777" w:rsidR="00FB29D8" w:rsidRPr="00A25529" w:rsidRDefault="00FB29D8">
      <w:pPr>
        <w:pStyle w:val="pxov"/>
        <w:rPr>
          <w:vanish/>
        </w:rPr>
      </w:pPr>
      <w:r w:rsidRPr="00A25529">
        <w:rPr>
          <w:vanish/>
        </w:rPr>
        <w:t>TEM</w:t>
      </w:r>
    </w:p>
    <w:p w14:paraId="17199FB9" w14:textId="77777777" w:rsidR="00FB29D8" w:rsidRPr="00A25529" w:rsidRDefault="00FB29D8">
      <w:pPr>
        <w:pStyle w:val="pxov"/>
        <w:rPr>
          <w:vanish/>
        </w:rPr>
      </w:pPr>
      <w:r w:rsidRPr="00A25529">
        <w:rPr>
          <w:vanish/>
        </w:rPr>
        <w:t>MTD</w:t>
      </w:r>
    </w:p>
    <w:p w14:paraId="4D1128CA"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form.fid="Id56319a01b6411e684899cfd92da4eb0"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2656AA2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5CA2255"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tbl.uuid="I01Z984"</w:instrText>
      </w:r>
      <w:r w:rsidRPr="00A25529">
        <w:fldChar w:fldCharType="end"/>
      </w:r>
    </w:p>
    <w:p w14:paraId="16940F5E"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491E3F9F"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287B92A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7B4D221"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679A0963" w14:textId="77777777">
        <w:tblPrEx>
          <w:tblCellMar>
            <w:top w:w="0" w:type="dxa"/>
            <w:left w:w="0" w:type="dxa"/>
            <w:bottom w:w="0" w:type="dxa"/>
            <w:right w:w="0" w:type="dxa"/>
          </w:tblCellMar>
        </w:tblPrEx>
        <w:tc>
          <w:tcPr>
            <w:tcW w:w="4320" w:type="dxa"/>
            <w:tcBorders>
              <w:top w:val="nil"/>
              <w:left w:val="nil"/>
              <w:bottom w:val="nil"/>
              <w:right w:val="nil"/>
            </w:tcBorders>
          </w:tcPr>
          <w:p w14:paraId="5EEDF2D6"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p>
        </w:tc>
        <w:tc>
          <w:tcPr>
            <w:tcW w:w="4320" w:type="dxa"/>
            <w:tcBorders>
              <w:top w:val="nil"/>
              <w:left w:val="nil"/>
              <w:bottom w:val="nil"/>
              <w:right w:val="nil"/>
            </w:tcBorders>
          </w:tcPr>
          <w:p w14:paraId="6989D415"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r w:rsidRPr="00A25529">
              <w:rPr>
                <w:rStyle w:val="pxfinstr"/>
                <w:i/>
                <w:iCs/>
              </w:rPr>
              <w:t>[name of member]</w:t>
            </w:r>
          </w:p>
        </w:tc>
      </w:tr>
      <w:tr w:rsidR="00FB29D8" w:rsidRPr="00A25529" w14:paraId="2F59CCF7" w14:textId="77777777">
        <w:tblPrEx>
          <w:tblCellMar>
            <w:top w:w="0" w:type="dxa"/>
            <w:left w:w="0" w:type="dxa"/>
            <w:bottom w:w="0" w:type="dxa"/>
            <w:right w:w="0" w:type="dxa"/>
          </w:tblCellMar>
        </w:tblPrEx>
        <w:tc>
          <w:tcPr>
            <w:tcW w:w="4320" w:type="dxa"/>
            <w:tcBorders>
              <w:top w:val="nil"/>
              <w:left w:val="nil"/>
              <w:bottom w:val="nil"/>
              <w:right w:val="nil"/>
            </w:tcBorders>
          </w:tcPr>
          <w:p w14:paraId="1B66FA0D"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member]</w:t>
            </w:r>
          </w:p>
        </w:tc>
        <w:tc>
          <w:tcPr>
            <w:tcW w:w="4320" w:type="dxa"/>
            <w:tcBorders>
              <w:top w:val="nil"/>
              <w:left w:val="nil"/>
              <w:bottom w:val="nil"/>
              <w:right w:val="nil"/>
            </w:tcBorders>
          </w:tcPr>
          <w:p w14:paraId="58938B74" w14:textId="77777777" w:rsidR="00FB29D8" w:rsidRPr="00A25529" w:rsidRDefault="00FB29D8"/>
        </w:tc>
      </w:tr>
    </w:tbl>
    <w:p w14:paraId="2318E1D2" w14:textId="77777777" w:rsidR="00FB29D8" w:rsidRPr="00A25529" w:rsidRDefault="00FB29D8">
      <w:pPr>
        <w:pStyle w:val="pxtbody"/>
      </w:pPr>
    </w:p>
    <w:p w14:paraId="0C9BF0B6" w14:textId="77777777" w:rsidR="00FB29D8" w:rsidRPr="00A25529" w:rsidRDefault="00FB29D8"/>
    <w:p w14:paraId="556E2B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p.ct.id="f2fd26a0b92511efa75bc0a5c2da1858|180|30:169"</w:instrText>
      </w:r>
      <w:r w:rsidRPr="00A25529">
        <w:fldChar w:fldCharType="end"/>
      </w:r>
      <w:r w:rsidRPr="00A25529">
        <w:t xml:space="preserve">Notice is given that </w:t>
      </w:r>
      <w:r w:rsidRPr="00A25529">
        <w:rPr>
          <w:rStyle w:val="pxfinstr"/>
          <w:i/>
          <w:iCs/>
        </w:rPr>
        <w:t>[your annual dues/an assessment levied on you by [the board of directors/[title of entity]] on [date of levy]]</w:t>
      </w:r>
      <w:r w:rsidRPr="00A25529">
        <w:t xml:space="preserve"> of </w:t>
      </w:r>
      <w:r w:rsidRPr="00A25529">
        <w:rPr>
          <w:rStyle w:val="pxfinstr"/>
          <w:i/>
          <w:iCs/>
        </w:rPr>
        <w:t>[$[dollar amount of dues]/$[dollar amount of assessment]]</w:t>
      </w:r>
      <w:r w:rsidRPr="00A25529">
        <w:t xml:space="preserve"> remains unpaid and has been overdue since </w:t>
      </w:r>
      <w:r w:rsidRPr="00A25529">
        <w:rPr>
          <w:rStyle w:val="pxfinstr"/>
          <w:i/>
          <w:iCs/>
        </w:rPr>
        <w:t>[due date of payment]</w:t>
      </w:r>
      <w:r w:rsidRPr="00A25529">
        <w:t xml:space="preserve">. In accordance with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w:t>
      </w:r>
      <w:r w:rsidRPr="00A25529">
        <w:rPr>
          <w:rStyle w:val="pxfinstr"/>
          <w:i/>
          <w:iCs/>
        </w:rPr>
        <w:t>[bylaws/[specification of other document]]</w:t>
      </w:r>
      <w:r w:rsidRPr="00A25529">
        <w:t xml:space="preserve"> of this organization, </w:t>
      </w:r>
      <w:r w:rsidRPr="00A25529">
        <w:rPr>
          <w:rStyle w:val="pxfinstr"/>
          <w:i/>
          <w:iCs/>
        </w:rPr>
        <w:t>[you will be expelled from the organization unless the above amount is paid within [number of days] days from the date of this notice/you are hereby suspended from this organization until such time as the above amount is paid in full]</w:t>
      </w:r>
      <w:r w:rsidRPr="00A25529">
        <w:t>.</w:t>
      </w:r>
    </w:p>
    <w:p w14:paraId="7E7ADB2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A371CEC"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3F5D5FF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7C37D647" w14:textId="77777777" w:rsidR="00FB29D8" w:rsidRPr="00A25529" w:rsidRDefault="00FB29D8">
      <w:pPr>
        <w:pStyle w:val="pxformnotes"/>
        <w:jc w:val="center"/>
        <w:rPr>
          <w:sz w:val="24"/>
          <w:szCs w:val="24"/>
        </w:rPr>
      </w:pPr>
      <w:r w:rsidRPr="00A25529">
        <w:rPr>
          <w:rStyle w:val="pxvis"/>
          <w:rFonts w:cs="Arial"/>
          <w:bCs/>
          <w:sz w:val="24"/>
          <w:szCs w:val="24"/>
          <w:rPrChange w:id="5804" w:author="Cara Cardinale" w:date="2025-03-04T10:36:00Z">
            <w:rPr>
              <w:rStyle w:val="pxvis"/>
              <w:rFonts w:cs="Arial"/>
              <w:bCs/>
              <w:szCs w:val="24"/>
            </w:rPr>
          </w:rPrChange>
        </w:rPr>
        <w:t>Notes to Form</w:t>
      </w:r>
    </w:p>
    <w:p w14:paraId="0524678B" w14:textId="77777777" w:rsidR="00FB29D8" w:rsidRPr="00A25529" w:rsidRDefault="00FB29D8">
      <w:pPr>
        <w:pStyle w:val="pxformnotes"/>
        <w:rPr>
          <w:sz w:val="24"/>
          <w:szCs w:val="24"/>
        </w:rPr>
      </w:pPr>
    </w:p>
    <w:p w14:paraId="60A4FBD0" w14:textId="77777777" w:rsidR="00FB29D8" w:rsidRPr="00A25529" w:rsidRDefault="00FB29D8">
      <w:pPr>
        <w:pStyle w:val="pxformnote"/>
        <w:spacing w:before="180"/>
      </w:pPr>
      <w:del w:id="5805" w:author="Cara Cardinale" w:date="2025-01-14T20:47:00Z">
        <w:r w:rsidRPr="00A25529" w:rsidDel="00CF1278">
          <w:delText>Drafter's Note</w:delText>
        </w:r>
      </w:del>
      <w:r w:rsidRPr="00A25529">
        <w:t xml:space="preserve"> </w:t>
      </w:r>
    </w:p>
    <w:p w14:paraId="345D3C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p.ct.id="f2fd26a0b92511efa75bc0a5c2da1858|180|30:169"</w:instrText>
      </w:r>
      <w:r w:rsidRPr="00A25529">
        <w:fldChar w:fldCharType="end"/>
      </w:r>
      <w:r w:rsidRPr="00A25529">
        <w:t xml:space="preserve">Termination of membership may result for nonpayment of fees, dues, and assessments if provided for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st.ref.id="I00CH5D"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cc.ref.id="I00FAA9"</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st.ref.id="I00I3F5"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77F4F679" w14:textId="77777777" w:rsidR="00FB29D8" w:rsidRPr="00A25529" w:rsidRDefault="00FB29D8">
      <w:pPr>
        <w:pStyle w:val="pxformrr"/>
        <w:rPr>
          <w:sz w:val="24"/>
          <w:szCs w:val="24"/>
        </w:rPr>
      </w:pPr>
      <w:r w:rsidRPr="00A25529">
        <w:rPr>
          <w:rStyle w:val="pxvis"/>
          <w:rFonts w:cs="Arial"/>
          <w:bCs/>
          <w:sz w:val="50"/>
          <w:rPrChange w:id="5806" w:author="Cara Cardinale" w:date="2025-03-04T10:36:00Z">
            <w:rPr>
              <w:rStyle w:val="pxvis"/>
              <w:rFonts w:cs="Arial"/>
              <w:bCs/>
            </w:rPr>
          </w:rPrChange>
        </w:rPr>
        <w:t>Research References</w:t>
      </w:r>
    </w:p>
    <w:p w14:paraId="0BA07A6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tk.ref.id="I006UVN"</w:instrText>
      </w:r>
      <w:r w:rsidRPr="00A25529">
        <w:rPr>
          <w:rStyle w:val="pxtk"/>
        </w:rPr>
        <w:fldChar w:fldCharType="end"/>
      </w:r>
      <w:r w:rsidRPr="00A25529">
        <w:rPr>
          <w:rStyle w:val="pxtk"/>
        </w:rPr>
        <w:t>West's Key Number Digest, Corporations and Business Organizations &amp;key;3404</w:t>
      </w:r>
    </w:p>
    <w:p w14:paraId="268420A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rc.ref.id="I009O0J"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07" w:author="Cara Cardinale" w:date="2025-01-12T16:18:00Z">
        <w:r w:rsidRPr="00A25529" w:rsidDel="00D9691D">
          <w:rPr>
            <w:rStyle w:val="pxrc"/>
          </w:rPr>
          <w:delText>830, 831</w:delText>
        </w:r>
      </w:del>
      <w:ins w:id="5808" w:author="Cara Cardinale" w:date="2025-01-12T16:18:00Z">
        <w:r w:rsidR="00D9691D" w:rsidRPr="00A25529">
          <w:rPr>
            <w:rStyle w:val="pxrc"/>
          </w:rPr>
          <w:t>828, 829</w:t>
        </w:r>
      </w:ins>
    </w:p>
    <w:p w14:paraId="35E6583A" w14:textId="77777777" w:rsidR="00FB29D8" w:rsidRPr="00A25529" w:rsidRDefault="00FB29D8">
      <w:pPr>
        <w:pStyle w:val="pxs"/>
        <w:spacing w:before="180"/>
        <w:rPr>
          <w:rPrChange w:id="5809" w:author="Cara Cardinale" w:date="2025-03-04T10:36:00Z">
            <w:rPr>
              <w:sz w:val="27"/>
            </w:rPr>
          </w:rPrChange>
        </w:rPr>
      </w:pPr>
      <w:r w:rsidRPr="00A25529">
        <w:rPr>
          <w:rPrChange w:id="5810" w:author="Cara Cardinale" w:date="2025-03-04T10:36:00Z">
            <w:rPr>
              <w:sz w:val="27"/>
            </w:rPr>
          </w:rPrChange>
        </w:rPr>
        <w:t>30:170. Notice to member of charges and hearing</w:t>
      </w:r>
    </w:p>
    <w:p w14:paraId="60D37891" w14:textId="77777777" w:rsidR="00FB29D8" w:rsidRPr="00A25529" w:rsidRDefault="00FB29D8">
      <w:pPr>
        <w:pStyle w:val="pxov"/>
        <w:rPr>
          <w:vanish/>
        </w:rPr>
      </w:pPr>
      <w:r w:rsidRPr="00A25529">
        <w:rPr>
          <w:vanish/>
        </w:rPr>
        <w:t>FMS</w:t>
      </w:r>
    </w:p>
    <w:p w14:paraId="2BC5482A" w14:textId="77777777" w:rsidR="00FB29D8" w:rsidRPr="00A25529" w:rsidRDefault="00FB29D8">
      <w:pPr>
        <w:pStyle w:val="pxov"/>
        <w:rPr>
          <w:vanish/>
        </w:rPr>
      </w:pPr>
      <w:r w:rsidRPr="00A25529">
        <w:rPr>
          <w:vanish/>
        </w:rPr>
        <w:t>NFP</w:t>
      </w:r>
    </w:p>
    <w:p w14:paraId="4A6E45E7" w14:textId="77777777" w:rsidR="00FB29D8" w:rsidRPr="00A25529" w:rsidRDefault="00FB29D8">
      <w:pPr>
        <w:pStyle w:val="pxov"/>
        <w:rPr>
          <w:vanish/>
        </w:rPr>
      </w:pPr>
      <w:r w:rsidRPr="00A25529">
        <w:rPr>
          <w:vanish/>
        </w:rPr>
        <w:t>COL</w:t>
      </w:r>
    </w:p>
    <w:p w14:paraId="037C962C" w14:textId="77777777" w:rsidR="00FB29D8" w:rsidRPr="00A25529" w:rsidRDefault="00FB29D8">
      <w:pPr>
        <w:pStyle w:val="pxov"/>
        <w:rPr>
          <w:vanish/>
        </w:rPr>
      </w:pPr>
      <w:r w:rsidRPr="00A25529">
        <w:rPr>
          <w:vanish/>
        </w:rPr>
        <w:t>FCV</w:t>
      </w:r>
    </w:p>
    <w:p w14:paraId="5D99D4FF" w14:textId="77777777" w:rsidR="00FB29D8" w:rsidRPr="00A25529" w:rsidRDefault="00FB29D8">
      <w:pPr>
        <w:pStyle w:val="pxov"/>
        <w:rPr>
          <w:vanish/>
        </w:rPr>
      </w:pPr>
      <w:r w:rsidRPr="00A25529">
        <w:rPr>
          <w:vanish/>
        </w:rPr>
        <w:t>FTR</w:t>
      </w:r>
    </w:p>
    <w:p w14:paraId="718D319F" w14:textId="77777777" w:rsidR="00FB29D8" w:rsidRPr="00A25529" w:rsidRDefault="00FB29D8">
      <w:pPr>
        <w:pStyle w:val="pxov"/>
        <w:rPr>
          <w:vanish/>
        </w:rPr>
      </w:pPr>
      <w:r w:rsidRPr="00A25529">
        <w:rPr>
          <w:vanish/>
        </w:rPr>
        <w:t>EBL</w:t>
      </w:r>
    </w:p>
    <w:p w14:paraId="50B58BAF" w14:textId="77777777" w:rsidR="00FB29D8" w:rsidRPr="00A25529" w:rsidRDefault="00FB29D8">
      <w:pPr>
        <w:pStyle w:val="pxov"/>
        <w:rPr>
          <w:vanish/>
        </w:rPr>
      </w:pPr>
      <w:r w:rsidRPr="00A25529">
        <w:rPr>
          <w:vanish/>
        </w:rPr>
        <w:t>TEM</w:t>
      </w:r>
    </w:p>
    <w:p w14:paraId="5FBC9A34" w14:textId="77777777" w:rsidR="00FB29D8" w:rsidRPr="00A25529" w:rsidRDefault="00FB29D8">
      <w:pPr>
        <w:pStyle w:val="pxov"/>
        <w:rPr>
          <w:vanish/>
        </w:rPr>
      </w:pPr>
      <w:r w:rsidRPr="00A25529">
        <w:rPr>
          <w:vanish/>
        </w:rPr>
        <w:t>MTD</w:t>
      </w:r>
    </w:p>
    <w:p w14:paraId="6174B0BA"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form.fid="Id56340b01b6411e684899cfd92da4eb0"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54ACC8B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39D7CC3"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tbl.uuid="I01ZASW"</w:instrText>
      </w:r>
      <w:r w:rsidRPr="00A25529">
        <w:fldChar w:fldCharType="end"/>
      </w:r>
    </w:p>
    <w:p w14:paraId="4BC7FB9D"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520C8768"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45B384A9"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2F5261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1C21EF4" w14:textId="77777777">
        <w:tblPrEx>
          <w:tblCellMar>
            <w:top w:w="0" w:type="dxa"/>
            <w:left w:w="0" w:type="dxa"/>
            <w:bottom w:w="0" w:type="dxa"/>
            <w:right w:w="0" w:type="dxa"/>
          </w:tblCellMar>
        </w:tblPrEx>
        <w:tc>
          <w:tcPr>
            <w:tcW w:w="4320" w:type="dxa"/>
            <w:tcBorders>
              <w:top w:val="nil"/>
              <w:left w:val="nil"/>
              <w:bottom w:val="nil"/>
              <w:right w:val="nil"/>
            </w:tcBorders>
          </w:tcPr>
          <w:p w14:paraId="61C3A410"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811" w:author="Cara Cardinale" w:date="2025-01-28T10:07:00Z">
              <w:r w:rsidR="005F2AC2" w:rsidRPr="00A25529">
                <w:rPr>
                  <w:rStyle w:val="pxfinstr"/>
                  <w:i/>
                  <w:iCs/>
                </w:rPr>
                <w:t xml:space="preserve"> [name of member]</w:t>
              </w:r>
            </w:ins>
          </w:p>
        </w:tc>
        <w:tc>
          <w:tcPr>
            <w:tcW w:w="4320" w:type="dxa"/>
            <w:tcBorders>
              <w:top w:val="nil"/>
              <w:left w:val="nil"/>
              <w:bottom w:val="nil"/>
              <w:right w:val="nil"/>
            </w:tcBorders>
          </w:tcPr>
          <w:p w14:paraId="2979D3E1"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812" w:author="Cara Cardinale" w:date="2025-01-28T10:07:00Z">
              <w:r w:rsidRPr="00A25529" w:rsidDel="005F2AC2">
                <w:rPr>
                  <w:rStyle w:val="pxfinstr"/>
                  <w:i/>
                  <w:iCs/>
                </w:rPr>
                <w:delText>[name of member]</w:delText>
              </w:r>
            </w:del>
          </w:p>
        </w:tc>
      </w:tr>
      <w:tr w:rsidR="00FB29D8" w:rsidRPr="00A25529" w14:paraId="0534D126" w14:textId="77777777">
        <w:tblPrEx>
          <w:tblCellMar>
            <w:top w:w="0" w:type="dxa"/>
            <w:left w:w="0" w:type="dxa"/>
            <w:bottom w:w="0" w:type="dxa"/>
            <w:right w:w="0" w:type="dxa"/>
          </w:tblCellMar>
        </w:tblPrEx>
        <w:tc>
          <w:tcPr>
            <w:tcW w:w="4320" w:type="dxa"/>
            <w:tcBorders>
              <w:top w:val="nil"/>
              <w:left w:val="nil"/>
              <w:bottom w:val="nil"/>
              <w:right w:val="nil"/>
            </w:tcBorders>
          </w:tcPr>
          <w:p w14:paraId="4F2A43AB"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member]</w:t>
            </w:r>
          </w:p>
        </w:tc>
        <w:tc>
          <w:tcPr>
            <w:tcW w:w="4320" w:type="dxa"/>
            <w:tcBorders>
              <w:top w:val="nil"/>
              <w:left w:val="nil"/>
              <w:bottom w:val="nil"/>
              <w:right w:val="nil"/>
            </w:tcBorders>
          </w:tcPr>
          <w:p w14:paraId="2372C679" w14:textId="77777777" w:rsidR="00FB29D8" w:rsidRPr="00A25529" w:rsidRDefault="00FB29D8"/>
        </w:tc>
      </w:tr>
    </w:tbl>
    <w:p w14:paraId="56485354" w14:textId="77777777" w:rsidR="00FB29D8" w:rsidRPr="00A25529" w:rsidRDefault="00FB29D8">
      <w:pPr>
        <w:pStyle w:val="pxtbody"/>
      </w:pPr>
    </w:p>
    <w:p w14:paraId="2FB1A405" w14:textId="77777777" w:rsidR="00FB29D8" w:rsidRPr="00A25529" w:rsidRDefault="00FB29D8"/>
    <w:p w14:paraId="4CEE19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t xml:space="preserve">You are notified that a special meeting of the board of directors of </w:t>
      </w:r>
      <w:r w:rsidRPr="00A25529">
        <w:rPr>
          <w:rStyle w:val="pxfinstr"/>
          <w:i/>
          <w:iCs/>
        </w:rPr>
        <w:t>[name of club]</w:t>
      </w:r>
      <w:r w:rsidRPr="00A25529">
        <w:t xml:space="preserve"> will be held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on </w:t>
      </w:r>
      <w:r w:rsidRPr="00A25529">
        <w:rPr>
          <w:rStyle w:val="pxfinstr"/>
          <w:i/>
          <w:iCs/>
        </w:rPr>
        <w:t>[date of special meeting]</w:t>
      </w:r>
      <w:r w:rsidRPr="00A25529">
        <w:t xml:space="preserve">, at </w:t>
      </w:r>
      <w:r w:rsidRPr="00A25529">
        <w:rPr>
          <w:rStyle w:val="pxfinstr"/>
          <w:i/>
          <w:iCs/>
        </w:rPr>
        <w:t>[time of special meeting]</w:t>
      </w:r>
      <w:r w:rsidRPr="00A25529">
        <w:t xml:space="preserve">, to consider the propriety of </w:t>
      </w:r>
      <w:r w:rsidRPr="00A25529">
        <w:rPr>
          <w:rStyle w:val="pxfinstr"/>
          <w:i/>
          <w:iCs/>
        </w:rPr>
        <w:t>[expelling/suspending]</w:t>
      </w:r>
      <w:r w:rsidRPr="00A25529">
        <w:t xml:space="preserve"> you from membership in </w:t>
      </w:r>
      <w:r w:rsidRPr="00A25529">
        <w:rPr>
          <w:rStyle w:val="pxfinstr"/>
          <w:i/>
          <w:iCs/>
        </w:rPr>
        <w:t>[name of club]</w:t>
      </w:r>
      <w:r w:rsidRPr="00A25529">
        <w:t xml:space="preserve"> for alleged violation by you of </w:t>
      </w:r>
      <w:r w:rsidRPr="00A25529">
        <w:rPr>
          <w:rStyle w:val="pxfinstr"/>
          <w:i/>
          <w:iCs/>
        </w:rPr>
        <w:t>[specification of rule violated]</w:t>
      </w:r>
      <w:r w:rsidRPr="00A25529">
        <w:t xml:space="preserve"> as follows: </w:t>
      </w:r>
      <w:r w:rsidRPr="00A25529">
        <w:rPr>
          <w:rStyle w:val="pxfinstr"/>
          <w:i/>
          <w:iCs/>
        </w:rPr>
        <w:t>[description of accused member's actions]</w:t>
      </w:r>
      <w:r w:rsidRPr="00A25529">
        <w:t>.</w:t>
      </w:r>
    </w:p>
    <w:p w14:paraId="656379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t xml:space="preserve">You are requested to attend the above meeting. You will be permitted to answer these charges, to present relevant evidence, and to oppose the proposal to </w:t>
      </w:r>
      <w:r w:rsidRPr="00A25529">
        <w:rPr>
          <w:rStyle w:val="pxfinstr"/>
          <w:i/>
          <w:iCs/>
        </w:rPr>
        <w:t>[expel/suspend]</w:t>
      </w:r>
      <w:r w:rsidRPr="00A25529">
        <w:t xml:space="preserve"> you from membership.</w:t>
      </w:r>
    </w:p>
    <w:p w14:paraId="34463A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rPr>
          <w:rStyle w:val="pxfinstr"/>
          <w:i/>
          <w:iCs/>
        </w:rPr>
        <w:t>[OPTIONAL: You are notified that should the above proceedings result in the termination of your membership in the club, all your rights as a member of the club, including any interest in its property, will thereby be terminated.]</w:t>
      </w:r>
    </w:p>
    <w:p w14:paraId="0544AA5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6481371"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061E9A3D"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5F0FD4E0" w14:textId="77777777" w:rsidR="00FB29D8" w:rsidRPr="00A25529" w:rsidRDefault="00FB29D8">
      <w:pPr>
        <w:pStyle w:val="pxformnotes"/>
        <w:jc w:val="center"/>
        <w:rPr>
          <w:sz w:val="24"/>
          <w:szCs w:val="24"/>
        </w:rPr>
      </w:pPr>
      <w:r w:rsidRPr="00A25529">
        <w:rPr>
          <w:rStyle w:val="pxvis"/>
          <w:rFonts w:cs="Arial"/>
          <w:bCs/>
          <w:sz w:val="24"/>
          <w:szCs w:val="24"/>
          <w:rPrChange w:id="5813" w:author="Cara Cardinale" w:date="2025-03-04T10:36:00Z">
            <w:rPr>
              <w:rStyle w:val="pxvis"/>
              <w:rFonts w:cs="Arial"/>
              <w:bCs/>
              <w:szCs w:val="24"/>
            </w:rPr>
          </w:rPrChange>
        </w:rPr>
        <w:t>Notes to Form</w:t>
      </w:r>
    </w:p>
    <w:p w14:paraId="7D66707C" w14:textId="77777777" w:rsidR="00FB29D8" w:rsidRPr="00A25529" w:rsidRDefault="00FB29D8">
      <w:pPr>
        <w:pStyle w:val="pxformnotes"/>
        <w:rPr>
          <w:sz w:val="24"/>
          <w:szCs w:val="24"/>
        </w:rPr>
      </w:pPr>
    </w:p>
    <w:p w14:paraId="5DF64074" w14:textId="77777777" w:rsidR="00FB29D8" w:rsidRPr="00A25529" w:rsidRDefault="00FB29D8">
      <w:pPr>
        <w:pStyle w:val="pxformnote"/>
        <w:spacing w:before="180"/>
      </w:pPr>
      <w:del w:id="5814" w:author="Cara Cardinale" w:date="2025-01-14T20:47:00Z">
        <w:r w:rsidRPr="00A25529" w:rsidDel="00CF1278">
          <w:delText>Drafter's Note</w:delText>
        </w:r>
      </w:del>
      <w:r w:rsidRPr="00A25529">
        <w:t xml:space="preserve"> </w:t>
      </w:r>
    </w:p>
    <w:p w14:paraId="4B1382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t xml:space="preserve">If authorized by its certificate of incorporation or bylaws and subject to any limitations stated in such documents, a corporation may impose reasonable fines or other penalties, including termination of membership,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st.ref.id="I00CH5F"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cc.ref.id="I006UVQ"</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st.ref.id="I009O0M"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467992FE" w14:textId="77777777" w:rsidR="00FB29D8" w:rsidRPr="00A25529" w:rsidRDefault="00FB29D8">
      <w:pPr>
        <w:pStyle w:val="pxformrr"/>
        <w:rPr>
          <w:sz w:val="24"/>
          <w:szCs w:val="24"/>
        </w:rPr>
      </w:pPr>
      <w:r w:rsidRPr="00A25529">
        <w:rPr>
          <w:rStyle w:val="pxvis"/>
          <w:rFonts w:cs="Arial"/>
          <w:bCs/>
          <w:sz w:val="50"/>
          <w:rPrChange w:id="5815" w:author="Cara Cardinale" w:date="2025-03-04T10:36:00Z">
            <w:rPr>
              <w:rStyle w:val="pxvis"/>
              <w:rFonts w:cs="Arial"/>
              <w:bCs/>
            </w:rPr>
          </w:rPrChange>
        </w:rPr>
        <w:t>Research References</w:t>
      </w:r>
    </w:p>
    <w:p w14:paraId="4108F2C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tk.ref.id="I00CH5I"</w:instrText>
      </w:r>
      <w:r w:rsidRPr="00A25529">
        <w:rPr>
          <w:rStyle w:val="pxtk"/>
        </w:rPr>
        <w:fldChar w:fldCharType="end"/>
      </w:r>
      <w:r w:rsidRPr="00A25529">
        <w:rPr>
          <w:rStyle w:val="pxtk"/>
        </w:rPr>
        <w:t>West's Key Number Digest, Corporations and Business Organizations &amp;key;3404</w:t>
      </w:r>
    </w:p>
    <w:p w14:paraId="0F56108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rc.ref.id="I00FAAE"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16" w:author="Cara Cardinale" w:date="2025-01-21T19:12:00Z">
        <w:r w:rsidRPr="00A25529" w:rsidDel="005B3222">
          <w:rPr>
            <w:rStyle w:val="pxrc"/>
          </w:rPr>
          <w:delText>833 to 836</w:delText>
        </w:r>
      </w:del>
      <w:ins w:id="5817" w:author="Cara Cardinale" w:date="2025-01-21T19:12:00Z">
        <w:r w:rsidR="005B3222" w:rsidRPr="00A25529">
          <w:rPr>
            <w:rStyle w:val="pxrc"/>
          </w:rPr>
          <w:t>831 to 834</w:t>
        </w:r>
      </w:ins>
    </w:p>
    <w:p w14:paraId="73C52E9C" w14:textId="77777777" w:rsidR="00FB29D8" w:rsidRPr="00A25529" w:rsidRDefault="00FB29D8">
      <w:pPr>
        <w:pStyle w:val="pxd"/>
        <w:spacing w:before="180"/>
      </w:pPr>
      <w:r w:rsidRPr="00A25529">
        <w:t>c. Certificate of Change; Change of Registered Agent or Agent's Address, or Both; Certificate of Resignation of Registered Agent</w:t>
      </w:r>
    </w:p>
    <w:p w14:paraId="6E9A0484" w14:textId="77777777" w:rsidR="00FB29D8" w:rsidRPr="00A25529" w:rsidRDefault="00FB29D8">
      <w:pPr>
        <w:pStyle w:val="pxs"/>
        <w:spacing w:before="180"/>
        <w:rPr>
          <w:rPrChange w:id="5818" w:author="Cara Cardinale" w:date="2025-03-04T10:36:00Z">
            <w:rPr>
              <w:sz w:val="27"/>
            </w:rPr>
          </w:rPrChange>
        </w:rPr>
      </w:pPr>
      <w:r w:rsidRPr="00A25529">
        <w:rPr>
          <w:rPrChange w:id="5819" w:author="Cara Cardinale" w:date="2025-03-04T10:36:00Z">
            <w:rPr>
              <w:sz w:val="27"/>
            </w:rPr>
          </w:rPrChange>
        </w:rPr>
        <w:t>30:171. Certificate of change</w:t>
      </w:r>
      <w:r w:rsidRPr="00A25529">
        <w:rPr>
          <w:rStyle w:val="pxsep"/>
        </w:rPr>
        <w:t xml:space="preserve">-- </w:t>
      </w:r>
      <w:r w:rsidRPr="00A25529">
        <w:rPr>
          <w:rPrChange w:id="5820" w:author="Cara Cardinale" w:date="2025-03-04T10:36:00Z">
            <w:rPr>
              <w:sz w:val="27"/>
            </w:rPr>
          </w:rPrChange>
        </w:rPr>
        <w:t>Official form</w:t>
      </w:r>
    </w:p>
    <w:p w14:paraId="25AC20E2" w14:textId="77777777" w:rsidR="00FB29D8" w:rsidRPr="00A25529" w:rsidRDefault="00FB29D8">
      <w:pPr>
        <w:pStyle w:val="pxov"/>
        <w:rPr>
          <w:vanish/>
        </w:rPr>
      </w:pPr>
      <w:r w:rsidRPr="00A25529">
        <w:rPr>
          <w:vanish/>
        </w:rPr>
        <w:t>NFP</w:t>
      </w:r>
    </w:p>
    <w:p w14:paraId="57764B5A" w14:textId="77777777" w:rsidR="00FB29D8" w:rsidRPr="00A25529" w:rsidRDefault="00FB29D8">
      <w:pPr>
        <w:pStyle w:val="pxov"/>
        <w:rPr>
          <w:vanish/>
        </w:rPr>
      </w:pPr>
      <w:r w:rsidRPr="00A25529">
        <w:rPr>
          <w:vanish/>
        </w:rPr>
        <w:t>COL</w:t>
      </w:r>
    </w:p>
    <w:p w14:paraId="70359FF2" w14:textId="77777777" w:rsidR="00FB29D8" w:rsidRPr="00A25529" w:rsidRDefault="00FB29D8">
      <w:pPr>
        <w:pStyle w:val="pxov"/>
        <w:rPr>
          <w:vanish/>
        </w:rPr>
      </w:pPr>
      <w:r w:rsidRPr="00A25529">
        <w:rPr>
          <w:vanish/>
        </w:rPr>
        <w:t>FCV</w:t>
      </w:r>
    </w:p>
    <w:p w14:paraId="54460877" w14:textId="77777777" w:rsidR="00FB29D8" w:rsidRPr="00A25529" w:rsidRDefault="00FB29D8">
      <w:pPr>
        <w:pStyle w:val="pxov"/>
        <w:rPr>
          <w:vanish/>
        </w:rPr>
      </w:pPr>
      <w:r w:rsidRPr="00A25529">
        <w:rPr>
          <w:vanish/>
        </w:rPr>
        <w:t>FTR</w:t>
      </w:r>
    </w:p>
    <w:p w14:paraId="1DBF9952" w14:textId="77777777" w:rsidR="00FB29D8" w:rsidRPr="00A25529" w:rsidRDefault="00FB29D8">
      <w:pPr>
        <w:pStyle w:val="pxov"/>
        <w:rPr>
          <w:vanish/>
        </w:rPr>
      </w:pPr>
      <w:r w:rsidRPr="00A25529">
        <w:rPr>
          <w:vanish/>
        </w:rPr>
        <w:t>EFM</w:t>
      </w:r>
    </w:p>
    <w:p w14:paraId="5A699B54" w14:textId="77777777" w:rsidR="00FB29D8" w:rsidRPr="00A25529" w:rsidRDefault="00FB29D8">
      <w:pPr>
        <w:pStyle w:val="pxov"/>
        <w:rPr>
          <w:vanish/>
        </w:rPr>
      </w:pPr>
      <w:r w:rsidRPr="00A25529">
        <w:rPr>
          <w:vanish/>
        </w:rPr>
        <w:t>EBL</w:t>
      </w:r>
    </w:p>
    <w:p w14:paraId="2078DCBB" w14:textId="77777777" w:rsidR="00FB29D8" w:rsidRPr="00A25529" w:rsidRDefault="00FB29D8">
      <w:pPr>
        <w:pStyle w:val="pxov"/>
        <w:rPr>
          <w:vanish/>
        </w:rPr>
      </w:pPr>
      <w:r w:rsidRPr="00A25529">
        <w:rPr>
          <w:vanish/>
        </w:rPr>
        <w:t>TEM</w:t>
      </w:r>
    </w:p>
    <w:p w14:paraId="57B8A509" w14:textId="77777777" w:rsidR="00FB29D8" w:rsidRPr="00A25529" w:rsidRDefault="00FB29D8">
      <w:pPr>
        <w:pStyle w:val="pxov"/>
        <w:rPr>
          <w:vanish/>
        </w:rPr>
      </w:pPr>
      <w:r w:rsidRPr="00A25529">
        <w:rPr>
          <w:vanish/>
        </w:rPr>
        <w:t>MTD</w:t>
      </w:r>
    </w:p>
    <w:p w14:paraId="61A01F76"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form.fid="Id56367c01b6411e684899cfd92da4eb0"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ib.ct.id="f2fd26a0b92511efa75bc0a5c2da1858|182|30:171"</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im.id="I01ZAP0"</w:instrText>
      </w:r>
      <w:r w:rsidRPr="00A25529">
        <w:fldChar w:fldCharType="end"/>
      </w:r>
    </w:p>
    <w:p w14:paraId="56E3DFD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im.id="I020OWJ"</w:instrText>
      </w:r>
      <w:r w:rsidRPr="00A25529">
        <w:fldChar w:fldCharType="end"/>
      </w:r>
    </w:p>
    <w:p w14:paraId="7F0FEDA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#I020OWJ goes here</w:t>
      </w:r>
    </w:p>
    <w:p w14:paraId="211C6394"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im.id="I020YCJ"</w:instrText>
      </w:r>
      <w:r w:rsidRPr="00A25529">
        <w:fldChar w:fldCharType="end"/>
      </w:r>
    </w:p>
    <w:p w14:paraId="5924E4D4"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#I020YCJ goes here</w:t>
      </w:r>
    </w:p>
    <w:p w14:paraId="776B7E7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im.id="I022412"</w:instrText>
      </w:r>
      <w:r w:rsidRPr="00A25529">
        <w:fldChar w:fldCharType="end"/>
      </w:r>
    </w:p>
    <w:p w14:paraId="71DF992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#I022412 goes here</w:t>
      </w:r>
    </w:p>
    <w:p w14:paraId="2A0486F4" w14:textId="77777777" w:rsidR="00FB29D8" w:rsidRPr="00A25529" w:rsidRDefault="00FB29D8">
      <w:pPr>
        <w:pStyle w:val="pxformnotes"/>
        <w:jc w:val="center"/>
        <w:rPr>
          <w:sz w:val="24"/>
          <w:szCs w:val="24"/>
        </w:rPr>
      </w:pPr>
      <w:r w:rsidRPr="00A25529">
        <w:rPr>
          <w:rStyle w:val="pxvis"/>
          <w:rFonts w:cs="Arial"/>
          <w:bCs/>
          <w:sz w:val="50"/>
          <w:rPrChange w:id="5821" w:author="Cara Cardinale" w:date="2025-03-04T10:36:00Z">
            <w:rPr>
              <w:rStyle w:val="pxvis"/>
              <w:rFonts w:cs="Arial"/>
              <w:bCs/>
            </w:rPr>
          </w:rPrChange>
        </w:rPr>
        <w:t>Notes to Form</w:t>
      </w:r>
    </w:p>
    <w:p w14:paraId="0ABA0141" w14:textId="77777777" w:rsidR="00FB29D8" w:rsidRPr="00A25529" w:rsidRDefault="00FB29D8">
      <w:pPr>
        <w:pStyle w:val="pxformnotes"/>
        <w:rPr>
          <w:sz w:val="24"/>
          <w:szCs w:val="24"/>
        </w:rPr>
      </w:pPr>
    </w:p>
    <w:p w14:paraId="1CCEE073" w14:textId="77777777" w:rsidR="00FB29D8" w:rsidRPr="00A25529" w:rsidRDefault="00FB29D8">
      <w:pPr>
        <w:pStyle w:val="pxformnote"/>
        <w:spacing w:before="180"/>
      </w:pPr>
      <w:del w:id="5822" w:author="Cara Cardinale" w:date="2025-01-14T20:47:00Z">
        <w:r w:rsidRPr="00A25529" w:rsidDel="00CF1278">
          <w:delText>Drafter's Note</w:delText>
        </w:r>
      </w:del>
      <w:r w:rsidRPr="00A25529">
        <w:t xml:space="preserve"> </w:t>
      </w:r>
    </w:p>
    <w:p w14:paraId="47855A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p.ct.id="f2fd26a0b92511efa75bc0a5c2da1858|182|30:171"</w:instrText>
      </w:r>
      <w:r w:rsidRPr="00A25529">
        <w:fldChar w:fldCharType="end"/>
      </w:r>
      <w:r w:rsidRPr="00A25529">
        <w:t>The above form</w:t>
      </w:r>
      <w:ins w:id="5823" w:author="Cara Cardinale" w:date="2025-01-28T10:12:00Z">
        <w:r w:rsidR="00DE6982" w:rsidRPr="00A25529">
          <w:t>, revised 1/23,</w:t>
        </w:r>
      </w:ins>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url.ref.id="I006UWV"</w:instrText>
      </w:r>
      <w:r w:rsidRPr="00A25529">
        <w:rPr>
          <w:rStyle w:val="pxurl"/>
        </w:rPr>
        <w:fldChar w:fldCharType="end"/>
      </w:r>
      <w:r w:rsidRPr="00A25529">
        <w:rPr>
          <w:rStyle w:val="pxurl"/>
        </w:rPr>
        <w:t>http://www.dos.ny.gov</w:t>
      </w:r>
      <w:r w:rsidRPr="00A25529">
        <w:t>, and is reprinted here for illustrative purposes.</w:t>
      </w:r>
    </w:p>
    <w:p w14:paraId="61E7AF25" w14:textId="77777777" w:rsidR="00FB29D8" w:rsidRPr="00A25529" w:rsidRDefault="00FB29D8">
      <w:pPr>
        <w:pStyle w:val="pxformrr"/>
        <w:rPr>
          <w:sz w:val="24"/>
          <w:szCs w:val="24"/>
        </w:rPr>
      </w:pPr>
      <w:r w:rsidRPr="00A25529">
        <w:rPr>
          <w:rStyle w:val="pxvis"/>
          <w:rFonts w:cs="Arial"/>
          <w:bCs/>
          <w:sz w:val="50"/>
          <w:rPrChange w:id="5824" w:author="Cara Cardinale" w:date="2025-03-04T10:36:00Z">
            <w:rPr>
              <w:rStyle w:val="pxvis"/>
              <w:rFonts w:cs="Arial"/>
              <w:bCs/>
            </w:rPr>
          </w:rPrChange>
        </w:rPr>
        <w:t>Research References</w:t>
      </w:r>
    </w:p>
    <w:p w14:paraId="1036FBB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tk.ref.id="I009O1R"</w:instrText>
      </w:r>
      <w:r w:rsidRPr="00A25529">
        <w:rPr>
          <w:rStyle w:val="pxtk"/>
        </w:rPr>
        <w:fldChar w:fldCharType="end"/>
      </w:r>
      <w:r w:rsidRPr="00A25529">
        <w:rPr>
          <w:rStyle w:val="pxtk"/>
        </w:rPr>
        <w:t>West's Key Number Digest, Corporations and Business Organizations &amp;key;3374</w:t>
      </w:r>
    </w:p>
    <w:p w14:paraId="2863EDE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rc.ref.id="I00CH6N"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25" w:author="Cara Cardinale" w:date="2025-01-21T11:07:00Z">
        <w:r w:rsidRPr="00A25529" w:rsidDel="00032FD5">
          <w:rPr>
            <w:rStyle w:val="pxrc"/>
          </w:rPr>
          <w:delText>156 to 159</w:delText>
        </w:r>
      </w:del>
      <w:ins w:id="5826" w:author="Cara Cardinale" w:date="2025-01-21T11:07:00Z">
        <w:r w:rsidR="00032FD5" w:rsidRPr="00A25529">
          <w:rPr>
            <w:rStyle w:val="pxrc"/>
          </w:rPr>
          <w:t>154, 155</w:t>
        </w:r>
      </w:ins>
    </w:p>
    <w:p w14:paraId="1CA9AC61" w14:textId="77777777" w:rsidR="00FB29D8" w:rsidRPr="00A25529" w:rsidRDefault="00FB29D8">
      <w:pPr>
        <w:pStyle w:val="pxs"/>
        <w:spacing w:before="180"/>
        <w:rPr>
          <w:rPrChange w:id="5827" w:author="Cara Cardinale" w:date="2025-03-04T10:36:00Z">
            <w:rPr>
              <w:sz w:val="27"/>
            </w:rPr>
          </w:rPrChange>
        </w:rPr>
      </w:pPr>
      <w:r w:rsidRPr="00A25529">
        <w:rPr>
          <w:rPrChange w:id="5828" w:author="Cara Cardinale" w:date="2025-03-04T10:36:00Z">
            <w:rPr>
              <w:sz w:val="27"/>
            </w:rPr>
          </w:rPrChange>
        </w:rPr>
        <w:t>30:172. Certificate of change</w:t>
      </w:r>
      <w:r w:rsidRPr="00A25529">
        <w:rPr>
          <w:rStyle w:val="pxsep"/>
        </w:rPr>
        <w:t xml:space="preserve">-- </w:t>
      </w:r>
      <w:r w:rsidRPr="00A25529">
        <w:rPr>
          <w:rPrChange w:id="5829" w:author="Cara Cardinale" w:date="2025-03-04T10:36:00Z">
            <w:rPr>
              <w:sz w:val="27"/>
            </w:rPr>
          </w:rPrChange>
        </w:rPr>
        <w:t>By agent</w:t>
      </w:r>
      <w:r w:rsidRPr="00A25529">
        <w:rPr>
          <w:rStyle w:val="pxsep"/>
        </w:rPr>
        <w:t xml:space="preserve">-- </w:t>
      </w:r>
      <w:r w:rsidRPr="00A25529">
        <w:rPr>
          <w:rPrChange w:id="5830" w:author="Cara Cardinale" w:date="2025-03-04T10:36:00Z">
            <w:rPr>
              <w:sz w:val="27"/>
            </w:rPr>
          </w:rPrChange>
        </w:rPr>
        <w:t>Official form</w:t>
      </w:r>
    </w:p>
    <w:p w14:paraId="3446BE56" w14:textId="77777777" w:rsidR="00FB29D8" w:rsidRPr="00A25529" w:rsidRDefault="00FB29D8">
      <w:pPr>
        <w:pStyle w:val="pxov"/>
        <w:rPr>
          <w:vanish/>
        </w:rPr>
      </w:pPr>
      <w:r w:rsidRPr="00A25529">
        <w:rPr>
          <w:vanish/>
        </w:rPr>
        <w:t>NFP</w:t>
      </w:r>
    </w:p>
    <w:p w14:paraId="1900AC75" w14:textId="77777777" w:rsidR="00FB29D8" w:rsidRPr="00A25529" w:rsidRDefault="00FB29D8">
      <w:pPr>
        <w:pStyle w:val="pxov"/>
        <w:rPr>
          <w:vanish/>
        </w:rPr>
      </w:pPr>
      <w:r w:rsidRPr="00A25529">
        <w:rPr>
          <w:vanish/>
        </w:rPr>
        <w:t>COL</w:t>
      </w:r>
    </w:p>
    <w:p w14:paraId="49E4B55B" w14:textId="77777777" w:rsidR="00FB29D8" w:rsidRPr="00A25529" w:rsidRDefault="00FB29D8">
      <w:pPr>
        <w:pStyle w:val="pxov"/>
        <w:rPr>
          <w:vanish/>
        </w:rPr>
      </w:pPr>
      <w:r w:rsidRPr="00A25529">
        <w:rPr>
          <w:vanish/>
        </w:rPr>
        <w:t>FCV</w:t>
      </w:r>
    </w:p>
    <w:p w14:paraId="660E4E61" w14:textId="77777777" w:rsidR="00FB29D8" w:rsidRPr="00A25529" w:rsidRDefault="00FB29D8">
      <w:pPr>
        <w:pStyle w:val="pxov"/>
        <w:rPr>
          <w:vanish/>
        </w:rPr>
      </w:pPr>
      <w:r w:rsidRPr="00A25529">
        <w:rPr>
          <w:vanish/>
        </w:rPr>
        <w:t>FTR</w:t>
      </w:r>
    </w:p>
    <w:p w14:paraId="4DE1D5C6" w14:textId="77777777" w:rsidR="00FB29D8" w:rsidRPr="00A25529" w:rsidRDefault="00FB29D8">
      <w:pPr>
        <w:pStyle w:val="pxov"/>
        <w:rPr>
          <w:vanish/>
        </w:rPr>
      </w:pPr>
      <w:r w:rsidRPr="00A25529">
        <w:rPr>
          <w:vanish/>
        </w:rPr>
        <w:t>EFM</w:t>
      </w:r>
    </w:p>
    <w:p w14:paraId="6BD2F467" w14:textId="77777777" w:rsidR="00FB29D8" w:rsidRPr="00A25529" w:rsidRDefault="00FB29D8">
      <w:pPr>
        <w:pStyle w:val="pxov"/>
        <w:rPr>
          <w:vanish/>
        </w:rPr>
      </w:pPr>
      <w:r w:rsidRPr="00A25529">
        <w:rPr>
          <w:vanish/>
        </w:rPr>
        <w:t>EBL</w:t>
      </w:r>
    </w:p>
    <w:p w14:paraId="16F70DB4" w14:textId="77777777" w:rsidR="00FB29D8" w:rsidRPr="00A25529" w:rsidRDefault="00FB29D8">
      <w:pPr>
        <w:pStyle w:val="pxov"/>
        <w:rPr>
          <w:vanish/>
        </w:rPr>
      </w:pPr>
      <w:r w:rsidRPr="00A25529">
        <w:rPr>
          <w:vanish/>
        </w:rPr>
        <w:t>TEM</w:t>
      </w:r>
    </w:p>
    <w:p w14:paraId="1ED576A7" w14:textId="77777777" w:rsidR="00FB29D8" w:rsidRPr="00A25529" w:rsidRDefault="00FB29D8">
      <w:pPr>
        <w:pStyle w:val="pxov"/>
        <w:rPr>
          <w:vanish/>
        </w:rPr>
      </w:pPr>
      <w:r w:rsidRPr="00A25529">
        <w:rPr>
          <w:vanish/>
        </w:rPr>
        <w:t>MTD</w:t>
      </w:r>
    </w:p>
    <w:p w14:paraId="7E35AA59"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form.fid="Id563dcf01b6411e684899cfd92da4eb0"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ib.ct.id="f2fd26a0b92511efa75bc0a5c2da1858|183|30:172"</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im.id="I022CWZ"</w:instrText>
      </w:r>
      <w:r w:rsidRPr="00A25529">
        <w:fldChar w:fldCharType="end"/>
      </w:r>
    </w:p>
    <w:p w14:paraId="6BD515A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im.id="I023I1E"</w:instrText>
      </w:r>
      <w:r w:rsidRPr="00A25529">
        <w:fldChar w:fldCharType="end"/>
      </w:r>
    </w:p>
    <w:p w14:paraId="68ADD66E"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#I023I1E goes here</w:t>
      </w:r>
    </w:p>
    <w:p w14:paraId="70081D8A"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im.id="I023J6V"</w:instrText>
      </w:r>
      <w:r w:rsidRPr="00A25529">
        <w:fldChar w:fldCharType="end"/>
      </w:r>
    </w:p>
    <w:p w14:paraId="0262205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#I023J6V goes here</w:t>
      </w:r>
    </w:p>
    <w:p w14:paraId="097F379F" w14:textId="77777777" w:rsidR="00FB29D8" w:rsidRPr="00A25529" w:rsidRDefault="00FB29D8">
      <w:pPr>
        <w:pStyle w:val="pxformnotes"/>
        <w:jc w:val="center"/>
        <w:rPr>
          <w:sz w:val="24"/>
          <w:szCs w:val="24"/>
        </w:rPr>
      </w:pPr>
      <w:r w:rsidRPr="00A25529">
        <w:rPr>
          <w:rStyle w:val="pxvis"/>
          <w:rFonts w:cs="Arial"/>
          <w:bCs/>
          <w:sz w:val="50"/>
          <w:rPrChange w:id="5831" w:author="Cara Cardinale" w:date="2025-03-04T10:36:00Z">
            <w:rPr>
              <w:rStyle w:val="pxvis"/>
              <w:rFonts w:cs="Arial"/>
              <w:bCs/>
            </w:rPr>
          </w:rPrChange>
        </w:rPr>
        <w:t>Notes to Form</w:t>
      </w:r>
    </w:p>
    <w:p w14:paraId="708580F7" w14:textId="77777777" w:rsidR="00FB29D8" w:rsidRPr="00A25529" w:rsidRDefault="00FB29D8">
      <w:pPr>
        <w:pStyle w:val="pxformnotes"/>
        <w:rPr>
          <w:sz w:val="24"/>
          <w:szCs w:val="24"/>
        </w:rPr>
      </w:pPr>
    </w:p>
    <w:p w14:paraId="4CB16906" w14:textId="77777777" w:rsidR="00FB29D8" w:rsidRPr="00A25529" w:rsidRDefault="00FB29D8">
      <w:pPr>
        <w:pStyle w:val="pxformnote"/>
        <w:spacing w:before="180"/>
      </w:pPr>
      <w:del w:id="5832" w:author="Cara Cardinale" w:date="2025-01-14T20:47:00Z">
        <w:r w:rsidRPr="00A25529" w:rsidDel="00CF1278">
          <w:delText>Drafter's Note</w:delText>
        </w:r>
      </w:del>
      <w:r w:rsidRPr="00A25529">
        <w:t xml:space="preserve"> </w:t>
      </w:r>
    </w:p>
    <w:p w14:paraId="4D16EC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p.ct.id="f2fd26a0b92511efa75bc0a5c2da1858|183|30:172"</w:instrText>
      </w:r>
      <w:r w:rsidRPr="00A25529">
        <w:fldChar w:fldCharType="end"/>
      </w:r>
      <w:r w:rsidRPr="00A25529">
        <w:t xml:space="preserve">The above form, revised 3/16,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url.ref.id="I00FABJ"</w:instrText>
      </w:r>
      <w:r w:rsidRPr="00A25529">
        <w:rPr>
          <w:rStyle w:val="pxurl"/>
        </w:rPr>
        <w:fldChar w:fldCharType="end"/>
      </w:r>
      <w:r w:rsidRPr="00A25529">
        <w:rPr>
          <w:rStyle w:val="pxurl"/>
        </w:rPr>
        <w:t>http://www.dos.ny.gov</w:t>
      </w:r>
      <w:r w:rsidRPr="00A25529">
        <w:t>, and is reprinted here for illustrative purposes.</w:t>
      </w:r>
    </w:p>
    <w:p w14:paraId="036AF6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p.ct.id="f2fd26a0b92511efa75bc0a5c2da1858|183|30:172"</w:instrText>
      </w:r>
      <w:r w:rsidRPr="00A25529">
        <w:fldChar w:fldCharType="end"/>
      </w:r>
      <w:r w:rsidRPr="00A25529">
        <w:t xml:space="preserve">A certificate of change that changes only the address of the corporation's registered agent may be signed and delivered to the Department of State by the registered agent, instead of the corporation. The information required in such a certificate is somewhat different from the information required when filed by the corporation. See </w:t>
      </w:r>
      <w:r w:rsidRPr="00A25529">
        <w:rPr>
          <w:rStyle w:val="pxst"/>
          <w:color w:val="FF0000"/>
          <w:vertAlign w:val="superscript"/>
        </w:rPr>
        <w:t>►</w:t>
      </w:r>
      <w:r w:rsidRPr="00A25529">
        <w:rPr>
          <w:rStyle w:val="pxst"/>
        </w:rPr>
        <w:fldChar w:fldCharType="begin"/>
      </w:r>
      <w:r w:rsidRPr="00A25529">
        <w:rPr>
          <w:rStyle w:val="pxst"/>
        </w:rPr>
        <w:instrText>st.ref.id="I05SANW"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803-A(b)</w:t>
      </w:r>
      <w:r w:rsidRPr="00A25529">
        <w:t>.</w:t>
      </w:r>
    </w:p>
    <w:p w14:paraId="3978F086" w14:textId="77777777" w:rsidR="00FB29D8" w:rsidRPr="00A25529" w:rsidRDefault="00FB29D8">
      <w:pPr>
        <w:pStyle w:val="pxformrr"/>
        <w:rPr>
          <w:sz w:val="24"/>
          <w:szCs w:val="24"/>
        </w:rPr>
      </w:pPr>
      <w:r w:rsidRPr="00A25529">
        <w:rPr>
          <w:rStyle w:val="pxvis"/>
          <w:rFonts w:cs="Arial"/>
          <w:bCs/>
          <w:sz w:val="50"/>
          <w:rPrChange w:id="5833" w:author="Cara Cardinale" w:date="2025-03-04T10:36:00Z">
            <w:rPr>
              <w:rStyle w:val="pxvis"/>
              <w:rFonts w:cs="Arial"/>
              <w:bCs/>
            </w:rPr>
          </w:rPrChange>
        </w:rPr>
        <w:t>Research References</w:t>
      </w:r>
    </w:p>
    <w:p w14:paraId="6FB00FC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tk.ref.id="I05O2YK"</w:instrText>
      </w:r>
      <w:r w:rsidRPr="00A25529">
        <w:rPr>
          <w:rStyle w:val="pxtk"/>
        </w:rPr>
        <w:fldChar w:fldCharType="end"/>
      </w:r>
      <w:r w:rsidRPr="00A25529">
        <w:rPr>
          <w:rStyle w:val="pxtk"/>
        </w:rPr>
        <w:t>West's Key Number Digest, Corporations and Business Organizations &amp;key;3374</w:t>
      </w:r>
    </w:p>
    <w:p w14:paraId="50595F7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rc.ref.id="I05JV98"</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34" w:author="Cara Cardinale" w:date="2025-01-21T11:07:00Z">
        <w:r w:rsidRPr="00A25529" w:rsidDel="00032FD5">
          <w:rPr>
            <w:rStyle w:val="pxrc"/>
          </w:rPr>
          <w:delText>156 to 159</w:delText>
        </w:r>
      </w:del>
      <w:ins w:id="5835" w:author="Cara Cardinale" w:date="2025-01-21T11:07:00Z">
        <w:r w:rsidR="00032FD5" w:rsidRPr="00A25529">
          <w:rPr>
            <w:rStyle w:val="pxrc"/>
          </w:rPr>
          <w:t>154, 155</w:t>
        </w:r>
      </w:ins>
    </w:p>
    <w:p w14:paraId="0FB037EB" w14:textId="77777777" w:rsidR="00FB29D8" w:rsidRPr="00A25529" w:rsidRDefault="00FB29D8">
      <w:pPr>
        <w:pStyle w:val="pxs"/>
        <w:spacing w:before="180"/>
        <w:rPr>
          <w:rPrChange w:id="5836" w:author="Cara Cardinale" w:date="2025-03-04T10:36:00Z">
            <w:rPr>
              <w:sz w:val="27"/>
            </w:rPr>
          </w:rPrChange>
        </w:rPr>
      </w:pPr>
      <w:r w:rsidRPr="00A25529">
        <w:rPr>
          <w:rPrChange w:id="5837" w:author="Cara Cardinale" w:date="2025-03-04T10:36:00Z">
            <w:rPr>
              <w:sz w:val="27"/>
            </w:rPr>
          </w:rPrChange>
        </w:rPr>
        <w:t>30:173. Notice to corporation by registered agent of proposed filing of certificate of change to change address for Secretary of State to mail service of process</w:t>
      </w:r>
    </w:p>
    <w:p w14:paraId="765DE41F" w14:textId="77777777" w:rsidR="00FB29D8" w:rsidRPr="00A25529" w:rsidRDefault="00FB29D8">
      <w:pPr>
        <w:pStyle w:val="pxov"/>
        <w:rPr>
          <w:vanish/>
        </w:rPr>
      </w:pPr>
      <w:r w:rsidRPr="00A25529">
        <w:rPr>
          <w:vanish/>
        </w:rPr>
        <w:t>FMS</w:t>
      </w:r>
    </w:p>
    <w:p w14:paraId="0B056A7B" w14:textId="77777777" w:rsidR="00FB29D8" w:rsidRPr="00A25529" w:rsidRDefault="00FB29D8">
      <w:pPr>
        <w:pStyle w:val="pxov"/>
        <w:rPr>
          <w:vanish/>
        </w:rPr>
      </w:pPr>
      <w:r w:rsidRPr="00A25529">
        <w:rPr>
          <w:vanish/>
        </w:rPr>
        <w:t>NFP</w:t>
      </w:r>
    </w:p>
    <w:p w14:paraId="69D2B5D7" w14:textId="77777777" w:rsidR="00FB29D8" w:rsidRPr="00A25529" w:rsidRDefault="00FB29D8">
      <w:pPr>
        <w:pStyle w:val="pxov"/>
        <w:rPr>
          <w:vanish/>
        </w:rPr>
      </w:pPr>
      <w:r w:rsidRPr="00A25529">
        <w:rPr>
          <w:vanish/>
        </w:rPr>
        <w:t>COL</w:t>
      </w:r>
    </w:p>
    <w:p w14:paraId="5396EC0B" w14:textId="77777777" w:rsidR="00FB29D8" w:rsidRPr="00A25529" w:rsidRDefault="00FB29D8">
      <w:pPr>
        <w:pStyle w:val="pxov"/>
        <w:rPr>
          <w:vanish/>
        </w:rPr>
      </w:pPr>
      <w:r w:rsidRPr="00A25529">
        <w:rPr>
          <w:vanish/>
        </w:rPr>
        <w:t>FCV</w:t>
      </w:r>
    </w:p>
    <w:p w14:paraId="5FEA5443" w14:textId="77777777" w:rsidR="00FB29D8" w:rsidRPr="00A25529" w:rsidRDefault="00FB29D8">
      <w:pPr>
        <w:pStyle w:val="pxov"/>
        <w:rPr>
          <w:vanish/>
        </w:rPr>
      </w:pPr>
      <w:r w:rsidRPr="00A25529">
        <w:rPr>
          <w:vanish/>
        </w:rPr>
        <w:t>FTR</w:t>
      </w:r>
    </w:p>
    <w:p w14:paraId="3BAF6841" w14:textId="77777777" w:rsidR="00FB29D8" w:rsidRPr="00A25529" w:rsidRDefault="00FB29D8">
      <w:pPr>
        <w:pStyle w:val="pxov"/>
        <w:rPr>
          <w:vanish/>
        </w:rPr>
      </w:pPr>
      <w:r w:rsidRPr="00A25529">
        <w:rPr>
          <w:vanish/>
        </w:rPr>
        <w:t>EBL</w:t>
      </w:r>
    </w:p>
    <w:p w14:paraId="533F5E41" w14:textId="77777777" w:rsidR="00FB29D8" w:rsidRPr="00A25529" w:rsidRDefault="00FB29D8">
      <w:pPr>
        <w:pStyle w:val="pxov"/>
        <w:rPr>
          <w:vanish/>
        </w:rPr>
      </w:pPr>
      <w:r w:rsidRPr="00A25529">
        <w:rPr>
          <w:vanish/>
        </w:rPr>
        <w:t>TEM</w:t>
      </w:r>
    </w:p>
    <w:p w14:paraId="410FB8E2" w14:textId="77777777" w:rsidR="00FB29D8" w:rsidRPr="00A25529" w:rsidRDefault="00FB29D8">
      <w:pPr>
        <w:pStyle w:val="pxov"/>
        <w:rPr>
          <w:vanish/>
        </w:rPr>
      </w:pPr>
      <w:r w:rsidRPr="00A25529">
        <w:rPr>
          <w:vanish/>
        </w:rPr>
        <w:t>MTD</w:t>
      </w:r>
    </w:p>
    <w:p w14:paraId="133484B4"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form.fid="Id56404001b6411e684899cfd92da4eb0"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tbl.uuid="I020XGU"</w:instrText>
      </w:r>
      <w:r w:rsidRPr="00A25529">
        <w:fldChar w:fldCharType="end"/>
      </w:r>
    </w:p>
    <w:p w14:paraId="60D3B59F"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4EB727F"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479454E4"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089981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3BFC08B6" w14:textId="77777777">
        <w:tblPrEx>
          <w:tblCellMar>
            <w:top w:w="0" w:type="dxa"/>
            <w:left w:w="0" w:type="dxa"/>
            <w:bottom w:w="0" w:type="dxa"/>
            <w:right w:w="0" w:type="dxa"/>
          </w:tblCellMar>
        </w:tblPrEx>
        <w:tc>
          <w:tcPr>
            <w:tcW w:w="4320" w:type="dxa"/>
            <w:tcBorders>
              <w:top w:val="nil"/>
              <w:left w:val="nil"/>
              <w:bottom w:val="nil"/>
              <w:right w:val="nil"/>
            </w:tcBorders>
          </w:tcPr>
          <w:p w14:paraId="599CFF2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838" w:author="Cara Cardinale" w:date="2025-01-28T10:13:00Z">
              <w:r w:rsidR="00DE6982" w:rsidRPr="00A25529">
                <w:rPr>
                  <w:rStyle w:val="pxfinstr"/>
                  <w:i/>
                  <w:iCs/>
                </w:rPr>
                <w:t xml:space="preserve"> [name of secretary]</w:t>
              </w:r>
              <w:r w:rsidR="00DE6982" w:rsidRPr="00A25529">
                <w:rPr>
                  <w:rStyle w:val="pxentry"/>
                </w:rPr>
                <w:t xml:space="preserve">, Secretary of </w:t>
              </w:r>
              <w:r w:rsidR="00DE6982" w:rsidRPr="00A25529">
                <w:rPr>
                  <w:rStyle w:val="pxfinstr"/>
                  <w:i/>
                  <w:iCs/>
                </w:rPr>
                <w:t>[name of corporation]</w:t>
              </w:r>
            </w:ins>
          </w:p>
        </w:tc>
        <w:tc>
          <w:tcPr>
            <w:tcW w:w="4320" w:type="dxa"/>
            <w:tcBorders>
              <w:top w:val="nil"/>
              <w:left w:val="nil"/>
              <w:bottom w:val="nil"/>
              <w:right w:val="nil"/>
            </w:tcBorders>
          </w:tcPr>
          <w:p w14:paraId="76F54F9C"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839" w:author="Cara Cardinale" w:date="2025-01-28T10:13:00Z">
              <w:r w:rsidRPr="00A25529" w:rsidDel="00DE6982">
                <w:rPr>
                  <w:rStyle w:val="pxfinstr"/>
                  <w:i/>
                  <w:iCs/>
                </w:rPr>
                <w:delText>[name of secretary]</w:delText>
              </w:r>
              <w:r w:rsidRPr="00A25529" w:rsidDel="00DE6982">
                <w:rPr>
                  <w:rStyle w:val="pxentry"/>
                </w:rPr>
                <w:delText xml:space="preserve">, Secretary of </w:delText>
              </w:r>
              <w:r w:rsidRPr="00A25529" w:rsidDel="00DE6982">
                <w:rPr>
                  <w:rStyle w:val="pxfinstr"/>
                  <w:i/>
                  <w:iCs/>
                </w:rPr>
                <w:delText>[name of corporation]</w:delText>
              </w:r>
            </w:del>
          </w:p>
        </w:tc>
      </w:tr>
      <w:tr w:rsidR="00FB29D8" w:rsidRPr="00A25529" w14:paraId="4462C48B" w14:textId="77777777">
        <w:tblPrEx>
          <w:tblCellMar>
            <w:top w:w="0" w:type="dxa"/>
            <w:left w:w="0" w:type="dxa"/>
            <w:bottom w:w="0" w:type="dxa"/>
            <w:right w:w="0" w:type="dxa"/>
          </w:tblCellMar>
        </w:tblPrEx>
        <w:tc>
          <w:tcPr>
            <w:tcW w:w="4320" w:type="dxa"/>
            <w:tcBorders>
              <w:top w:val="nil"/>
              <w:left w:val="nil"/>
              <w:bottom w:val="nil"/>
              <w:right w:val="nil"/>
            </w:tcBorders>
          </w:tcPr>
          <w:p w14:paraId="4EE6FD7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corporation]</w:t>
            </w:r>
          </w:p>
        </w:tc>
        <w:tc>
          <w:tcPr>
            <w:tcW w:w="4320" w:type="dxa"/>
            <w:tcBorders>
              <w:top w:val="nil"/>
              <w:left w:val="nil"/>
              <w:bottom w:val="nil"/>
              <w:right w:val="nil"/>
            </w:tcBorders>
          </w:tcPr>
          <w:p w14:paraId="0E96A5C9" w14:textId="77777777" w:rsidR="00FB29D8" w:rsidRPr="00A25529" w:rsidRDefault="00FB29D8"/>
        </w:tc>
      </w:tr>
    </w:tbl>
    <w:p w14:paraId="1C1AEF00" w14:textId="77777777" w:rsidR="00FB29D8" w:rsidRPr="00A25529" w:rsidRDefault="00FB29D8">
      <w:pPr>
        <w:pStyle w:val="pxtbody"/>
      </w:pPr>
    </w:p>
    <w:p w14:paraId="504F990F" w14:textId="77777777" w:rsidR="00FB29D8" w:rsidRPr="00A25529" w:rsidRDefault="00FB29D8"/>
    <w:p w14:paraId="18AFA7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 xml:space="preserve">Please be advised that, pursuant to </w:t>
      </w:r>
      <w:r w:rsidRPr="00A25529">
        <w:rPr>
          <w:rStyle w:val="pxst"/>
          <w:color w:val="FF0000"/>
          <w:vertAlign w:val="superscript"/>
        </w:rPr>
        <w:t>►</w:t>
      </w:r>
      <w:r w:rsidRPr="00A25529">
        <w:rPr>
          <w:rStyle w:val="pxst"/>
        </w:rPr>
        <w:fldChar w:fldCharType="begin"/>
      </w:r>
      <w:r w:rsidRPr="00A25529">
        <w:rPr>
          <w:rStyle w:val="pxst"/>
        </w:rPr>
        <w:instrText>st.ref.id="I05FNJW"</w:instrText>
      </w:r>
      <w:r w:rsidRPr="00A25529">
        <w:rPr>
          <w:rStyle w:val="pxst"/>
        </w:rPr>
        <w:fldChar w:fldCharType="end"/>
      </w:r>
      <w:r w:rsidRPr="00A25529">
        <w:rPr>
          <w:rStyle w:val="pxst"/>
        </w:rPr>
        <w:t>Section 803-A of the Not-for-Profit Corp. Law</w:t>
      </w:r>
      <w:r w:rsidRPr="00A25529">
        <w:t xml:space="preserve">, the undersigned, as registered agent for </w:t>
      </w:r>
      <w:r w:rsidRPr="00A25529">
        <w:rPr>
          <w:rStyle w:val="pxfinstr"/>
          <w:i/>
          <w:iCs/>
        </w:rPr>
        <w:t>[name of corporation]</w:t>
      </w:r>
      <w:r w:rsidRPr="00A25529">
        <w:t>, will, not less than thirty (30) days from the date of this notice, file with the Department of State a certificate of change designating a new post office address to which the Secretary of State can mail a copy of any process against the corporation served upon the Secretary of State.</w:t>
      </w:r>
    </w:p>
    <w:p w14:paraId="25C9C9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 xml:space="preserve">The certificate of change will set forth such new post office address as follows: </w:t>
      </w:r>
      <w:r w:rsidRPr="00A25529">
        <w:rPr>
          <w:rStyle w:val="pxfinstr"/>
          <w:i/>
          <w:iCs/>
        </w:rPr>
        <w:t>[specification of new post office address]</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new post office address]</w:t>
      </w:r>
      <w:r w:rsidRPr="00A25529">
        <w:t>.</w:t>
      </w:r>
    </w:p>
    <w:p w14:paraId="4945DE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The corporation has the right to object to the filing of the above-described certificate of change. Should this be the case, the corporation must notify the undersigned of the objection within the next thirty (30) days. If, within that time, the undersigned receives an objection from the corporation, the certificate of change will not be filed.</w:t>
      </w:r>
    </w:p>
    <w:p w14:paraId="186CD1D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1B9DCC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7256707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registered agent]</w:t>
      </w:r>
    </w:p>
    <w:p w14:paraId="79256057" w14:textId="77777777" w:rsidR="00FB29D8" w:rsidRPr="00A25529" w:rsidRDefault="00FB29D8">
      <w:pPr>
        <w:pStyle w:val="pxformnotes"/>
        <w:jc w:val="center"/>
        <w:rPr>
          <w:sz w:val="24"/>
          <w:szCs w:val="24"/>
        </w:rPr>
      </w:pPr>
      <w:r w:rsidRPr="00A25529">
        <w:rPr>
          <w:rStyle w:val="pxvis"/>
          <w:rFonts w:cs="Arial"/>
          <w:bCs/>
          <w:sz w:val="24"/>
          <w:szCs w:val="24"/>
          <w:rPrChange w:id="5840" w:author="Cara Cardinale" w:date="2025-03-04T10:36:00Z">
            <w:rPr>
              <w:rStyle w:val="pxvis"/>
              <w:rFonts w:cs="Arial"/>
              <w:bCs/>
              <w:szCs w:val="24"/>
            </w:rPr>
          </w:rPrChange>
        </w:rPr>
        <w:t>Notes to Form</w:t>
      </w:r>
    </w:p>
    <w:p w14:paraId="29EDE504" w14:textId="77777777" w:rsidR="00FB29D8" w:rsidRPr="00A25529" w:rsidRDefault="00FB29D8">
      <w:pPr>
        <w:pStyle w:val="pxformnotes"/>
        <w:rPr>
          <w:sz w:val="24"/>
          <w:szCs w:val="24"/>
        </w:rPr>
      </w:pPr>
    </w:p>
    <w:p w14:paraId="2677843A" w14:textId="77777777" w:rsidR="00FB29D8" w:rsidRPr="00A25529" w:rsidRDefault="00FB29D8">
      <w:pPr>
        <w:pStyle w:val="pxformnote"/>
        <w:spacing w:before="180"/>
      </w:pPr>
      <w:del w:id="5841" w:author="Cara Cardinale" w:date="2025-01-14T20:47:00Z">
        <w:r w:rsidRPr="00A25529" w:rsidDel="00CF1278">
          <w:delText>Drafter's Note</w:delText>
        </w:r>
      </w:del>
      <w:r w:rsidRPr="00A25529">
        <w:t xml:space="preserve"> </w:t>
      </w:r>
    </w:p>
    <w:p w14:paraId="52185A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 xml:space="preserve">Prior to filing with the Department of State a certificate of change that changes only the post office address to which the Secretary of State can mail a copy of any process against the corporation served upon the Secretary of State, which certificate is signed and delivered to the Department of State by the registered agent, the agent must notify the corporation of the change and allow time for the corporation to object to it. The certificate of change filed by the registered agent must contain a statement that the agent has mailed a notice of the proposed change to the corporation not less than 30 days prior to the date of delivery to the Department of State and that the corporation has not objected to it. </w:t>
      </w:r>
      <w:r w:rsidRPr="00A25529">
        <w:rPr>
          <w:rStyle w:val="pxst"/>
          <w:color w:val="FF0000"/>
          <w:vertAlign w:val="superscript"/>
        </w:rPr>
        <w:t>►</w:t>
      </w:r>
      <w:r w:rsidRPr="00A25529">
        <w:rPr>
          <w:rStyle w:val="pxst"/>
        </w:rPr>
        <w:fldChar w:fldCharType="begin"/>
      </w:r>
      <w:r w:rsidRPr="00A25529">
        <w:rPr>
          <w:rStyle w:val="pxst"/>
        </w:rPr>
        <w:instrText>st.ref.id="I006V2L"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803-A(b)</w:t>
      </w:r>
      <w:r w:rsidRPr="00A25529">
        <w:t>.</w:t>
      </w:r>
    </w:p>
    <w:p w14:paraId="0B4BE18F" w14:textId="77777777" w:rsidR="00FB29D8" w:rsidRPr="00A25529" w:rsidRDefault="00FB29D8">
      <w:pPr>
        <w:pStyle w:val="pxformrr"/>
        <w:rPr>
          <w:sz w:val="24"/>
          <w:szCs w:val="24"/>
        </w:rPr>
      </w:pPr>
      <w:r w:rsidRPr="00A25529">
        <w:rPr>
          <w:rStyle w:val="pxvis"/>
          <w:rFonts w:cs="Arial"/>
          <w:bCs/>
          <w:sz w:val="50"/>
          <w:rPrChange w:id="5842" w:author="Cara Cardinale" w:date="2025-03-04T10:36:00Z">
            <w:rPr>
              <w:rStyle w:val="pxvis"/>
              <w:rFonts w:cs="Arial"/>
              <w:bCs/>
            </w:rPr>
          </w:rPrChange>
        </w:rPr>
        <w:t>Research References</w:t>
      </w:r>
    </w:p>
    <w:p w14:paraId="7918F24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tk.ref.id="I009O7H"</w:instrText>
      </w:r>
      <w:r w:rsidRPr="00A25529">
        <w:rPr>
          <w:rStyle w:val="pxtk"/>
        </w:rPr>
        <w:fldChar w:fldCharType="end"/>
      </w:r>
      <w:r w:rsidRPr="00A25529">
        <w:rPr>
          <w:rStyle w:val="pxtk"/>
        </w:rPr>
        <w:t>West's Key Number Digest, Corporations and Business Organizations &amp;key;3374</w:t>
      </w:r>
    </w:p>
    <w:p w14:paraId="4D138AF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rc.ref.id="I00CHCD"</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43" w:author="Cara Cardinale" w:date="2025-01-21T11:07:00Z">
        <w:r w:rsidRPr="00A25529" w:rsidDel="00032FD5">
          <w:rPr>
            <w:rStyle w:val="pxrc"/>
          </w:rPr>
          <w:delText>156 to 159</w:delText>
        </w:r>
      </w:del>
      <w:ins w:id="5844" w:author="Cara Cardinale" w:date="2025-01-21T11:07:00Z">
        <w:r w:rsidR="00032FD5" w:rsidRPr="00A25529">
          <w:rPr>
            <w:rStyle w:val="pxrc"/>
          </w:rPr>
          <w:t>154, 155</w:t>
        </w:r>
      </w:ins>
    </w:p>
    <w:p w14:paraId="01C84690" w14:textId="77777777" w:rsidR="00FB29D8" w:rsidRPr="00A25529" w:rsidRDefault="00FB29D8">
      <w:pPr>
        <w:pStyle w:val="pxs"/>
        <w:spacing w:before="180"/>
        <w:rPr>
          <w:rPrChange w:id="5845" w:author="Cara Cardinale" w:date="2025-03-04T10:36:00Z">
            <w:rPr>
              <w:sz w:val="27"/>
            </w:rPr>
          </w:rPrChange>
        </w:rPr>
      </w:pPr>
      <w:r w:rsidRPr="00A25529">
        <w:rPr>
          <w:rPrChange w:id="5846" w:author="Cara Cardinale" w:date="2025-03-04T10:36:00Z">
            <w:rPr>
              <w:sz w:val="27"/>
            </w:rPr>
          </w:rPrChange>
        </w:rPr>
        <w:t>30:174. Notice to corporation by registered agent of proposed filing of certificate of change to change address of corporation's registered agent</w:t>
      </w:r>
    </w:p>
    <w:p w14:paraId="7B47A154" w14:textId="77777777" w:rsidR="00FB29D8" w:rsidRPr="00A25529" w:rsidRDefault="00FB29D8">
      <w:pPr>
        <w:pStyle w:val="pxov"/>
        <w:rPr>
          <w:vanish/>
        </w:rPr>
      </w:pPr>
      <w:r w:rsidRPr="00A25529">
        <w:rPr>
          <w:vanish/>
        </w:rPr>
        <w:t>FMS</w:t>
      </w:r>
    </w:p>
    <w:p w14:paraId="06051B5E" w14:textId="77777777" w:rsidR="00FB29D8" w:rsidRPr="00A25529" w:rsidRDefault="00FB29D8">
      <w:pPr>
        <w:pStyle w:val="pxov"/>
        <w:rPr>
          <w:vanish/>
        </w:rPr>
      </w:pPr>
      <w:r w:rsidRPr="00A25529">
        <w:rPr>
          <w:vanish/>
        </w:rPr>
        <w:t>NFP</w:t>
      </w:r>
    </w:p>
    <w:p w14:paraId="0CF79555" w14:textId="77777777" w:rsidR="00FB29D8" w:rsidRPr="00A25529" w:rsidRDefault="00FB29D8">
      <w:pPr>
        <w:pStyle w:val="pxov"/>
        <w:rPr>
          <w:vanish/>
        </w:rPr>
      </w:pPr>
      <w:r w:rsidRPr="00A25529">
        <w:rPr>
          <w:vanish/>
        </w:rPr>
        <w:t>COL</w:t>
      </w:r>
    </w:p>
    <w:p w14:paraId="1128897E" w14:textId="77777777" w:rsidR="00FB29D8" w:rsidRPr="00A25529" w:rsidRDefault="00FB29D8">
      <w:pPr>
        <w:pStyle w:val="pxov"/>
        <w:rPr>
          <w:vanish/>
        </w:rPr>
      </w:pPr>
      <w:r w:rsidRPr="00A25529">
        <w:rPr>
          <w:vanish/>
        </w:rPr>
        <w:t>FCV</w:t>
      </w:r>
    </w:p>
    <w:p w14:paraId="5B2F4F4F" w14:textId="77777777" w:rsidR="00FB29D8" w:rsidRPr="00A25529" w:rsidRDefault="00FB29D8">
      <w:pPr>
        <w:pStyle w:val="pxov"/>
        <w:rPr>
          <w:vanish/>
        </w:rPr>
      </w:pPr>
      <w:r w:rsidRPr="00A25529">
        <w:rPr>
          <w:vanish/>
        </w:rPr>
        <w:t>FTR</w:t>
      </w:r>
    </w:p>
    <w:p w14:paraId="41026DCE" w14:textId="77777777" w:rsidR="00FB29D8" w:rsidRPr="00A25529" w:rsidRDefault="00FB29D8">
      <w:pPr>
        <w:pStyle w:val="pxov"/>
        <w:rPr>
          <w:vanish/>
        </w:rPr>
      </w:pPr>
      <w:r w:rsidRPr="00A25529">
        <w:rPr>
          <w:vanish/>
        </w:rPr>
        <w:t>EBL</w:t>
      </w:r>
    </w:p>
    <w:p w14:paraId="153B4517" w14:textId="77777777" w:rsidR="00FB29D8" w:rsidRPr="00A25529" w:rsidRDefault="00FB29D8">
      <w:pPr>
        <w:pStyle w:val="pxov"/>
        <w:rPr>
          <w:vanish/>
        </w:rPr>
      </w:pPr>
      <w:r w:rsidRPr="00A25529">
        <w:rPr>
          <w:vanish/>
        </w:rPr>
        <w:t>TEM</w:t>
      </w:r>
    </w:p>
    <w:p w14:paraId="1DD64140" w14:textId="77777777" w:rsidR="00FB29D8" w:rsidRPr="00A25529" w:rsidRDefault="00FB29D8">
      <w:pPr>
        <w:pStyle w:val="pxov"/>
        <w:rPr>
          <w:vanish/>
        </w:rPr>
      </w:pPr>
      <w:r w:rsidRPr="00A25529">
        <w:rPr>
          <w:vanish/>
        </w:rPr>
        <w:t>MTD</w:t>
      </w:r>
    </w:p>
    <w:p w14:paraId="3F91E913"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form.fid="Id5642b101b6411e684899cfd92da4eb0"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tbl.uuid="I0222EB"</w:instrText>
      </w:r>
      <w:r w:rsidRPr="00A25529">
        <w:fldChar w:fldCharType="end"/>
      </w:r>
    </w:p>
    <w:p w14:paraId="5BA759EA"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E3141F2"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02BBB5E3"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763D783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08FA1673" w14:textId="77777777">
        <w:tblPrEx>
          <w:tblCellMar>
            <w:top w:w="0" w:type="dxa"/>
            <w:left w:w="0" w:type="dxa"/>
            <w:bottom w:w="0" w:type="dxa"/>
            <w:right w:w="0" w:type="dxa"/>
          </w:tblCellMar>
        </w:tblPrEx>
        <w:tc>
          <w:tcPr>
            <w:tcW w:w="4320" w:type="dxa"/>
            <w:tcBorders>
              <w:top w:val="nil"/>
              <w:left w:val="nil"/>
              <w:bottom w:val="nil"/>
              <w:right w:val="nil"/>
            </w:tcBorders>
          </w:tcPr>
          <w:p w14:paraId="2F38C885"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5847" w:author="Cara Cardinale" w:date="2025-01-28T10:13:00Z">
              <w:r w:rsidR="00DE6982" w:rsidRPr="00A25529">
                <w:rPr>
                  <w:rStyle w:val="pxfinstr"/>
                  <w:i/>
                  <w:iCs/>
                </w:rPr>
                <w:t xml:space="preserve"> [name of secretary]</w:t>
              </w:r>
              <w:r w:rsidR="00DE6982" w:rsidRPr="00A25529">
                <w:rPr>
                  <w:rStyle w:val="pxentry"/>
                </w:rPr>
                <w:t xml:space="preserve">, Secretary of </w:t>
              </w:r>
              <w:r w:rsidR="00DE6982" w:rsidRPr="00A25529">
                <w:rPr>
                  <w:rStyle w:val="pxfinstr"/>
                  <w:i/>
                  <w:iCs/>
                </w:rPr>
                <w:t>[name of corporation]</w:t>
              </w:r>
            </w:ins>
          </w:p>
        </w:tc>
        <w:tc>
          <w:tcPr>
            <w:tcW w:w="4320" w:type="dxa"/>
            <w:tcBorders>
              <w:top w:val="nil"/>
              <w:left w:val="nil"/>
              <w:bottom w:val="nil"/>
              <w:right w:val="nil"/>
            </w:tcBorders>
          </w:tcPr>
          <w:p w14:paraId="30716345"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5848" w:author="Cara Cardinale" w:date="2025-01-28T10:13:00Z">
              <w:r w:rsidRPr="00A25529" w:rsidDel="00DE6982">
                <w:rPr>
                  <w:rStyle w:val="pxfinstr"/>
                  <w:i/>
                  <w:iCs/>
                </w:rPr>
                <w:delText>[name of secretary]</w:delText>
              </w:r>
              <w:r w:rsidRPr="00A25529" w:rsidDel="00DE6982">
                <w:rPr>
                  <w:rStyle w:val="pxentry"/>
                </w:rPr>
                <w:delText xml:space="preserve">, Secretary of </w:delText>
              </w:r>
              <w:r w:rsidRPr="00A25529" w:rsidDel="00DE6982">
                <w:rPr>
                  <w:rStyle w:val="pxfinstr"/>
                  <w:i/>
                  <w:iCs/>
                </w:rPr>
                <w:delText>[name of corporation]</w:delText>
              </w:r>
            </w:del>
          </w:p>
        </w:tc>
      </w:tr>
      <w:tr w:rsidR="00FB29D8" w:rsidRPr="00A25529" w14:paraId="360043E3" w14:textId="77777777">
        <w:tblPrEx>
          <w:tblCellMar>
            <w:top w:w="0" w:type="dxa"/>
            <w:left w:w="0" w:type="dxa"/>
            <w:bottom w:w="0" w:type="dxa"/>
            <w:right w:w="0" w:type="dxa"/>
          </w:tblCellMar>
        </w:tblPrEx>
        <w:tc>
          <w:tcPr>
            <w:tcW w:w="4320" w:type="dxa"/>
            <w:tcBorders>
              <w:top w:val="nil"/>
              <w:left w:val="nil"/>
              <w:bottom w:val="nil"/>
              <w:right w:val="nil"/>
            </w:tcBorders>
          </w:tcPr>
          <w:p w14:paraId="7D3BFF15"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corporation]</w:t>
            </w:r>
          </w:p>
        </w:tc>
        <w:tc>
          <w:tcPr>
            <w:tcW w:w="4320" w:type="dxa"/>
            <w:tcBorders>
              <w:top w:val="nil"/>
              <w:left w:val="nil"/>
              <w:bottom w:val="nil"/>
              <w:right w:val="nil"/>
            </w:tcBorders>
          </w:tcPr>
          <w:p w14:paraId="01B5C982" w14:textId="77777777" w:rsidR="00FB29D8" w:rsidRPr="00A25529" w:rsidRDefault="00FB29D8"/>
        </w:tc>
      </w:tr>
    </w:tbl>
    <w:p w14:paraId="43393621" w14:textId="77777777" w:rsidR="00FB29D8" w:rsidRPr="00A25529" w:rsidRDefault="00FB29D8">
      <w:pPr>
        <w:pStyle w:val="pxtbody"/>
      </w:pPr>
    </w:p>
    <w:p w14:paraId="04DE7898" w14:textId="77777777" w:rsidR="00FB29D8" w:rsidRPr="00A25529" w:rsidRDefault="00FB29D8"/>
    <w:p w14:paraId="65C502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 xml:space="preserve">Please be advised that, pursuant to </w:t>
      </w:r>
      <w:r w:rsidRPr="00A25529">
        <w:rPr>
          <w:rStyle w:val="pxst"/>
          <w:color w:val="FF0000"/>
          <w:vertAlign w:val="superscript"/>
        </w:rPr>
        <w:t>►</w:t>
      </w:r>
      <w:r w:rsidRPr="00A25529">
        <w:rPr>
          <w:rStyle w:val="pxst"/>
        </w:rPr>
        <w:fldChar w:fldCharType="begin"/>
      </w:r>
      <w:r w:rsidRPr="00A25529">
        <w:rPr>
          <w:rStyle w:val="pxst"/>
        </w:rPr>
        <w:instrText>st.ref.id="I00FAH9"</w:instrText>
      </w:r>
      <w:r w:rsidRPr="00A25529">
        <w:rPr>
          <w:rStyle w:val="pxst"/>
        </w:rPr>
        <w:fldChar w:fldCharType="end"/>
      </w:r>
      <w:r w:rsidRPr="00A25529">
        <w:rPr>
          <w:rStyle w:val="pxst"/>
        </w:rPr>
        <w:t>Section 803-A of the Not-for-Profit Corporation Law</w:t>
      </w:r>
      <w:r w:rsidRPr="00A25529">
        <w:t xml:space="preserve">, the undersigned, as registered agent for </w:t>
      </w:r>
      <w:r w:rsidRPr="00A25529">
        <w:rPr>
          <w:rStyle w:val="pxfinstr"/>
          <w:i/>
          <w:iCs/>
        </w:rPr>
        <w:t>[name of corporation]</w:t>
      </w:r>
      <w:r w:rsidRPr="00A25529">
        <w:t>, will, not less than thirty (30) days from the date of this notice, file with the Department of State a certificate of change designating a new address for the undersigned.</w:t>
      </w:r>
    </w:p>
    <w:p w14:paraId="51F2A4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 xml:space="preserve">The certificate of change will set forth such new address as follows: </w:t>
      </w:r>
      <w:r w:rsidRPr="00A25529">
        <w:rPr>
          <w:rStyle w:val="pxfinstr"/>
          <w:i/>
          <w:iCs/>
        </w:rPr>
        <w:t>[new address of registered agent]</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registered agent]</w:t>
      </w:r>
      <w:r w:rsidRPr="00A25529">
        <w:t>.</w:t>
      </w:r>
    </w:p>
    <w:p w14:paraId="64A8A4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The corporation has the right to object to the filing of the above-described certificate of change. Should this be the case, the corporation must notify the undersigned of the objection within the next thirty (30) days. If, within that time, the undersigned receives an objection from the corporation, the certificate of change will not be filed.</w:t>
      </w:r>
    </w:p>
    <w:p w14:paraId="34C2BC7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DC51AD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7DA37C60"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registered agent]</w:t>
      </w:r>
    </w:p>
    <w:p w14:paraId="03E759A7" w14:textId="77777777" w:rsidR="00FB29D8" w:rsidRPr="00A25529" w:rsidRDefault="00FB29D8">
      <w:pPr>
        <w:pStyle w:val="pxformnotes"/>
        <w:jc w:val="center"/>
        <w:rPr>
          <w:sz w:val="24"/>
          <w:szCs w:val="24"/>
        </w:rPr>
      </w:pPr>
      <w:r w:rsidRPr="00A25529">
        <w:rPr>
          <w:rStyle w:val="pxvis"/>
          <w:rFonts w:cs="Arial"/>
          <w:bCs/>
          <w:sz w:val="24"/>
          <w:szCs w:val="24"/>
          <w:rPrChange w:id="5849" w:author="Cara Cardinale" w:date="2025-03-04T10:36:00Z">
            <w:rPr>
              <w:rStyle w:val="pxvis"/>
              <w:rFonts w:cs="Arial"/>
              <w:bCs/>
              <w:szCs w:val="24"/>
            </w:rPr>
          </w:rPrChange>
        </w:rPr>
        <w:t>Notes to Form</w:t>
      </w:r>
    </w:p>
    <w:p w14:paraId="5D670900" w14:textId="77777777" w:rsidR="00FB29D8" w:rsidRPr="00A25529" w:rsidRDefault="00FB29D8">
      <w:pPr>
        <w:pStyle w:val="pxformnotes"/>
        <w:rPr>
          <w:sz w:val="24"/>
          <w:szCs w:val="24"/>
        </w:rPr>
      </w:pPr>
    </w:p>
    <w:p w14:paraId="54D11AB8" w14:textId="77777777" w:rsidR="00FB29D8" w:rsidRPr="00A25529" w:rsidRDefault="00FB29D8">
      <w:pPr>
        <w:pStyle w:val="pxformnote"/>
        <w:spacing w:before="180"/>
      </w:pPr>
      <w:del w:id="5850" w:author="Cara Cardinale" w:date="2025-01-14T20:47:00Z">
        <w:r w:rsidRPr="00A25529" w:rsidDel="00CF1278">
          <w:delText>Drafter's Note</w:delText>
        </w:r>
      </w:del>
      <w:r w:rsidRPr="00A25529">
        <w:t xml:space="preserve"> </w:t>
      </w:r>
    </w:p>
    <w:p w14:paraId="74FAD6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 xml:space="preserve">Prior to filing with the Department of State a certificate of change that changes only the address of the registered agent, which certificate is signed and delivered to the Department of State by the registered agent, the agent must notify the corporation of the change and allow time for the corporation to object to it. The certificate of change filed by the registered agent must contain a statement that the agent has mailed a notice of the proposed change to the corporation not less than 30 days prior to the date of delivery to the Department of State, and that the corporation has not objected to it. </w:t>
      </w:r>
      <w:r w:rsidRPr="00A25529">
        <w:rPr>
          <w:rStyle w:val="pxst"/>
          <w:color w:val="FF0000"/>
          <w:vertAlign w:val="superscript"/>
        </w:rPr>
        <w:t>►</w:t>
      </w:r>
      <w:r w:rsidRPr="00A25529">
        <w:rPr>
          <w:rStyle w:val="pxst"/>
        </w:rPr>
        <w:fldChar w:fldCharType="begin"/>
      </w:r>
      <w:r w:rsidRPr="00A25529">
        <w:rPr>
          <w:rStyle w:val="pxst"/>
        </w:rPr>
        <w:instrText>st.ref.id="I05SACG"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803-A(b)</w:t>
      </w:r>
      <w:r w:rsidRPr="00A25529">
        <w:t>.</w:t>
      </w:r>
    </w:p>
    <w:p w14:paraId="5612BEB2" w14:textId="77777777" w:rsidR="00FB29D8" w:rsidRPr="00A25529" w:rsidRDefault="00FB29D8">
      <w:pPr>
        <w:pStyle w:val="pxformrr"/>
        <w:rPr>
          <w:sz w:val="24"/>
          <w:szCs w:val="24"/>
        </w:rPr>
      </w:pPr>
      <w:r w:rsidRPr="00A25529">
        <w:rPr>
          <w:rStyle w:val="pxvis"/>
          <w:rFonts w:cs="Arial"/>
          <w:bCs/>
          <w:sz w:val="50"/>
          <w:rPrChange w:id="5851" w:author="Cara Cardinale" w:date="2025-03-04T10:36:00Z">
            <w:rPr>
              <w:rStyle w:val="pxvis"/>
              <w:rFonts w:cs="Arial"/>
              <w:bCs/>
            </w:rPr>
          </w:rPrChange>
        </w:rPr>
        <w:t>Research References</w:t>
      </w:r>
    </w:p>
    <w:p w14:paraId="282A92C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tk.ref.id="I05O2N4"</w:instrText>
      </w:r>
      <w:r w:rsidRPr="00A25529">
        <w:rPr>
          <w:rStyle w:val="pxtk"/>
        </w:rPr>
        <w:fldChar w:fldCharType="end"/>
      </w:r>
      <w:r w:rsidRPr="00A25529">
        <w:rPr>
          <w:rStyle w:val="pxtk"/>
        </w:rPr>
        <w:t>West's Key Number Digest, Corporations and Business Organizations &amp;key;3374</w:t>
      </w:r>
    </w:p>
    <w:p w14:paraId="044E77A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rc.ref.id="I05JUXS"</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52" w:author="Cara Cardinale" w:date="2025-01-21T11:07:00Z">
        <w:r w:rsidRPr="00A25529" w:rsidDel="00032FD5">
          <w:rPr>
            <w:rStyle w:val="pxrc"/>
          </w:rPr>
          <w:delText>156 to 159</w:delText>
        </w:r>
      </w:del>
      <w:ins w:id="5853" w:author="Cara Cardinale" w:date="2025-01-21T11:07:00Z">
        <w:r w:rsidR="00032FD5" w:rsidRPr="00A25529">
          <w:rPr>
            <w:rStyle w:val="pxrc"/>
          </w:rPr>
          <w:t>154, 155</w:t>
        </w:r>
      </w:ins>
    </w:p>
    <w:p w14:paraId="5151D9F9" w14:textId="77777777" w:rsidR="00FB29D8" w:rsidRPr="00A25529" w:rsidRDefault="00FB29D8">
      <w:pPr>
        <w:pStyle w:val="pxs"/>
        <w:spacing w:before="180"/>
        <w:rPr>
          <w:rPrChange w:id="5854" w:author="Cara Cardinale" w:date="2025-03-04T10:36:00Z">
            <w:rPr>
              <w:sz w:val="27"/>
            </w:rPr>
          </w:rPrChange>
        </w:rPr>
      </w:pPr>
      <w:r w:rsidRPr="00A25529">
        <w:rPr>
          <w:rPrChange w:id="5855" w:author="Cara Cardinale" w:date="2025-03-04T10:36:00Z">
            <w:rPr>
              <w:sz w:val="27"/>
            </w:rPr>
          </w:rPrChange>
        </w:rPr>
        <w:t>30:175. Certificate of resignation of registered agent</w:t>
      </w:r>
      <w:r w:rsidRPr="00A25529">
        <w:rPr>
          <w:rStyle w:val="pxsep"/>
        </w:rPr>
        <w:t xml:space="preserve">-- </w:t>
      </w:r>
      <w:r w:rsidRPr="00A25529">
        <w:rPr>
          <w:rPrChange w:id="5856" w:author="Cara Cardinale" w:date="2025-03-04T10:36:00Z">
            <w:rPr>
              <w:sz w:val="27"/>
            </w:rPr>
          </w:rPrChange>
        </w:rPr>
        <w:t>Official form</w:t>
      </w:r>
    </w:p>
    <w:p w14:paraId="4C241327" w14:textId="77777777" w:rsidR="00FB29D8" w:rsidRPr="00A25529" w:rsidRDefault="00FB29D8">
      <w:pPr>
        <w:pStyle w:val="pxov"/>
        <w:rPr>
          <w:vanish/>
        </w:rPr>
      </w:pPr>
      <w:r w:rsidRPr="00A25529">
        <w:rPr>
          <w:vanish/>
        </w:rPr>
        <w:t>NFP</w:t>
      </w:r>
    </w:p>
    <w:p w14:paraId="1EFF9603" w14:textId="77777777" w:rsidR="00FB29D8" w:rsidRPr="00A25529" w:rsidRDefault="00FB29D8">
      <w:pPr>
        <w:pStyle w:val="pxov"/>
        <w:rPr>
          <w:vanish/>
        </w:rPr>
      </w:pPr>
      <w:r w:rsidRPr="00A25529">
        <w:rPr>
          <w:vanish/>
        </w:rPr>
        <w:t>COL</w:t>
      </w:r>
    </w:p>
    <w:p w14:paraId="4E2AB892" w14:textId="77777777" w:rsidR="00FB29D8" w:rsidRPr="00A25529" w:rsidRDefault="00FB29D8">
      <w:pPr>
        <w:pStyle w:val="pxov"/>
        <w:rPr>
          <w:vanish/>
        </w:rPr>
      </w:pPr>
      <w:r w:rsidRPr="00A25529">
        <w:rPr>
          <w:vanish/>
        </w:rPr>
        <w:t>FCV</w:t>
      </w:r>
    </w:p>
    <w:p w14:paraId="57F79DD1" w14:textId="77777777" w:rsidR="00FB29D8" w:rsidRPr="00A25529" w:rsidRDefault="00FB29D8">
      <w:pPr>
        <w:pStyle w:val="pxov"/>
        <w:rPr>
          <w:vanish/>
        </w:rPr>
      </w:pPr>
      <w:r w:rsidRPr="00A25529">
        <w:rPr>
          <w:vanish/>
        </w:rPr>
        <w:t>FTR</w:t>
      </w:r>
    </w:p>
    <w:p w14:paraId="516E4087" w14:textId="77777777" w:rsidR="00FB29D8" w:rsidRPr="00A25529" w:rsidRDefault="00FB29D8">
      <w:pPr>
        <w:pStyle w:val="pxov"/>
        <w:rPr>
          <w:vanish/>
        </w:rPr>
      </w:pPr>
      <w:r w:rsidRPr="00A25529">
        <w:rPr>
          <w:vanish/>
        </w:rPr>
        <w:t>EFM</w:t>
      </w:r>
    </w:p>
    <w:p w14:paraId="0DAE6093" w14:textId="77777777" w:rsidR="00FB29D8" w:rsidRPr="00A25529" w:rsidRDefault="00FB29D8">
      <w:pPr>
        <w:pStyle w:val="pxov"/>
        <w:rPr>
          <w:vanish/>
        </w:rPr>
      </w:pPr>
      <w:r w:rsidRPr="00A25529">
        <w:rPr>
          <w:vanish/>
        </w:rPr>
        <w:t>EBL</w:t>
      </w:r>
    </w:p>
    <w:p w14:paraId="75BB9F98" w14:textId="77777777" w:rsidR="00FB29D8" w:rsidRPr="00A25529" w:rsidRDefault="00FB29D8">
      <w:pPr>
        <w:pStyle w:val="pxov"/>
        <w:rPr>
          <w:vanish/>
        </w:rPr>
      </w:pPr>
      <w:r w:rsidRPr="00A25529">
        <w:rPr>
          <w:vanish/>
        </w:rPr>
        <w:t>TEM</w:t>
      </w:r>
    </w:p>
    <w:p w14:paraId="39E69343" w14:textId="77777777" w:rsidR="00FB29D8" w:rsidRPr="00A25529" w:rsidRDefault="00FB29D8">
      <w:pPr>
        <w:pStyle w:val="pxov"/>
        <w:rPr>
          <w:vanish/>
        </w:rPr>
      </w:pPr>
      <w:r w:rsidRPr="00A25529">
        <w:rPr>
          <w:vanish/>
        </w:rPr>
        <w:t>MTD</w:t>
      </w:r>
    </w:p>
    <w:p w14:paraId="5DAC53B8"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form.fid="Id56452201b6411e684899cfd92da4eb0"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ib.ct.id="f2fd26a0b92511efa75bc0a5c2da1858|186|30:175"</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im.id="I02CB5N"</w:instrText>
      </w:r>
      <w:r w:rsidRPr="00A25529">
        <w:fldChar w:fldCharType="end"/>
      </w:r>
    </w:p>
    <w:p w14:paraId="3714A6A4"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im.id="I00FGXP"</w:instrText>
      </w:r>
      <w:r w:rsidRPr="00A25529">
        <w:fldChar w:fldCharType="end"/>
      </w:r>
      <w:r w:rsidRPr="00A25529">
        <w:fldChar w:fldCharType="begin"/>
      </w:r>
      <w:r w:rsidRPr="00A25529">
        <w:instrText>im.suppress.online="yes"</w:instrText>
      </w:r>
      <w:r w:rsidRPr="00A25529">
        <w:fldChar w:fldCharType="end"/>
      </w:r>
    </w:p>
    <w:p w14:paraId="2E49B18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#I00FGXP goes here</w:t>
      </w:r>
    </w:p>
    <w:p w14:paraId="5C2C5A9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im.id="I00FQM1"</w:instrText>
      </w:r>
      <w:r w:rsidRPr="00A25529">
        <w:fldChar w:fldCharType="end"/>
      </w:r>
      <w:r w:rsidRPr="00A25529">
        <w:fldChar w:fldCharType="begin"/>
      </w:r>
      <w:r w:rsidRPr="00A25529">
        <w:instrText>im.suppress.online="yes"</w:instrText>
      </w:r>
      <w:r w:rsidRPr="00A25529">
        <w:fldChar w:fldCharType="end"/>
      </w:r>
    </w:p>
    <w:p w14:paraId="2C9D195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#I00FQM1 goes here</w:t>
      </w:r>
    </w:p>
    <w:p w14:paraId="21E121ED" w14:textId="77777777" w:rsidR="00FB29D8" w:rsidRPr="00A25529" w:rsidRDefault="00FB29D8">
      <w:pPr>
        <w:pStyle w:val="pxformnotes"/>
        <w:jc w:val="center"/>
        <w:rPr>
          <w:sz w:val="24"/>
          <w:szCs w:val="24"/>
        </w:rPr>
      </w:pPr>
      <w:r w:rsidRPr="00A25529">
        <w:rPr>
          <w:rStyle w:val="pxvis"/>
          <w:rFonts w:cs="Arial"/>
          <w:bCs/>
          <w:sz w:val="50"/>
          <w:rPrChange w:id="5857" w:author="Cara Cardinale" w:date="2025-03-04T10:36:00Z">
            <w:rPr>
              <w:rStyle w:val="pxvis"/>
              <w:rFonts w:cs="Arial"/>
              <w:bCs/>
            </w:rPr>
          </w:rPrChange>
        </w:rPr>
        <w:t>Notes to Form</w:t>
      </w:r>
    </w:p>
    <w:p w14:paraId="54DF5158" w14:textId="77777777" w:rsidR="00FB29D8" w:rsidRPr="00A25529" w:rsidRDefault="00FB29D8">
      <w:pPr>
        <w:pStyle w:val="pxformnotes"/>
        <w:rPr>
          <w:sz w:val="24"/>
          <w:szCs w:val="24"/>
        </w:rPr>
      </w:pPr>
    </w:p>
    <w:p w14:paraId="16408B6A" w14:textId="77777777" w:rsidR="00FB29D8" w:rsidRPr="00A25529" w:rsidRDefault="00FB29D8">
      <w:pPr>
        <w:pStyle w:val="pxformnote"/>
        <w:spacing w:before="180"/>
      </w:pPr>
      <w:del w:id="5858" w:author="Cara Cardinale" w:date="2025-01-14T20:47:00Z">
        <w:r w:rsidRPr="00A25529" w:rsidDel="00CF1278">
          <w:delText>Drafter's Note</w:delText>
        </w:r>
      </w:del>
      <w:r w:rsidRPr="00A25529">
        <w:t xml:space="preserve"> </w:t>
      </w:r>
    </w:p>
    <w:p w14:paraId="453131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above form, revised 3/17,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url.ref.id="I05FN8G"</w:instrText>
      </w:r>
      <w:r w:rsidRPr="00A25529">
        <w:rPr>
          <w:rStyle w:val="pxurl"/>
        </w:rPr>
        <w:fldChar w:fldCharType="end"/>
      </w:r>
      <w:r w:rsidRPr="00A25529">
        <w:rPr>
          <w:rStyle w:val="pxurl"/>
        </w:rPr>
        <w:t>http://www.dos.ny.gov</w:t>
      </w:r>
      <w:r w:rsidRPr="00A25529">
        <w:t>, and is reprinted here for illustrative purposes.</w:t>
      </w:r>
    </w:p>
    <w:p w14:paraId="0B3D68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fee for filing a certificate of resignation, which is subject to change, is $30. </w:t>
      </w:r>
      <w:r w:rsidRPr="00A25529">
        <w:rPr>
          <w:rStyle w:val="pxst"/>
          <w:color w:val="FF0000"/>
          <w:vertAlign w:val="superscript"/>
        </w:rPr>
        <w:t>►</w:t>
      </w:r>
      <w:r w:rsidRPr="00A25529">
        <w:rPr>
          <w:rStyle w:val="pxst"/>
        </w:rPr>
        <w:fldChar w:fldCharType="begin"/>
      </w:r>
      <w:r w:rsidRPr="00A25529">
        <w:rPr>
          <w:rStyle w:val="pxst"/>
        </w:rPr>
        <w:instrText>st.ref.id="I006V2Q"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104-A(c)</w:t>
      </w:r>
      <w:r w:rsidRPr="00A25529">
        <w:t>.</w:t>
      </w:r>
    </w:p>
    <w:p w14:paraId="4DD86D6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certificate of resignation must be signed by the registered agent and must contain the provisions set forth in the statute. </w:t>
      </w:r>
      <w:r w:rsidRPr="00A25529">
        <w:rPr>
          <w:rStyle w:val="pxst"/>
          <w:color w:val="FF0000"/>
          <w:vertAlign w:val="superscript"/>
        </w:rPr>
        <w:t>►</w:t>
      </w:r>
      <w:r w:rsidRPr="00A25529">
        <w:rPr>
          <w:rStyle w:val="pxst"/>
        </w:rPr>
        <w:fldChar w:fldCharType="begin"/>
      </w:r>
      <w:r w:rsidRPr="00A25529">
        <w:rPr>
          <w:rStyle w:val="pxst"/>
        </w:rPr>
        <w:instrText>st.ref.id="I009O7M"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305(c)</w:t>
      </w:r>
      <w:r w:rsidRPr="00A25529">
        <w:t>.</w:t>
      </w:r>
    </w:p>
    <w:p w14:paraId="02E9F1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designation of a registered agent will terminate 30 days after the filing by the Department of State of a certificate of resignation or a certificate containing a revocation or change of the designation, whichever is filed earlier. A certificate designating a new registered agent may be delivered to the Department of State by the corporation within such 30-day period or thereafter. </w:t>
      </w:r>
      <w:r w:rsidRPr="00A25529">
        <w:rPr>
          <w:rStyle w:val="pxst"/>
          <w:color w:val="FF0000"/>
          <w:vertAlign w:val="superscript"/>
        </w:rPr>
        <w:t>►</w:t>
      </w:r>
      <w:r w:rsidRPr="00A25529">
        <w:rPr>
          <w:rStyle w:val="pxst"/>
        </w:rPr>
        <w:fldChar w:fldCharType="begin"/>
      </w:r>
      <w:r w:rsidRPr="00A25529">
        <w:rPr>
          <w:rStyle w:val="pxst"/>
        </w:rPr>
        <w:instrText>st.ref.id="I00CHCI"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305(d)</w:t>
      </w:r>
      <w:r w:rsidRPr="00A25529">
        <w:t>.</w:t>
      </w:r>
    </w:p>
    <w:p w14:paraId="63D5D5E9" w14:textId="77777777" w:rsidR="00FB29D8" w:rsidRPr="00A25529" w:rsidRDefault="00FB29D8">
      <w:pPr>
        <w:pStyle w:val="pxformrr"/>
        <w:rPr>
          <w:sz w:val="24"/>
          <w:szCs w:val="24"/>
        </w:rPr>
      </w:pPr>
      <w:r w:rsidRPr="00A25529">
        <w:rPr>
          <w:rStyle w:val="pxvis"/>
          <w:rFonts w:cs="Arial"/>
          <w:bCs/>
          <w:sz w:val="50"/>
          <w:rPrChange w:id="5859" w:author="Cara Cardinale" w:date="2025-03-04T10:36:00Z">
            <w:rPr>
              <w:rStyle w:val="pxvis"/>
              <w:rFonts w:cs="Arial"/>
              <w:bCs/>
            </w:rPr>
          </w:rPrChange>
        </w:rPr>
        <w:t>Research References</w:t>
      </w:r>
    </w:p>
    <w:p w14:paraId="1D7C3CF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tk.ref.id="I00FAHE"</w:instrText>
      </w:r>
      <w:r w:rsidRPr="00A25529">
        <w:rPr>
          <w:rStyle w:val="pxtk"/>
        </w:rPr>
        <w:fldChar w:fldCharType="end"/>
      </w:r>
      <w:r w:rsidRPr="00A25529">
        <w:rPr>
          <w:rStyle w:val="pxtk"/>
        </w:rPr>
        <w:t>West's Key Number Digest, Corporations and Business Organizations &amp;key;3451</w:t>
      </w:r>
    </w:p>
    <w:p w14:paraId="423AA63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tk.ref.id="I00I3MA"</w:instrText>
      </w:r>
      <w:r w:rsidRPr="00A25529">
        <w:rPr>
          <w:rStyle w:val="pxtk"/>
        </w:rPr>
        <w:fldChar w:fldCharType="end"/>
      </w:r>
      <w:r w:rsidRPr="00A25529">
        <w:rPr>
          <w:rStyle w:val="pxtk"/>
        </w:rPr>
        <w:t>West's Key Number Digest, Corporations and Business Organizations &amp;key;3459</w:t>
      </w:r>
    </w:p>
    <w:p w14:paraId="5F08774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rc.ref.id="I00KWR6"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60" w:author="Cara Cardinale" w:date="2025-01-23T11:55:00Z">
        <w:r w:rsidRPr="00A25529" w:rsidDel="008B225B">
          <w:rPr>
            <w:rStyle w:val="pxrc"/>
          </w:rPr>
          <w:delText>1065, 1066</w:delText>
        </w:r>
      </w:del>
      <w:ins w:id="5861" w:author="Cara Cardinale" w:date="2025-01-23T11:55:00Z">
        <w:r w:rsidR="008B225B" w:rsidRPr="00A25529">
          <w:rPr>
            <w:rStyle w:val="pxrc"/>
          </w:rPr>
          <w:t>1062, 1063</w:t>
        </w:r>
      </w:ins>
    </w:p>
    <w:p w14:paraId="62D5E2EB" w14:textId="77777777" w:rsidR="00FB29D8" w:rsidRPr="00A25529" w:rsidRDefault="00FB29D8">
      <w:pPr>
        <w:pStyle w:val="pxs"/>
        <w:spacing w:before="180"/>
        <w:rPr>
          <w:rPrChange w:id="5862" w:author="Cara Cardinale" w:date="2025-03-04T10:36:00Z">
            <w:rPr>
              <w:sz w:val="27"/>
            </w:rPr>
          </w:rPrChange>
        </w:rPr>
      </w:pPr>
      <w:r w:rsidRPr="00A25529">
        <w:rPr>
          <w:rPrChange w:id="5863" w:author="Cara Cardinale" w:date="2025-03-04T10:36:00Z">
            <w:rPr>
              <w:sz w:val="27"/>
            </w:rPr>
          </w:rPrChange>
        </w:rPr>
        <w:t>30:176. Certificate of change</w:t>
      </w:r>
      <w:r w:rsidRPr="00A25529">
        <w:rPr>
          <w:rStyle w:val="pxsep"/>
        </w:rPr>
        <w:t xml:space="preserve">-- </w:t>
      </w:r>
      <w:r w:rsidRPr="00A25529">
        <w:rPr>
          <w:rPrChange w:id="5864" w:author="Cara Cardinale" w:date="2025-03-04T10:36:00Z">
            <w:rPr>
              <w:sz w:val="27"/>
            </w:rPr>
          </w:rPrChange>
        </w:rPr>
        <w:t>Official form</w:t>
      </w:r>
    </w:p>
    <w:p w14:paraId="426F4DAD" w14:textId="77777777" w:rsidR="00FB29D8" w:rsidRPr="00A25529" w:rsidRDefault="00FB29D8">
      <w:pPr>
        <w:pStyle w:val="pxov"/>
        <w:rPr>
          <w:vanish/>
        </w:rPr>
      </w:pPr>
      <w:r w:rsidRPr="00A25529">
        <w:rPr>
          <w:vanish/>
        </w:rPr>
        <w:t>NFP</w:t>
      </w:r>
    </w:p>
    <w:p w14:paraId="4303CCCD" w14:textId="77777777" w:rsidR="00FB29D8" w:rsidRPr="00A25529" w:rsidRDefault="00FB29D8">
      <w:pPr>
        <w:pStyle w:val="pxov"/>
        <w:rPr>
          <w:vanish/>
        </w:rPr>
      </w:pPr>
      <w:r w:rsidRPr="00A25529">
        <w:rPr>
          <w:vanish/>
        </w:rPr>
        <w:t>COL</w:t>
      </w:r>
    </w:p>
    <w:p w14:paraId="03D49DFB" w14:textId="77777777" w:rsidR="00FB29D8" w:rsidRPr="00A25529" w:rsidRDefault="00FB29D8">
      <w:pPr>
        <w:pStyle w:val="pxov"/>
        <w:rPr>
          <w:vanish/>
        </w:rPr>
      </w:pPr>
      <w:r w:rsidRPr="00A25529">
        <w:rPr>
          <w:vanish/>
        </w:rPr>
        <w:t>FCV</w:t>
      </w:r>
    </w:p>
    <w:p w14:paraId="0EBD60EE" w14:textId="77777777" w:rsidR="00FB29D8" w:rsidRPr="00A25529" w:rsidRDefault="00FB29D8">
      <w:pPr>
        <w:pStyle w:val="pxov"/>
        <w:rPr>
          <w:vanish/>
        </w:rPr>
      </w:pPr>
      <w:r w:rsidRPr="00A25529">
        <w:rPr>
          <w:vanish/>
        </w:rPr>
        <w:t>FTR</w:t>
      </w:r>
    </w:p>
    <w:p w14:paraId="123C4D86" w14:textId="77777777" w:rsidR="00FB29D8" w:rsidRPr="00A25529" w:rsidRDefault="00FB29D8">
      <w:pPr>
        <w:pStyle w:val="pxov"/>
        <w:rPr>
          <w:vanish/>
        </w:rPr>
      </w:pPr>
      <w:r w:rsidRPr="00A25529">
        <w:rPr>
          <w:vanish/>
        </w:rPr>
        <w:t>EFM</w:t>
      </w:r>
    </w:p>
    <w:p w14:paraId="2E76D6F6" w14:textId="77777777" w:rsidR="00FB29D8" w:rsidRPr="00A25529" w:rsidRDefault="00FB29D8">
      <w:pPr>
        <w:pStyle w:val="pxov"/>
        <w:rPr>
          <w:vanish/>
        </w:rPr>
      </w:pPr>
      <w:r w:rsidRPr="00A25529">
        <w:rPr>
          <w:vanish/>
        </w:rPr>
        <w:t>EBL</w:t>
      </w:r>
    </w:p>
    <w:p w14:paraId="20216792" w14:textId="77777777" w:rsidR="00FB29D8" w:rsidRPr="00A25529" w:rsidRDefault="00FB29D8">
      <w:pPr>
        <w:pStyle w:val="pxov"/>
        <w:rPr>
          <w:vanish/>
        </w:rPr>
      </w:pPr>
      <w:r w:rsidRPr="00A25529">
        <w:rPr>
          <w:vanish/>
        </w:rPr>
        <w:t>TEM</w:t>
      </w:r>
    </w:p>
    <w:p w14:paraId="3C8F1B77" w14:textId="77777777" w:rsidR="00FB29D8" w:rsidRPr="00A25529" w:rsidRDefault="00FB29D8">
      <w:pPr>
        <w:pStyle w:val="pxov"/>
        <w:rPr>
          <w:vanish/>
        </w:rPr>
      </w:pPr>
      <w:r w:rsidRPr="00A25529">
        <w:rPr>
          <w:vanish/>
        </w:rPr>
        <w:t>MTD</w:t>
      </w:r>
    </w:p>
    <w:p w14:paraId="591D6C63"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form.fid="Id56479301b6411e684899cfd92da4eb0"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ib.ct.id="f2fd26a0b92511efa75bc0a5c2da1858|187|30:176"</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im.id="I03NOY9"</w:instrText>
      </w:r>
      <w:r w:rsidRPr="00A25529">
        <w:fldChar w:fldCharType="end"/>
      </w:r>
    </w:p>
    <w:p w14:paraId="58D3E8B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im.id="I03NY7C"</w:instrText>
      </w:r>
      <w:r w:rsidRPr="00A25529">
        <w:fldChar w:fldCharType="end"/>
      </w:r>
    </w:p>
    <w:p w14:paraId="549434C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#I03NY7C goes here</w:t>
      </w:r>
    </w:p>
    <w:p w14:paraId="54BAD21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im.id="I03P34H"</w:instrText>
      </w:r>
      <w:r w:rsidRPr="00A25529">
        <w:fldChar w:fldCharType="end"/>
      </w:r>
    </w:p>
    <w:p w14:paraId="1E1AEE5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#I03P34H goes here</w:t>
      </w:r>
    </w:p>
    <w:p w14:paraId="0A3535C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im.id="I06AGWV"</w:instrText>
      </w:r>
      <w:r w:rsidRPr="00A25529">
        <w:fldChar w:fldCharType="end"/>
      </w:r>
    </w:p>
    <w:p w14:paraId="365BD38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#I06AGWV goes here</w:t>
      </w:r>
    </w:p>
    <w:p w14:paraId="7BCFA907" w14:textId="77777777" w:rsidR="00FB29D8" w:rsidRPr="00A25529" w:rsidRDefault="00FB29D8">
      <w:pPr>
        <w:pStyle w:val="pxformnotes"/>
        <w:jc w:val="center"/>
        <w:rPr>
          <w:sz w:val="24"/>
          <w:szCs w:val="24"/>
        </w:rPr>
      </w:pPr>
      <w:r w:rsidRPr="00A25529">
        <w:rPr>
          <w:rStyle w:val="pxvis"/>
          <w:rFonts w:cs="Arial"/>
          <w:bCs/>
          <w:sz w:val="50"/>
          <w:rPrChange w:id="5865" w:author="Cara Cardinale" w:date="2025-03-04T10:36:00Z">
            <w:rPr>
              <w:rStyle w:val="pxvis"/>
              <w:rFonts w:cs="Arial"/>
              <w:bCs/>
            </w:rPr>
          </w:rPrChange>
        </w:rPr>
        <w:t>Notes to Form</w:t>
      </w:r>
    </w:p>
    <w:p w14:paraId="68946574" w14:textId="77777777" w:rsidR="00FB29D8" w:rsidRPr="00A25529" w:rsidRDefault="00FB29D8">
      <w:pPr>
        <w:pStyle w:val="pxformnotes"/>
        <w:rPr>
          <w:sz w:val="24"/>
          <w:szCs w:val="24"/>
        </w:rPr>
      </w:pPr>
    </w:p>
    <w:p w14:paraId="20051358" w14:textId="77777777" w:rsidR="00FB29D8" w:rsidRPr="00A25529" w:rsidRDefault="00FB29D8">
      <w:pPr>
        <w:pStyle w:val="pxformnote"/>
        <w:spacing w:before="180"/>
      </w:pPr>
      <w:del w:id="5866" w:author="Cara Cardinale" w:date="2025-01-14T20:47:00Z">
        <w:r w:rsidRPr="00A25529" w:rsidDel="00CF1278">
          <w:delText>Drafter's Note</w:delText>
        </w:r>
      </w:del>
      <w:r w:rsidRPr="00A25529">
        <w:t xml:space="preserve"> </w:t>
      </w:r>
    </w:p>
    <w:p w14:paraId="7DC3E8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The above form, revised 1/23,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url.ref.id="I006V2S"</w:instrText>
      </w:r>
      <w:r w:rsidRPr="00A25529">
        <w:rPr>
          <w:rStyle w:val="pxurl"/>
        </w:rPr>
        <w:fldChar w:fldCharType="end"/>
      </w:r>
      <w:r w:rsidRPr="00A25529">
        <w:rPr>
          <w:rStyle w:val="pxurl"/>
        </w:rPr>
        <w:t>http://www.dos.ny.gov</w:t>
      </w:r>
      <w:r w:rsidRPr="00A25529">
        <w:t>, and is reprinted here for illustrative purposes.</w:t>
      </w:r>
    </w:p>
    <w:p w14:paraId="5FC0B4F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Corrections prior to filing by Department of State: Any certificate or other instrument relating to a domestic or foreign corporation submitted to the Department of State under the Not-for-Profit Corporation Law may be corrected with respect to any typographical, or similar nonmaterial error apparent on the face of the certificate or instrument, prior to the filing of such certificate or instrument by the Department of State. Such correction will be effected by the Department of State upon authorization in writing by the incorporator in a form acceptable to the Department. Such authorization may be delivered by mail or sent by electronic mail to the Department. </w:t>
      </w:r>
      <w:r w:rsidRPr="00A25529">
        <w:rPr>
          <w:rStyle w:val="pxst"/>
          <w:color w:val="FF0000"/>
          <w:vertAlign w:val="superscript"/>
        </w:rPr>
        <w:t>►</w:t>
      </w:r>
      <w:r w:rsidRPr="00A25529">
        <w:rPr>
          <w:rStyle w:val="pxst"/>
        </w:rPr>
        <w:fldChar w:fldCharType="begin"/>
      </w:r>
      <w:r w:rsidRPr="00A25529">
        <w:rPr>
          <w:rStyle w:val="pxst"/>
        </w:rPr>
        <w:instrText>st.ref.id="I009O7O"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105(a)</w:t>
      </w:r>
      <w:r w:rsidRPr="00A25529">
        <w:t>.</w:t>
      </w:r>
    </w:p>
    <w:p w14:paraId="7EEB5C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Corrections following incorporation: Any certificate or other instrument relating to a domestic or foreign corporation filed by the Department of State under the Not-for-Profit Corporation Law may be corrected with respect to any typographical or similar nonmaterial error apparent on the face or defect in the execution thereof including the deletion of any matter not permitted to be stated therein. A certificate, entitled </w:t>
      </w:r>
      <w:r w:rsidRPr="00A25529">
        <w:rPr>
          <w:vanish/>
        </w:rPr>
        <w:t>&amp;ldquo;</w:t>
      </w:r>
      <w:r w:rsidRPr="00A25529">
        <w:rPr>
          <w:rStyle w:val="pxvis"/>
          <w:rFonts w:ascii="Times NewRoman" w:hAnsi="Times NewRoman"/>
          <w:b w:val="0"/>
          <w:sz w:val="24"/>
        </w:rPr>
        <w:t>“</w:t>
      </w:r>
      <w:r w:rsidRPr="00A25529">
        <w:t>Certificate of correction of ____ (correct title of certificate and name of corporation)</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 by mail or electronic mail. It must set forth the name of the corporation, the date the certificate to be corrected was filed by the Department of State, the provision in the certificate as corrected or eliminated and if the execution was defective, the proper execution. The filing of the certificate by the Department of State will not alter the effective time of the instrument being corrected, which will remain as its original effective time, and will not affect any right or liability accrued or incurred before such filing. </w:t>
      </w:r>
      <w:r w:rsidRPr="00A25529">
        <w:rPr>
          <w:rStyle w:val="pxst"/>
          <w:color w:val="FF0000"/>
          <w:vertAlign w:val="superscript"/>
        </w:rPr>
        <w:t>►</w:t>
      </w:r>
      <w:r w:rsidRPr="00A25529">
        <w:rPr>
          <w:rStyle w:val="pxst"/>
        </w:rPr>
        <w:fldChar w:fldCharType="begin"/>
      </w:r>
      <w:r w:rsidRPr="00A25529">
        <w:rPr>
          <w:rStyle w:val="pxst"/>
        </w:rPr>
        <w:instrText>st.ref.id="I00CHCK"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105(b)</w:t>
      </w:r>
      <w:r w:rsidRPr="00A25529">
        <w:t>.</w:t>
      </w:r>
    </w:p>
    <w:p w14:paraId="264461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A corporate name may not be changed or corrected under this section other than to correct any typographical or similar nonmaterial error. </w:t>
      </w:r>
      <w:r w:rsidRPr="00A25529">
        <w:rPr>
          <w:rStyle w:val="pxst"/>
          <w:color w:val="FF0000"/>
          <w:vertAlign w:val="superscript"/>
        </w:rPr>
        <w:t>►</w:t>
      </w:r>
      <w:r w:rsidRPr="00A25529">
        <w:rPr>
          <w:rStyle w:val="pxst"/>
        </w:rPr>
        <w:fldChar w:fldCharType="begin"/>
      </w:r>
      <w:r w:rsidRPr="00A25529">
        <w:rPr>
          <w:rStyle w:val="pxst"/>
        </w:rPr>
        <w:instrText>st.ref.id="I00FAHG"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105(c)</w:t>
      </w:r>
      <w:r w:rsidRPr="00A25529">
        <w:t>.</w:t>
      </w:r>
    </w:p>
    <w:p w14:paraId="2859E75E" w14:textId="77777777" w:rsidR="00FB29D8" w:rsidRPr="00A25529" w:rsidRDefault="00FB29D8">
      <w:pPr>
        <w:pStyle w:val="pxformrr"/>
        <w:rPr>
          <w:sz w:val="24"/>
          <w:szCs w:val="24"/>
        </w:rPr>
      </w:pPr>
      <w:r w:rsidRPr="00A25529">
        <w:rPr>
          <w:rStyle w:val="pxvis"/>
          <w:rFonts w:cs="Arial"/>
          <w:bCs/>
          <w:sz w:val="50"/>
          <w:rPrChange w:id="5867" w:author="Cara Cardinale" w:date="2025-03-04T10:36:00Z">
            <w:rPr>
              <w:rStyle w:val="pxvis"/>
              <w:rFonts w:cs="Arial"/>
              <w:bCs/>
            </w:rPr>
          </w:rPrChange>
        </w:rPr>
        <w:t>Research References</w:t>
      </w:r>
    </w:p>
    <w:p w14:paraId="1C0DBC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tk.ref.id="I006V3Y"</w:instrText>
      </w:r>
      <w:r w:rsidRPr="00A25529">
        <w:rPr>
          <w:rStyle w:val="pxtk"/>
        </w:rPr>
        <w:fldChar w:fldCharType="end"/>
      </w:r>
      <w:r w:rsidRPr="00A25529">
        <w:rPr>
          <w:rStyle w:val="pxtk"/>
        </w:rPr>
        <w:t>West's Key Number Digest, Corporations and Business Organizations &amp;key;3374</w:t>
      </w:r>
    </w:p>
    <w:p w14:paraId="55F3C2F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rc.ref.id="I009O8U"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68" w:author="Cara Cardinale" w:date="2025-01-21T11:07:00Z">
        <w:r w:rsidRPr="00A25529" w:rsidDel="00032FD5">
          <w:rPr>
            <w:rStyle w:val="pxrc"/>
          </w:rPr>
          <w:delText>156 to 159</w:delText>
        </w:r>
      </w:del>
      <w:ins w:id="5869" w:author="Cara Cardinale" w:date="2025-01-21T11:07:00Z">
        <w:r w:rsidR="00032FD5" w:rsidRPr="00A25529">
          <w:rPr>
            <w:rStyle w:val="pxrc"/>
          </w:rPr>
          <w:t>154, 155</w:t>
        </w:r>
      </w:ins>
    </w:p>
    <w:p w14:paraId="038C71AE" w14:textId="77777777" w:rsidR="00FB29D8" w:rsidRPr="00A25529" w:rsidRDefault="00FB29D8">
      <w:pPr>
        <w:pStyle w:val="pxd"/>
        <w:spacing w:before="180"/>
      </w:pPr>
      <w:r w:rsidRPr="00A25529">
        <w:t>4. Amendment of Certificate of Incorporation</w:t>
      </w:r>
    </w:p>
    <w:p w14:paraId="3DF1C6CD" w14:textId="77777777" w:rsidR="00FB29D8" w:rsidRPr="00A25529" w:rsidRDefault="00FB29D8">
      <w:pPr>
        <w:pStyle w:val="pxs"/>
        <w:spacing w:before="180"/>
        <w:rPr>
          <w:rPrChange w:id="5870" w:author="Cara Cardinale" w:date="2025-03-04T10:36:00Z">
            <w:rPr>
              <w:sz w:val="27"/>
            </w:rPr>
          </w:rPrChange>
        </w:rPr>
      </w:pPr>
      <w:r w:rsidRPr="00A25529">
        <w:rPr>
          <w:rPrChange w:id="5871" w:author="Cara Cardinale" w:date="2025-03-04T10:36:00Z">
            <w:rPr>
              <w:sz w:val="27"/>
            </w:rPr>
          </w:rPrChange>
        </w:rPr>
        <w:t>30:177. Resolution proposing amendment to certificate of incorporation</w:t>
      </w:r>
    </w:p>
    <w:p w14:paraId="7F646EDA" w14:textId="77777777" w:rsidR="00FB29D8" w:rsidRPr="00A25529" w:rsidRDefault="00FB29D8">
      <w:pPr>
        <w:pStyle w:val="pxov"/>
        <w:rPr>
          <w:vanish/>
        </w:rPr>
      </w:pPr>
      <w:r w:rsidRPr="00A25529">
        <w:rPr>
          <w:vanish/>
        </w:rPr>
        <w:t>FMS</w:t>
      </w:r>
    </w:p>
    <w:p w14:paraId="4AFD8CDE" w14:textId="77777777" w:rsidR="00FB29D8" w:rsidRPr="00A25529" w:rsidRDefault="00FB29D8">
      <w:pPr>
        <w:pStyle w:val="pxov"/>
        <w:rPr>
          <w:vanish/>
        </w:rPr>
      </w:pPr>
      <w:r w:rsidRPr="00A25529">
        <w:rPr>
          <w:vanish/>
        </w:rPr>
        <w:t>NFP</w:t>
      </w:r>
    </w:p>
    <w:p w14:paraId="7C11FB3C" w14:textId="77777777" w:rsidR="00FB29D8" w:rsidRPr="00A25529" w:rsidRDefault="00FB29D8">
      <w:pPr>
        <w:pStyle w:val="pxov"/>
        <w:rPr>
          <w:vanish/>
        </w:rPr>
      </w:pPr>
      <w:r w:rsidRPr="00A25529">
        <w:rPr>
          <w:vanish/>
        </w:rPr>
        <w:t>COL</w:t>
      </w:r>
    </w:p>
    <w:p w14:paraId="58E01DCA" w14:textId="77777777" w:rsidR="00FB29D8" w:rsidRPr="00A25529" w:rsidRDefault="00FB29D8">
      <w:pPr>
        <w:pStyle w:val="pxov"/>
        <w:rPr>
          <w:vanish/>
        </w:rPr>
      </w:pPr>
      <w:r w:rsidRPr="00A25529">
        <w:rPr>
          <w:vanish/>
        </w:rPr>
        <w:t>FCV</w:t>
      </w:r>
    </w:p>
    <w:p w14:paraId="28E3A4ED" w14:textId="77777777" w:rsidR="00FB29D8" w:rsidRPr="00A25529" w:rsidRDefault="00FB29D8">
      <w:pPr>
        <w:pStyle w:val="pxov"/>
        <w:rPr>
          <w:vanish/>
        </w:rPr>
      </w:pPr>
      <w:r w:rsidRPr="00A25529">
        <w:rPr>
          <w:vanish/>
        </w:rPr>
        <w:t>FTR</w:t>
      </w:r>
    </w:p>
    <w:p w14:paraId="403AEA12" w14:textId="77777777" w:rsidR="00FB29D8" w:rsidRPr="00A25529" w:rsidRDefault="00FB29D8">
      <w:pPr>
        <w:pStyle w:val="pxov"/>
        <w:rPr>
          <w:vanish/>
        </w:rPr>
      </w:pPr>
      <w:r w:rsidRPr="00A25529">
        <w:rPr>
          <w:vanish/>
        </w:rPr>
        <w:t>EBL</w:t>
      </w:r>
    </w:p>
    <w:p w14:paraId="2F328371" w14:textId="77777777" w:rsidR="00FB29D8" w:rsidRPr="00A25529" w:rsidRDefault="00FB29D8">
      <w:pPr>
        <w:pStyle w:val="pxov"/>
        <w:rPr>
          <w:vanish/>
        </w:rPr>
      </w:pPr>
      <w:r w:rsidRPr="00A25529">
        <w:rPr>
          <w:vanish/>
        </w:rPr>
        <w:t>TEM</w:t>
      </w:r>
    </w:p>
    <w:p w14:paraId="3FE943CB" w14:textId="77777777" w:rsidR="00FB29D8" w:rsidRPr="00A25529" w:rsidRDefault="00FB29D8">
      <w:pPr>
        <w:pStyle w:val="pxov"/>
        <w:rPr>
          <w:vanish/>
        </w:rPr>
      </w:pPr>
      <w:r w:rsidRPr="00A25529">
        <w:rPr>
          <w:vanish/>
        </w:rPr>
        <w:t>MTD</w:t>
      </w:r>
    </w:p>
    <w:p w14:paraId="72DA8F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form.fid="Id564ee601b6411e684899cfd92da4eb0"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Resolved, that the board of directors of </w:t>
      </w:r>
      <w:r w:rsidRPr="00A25529">
        <w:rPr>
          <w:rStyle w:val="pxfinstr"/>
          <w:i/>
          <w:iCs/>
        </w:rPr>
        <w:t>[name of corporation]</w:t>
      </w:r>
      <w:r w:rsidRPr="00A25529">
        <w:t xml:space="preserve"> hereby proposes that the certificate of incorporation of the corporation be amended as follows:</w:t>
      </w:r>
    </w:p>
    <w:p w14:paraId="45D30DE4" w14:textId="77777777" w:rsidR="00FB29D8" w:rsidRPr="00A25529" w:rsidRDefault="00FB29D8">
      <w:pPr>
        <w:pStyle w:val="pxformfl"/>
        <w:ind w:left="500"/>
      </w:pPr>
      <w:r w:rsidRPr="00A25529">
        <w:t xml:space="preserve"> </w:t>
      </w:r>
    </w:p>
    <w:p w14:paraId="4CC8BF2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4C5A98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Article </w:t>
      </w:r>
      <w:r w:rsidRPr="00A25529">
        <w:rPr>
          <w:rStyle w:val="pxfinstr"/>
          <w:i/>
          <w:iCs/>
        </w:rPr>
        <w:t>[designation of article]</w:t>
      </w:r>
      <w:r w:rsidRPr="00A25529">
        <w:t xml:space="preserve"> of the certificate of incorporation be amended to read as follows: </w:t>
      </w:r>
      <w:r w:rsidRPr="00A25529">
        <w:rPr>
          <w:rStyle w:val="pxfinstr"/>
          <w:i/>
          <w:iCs/>
        </w:rPr>
        <w:t>[recitation of article]</w:t>
      </w:r>
      <w:r w:rsidRPr="00A25529">
        <w:t>.</w:t>
      </w:r>
    </w:p>
    <w:p w14:paraId="4A8DFCF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442DCB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That a new article be added to the certificate of incorporation to be numbered and to read as follows: </w:t>
      </w:r>
      <w:r w:rsidRPr="00A25529">
        <w:rPr>
          <w:rStyle w:val="pxfinstr"/>
          <w:i/>
          <w:iCs/>
        </w:rPr>
        <w:t>[recitation of new article]</w:t>
      </w:r>
      <w:r w:rsidRPr="00A25529">
        <w:t>.</w:t>
      </w:r>
    </w:p>
    <w:p w14:paraId="2BF7C7A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5BB45A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That Article </w:t>
      </w:r>
      <w:r w:rsidRPr="00A25529">
        <w:rPr>
          <w:rStyle w:val="pxfinstr"/>
          <w:i/>
          <w:iCs/>
        </w:rPr>
        <w:t>[designation of article]</w:t>
      </w:r>
      <w:r w:rsidRPr="00A25529">
        <w:t xml:space="preserve"> of the certificate of incorporation be deleted.</w:t>
      </w:r>
    </w:p>
    <w:p w14:paraId="30FE81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Resolved further, that the proposed </w:t>
      </w:r>
      <w:r w:rsidRPr="00A25529">
        <w:rPr>
          <w:rStyle w:val="pxfinstr"/>
          <w:i/>
          <w:iCs/>
        </w:rPr>
        <w:t>[amendment/amendments]</w:t>
      </w:r>
      <w:r w:rsidRPr="00A25529">
        <w:t xml:space="preserve"> of the certificate of incorporation be submitted to a vote at </w:t>
      </w:r>
      <w:r w:rsidRPr="00A25529">
        <w:rPr>
          <w:rStyle w:val="pxfinstr"/>
          <w:i/>
          <w:iCs/>
        </w:rPr>
        <w:t>[the next annual meeting of the members/a special meeting of members to be held at [location and address of meeting], [name of city], State of New York, on [date of meeting], at [time of meeting]]</w:t>
      </w:r>
      <w:r w:rsidRPr="00A25529">
        <w:t>.</w:t>
      </w:r>
    </w:p>
    <w:p w14:paraId="2EA903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Resolved further, that the secretary give notice of such meeting and such proposed </w:t>
      </w:r>
      <w:r w:rsidRPr="00A25529">
        <w:rPr>
          <w:rStyle w:val="pxfinstr"/>
          <w:i/>
          <w:iCs/>
        </w:rPr>
        <w:t>[amendment/amendments]</w:t>
      </w:r>
      <w:r w:rsidRPr="00A25529">
        <w:t xml:space="preserve"> as required by the provisions of the N.Y. Not-for-Profit Corporation Law and by the bylaws of this corporation to the extent that they are not inconsistent with those provisions.</w:t>
      </w:r>
    </w:p>
    <w:p w14:paraId="250748ED" w14:textId="77777777" w:rsidR="00FB29D8" w:rsidRPr="00A25529" w:rsidRDefault="00FB29D8">
      <w:pPr>
        <w:pStyle w:val="pxformnotes"/>
        <w:jc w:val="center"/>
        <w:rPr>
          <w:sz w:val="24"/>
          <w:szCs w:val="24"/>
        </w:rPr>
      </w:pPr>
      <w:r w:rsidRPr="00A25529">
        <w:rPr>
          <w:rStyle w:val="pxvis"/>
          <w:rFonts w:cs="Arial"/>
          <w:bCs/>
          <w:sz w:val="50"/>
          <w:rPrChange w:id="5872" w:author="Cara Cardinale" w:date="2025-03-04T10:36:00Z">
            <w:rPr>
              <w:rStyle w:val="pxvis"/>
              <w:rFonts w:cs="Arial"/>
              <w:bCs/>
            </w:rPr>
          </w:rPrChange>
        </w:rPr>
        <w:t>Notes to Form</w:t>
      </w:r>
    </w:p>
    <w:p w14:paraId="238572AF" w14:textId="77777777" w:rsidR="00FB29D8" w:rsidRPr="00A25529" w:rsidRDefault="00FB29D8">
      <w:pPr>
        <w:pStyle w:val="pxformnotes"/>
        <w:rPr>
          <w:sz w:val="24"/>
          <w:szCs w:val="24"/>
        </w:rPr>
      </w:pPr>
    </w:p>
    <w:p w14:paraId="518D5B18" w14:textId="77777777" w:rsidR="00FB29D8" w:rsidRPr="00A25529" w:rsidRDefault="00FB29D8">
      <w:pPr>
        <w:pStyle w:val="pxformnote"/>
        <w:spacing w:before="180"/>
      </w:pPr>
      <w:del w:id="5873" w:author="Cara Cardinale" w:date="2025-01-14T20:47:00Z">
        <w:r w:rsidRPr="00A25529" w:rsidDel="00CF1278">
          <w:delText>Drafter's Note</w:delText>
        </w:r>
      </w:del>
      <w:r w:rsidRPr="00A25529">
        <w:t xml:space="preserve"> </w:t>
      </w:r>
    </w:p>
    <w:p w14:paraId="36EC98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A not-for-profit corporation may not reduce its corporate duration by amendment to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st.ref.id="I00CHDQ"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801(b)(4)</w:t>
      </w:r>
      <w:r w:rsidRPr="00A25529">
        <w:t>.</w:t>
      </w:r>
    </w:p>
    <w:p w14:paraId="2D9FD5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st.ref.id="I00FAIM"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on it,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st.ref.id="I00I3NI"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67C201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st.ref.id="I006V40"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18CC09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For form drafting principles relating to amendment of the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x.ref.id="I009O8W"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668B34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x.ref.id="I00CHDS"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057CA0DC" w14:textId="77777777" w:rsidR="00FB29D8" w:rsidRPr="00A25529" w:rsidRDefault="00FB29D8">
      <w:pPr>
        <w:pStyle w:val="pxformrr"/>
        <w:rPr>
          <w:sz w:val="24"/>
          <w:szCs w:val="24"/>
        </w:rPr>
      </w:pPr>
      <w:r w:rsidRPr="00A25529">
        <w:rPr>
          <w:rStyle w:val="pxvis"/>
          <w:rFonts w:cs="Arial"/>
          <w:bCs/>
          <w:sz w:val="50"/>
          <w:rPrChange w:id="5874" w:author="Cara Cardinale" w:date="2025-03-04T10:36:00Z">
            <w:rPr>
              <w:rStyle w:val="pxvis"/>
              <w:rFonts w:cs="Arial"/>
              <w:bCs/>
            </w:rPr>
          </w:rPrChange>
        </w:rPr>
        <w:t>Research References</w:t>
      </w:r>
    </w:p>
    <w:p w14:paraId="1933CE5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tk.ref.id="I00FAIO"</w:instrText>
      </w:r>
      <w:r w:rsidRPr="00A25529">
        <w:rPr>
          <w:rStyle w:val="pxtk"/>
        </w:rPr>
        <w:fldChar w:fldCharType="end"/>
      </w:r>
      <w:r w:rsidRPr="00A25529">
        <w:rPr>
          <w:rStyle w:val="pxtk"/>
        </w:rPr>
        <w:t>West's Key Number Digest, Corporations and Business Organizations &amp;key;3374</w:t>
      </w:r>
    </w:p>
    <w:p w14:paraId="737EF4A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rc.ref.id="I00I3NK"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14</w:t>
      </w:r>
      <w:ins w:id="5875" w:author="Cara Cardinale" w:date="2025-01-28T10:20:00Z">
        <w:r w:rsidR="00DE6982" w:rsidRPr="00A25529">
          <w:rPr>
            <w:rStyle w:val="pxrc"/>
          </w:rPr>
          <w:t>3</w:t>
        </w:r>
      </w:ins>
      <w:del w:id="5876" w:author="Cara Cardinale" w:date="2025-01-28T10:20:00Z">
        <w:r w:rsidRPr="00A25529" w:rsidDel="00DE6982">
          <w:rPr>
            <w:rStyle w:val="pxrc"/>
          </w:rPr>
          <w:delText>5</w:delText>
        </w:r>
      </w:del>
      <w:r w:rsidRPr="00A25529">
        <w:rPr>
          <w:rStyle w:val="pxrc"/>
        </w:rPr>
        <w:t xml:space="preserve"> to 1</w:t>
      </w:r>
      <w:ins w:id="5877" w:author="Cara Cardinale" w:date="2025-01-28T10:20:00Z">
        <w:r w:rsidR="00DE6982" w:rsidRPr="00A25529">
          <w:rPr>
            <w:rStyle w:val="pxrc"/>
          </w:rPr>
          <w:t>57</w:t>
        </w:r>
      </w:ins>
      <w:del w:id="5878" w:author="Cara Cardinale" w:date="2025-01-28T10:20:00Z">
        <w:r w:rsidRPr="00A25529" w:rsidDel="00DE6982">
          <w:rPr>
            <w:rStyle w:val="pxrc"/>
          </w:rPr>
          <w:delText>61</w:delText>
        </w:r>
      </w:del>
    </w:p>
    <w:p w14:paraId="687DAFB2" w14:textId="77777777" w:rsidR="00FB29D8" w:rsidRPr="00A25529" w:rsidRDefault="00FB29D8">
      <w:pPr>
        <w:pStyle w:val="pxs"/>
        <w:spacing w:before="180"/>
        <w:rPr>
          <w:rPrChange w:id="5879" w:author="Cara Cardinale" w:date="2025-03-04T10:36:00Z">
            <w:rPr>
              <w:sz w:val="27"/>
            </w:rPr>
          </w:rPrChange>
        </w:rPr>
      </w:pPr>
      <w:r w:rsidRPr="00A25529">
        <w:rPr>
          <w:rPrChange w:id="5880" w:author="Cara Cardinale" w:date="2025-03-04T10:36:00Z">
            <w:rPr>
              <w:sz w:val="27"/>
            </w:rPr>
          </w:rPrChange>
        </w:rPr>
        <w:t>30:178. Notice to members of special meeting to consider proposed amendments to certificate of incorporation</w:t>
      </w:r>
    </w:p>
    <w:p w14:paraId="38CA1C80" w14:textId="77777777" w:rsidR="00FB29D8" w:rsidRPr="00A25529" w:rsidRDefault="00FB29D8">
      <w:pPr>
        <w:pStyle w:val="pxov"/>
        <w:rPr>
          <w:vanish/>
        </w:rPr>
      </w:pPr>
      <w:r w:rsidRPr="00A25529">
        <w:rPr>
          <w:vanish/>
        </w:rPr>
        <w:t>FMS</w:t>
      </w:r>
    </w:p>
    <w:p w14:paraId="3CB4365D" w14:textId="77777777" w:rsidR="00FB29D8" w:rsidRPr="00A25529" w:rsidRDefault="00FB29D8">
      <w:pPr>
        <w:pStyle w:val="pxov"/>
        <w:rPr>
          <w:vanish/>
        </w:rPr>
      </w:pPr>
      <w:r w:rsidRPr="00A25529">
        <w:rPr>
          <w:vanish/>
        </w:rPr>
        <w:t>NFP</w:t>
      </w:r>
    </w:p>
    <w:p w14:paraId="68965BC9" w14:textId="77777777" w:rsidR="00FB29D8" w:rsidRPr="00A25529" w:rsidRDefault="00FB29D8">
      <w:pPr>
        <w:pStyle w:val="pxov"/>
        <w:rPr>
          <w:vanish/>
        </w:rPr>
      </w:pPr>
      <w:r w:rsidRPr="00A25529">
        <w:rPr>
          <w:vanish/>
        </w:rPr>
        <w:t>COL</w:t>
      </w:r>
    </w:p>
    <w:p w14:paraId="6B4C0B3A" w14:textId="77777777" w:rsidR="00FB29D8" w:rsidRPr="00A25529" w:rsidRDefault="00FB29D8">
      <w:pPr>
        <w:pStyle w:val="pxov"/>
        <w:rPr>
          <w:vanish/>
        </w:rPr>
      </w:pPr>
      <w:r w:rsidRPr="00A25529">
        <w:rPr>
          <w:vanish/>
        </w:rPr>
        <w:t>FCV</w:t>
      </w:r>
    </w:p>
    <w:p w14:paraId="5F57AEC6" w14:textId="77777777" w:rsidR="00FB29D8" w:rsidRPr="00A25529" w:rsidRDefault="00FB29D8">
      <w:pPr>
        <w:pStyle w:val="pxov"/>
        <w:rPr>
          <w:vanish/>
        </w:rPr>
      </w:pPr>
      <w:r w:rsidRPr="00A25529">
        <w:rPr>
          <w:vanish/>
        </w:rPr>
        <w:t>FTR</w:t>
      </w:r>
    </w:p>
    <w:p w14:paraId="41D8C1C3" w14:textId="77777777" w:rsidR="00FB29D8" w:rsidRPr="00A25529" w:rsidRDefault="00FB29D8">
      <w:pPr>
        <w:pStyle w:val="pxov"/>
        <w:rPr>
          <w:vanish/>
        </w:rPr>
      </w:pPr>
      <w:r w:rsidRPr="00A25529">
        <w:rPr>
          <w:vanish/>
        </w:rPr>
        <w:t>EBL</w:t>
      </w:r>
    </w:p>
    <w:p w14:paraId="338E3BE5" w14:textId="77777777" w:rsidR="00FB29D8" w:rsidRPr="00A25529" w:rsidRDefault="00FB29D8">
      <w:pPr>
        <w:pStyle w:val="pxov"/>
        <w:rPr>
          <w:vanish/>
        </w:rPr>
      </w:pPr>
      <w:r w:rsidRPr="00A25529">
        <w:rPr>
          <w:vanish/>
        </w:rPr>
        <w:t>TEM</w:t>
      </w:r>
    </w:p>
    <w:p w14:paraId="729C82CD" w14:textId="77777777" w:rsidR="00FB29D8" w:rsidRPr="00A25529" w:rsidRDefault="00FB29D8">
      <w:pPr>
        <w:pStyle w:val="pxov"/>
        <w:rPr>
          <w:vanish/>
        </w:rPr>
      </w:pPr>
      <w:r w:rsidRPr="00A25529">
        <w:rPr>
          <w:vanish/>
        </w:rPr>
        <w:t>MTD</w:t>
      </w:r>
    </w:p>
    <w:p w14:paraId="7952DE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form.fid="Id56515701b6411e684899cfd92da4eb0"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Pr="00A25529">
        <w:t xml:space="preserve">A special meeting of the members of </w:t>
      </w:r>
      <w:r w:rsidRPr="00A25529">
        <w:rPr>
          <w:rStyle w:val="pxfinstr"/>
          <w:i/>
          <w:iCs/>
        </w:rPr>
        <w:t>[[name of club]/[name of association]]</w:t>
      </w:r>
      <w:r w:rsidRPr="00A25529">
        <w:t xml:space="preserve">, a New York not-for-profit corporation, will be held at </w:t>
      </w:r>
      <w:r w:rsidRPr="00A25529">
        <w:rPr>
          <w:rStyle w:val="pxfinstr"/>
          <w:i/>
          <w:iCs/>
        </w:rPr>
        <w:t>[[address of club]/[address of association]]</w:t>
      </w:r>
      <w:r w:rsidRPr="00A25529">
        <w:t xml:space="preserve">, </w:t>
      </w:r>
      <w:r w:rsidRPr="00A25529">
        <w:rPr>
          <w:rStyle w:val="pxfinstr"/>
          <w:i/>
          <w:iCs/>
        </w:rPr>
        <w:t>[name of city]</w:t>
      </w:r>
      <w:r w:rsidRPr="00A25529">
        <w:t xml:space="preserve">, New York,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purpose of amending the certificate of incorporation of </w:t>
      </w:r>
      <w:r w:rsidRPr="00A25529">
        <w:rPr>
          <w:rStyle w:val="pxfinstr"/>
          <w:i/>
          <w:iCs/>
        </w:rPr>
        <w:t>[[name of club]/[name of association]]</w:t>
      </w:r>
      <w:r w:rsidRPr="00A25529">
        <w:t xml:space="preserve"> pursuant to a resolution of the board of directors adopted on </w:t>
      </w:r>
      <w:r w:rsidRPr="00A25529">
        <w:rPr>
          <w:rStyle w:val="pxfinstr"/>
          <w:i/>
          <w:iCs/>
        </w:rPr>
        <w:t>[date of adoption]</w:t>
      </w:r>
      <w:r w:rsidRPr="00A25529">
        <w:t xml:space="preserve">, as follows: </w:t>
      </w:r>
      <w:r w:rsidRPr="00A25529">
        <w:rPr>
          <w:rStyle w:val="pxfinstr"/>
          <w:i/>
          <w:iCs/>
        </w:rPr>
        <w:t>[description of resolution]</w:t>
      </w:r>
      <w:r w:rsidRPr="00A25529">
        <w:t>.</w:t>
      </w:r>
    </w:p>
    <w:p w14:paraId="7B352B0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1C15EF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32655AC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7558B32C" w14:textId="77777777" w:rsidR="00FB29D8" w:rsidRPr="00A25529" w:rsidRDefault="00FB29D8">
      <w:pPr>
        <w:pStyle w:val="pxformnotes"/>
        <w:jc w:val="center"/>
        <w:rPr>
          <w:sz w:val="24"/>
          <w:szCs w:val="24"/>
        </w:rPr>
      </w:pPr>
      <w:r w:rsidRPr="00A25529">
        <w:rPr>
          <w:rStyle w:val="pxvis"/>
          <w:rFonts w:cs="Arial"/>
          <w:bCs/>
          <w:sz w:val="24"/>
          <w:szCs w:val="24"/>
          <w:rPrChange w:id="5881" w:author="Cara Cardinale" w:date="2025-03-04T10:36:00Z">
            <w:rPr>
              <w:rStyle w:val="pxvis"/>
              <w:rFonts w:cs="Arial"/>
              <w:bCs/>
              <w:szCs w:val="24"/>
            </w:rPr>
          </w:rPrChange>
        </w:rPr>
        <w:t>Notes to Form</w:t>
      </w:r>
    </w:p>
    <w:p w14:paraId="66DE9D3D" w14:textId="77777777" w:rsidR="00FB29D8" w:rsidRPr="00A25529" w:rsidRDefault="00FB29D8">
      <w:pPr>
        <w:pStyle w:val="pxformnotes"/>
        <w:rPr>
          <w:sz w:val="24"/>
          <w:szCs w:val="24"/>
        </w:rPr>
      </w:pPr>
    </w:p>
    <w:p w14:paraId="0543098D" w14:textId="77777777" w:rsidR="00FB29D8" w:rsidRPr="00A25529" w:rsidRDefault="00FB29D8">
      <w:pPr>
        <w:pStyle w:val="pxformnote"/>
        <w:spacing w:before="180"/>
      </w:pPr>
      <w:del w:id="5882" w:author="Cara Cardinale" w:date="2025-01-14T20:47:00Z">
        <w:r w:rsidRPr="00A25529" w:rsidDel="00CF1278">
          <w:delText>Drafter's Note</w:delText>
        </w:r>
      </w:del>
      <w:r w:rsidRPr="00A25529">
        <w:t xml:space="preserve"> </w:t>
      </w:r>
    </w:p>
    <w:p w14:paraId="77D218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p.ct.id="f2fd26a0b92511efa75bc0a5c2da1858|189|30:178"</w:instrText>
      </w:r>
      <w:r w:rsidRPr="00A25529">
        <w:fldChar w:fldCharType="end"/>
      </w:r>
      <w:ins w:id="5883" w:author="Cara Cardinale" w:date="2025-03-02T17:36: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ins>
      <w:ins w:id="5884" w:author="Cara Cardinale" w:date="2025-03-04T10:34:00Z">
        <w:r w:rsidR="00A25529" w:rsidRPr="00A25529">
          <w:t xml:space="preserve">he or </w:t>
        </w:r>
      </w:ins>
      <w:ins w:id="5885" w:author="Cara Cardinale" w:date="2025-03-04T10:35:00Z">
        <w:r w:rsidR="00A25529" w:rsidRPr="00A25529">
          <w:t>she has</w:t>
        </w:r>
      </w:ins>
      <w:ins w:id="5886" w:author="Cara Cardinale" w:date="2025-03-02T17:36:00Z">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 </w:t>
        </w:r>
      </w:ins>
      <w:del w:id="5887" w:author="Cara Cardinale" w:date="2025-03-02T17:36:00Z">
        <w:r w:rsidRPr="00A25529" w:rsidDel="00EE1CEA">
          <w:delText xml:space="preserve">Notice of a members' meeting may be given either personally, by first class mail or by facsimile telecommunications or by electronic mail and must be delivered not less than 10 nor more than 50 days before the date of the meeting, unless otherwise provided by law. If mailed by any other class of mail, the notice must be delivered not less than 30 nor more than 60 days before the date of the meeting. </w:delText>
        </w:r>
      </w:del>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st.ref.id="I05SA9M"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51FA1C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Pr="00A25529">
        <w:t xml:space="preserve">Notice of a meeting need not be given to any member who submits a waiver of such notice, either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w:t>
      </w:r>
      <w:r w:rsidRPr="00A25529">
        <w:rPr>
          <w:rStyle w:val="pxst"/>
          <w:color w:val="FF0000"/>
          <w:vertAlign w:val="superscript"/>
        </w:rPr>
        <w:t>►</w:t>
      </w:r>
      <w:r w:rsidRPr="00A25529">
        <w:rPr>
          <w:rStyle w:val="pxst"/>
        </w:rPr>
        <w:fldChar w:fldCharType="begin"/>
      </w:r>
      <w:r w:rsidRPr="00A25529">
        <w:rPr>
          <w:rStyle w:val="pxst"/>
        </w:rPr>
        <w:instrText>st.ref.id="I05O2KA"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03170593" w14:textId="77777777" w:rsidR="00FB29D8" w:rsidRPr="00A25529" w:rsidDel="00DE6982" w:rsidRDefault="00FB29D8">
      <w:pPr>
        <w:pStyle w:val="pxformp"/>
        <w:rPr>
          <w:del w:id="5888" w:author="Cara Cardinale" w:date="2025-01-28T10:20:00Z"/>
        </w:rPr>
      </w:pPr>
      <w:del w:id="5889" w:author="Cara Cardinale" w:date="2025-01-28T10:20:00Z">
        <w:r w:rsidRPr="00A25529" w:rsidDel="00DE6982">
          <w:delText xml:space="preserve"> </w:delText>
        </w:r>
        <w:r w:rsidRPr="00A25529" w:rsidDel="00DE6982">
          <w:rPr>
            <w:rStyle w:val="pxvis"/>
            <w:rFonts w:ascii="Times NewRoman" w:hAnsi="Times NewRoman"/>
            <w:b w:val="0"/>
            <w:sz w:val="24"/>
          </w:rPr>
          <w:tab/>
        </w:r>
        <w:r w:rsidRPr="00A25529" w:rsidDel="00DE6982">
          <w:rPr>
            <w:color w:val="FF0000"/>
            <w:vertAlign w:val="superscript"/>
          </w:rPr>
          <w:delText>►</w:delText>
        </w:r>
        <w:r w:rsidRPr="00A25529" w:rsidDel="00DE6982">
          <w:fldChar w:fldCharType="begin"/>
        </w:r>
        <w:r w:rsidRPr="00A25529" w:rsidDel="00DE6982">
          <w:delInstrText>p.ct.id="f2fd26a0b92511efa75bc0a5c2da1858|189|30:178"</w:delInstrText>
        </w:r>
        <w:r w:rsidRPr="00A25529" w:rsidDel="00DE6982">
          <w:fldChar w:fldCharType="end"/>
        </w:r>
        <w:r w:rsidRPr="00A25529" w:rsidDel="00DE6982">
          <w:delText xml:space="preserve">Note that </w:delText>
        </w:r>
        <w:r w:rsidRPr="00A25529" w:rsidDel="00DE6982">
          <w:rPr>
            <w:rStyle w:val="pxst"/>
            <w:color w:val="FF0000"/>
            <w:vertAlign w:val="superscript"/>
          </w:rPr>
          <w:delText>►</w:delText>
        </w:r>
        <w:r w:rsidRPr="00A25529" w:rsidDel="00DE6982">
          <w:rPr>
            <w:rStyle w:val="pxst"/>
          </w:rPr>
          <w:fldChar w:fldCharType="begin"/>
        </w:r>
        <w:r w:rsidRPr="00A25529" w:rsidDel="00DE6982">
          <w:rPr>
            <w:rStyle w:val="pxst"/>
          </w:rPr>
          <w:delInstrText>st.ref.id="I05JUUY"</w:delInstrText>
        </w:r>
        <w:r w:rsidRPr="00A25529" w:rsidDel="00DE6982">
          <w:rPr>
            <w:rStyle w:val="pxst"/>
          </w:rPr>
          <w:fldChar w:fldCharType="end"/>
        </w:r>
        <w:r w:rsidRPr="00A25529" w:rsidDel="00DE6982">
          <w:rPr>
            <w:rStyle w:val="pxst"/>
          </w:rPr>
          <w:delText xml:space="preserve">N-PCL </w:delText>
        </w:r>
        <w:r w:rsidRPr="00A25529" w:rsidDel="00DE6982">
          <w:rPr>
            <w:rStyle w:val="pxst"/>
            <w:vanish/>
          </w:rPr>
          <w:delText>&amp;s;</w:delText>
        </w:r>
        <w:r w:rsidRPr="00A25529" w:rsidDel="00DE6982">
          <w:rPr>
            <w:rStyle w:val="pxvis"/>
            <w:rFonts w:ascii="Times NewRoman" w:hAnsi="Times NewRoman"/>
            <w:b w:val="0"/>
            <w:sz w:val="24"/>
          </w:rPr>
          <w:delText>§</w:delText>
        </w:r>
        <w:r w:rsidRPr="00A25529" w:rsidDel="00DE6982">
          <w:rPr>
            <w:rStyle w:val="pxst"/>
          </w:rPr>
          <w:delText>605</w:delText>
        </w:r>
        <w:r w:rsidRPr="00A25529" w:rsidDel="00DE6982">
          <w:delText xml:space="preserve"> has been amended by </w:delText>
        </w:r>
        <w:r w:rsidRPr="00A25529" w:rsidDel="00DE6982">
          <w:rPr>
            <w:rStyle w:val="pxst"/>
            <w:color w:val="FF0000"/>
            <w:vertAlign w:val="superscript"/>
          </w:rPr>
          <w:delText>►</w:delText>
        </w:r>
        <w:r w:rsidRPr="00A25529" w:rsidDel="00DE6982">
          <w:rPr>
            <w:rStyle w:val="pxst"/>
          </w:rPr>
          <w:fldChar w:fldCharType="begin"/>
        </w:r>
        <w:r w:rsidRPr="00A25529" w:rsidDel="00DE6982">
          <w:rPr>
            <w:rStyle w:val="pxst"/>
          </w:rPr>
          <w:delInstrText>st.ref.id="I05FN5M"</w:delInstrText>
        </w:r>
        <w:r w:rsidRPr="00A25529" w:rsidDel="00DE6982">
          <w:rPr>
            <w:rStyle w:val="pxst"/>
          </w:rPr>
          <w:fldChar w:fldCharType="end"/>
        </w:r>
        <w:r w:rsidRPr="00A25529" w:rsidDel="00DE6982">
          <w:rPr>
            <w:rStyle w:val="pxst"/>
          </w:rPr>
          <w:delText xml:space="preserve">L.2021, c. 98, </w:delText>
        </w:r>
        <w:r w:rsidRPr="00A25529" w:rsidDel="00DE6982">
          <w:rPr>
            <w:rStyle w:val="pxst"/>
            <w:vanish/>
          </w:rPr>
          <w:delText>&amp;s;</w:delText>
        </w:r>
        <w:r w:rsidRPr="00A25529" w:rsidDel="00DE6982">
          <w:rPr>
            <w:rStyle w:val="pxvis"/>
            <w:rFonts w:ascii="Times NewRoman" w:hAnsi="Times NewRoman"/>
            <w:b w:val="0"/>
            <w:sz w:val="24"/>
          </w:rPr>
          <w:delText>§</w:delText>
        </w:r>
        <w:r w:rsidRPr="00A25529" w:rsidDel="00DE6982">
          <w:rPr>
            <w:rStyle w:val="pxst"/>
          </w:rPr>
          <w:delText>4</w:delText>
        </w:r>
        <w:r w:rsidRPr="00A25529" w:rsidDel="00DE6982">
          <w:delText xml:space="preserve">, eff. April 6, 2021, allowing for electronic notification of board meetings, stating </w:delText>
        </w:r>
        <w:r w:rsidRPr="00A25529" w:rsidDel="00DE6982">
          <w:rPr>
            <w:vanish/>
          </w:rPr>
          <w:delText>&amp;ldquo;</w:delText>
        </w:r>
        <w:r w:rsidRPr="00A25529" w:rsidDel="00DE6982">
          <w:rPr>
            <w:rStyle w:val="pxvis"/>
            <w:rFonts w:ascii="Times NewRoman" w:hAnsi="Times NewRoman"/>
            <w:b w:val="0"/>
            <w:sz w:val="24"/>
          </w:rPr>
          <w:delText>“</w:delText>
        </w:r>
        <w:r w:rsidRPr="00A25529" w:rsidDel="00DE6982">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DE6982">
          <w:rPr>
            <w:vanish/>
          </w:rPr>
          <w:delText>&amp;rdquo;</w:delText>
        </w:r>
        <w:r w:rsidRPr="00A25529" w:rsidDel="00DE6982">
          <w:rPr>
            <w:rStyle w:val="pxvis"/>
            <w:rFonts w:ascii="Times NewRoman" w:hAnsi="Times NewRoman"/>
            <w:b w:val="0"/>
            <w:sz w:val="24"/>
          </w:rPr>
          <w:delText>”</w:delText>
        </w:r>
      </w:del>
    </w:p>
    <w:p w14:paraId="253D80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Pr="00A25529">
        <w:t>Any number of amendments may be submitted to the members and voted on by them at one meeting.</w:t>
      </w:r>
    </w:p>
    <w:p w14:paraId="4368BCB7" w14:textId="77777777" w:rsidR="00FB29D8" w:rsidRPr="00A25529" w:rsidRDefault="00FB29D8">
      <w:pPr>
        <w:pStyle w:val="pxformrr"/>
        <w:rPr>
          <w:sz w:val="24"/>
          <w:szCs w:val="24"/>
        </w:rPr>
      </w:pPr>
      <w:r w:rsidRPr="00A25529">
        <w:rPr>
          <w:rStyle w:val="pxvis"/>
          <w:rFonts w:cs="Arial"/>
          <w:bCs/>
          <w:sz w:val="50"/>
          <w:rPrChange w:id="5890" w:author="Cara Cardinale" w:date="2025-03-04T10:36:00Z">
            <w:rPr>
              <w:rStyle w:val="pxvis"/>
              <w:rFonts w:cs="Arial"/>
              <w:bCs/>
            </w:rPr>
          </w:rPrChange>
        </w:rPr>
        <w:t>Research References</w:t>
      </w:r>
    </w:p>
    <w:p w14:paraId="241CA3B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tk.ref.id="I05BFGA"</w:instrText>
      </w:r>
      <w:r w:rsidRPr="00A25529">
        <w:rPr>
          <w:rStyle w:val="pxtk"/>
        </w:rPr>
        <w:fldChar w:fldCharType="end"/>
      </w:r>
      <w:r w:rsidRPr="00A25529">
        <w:rPr>
          <w:rStyle w:val="pxtk"/>
        </w:rPr>
        <w:t>West's Key Number Digest, Corporations and Business Organizations &amp;key;3374</w:t>
      </w:r>
    </w:p>
    <w:p w14:paraId="79C1077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rc.ref.id="I0577QY"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891" w:author="Cara Cardinale" w:date="2025-01-28T10:22:00Z">
        <w:r w:rsidRPr="00A25529" w:rsidDel="007F610F">
          <w:rPr>
            <w:rStyle w:val="pxrc"/>
          </w:rPr>
          <w:delText>149 to 155</w:delText>
        </w:r>
      </w:del>
      <w:ins w:id="5892" w:author="Cara Cardinale" w:date="2025-01-28T10:22:00Z">
        <w:r w:rsidR="007F610F" w:rsidRPr="00A25529">
          <w:rPr>
            <w:rStyle w:val="pxrc"/>
          </w:rPr>
          <w:t>147 to 153</w:t>
        </w:r>
      </w:ins>
    </w:p>
    <w:p w14:paraId="7D47EFE3" w14:textId="77777777" w:rsidR="00FB29D8" w:rsidRPr="00A25529" w:rsidRDefault="00FB29D8">
      <w:pPr>
        <w:pStyle w:val="pxs"/>
        <w:spacing w:before="180"/>
        <w:rPr>
          <w:rPrChange w:id="5893" w:author="Cara Cardinale" w:date="2025-03-04T10:36:00Z">
            <w:rPr>
              <w:sz w:val="27"/>
            </w:rPr>
          </w:rPrChange>
        </w:rPr>
      </w:pPr>
      <w:r w:rsidRPr="00A25529">
        <w:rPr>
          <w:rPrChange w:id="5894" w:author="Cara Cardinale" w:date="2025-03-04T10:36:00Z">
            <w:rPr>
              <w:sz w:val="27"/>
            </w:rPr>
          </w:rPrChange>
        </w:rPr>
        <w:t>30:179. Directors' resolution amending certificate of incorporation; change requiring board approval only</w:t>
      </w:r>
    </w:p>
    <w:p w14:paraId="4BCAD651" w14:textId="77777777" w:rsidR="00FB29D8" w:rsidRPr="00A25529" w:rsidRDefault="00FB29D8">
      <w:pPr>
        <w:pStyle w:val="pxov"/>
        <w:rPr>
          <w:vanish/>
        </w:rPr>
      </w:pPr>
      <w:r w:rsidRPr="00A25529">
        <w:rPr>
          <w:vanish/>
        </w:rPr>
        <w:t>FMS</w:t>
      </w:r>
    </w:p>
    <w:p w14:paraId="3F8CCF32" w14:textId="77777777" w:rsidR="00FB29D8" w:rsidRPr="00A25529" w:rsidRDefault="00FB29D8">
      <w:pPr>
        <w:pStyle w:val="pxov"/>
        <w:rPr>
          <w:vanish/>
        </w:rPr>
      </w:pPr>
      <w:r w:rsidRPr="00A25529">
        <w:rPr>
          <w:vanish/>
        </w:rPr>
        <w:t>NFP</w:t>
      </w:r>
    </w:p>
    <w:p w14:paraId="17F58EFA" w14:textId="77777777" w:rsidR="00FB29D8" w:rsidRPr="00A25529" w:rsidRDefault="00FB29D8">
      <w:pPr>
        <w:pStyle w:val="pxov"/>
        <w:rPr>
          <w:vanish/>
        </w:rPr>
      </w:pPr>
      <w:r w:rsidRPr="00A25529">
        <w:rPr>
          <w:vanish/>
        </w:rPr>
        <w:t>COL</w:t>
      </w:r>
    </w:p>
    <w:p w14:paraId="427AD02E" w14:textId="77777777" w:rsidR="00FB29D8" w:rsidRPr="00A25529" w:rsidRDefault="00FB29D8">
      <w:pPr>
        <w:pStyle w:val="pxov"/>
        <w:rPr>
          <w:vanish/>
        </w:rPr>
      </w:pPr>
      <w:r w:rsidRPr="00A25529">
        <w:rPr>
          <w:vanish/>
        </w:rPr>
        <w:t>FCV</w:t>
      </w:r>
    </w:p>
    <w:p w14:paraId="7C9159DC" w14:textId="77777777" w:rsidR="00FB29D8" w:rsidRPr="00A25529" w:rsidRDefault="00FB29D8">
      <w:pPr>
        <w:pStyle w:val="pxov"/>
        <w:rPr>
          <w:vanish/>
        </w:rPr>
      </w:pPr>
      <w:r w:rsidRPr="00A25529">
        <w:rPr>
          <w:vanish/>
        </w:rPr>
        <w:t>FTR</w:t>
      </w:r>
    </w:p>
    <w:p w14:paraId="6F31555D" w14:textId="77777777" w:rsidR="00FB29D8" w:rsidRPr="00A25529" w:rsidRDefault="00FB29D8">
      <w:pPr>
        <w:pStyle w:val="pxov"/>
        <w:rPr>
          <w:vanish/>
        </w:rPr>
      </w:pPr>
      <w:r w:rsidRPr="00A25529">
        <w:rPr>
          <w:vanish/>
        </w:rPr>
        <w:t>EBL</w:t>
      </w:r>
    </w:p>
    <w:p w14:paraId="52A4C825" w14:textId="77777777" w:rsidR="00FB29D8" w:rsidRPr="00A25529" w:rsidRDefault="00FB29D8">
      <w:pPr>
        <w:pStyle w:val="pxov"/>
        <w:rPr>
          <w:vanish/>
        </w:rPr>
      </w:pPr>
      <w:r w:rsidRPr="00A25529">
        <w:rPr>
          <w:vanish/>
        </w:rPr>
        <w:t>TEM</w:t>
      </w:r>
    </w:p>
    <w:p w14:paraId="169F1AEC" w14:textId="77777777" w:rsidR="00FB29D8" w:rsidRPr="00A25529" w:rsidRDefault="00FB29D8">
      <w:pPr>
        <w:pStyle w:val="pxov"/>
        <w:rPr>
          <w:vanish/>
        </w:rPr>
      </w:pPr>
      <w:r w:rsidRPr="00A25529">
        <w:rPr>
          <w:vanish/>
        </w:rPr>
        <w:t>MTD</w:t>
      </w:r>
    </w:p>
    <w:p w14:paraId="70D87D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form.fid="Id5653c801b6411e684899cfd92da4eb0"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Resolved, that the board of directors of </w:t>
      </w:r>
      <w:r w:rsidRPr="00A25529">
        <w:rPr>
          <w:rStyle w:val="pxfinstr"/>
          <w:i/>
          <w:iCs/>
        </w:rPr>
        <w:t>[name of corporation]</w:t>
      </w:r>
      <w:r w:rsidRPr="00A25529">
        <w:t xml:space="preserve"> hereby amends the certificate of incorporation of the corporation as follows:</w:t>
      </w:r>
    </w:p>
    <w:p w14:paraId="3C4B6A82" w14:textId="77777777" w:rsidR="00FB29D8" w:rsidRPr="00A25529" w:rsidRDefault="00FB29D8">
      <w:pPr>
        <w:pStyle w:val="pxformfl"/>
        <w:ind w:left="500"/>
      </w:pPr>
      <w:r w:rsidRPr="00A25529">
        <w:t xml:space="preserve"> </w:t>
      </w:r>
    </w:p>
    <w:p w14:paraId="3441C2F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59E21B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location of the corporation is to be changed from the current location, </w:t>
      </w:r>
      <w:r w:rsidRPr="00A25529">
        <w:rPr>
          <w:rStyle w:val="pxfinstr"/>
          <w:i/>
          <w:iCs/>
        </w:rPr>
        <w:t>[current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location of </w:t>
      </w:r>
      <w:r w:rsidRPr="00A25529">
        <w:rPr>
          <w:rStyle w:val="pxfinstr"/>
          <w:i/>
          <w:iCs/>
        </w:rPr>
        <w:t>[new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52461B8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669AC0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post office address to which the Secretary of State shall mail a copy of any process against the corporation served on the Secretary of State is to be changed from the current address, </w:t>
      </w:r>
      <w:r w:rsidRPr="00A25529">
        <w:rPr>
          <w:rStyle w:val="pxfinstr"/>
          <w:i/>
          <w:iCs/>
        </w:rPr>
        <w:t>[specification of current address]</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address of </w:t>
      </w:r>
      <w:r w:rsidRPr="00A25529">
        <w:rPr>
          <w:rStyle w:val="pxfinstr"/>
          <w:i/>
          <w:iCs/>
        </w:rPr>
        <w:t>[specification of new address]</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59DB43A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4BC080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designation of the corporation's registered agent and the address of the registered agent are to be changed from the current designation and address, </w:t>
      </w:r>
      <w:r w:rsidRPr="00A25529">
        <w:rPr>
          <w:rStyle w:val="pxfinstr"/>
          <w:i/>
          <w:iCs/>
        </w:rPr>
        <w:t>[current designation of registered agent]</w:t>
      </w:r>
      <w:r w:rsidRPr="00A25529">
        <w:t xml:space="preserve"> and </w:t>
      </w:r>
      <w:r w:rsidRPr="00A25529">
        <w:rPr>
          <w:rStyle w:val="pxfinstr"/>
          <w:i/>
          <w:iCs/>
        </w:rPr>
        <w:t>[address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designation and address of </w:t>
      </w:r>
      <w:r w:rsidRPr="00A25529">
        <w:rPr>
          <w:rStyle w:val="pxfinstr"/>
          <w:i/>
          <w:iCs/>
        </w:rPr>
        <w:t>[new designation of registered agent]</w:t>
      </w:r>
      <w:r w:rsidRPr="00A25529">
        <w:t xml:space="preserve"> and </w:t>
      </w:r>
      <w:r w:rsidRPr="00A25529">
        <w:rPr>
          <w:rStyle w:val="pxfinstr"/>
          <w:i/>
          <w:iCs/>
        </w:rPr>
        <w:t>[address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331AAF8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21CC09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address of the corporation's registered agent, </w:t>
      </w:r>
      <w:r w:rsidRPr="00A25529">
        <w:rPr>
          <w:rStyle w:val="pxfinstr"/>
          <w:i/>
          <w:iCs/>
        </w:rPr>
        <w:t>[name of registered agent]</w:t>
      </w:r>
      <w:r w:rsidRPr="00A25529">
        <w:t xml:space="preserve">, is to be changed from the current address, </w:t>
      </w:r>
      <w:r w:rsidRPr="00A25529">
        <w:rPr>
          <w:rStyle w:val="pxfinstr"/>
          <w:i/>
          <w:iCs/>
        </w:rPr>
        <w:t>[current 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address of </w:t>
      </w:r>
      <w:r w:rsidRPr="00A25529">
        <w:rPr>
          <w:rStyle w:val="pxfinstr"/>
          <w:i/>
          <w:iCs/>
        </w:rPr>
        <w:t>[new 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2B91CC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above.</w:t>
      </w:r>
    </w:p>
    <w:p w14:paraId="13576092" w14:textId="77777777" w:rsidR="00FB29D8" w:rsidRPr="00A25529" w:rsidRDefault="00FB29D8">
      <w:pPr>
        <w:pStyle w:val="pxformnotes"/>
        <w:jc w:val="center"/>
        <w:rPr>
          <w:sz w:val="24"/>
          <w:szCs w:val="24"/>
        </w:rPr>
      </w:pPr>
      <w:r w:rsidRPr="00A25529">
        <w:rPr>
          <w:rStyle w:val="pxvis"/>
          <w:rFonts w:cs="Arial"/>
          <w:bCs/>
          <w:sz w:val="50"/>
          <w:rPrChange w:id="5895" w:author="Cara Cardinale" w:date="2025-03-04T10:36:00Z">
            <w:rPr>
              <w:rStyle w:val="pxvis"/>
              <w:rFonts w:cs="Arial"/>
              <w:bCs/>
            </w:rPr>
          </w:rPrChange>
        </w:rPr>
        <w:t>Notes to Form</w:t>
      </w:r>
    </w:p>
    <w:p w14:paraId="1A20762A" w14:textId="77777777" w:rsidR="00FB29D8" w:rsidRPr="00A25529" w:rsidRDefault="00FB29D8">
      <w:pPr>
        <w:pStyle w:val="pxformnotes"/>
        <w:rPr>
          <w:sz w:val="24"/>
          <w:szCs w:val="24"/>
        </w:rPr>
      </w:pPr>
    </w:p>
    <w:p w14:paraId="6A61FAC7" w14:textId="77777777" w:rsidR="00FB29D8" w:rsidRPr="00A25529" w:rsidRDefault="00FB29D8">
      <w:pPr>
        <w:pStyle w:val="pxformnote"/>
        <w:spacing w:before="180"/>
      </w:pPr>
      <w:del w:id="5896" w:author="Cara Cardinale" w:date="2025-01-14T20:47:00Z">
        <w:r w:rsidRPr="00A25529" w:rsidDel="00CF1278">
          <w:delText>Drafter's Note</w:delText>
        </w:r>
      </w:del>
      <w:r w:rsidRPr="00A25529">
        <w:t xml:space="preserve"> </w:t>
      </w:r>
    </w:p>
    <w:p w14:paraId="4BDE96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Any one or more of the following changes may be authorized by or pursuant to authorization of the board: (1) to specify or change the location of the office of the corporation; (2) to specify or change the post office address to which the Secretary of State can mail a copy of any notice required by law; and (3) to make, revoke, or change the designation of a registered agent or to specify or change the address of its registered agent. </w:t>
      </w:r>
      <w:r w:rsidRPr="00A25529">
        <w:rPr>
          <w:rStyle w:val="pxst"/>
          <w:color w:val="FF0000"/>
          <w:vertAlign w:val="superscript"/>
        </w:rPr>
        <w:t>►</w:t>
      </w:r>
      <w:r w:rsidRPr="00A25529">
        <w:rPr>
          <w:rStyle w:val="pxst"/>
        </w:rPr>
        <w:fldChar w:fldCharType="begin"/>
      </w:r>
      <w:r w:rsidRPr="00A25529">
        <w:rPr>
          <w:rStyle w:val="pxst"/>
        </w:rPr>
        <w:instrText>st.ref.id="I006V9Q"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802(c)</w:t>
      </w:r>
      <w:r w:rsidRPr="00A25529">
        <w:t>.</w:t>
      </w:r>
    </w:p>
    <w:p w14:paraId="353186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above changes of the certificate of incorporation may be accomplished by filing a certificate of change, instead of a certificate of amendment of the certificate of incorporation. See </w:t>
      </w:r>
      <w:r w:rsidRPr="00A25529">
        <w:rPr>
          <w:rStyle w:val="pxx"/>
          <w:color w:val="FF0000"/>
          <w:vertAlign w:val="superscript"/>
        </w:rPr>
        <w:t>►</w:t>
      </w:r>
      <w:r w:rsidRPr="00A25529">
        <w:rPr>
          <w:rStyle w:val="pxx"/>
        </w:rPr>
        <w:fldChar w:fldCharType="begin"/>
      </w:r>
      <w:r w:rsidRPr="00A25529">
        <w:rPr>
          <w:rStyle w:val="pxx"/>
        </w:rPr>
        <w:instrText>x.ref.id="I05S9Y6"</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30:171 et seq.</w:t>
      </w:r>
    </w:p>
    <w:p w14:paraId="48070C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For form of certificate of amendment, see </w:t>
      </w:r>
      <w:r w:rsidRPr="00A25529">
        <w:rPr>
          <w:rStyle w:val="pxx"/>
          <w:color w:val="FF0000"/>
          <w:vertAlign w:val="superscript"/>
        </w:rPr>
        <w:t>►</w:t>
      </w:r>
      <w:r w:rsidRPr="00A25529">
        <w:rPr>
          <w:rStyle w:val="pxx"/>
        </w:rPr>
        <w:fldChar w:fldCharType="begin"/>
      </w:r>
      <w:r w:rsidRPr="00A25529">
        <w:rPr>
          <w:rStyle w:val="pxx"/>
        </w:rPr>
        <w:instrText>x.ref.id="I05O28U"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517A8326" w14:textId="77777777" w:rsidR="00FB29D8" w:rsidRPr="00A25529" w:rsidRDefault="00FB29D8">
      <w:pPr>
        <w:pStyle w:val="pxformrr"/>
        <w:rPr>
          <w:sz w:val="24"/>
          <w:szCs w:val="24"/>
        </w:rPr>
      </w:pPr>
      <w:r w:rsidRPr="00A25529">
        <w:rPr>
          <w:rStyle w:val="pxvis"/>
          <w:rFonts w:cs="Arial"/>
          <w:bCs/>
          <w:sz w:val="50"/>
          <w:rPrChange w:id="5897" w:author="Cara Cardinale" w:date="2025-03-04T10:36:00Z">
            <w:rPr>
              <w:rStyle w:val="pxvis"/>
              <w:rFonts w:cs="Arial"/>
              <w:bCs/>
            </w:rPr>
          </w:rPrChange>
        </w:rPr>
        <w:t>Research References</w:t>
      </w:r>
    </w:p>
    <w:p w14:paraId="64062C8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tk.ref.id="I05JUJI"</w:instrText>
      </w:r>
      <w:r w:rsidRPr="00A25529">
        <w:rPr>
          <w:rStyle w:val="pxtk"/>
        </w:rPr>
        <w:fldChar w:fldCharType="end"/>
      </w:r>
      <w:r w:rsidRPr="00A25529">
        <w:rPr>
          <w:rStyle w:val="pxtk"/>
        </w:rPr>
        <w:t>West's Key Number Digest, Corporations and Business Organizations &amp;key;3374</w:t>
      </w:r>
    </w:p>
    <w:p w14:paraId="5BE7548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rc.ref.id="I05FMU6"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15</w:t>
      </w:r>
      <w:ins w:id="5898" w:author="Cara Cardinale" w:date="2025-01-19T18:29:00Z">
        <w:r w:rsidR="003A1E6B" w:rsidRPr="00A25529">
          <w:rPr>
            <w:rStyle w:val="pxrc"/>
          </w:rPr>
          <w:t>0</w:t>
        </w:r>
      </w:ins>
      <w:del w:id="5899" w:author="Cara Cardinale" w:date="2025-01-19T18:29:00Z">
        <w:r w:rsidRPr="00A25529" w:rsidDel="003A1E6B">
          <w:rPr>
            <w:rStyle w:val="pxrc"/>
          </w:rPr>
          <w:delText>2</w:delText>
        </w:r>
      </w:del>
    </w:p>
    <w:p w14:paraId="54A32AFE" w14:textId="77777777" w:rsidR="00FB29D8" w:rsidRPr="00A25529" w:rsidRDefault="00FB29D8">
      <w:pPr>
        <w:pStyle w:val="pxs"/>
        <w:spacing w:before="180"/>
        <w:rPr>
          <w:rPrChange w:id="5900" w:author="Cara Cardinale" w:date="2025-03-04T10:36:00Z">
            <w:rPr>
              <w:sz w:val="27"/>
            </w:rPr>
          </w:rPrChange>
        </w:rPr>
      </w:pPr>
      <w:r w:rsidRPr="00A25529">
        <w:rPr>
          <w:rPrChange w:id="5901" w:author="Cara Cardinale" w:date="2025-03-04T10:36:00Z">
            <w:rPr>
              <w:sz w:val="27"/>
            </w:rPr>
          </w:rPrChange>
        </w:rPr>
        <w:t>30:180. Resolution of members to amend certificate of incorporation</w:t>
      </w:r>
    </w:p>
    <w:p w14:paraId="12B52B97" w14:textId="77777777" w:rsidR="00FB29D8" w:rsidRPr="00A25529" w:rsidRDefault="00FB29D8">
      <w:pPr>
        <w:pStyle w:val="pxov"/>
        <w:rPr>
          <w:vanish/>
        </w:rPr>
      </w:pPr>
      <w:r w:rsidRPr="00A25529">
        <w:rPr>
          <w:vanish/>
        </w:rPr>
        <w:t>FMS</w:t>
      </w:r>
    </w:p>
    <w:p w14:paraId="4B56071D" w14:textId="77777777" w:rsidR="00FB29D8" w:rsidRPr="00A25529" w:rsidRDefault="00FB29D8">
      <w:pPr>
        <w:pStyle w:val="pxov"/>
        <w:rPr>
          <w:vanish/>
        </w:rPr>
      </w:pPr>
      <w:r w:rsidRPr="00A25529">
        <w:rPr>
          <w:vanish/>
        </w:rPr>
        <w:t>NFP</w:t>
      </w:r>
    </w:p>
    <w:p w14:paraId="3E5BB369" w14:textId="77777777" w:rsidR="00FB29D8" w:rsidRPr="00A25529" w:rsidRDefault="00FB29D8">
      <w:pPr>
        <w:pStyle w:val="pxov"/>
        <w:rPr>
          <w:vanish/>
        </w:rPr>
      </w:pPr>
      <w:r w:rsidRPr="00A25529">
        <w:rPr>
          <w:vanish/>
        </w:rPr>
        <w:t>COL</w:t>
      </w:r>
    </w:p>
    <w:p w14:paraId="5EFE8EBF" w14:textId="77777777" w:rsidR="00FB29D8" w:rsidRPr="00A25529" w:rsidRDefault="00FB29D8">
      <w:pPr>
        <w:pStyle w:val="pxov"/>
        <w:rPr>
          <w:vanish/>
        </w:rPr>
      </w:pPr>
      <w:r w:rsidRPr="00A25529">
        <w:rPr>
          <w:vanish/>
        </w:rPr>
        <w:t>FCV</w:t>
      </w:r>
    </w:p>
    <w:p w14:paraId="66B719CA" w14:textId="77777777" w:rsidR="00FB29D8" w:rsidRPr="00A25529" w:rsidRDefault="00FB29D8">
      <w:pPr>
        <w:pStyle w:val="pxov"/>
        <w:rPr>
          <w:vanish/>
        </w:rPr>
      </w:pPr>
      <w:r w:rsidRPr="00A25529">
        <w:rPr>
          <w:vanish/>
        </w:rPr>
        <w:t>FTR</w:t>
      </w:r>
    </w:p>
    <w:p w14:paraId="19654383" w14:textId="77777777" w:rsidR="00FB29D8" w:rsidRPr="00A25529" w:rsidRDefault="00FB29D8">
      <w:pPr>
        <w:pStyle w:val="pxov"/>
        <w:rPr>
          <w:vanish/>
        </w:rPr>
      </w:pPr>
      <w:r w:rsidRPr="00A25529">
        <w:rPr>
          <w:vanish/>
        </w:rPr>
        <w:t>EBL</w:t>
      </w:r>
    </w:p>
    <w:p w14:paraId="5CDBA5FF" w14:textId="77777777" w:rsidR="00FB29D8" w:rsidRPr="00A25529" w:rsidRDefault="00FB29D8">
      <w:pPr>
        <w:pStyle w:val="pxov"/>
        <w:rPr>
          <w:vanish/>
        </w:rPr>
      </w:pPr>
      <w:r w:rsidRPr="00A25529">
        <w:rPr>
          <w:vanish/>
        </w:rPr>
        <w:t>TEM</w:t>
      </w:r>
    </w:p>
    <w:p w14:paraId="717C0452" w14:textId="77777777" w:rsidR="00FB29D8" w:rsidRPr="00A25529" w:rsidRDefault="00FB29D8">
      <w:pPr>
        <w:pStyle w:val="pxov"/>
        <w:rPr>
          <w:vanish/>
        </w:rPr>
      </w:pPr>
      <w:r w:rsidRPr="00A25529">
        <w:rPr>
          <w:vanish/>
        </w:rPr>
        <w:t>MTD</w:t>
      </w:r>
    </w:p>
    <w:p w14:paraId="3DBEB2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form.fid="Id56563901b6411e684899cfd92da4eb0"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WHEREAS </w:t>
      </w:r>
      <w:r w:rsidRPr="00A25529">
        <w:rPr>
          <w:rStyle w:val="pxfinstr"/>
          <w:i/>
          <w:iCs/>
        </w:rPr>
        <w:t>[name of corporation]</w:t>
      </w:r>
      <w:r w:rsidRPr="00A25529">
        <w:t xml:space="preserve">'s Certificate of Incorporation currently defines the number of members that </w:t>
      </w:r>
      <w:r w:rsidRPr="00A25529">
        <w:rPr>
          <w:rStyle w:val="pxfinstr"/>
          <w:i/>
          <w:iCs/>
        </w:rPr>
        <w:t>[name of corporation]</w:t>
      </w:r>
      <w:r w:rsidRPr="00A25529">
        <w:t>'s Board of Directors shall have; and</w:t>
      </w:r>
    </w:p>
    <w:p w14:paraId="57C27F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WHEREAS the members have determined that it is in the best interests of </w:t>
      </w:r>
      <w:r w:rsidRPr="00A25529">
        <w:rPr>
          <w:rStyle w:val="pxfinstr"/>
          <w:i/>
          <w:iCs/>
        </w:rPr>
        <w:t>[name of corporation]</w:t>
      </w:r>
      <w:r w:rsidRPr="00A25529">
        <w:t xml:space="preserve"> to amend the Certificate of Incorporation to state that the number of members of the Board of Directors, as well as the times and manner of their appointment, shall be provided by </w:t>
      </w:r>
      <w:r w:rsidRPr="00A25529">
        <w:rPr>
          <w:rStyle w:val="pxfinstr"/>
          <w:i/>
          <w:iCs/>
        </w:rPr>
        <w:t>[name of corporation]</w:t>
      </w:r>
      <w:r w:rsidRPr="00A25529">
        <w:t>'s Bylaws.</w:t>
      </w:r>
    </w:p>
    <w:p w14:paraId="5BA27A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NOW, THEREFORE, it is hereby:</w:t>
      </w:r>
    </w:p>
    <w:p w14:paraId="034991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RESOLVED, that the Certificate of Amendment to the Certificate of Incorporation of </w:t>
      </w:r>
      <w:r w:rsidRPr="00A25529">
        <w:rPr>
          <w:rStyle w:val="pxfinstr"/>
          <w:i/>
          <w:iCs/>
        </w:rPr>
        <w:t>[name of corporation]</w:t>
      </w:r>
      <w:r w:rsidRPr="00A25529">
        <w:t xml:space="preserve"> in the form attached as Exhibit </w:t>
      </w:r>
      <w:r w:rsidRPr="00A25529">
        <w:rPr>
          <w:rStyle w:val="pxfinstr"/>
          <w:i/>
          <w:iCs/>
        </w:rPr>
        <w:t>[designation of exhibit]</w:t>
      </w:r>
      <w:r w:rsidRPr="00A25529">
        <w:t xml:space="preserve"> hereto (the </w:t>
      </w:r>
      <w:r w:rsidRPr="00A25529">
        <w:rPr>
          <w:vanish/>
        </w:rPr>
        <w:t>&amp;ldquo;</w:t>
      </w:r>
      <w:r w:rsidRPr="00A25529">
        <w:rPr>
          <w:rStyle w:val="pxvis"/>
          <w:rFonts w:ascii="Times NewRoman" w:hAnsi="Times NewRoman"/>
          <w:b w:val="0"/>
          <w:sz w:val="24"/>
        </w:rPr>
        <w:t>“</w:t>
      </w:r>
      <w:r w:rsidRPr="00A25529">
        <w:t>Certificate of Amendment</w:t>
      </w:r>
      <w:r w:rsidRPr="00A25529">
        <w:rPr>
          <w:vanish/>
        </w:rPr>
        <w:t>&amp;rdquo;</w:t>
      </w:r>
      <w:r w:rsidRPr="00A25529">
        <w:rPr>
          <w:rStyle w:val="pxvis"/>
          <w:rFonts w:ascii="Times NewRoman" w:hAnsi="Times NewRoman"/>
          <w:b w:val="0"/>
          <w:sz w:val="24"/>
        </w:rPr>
        <w:t>”</w:t>
      </w:r>
      <w:r w:rsidRPr="00A25529">
        <w:t>) is hereby adopted and approved;</w:t>
      </w:r>
    </w:p>
    <w:p w14:paraId="3858D9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RESOLVED, that the President, Vice President, Secretary, Treasurer and any other officer of </w:t>
      </w:r>
      <w:r w:rsidRPr="00A25529">
        <w:rPr>
          <w:rStyle w:val="pxfinstr"/>
          <w:i/>
          <w:iCs/>
        </w:rPr>
        <w:t>[name of corporation]</w:t>
      </w:r>
      <w:r w:rsidRPr="00A25529">
        <w:t xml:space="preserve"> (the </w:t>
      </w:r>
      <w:r w:rsidRPr="00A25529">
        <w:rPr>
          <w:vanish/>
        </w:rPr>
        <w:t>&amp;ldquo;</w:t>
      </w:r>
      <w:r w:rsidRPr="00A25529">
        <w:rPr>
          <w:rStyle w:val="pxvis"/>
          <w:rFonts w:ascii="Times NewRoman" w:hAnsi="Times NewRoman"/>
          <w:b w:val="0"/>
          <w:sz w:val="24"/>
        </w:rPr>
        <w:t>“</w:t>
      </w:r>
      <w:r w:rsidRPr="00A25529">
        <w:t>Authorized Officers</w:t>
      </w:r>
      <w:r w:rsidRPr="00A25529">
        <w:rPr>
          <w:vanish/>
        </w:rPr>
        <w:t>&amp;rdquo;</w:t>
      </w:r>
      <w:r w:rsidRPr="00A25529">
        <w:rPr>
          <w:rStyle w:val="pxvis"/>
          <w:rFonts w:ascii="Times NewRoman" w:hAnsi="Times NewRoman"/>
          <w:b w:val="0"/>
          <w:sz w:val="24"/>
        </w:rPr>
        <w:t>”</w:t>
      </w:r>
      <w:r w:rsidRPr="00A25529">
        <w:t>) be, and each of them hereby is, authorized and directed to execute, deliver and file the Certificate of Amendment with the Department of State of the State of New York and to pay any fees related to such filing;</w:t>
      </w:r>
    </w:p>
    <w:p w14:paraId="4398D3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RESOLVED, that the Authorized Officers be, and each of them hereby is, authorized, empowered and directed to take all such further action and to execute, deliver and file all such further agreements, certificates, instruments and documents, in the name and on behalf of the Company and to pay or cause to be paid all expenses as they or any one of them shall deem necessary, desirable, advisable or appropriate to consummate, effectuate, carry out or further the transactions contemplated by and the intent and purposes of the foregoing resolutions.</w:t>
      </w:r>
    </w:p>
    <w:p w14:paraId="58E4B47E" w14:textId="77777777" w:rsidR="00FB29D8" w:rsidRPr="00A25529" w:rsidRDefault="00FB29D8">
      <w:pPr>
        <w:pStyle w:val="pxformnotes"/>
        <w:jc w:val="center"/>
        <w:rPr>
          <w:sz w:val="24"/>
          <w:szCs w:val="24"/>
        </w:rPr>
      </w:pPr>
      <w:r w:rsidRPr="00A25529">
        <w:rPr>
          <w:rStyle w:val="pxvis"/>
          <w:rFonts w:cs="Arial"/>
          <w:bCs/>
          <w:sz w:val="50"/>
          <w:rPrChange w:id="5902" w:author="Cara Cardinale" w:date="2025-03-04T10:36:00Z">
            <w:rPr>
              <w:rStyle w:val="pxvis"/>
              <w:rFonts w:cs="Arial"/>
              <w:bCs/>
            </w:rPr>
          </w:rPrChange>
        </w:rPr>
        <w:t>Notes to Form</w:t>
      </w:r>
    </w:p>
    <w:p w14:paraId="58ED36C4" w14:textId="77777777" w:rsidR="00FB29D8" w:rsidRPr="00A25529" w:rsidRDefault="00FB29D8">
      <w:pPr>
        <w:pStyle w:val="pxformnotes"/>
        <w:rPr>
          <w:sz w:val="24"/>
          <w:szCs w:val="24"/>
        </w:rPr>
      </w:pPr>
    </w:p>
    <w:p w14:paraId="1F5AD3BF" w14:textId="77777777" w:rsidR="00FB29D8" w:rsidRPr="00A25529" w:rsidRDefault="00FB29D8">
      <w:pPr>
        <w:pStyle w:val="pxformrr"/>
        <w:rPr>
          <w:sz w:val="24"/>
          <w:szCs w:val="24"/>
        </w:rPr>
      </w:pPr>
      <w:r w:rsidRPr="00A25529">
        <w:rPr>
          <w:rStyle w:val="pxvis"/>
          <w:rFonts w:cs="Arial"/>
          <w:bCs/>
          <w:sz w:val="24"/>
          <w:szCs w:val="24"/>
          <w:rPrChange w:id="5903" w:author="Cara Cardinale" w:date="2025-03-04T10:36:00Z">
            <w:rPr>
              <w:rStyle w:val="pxvis"/>
              <w:rFonts w:cs="Arial"/>
              <w:bCs/>
              <w:szCs w:val="24"/>
            </w:rPr>
          </w:rPrChange>
        </w:rPr>
        <w:t>Research References</w:t>
      </w:r>
    </w:p>
    <w:p w14:paraId="7A7A185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tk.ref.id="I006V9V"</w:instrText>
      </w:r>
      <w:r w:rsidRPr="00A25529">
        <w:rPr>
          <w:rStyle w:val="pxtk"/>
        </w:rPr>
        <w:fldChar w:fldCharType="end"/>
      </w:r>
      <w:r w:rsidRPr="00A25529">
        <w:rPr>
          <w:rStyle w:val="pxtk"/>
        </w:rPr>
        <w:t>West's Key Number Digest, Corporations and Business Organizations &amp;key;3374</w:t>
      </w:r>
    </w:p>
    <w:p w14:paraId="39055052" w14:textId="77777777" w:rsidR="00FB29D8" w:rsidRPr="00A25529" w:rsidRDefault="00FB29D8">
      <w:pPr>
        <w:pStyle w:val="pxs"/>
        <w:spacing w:before="180"/>
        <w:rPr>
          <w:rPrChange w:id="5904" w:author="Cara Cardinale" w:date="2025-03-04T10:36:00Z">
            <w:rPr>
              <w:sz w:val="27"/>
            </w:rPr>
          </w:rPrChange>
        </w:rPr>
      </w:pPr>
      <w:r w:rsidRPr="00A25529">
        <w:rPr>
          <w:rPrChange w:id="5905" w:author="Cara Cardinale" w:date="2025-03-04T10:36:00Z">
            <w:rPr>
              <w:sz w:val="27"/>
            </w:rPr>
          </w:rPrChange>
        </w:rPr>
        <w:t>30:181. Resolution of members to amend certificate of incorporation</w:t>
      </w:r>
      <w:r w:rsidRPr="00A25529">
        <w:rPr>
          <w:rStyle w:val="pxsep"/>
        </w:rPr>
        <w:t xml:space="preserve">-- </w:t>
      </w:r>
      <w:r w:rsidRPr="00A25529">
        <w:rPr>
          <w:rPrChange w:id="5906" w:author="Cara Cardinale" w:date="2025-03-04T10:36:00Z">
            <w:rPr>
              <w:sz w:val="27"/>
            </w:rPr>
          </w:rPrChange>
        </w:rPr>
        <w:t>Additional provision</w:t>
      </w:r>
    </w:p>
    <w:p w14:paraId="1BE73DF9" w14:textId="77777777" w:rsidR="00FB29D8" w:rsidRPr="00A25529" w:rsidRDefault="00FB29D8">
      <w:pPr>
        <w:pStyle w:val="pxov"/>
        <w:rPr>
          <w:vanish/>
        </w:rPr>
      </w:pPr>
      <w:r w:rsidRPr="00A25529">
        <w:rPr>
          <w:vanish/>
        </w:rPr>
        <w:t>FMS</w:t>
      </w:r>
    </w:p>
    <w:p w14:paraId="11412751" w14:textId="77777777" w:rsidR="00FB29D8" w:rsidRPr="00A25529" w:rsidRDefault="00FB29D8">
      <w:pPr>
        <w:pStyle w:val="pxov"/>
        <w:rPr>
          <w:vanish/>
        </w:rPr>
      </w:pPr>
      <w:r w:rsidRPr="00A25529">
        <w:rPr>
          <w:vanish/>
        </w:rPr>
        <w:t>NFP</w:t>
      </w:r>
    </w:p>
    <w:p w14:paraId="0B8E0833" w14:textId="77777777" w:rsidR="00FB29D8" w:rsidRPr="00A25529" w:rsidRDefault="00FB29D8">
      <w:pPr>
        <w:pStyle w:val="pxov"/>
        <w:rPr>
          <w:vanish/>
        </w:rPr>
      </w:pPr>
      <w:r w:rsidRPr="00A25529">
        <w:rPr>
          <w:vanish/>
        </w:rPr>
        <w:t>COL</w:t>
      </w:r>
    </w:p>
    <w:p w14:paraId="62DD41BA" w14:textId="77777777" w:rsidR="00FB29D8" w:rsidRPr="00A25529" w:rsidRDefault="00FB29D8">
      <w:pPr>
        <w:pStyle w:val="pxov"/>
        <w:rPr>
          <w:vanish/>
        </w:rPr>
      </w:pPr>
      <w:r w:rsidRPr="00A25529">
        <w:rPr>
          <w:vanish/>
        </w:rPr>
        <w:t>FCV</w:t>
      </w:r>
    </w:p>
    <w:p w14:paraId="5D2F550F" w14:textId="77777777" w:rsidR="00FB29D8" w:rsidRPr="00A25529" w:rsidRDefault="00FB29D8">
      <w:pPr>
        <w:pStyle w:val="pxov"/>
        <w:rPr>
          <w:vanish/>
        </w:rPr>
      </w:pPr>
      <w:r w:rsidRPr="00A25529">
        <w:rPr>
          <w:vanish/>
        </w:rPr>
        <w:t>FTR</w:t>
      </w:r>
    </w:p>
    <w:p w14:paraId="7BDF0E24" w14:textId="77777777" w:rsidR="00FB29D8" w:rsidRPr="00A25529" w:rsidRDefault="00FB29D8">
      <w:pPr>
        <w:pStyle w:val="pxov"/>
        <w:rPr>
          <w:vanish/>
        </w:rPr>
      </w:pPr>
      <w:r w:rsidRPr="00A25529">
        <w:rPr>
          <w:vanish/>
        </w:rPr>
        <w:t>EBL</w:t>
      </w:r>
    </w:p>
    <w:p w14:paraId="372E7849" w14:textId="77777777" w:rsidR="00FB29D8" w:rsidRPr="00A25529" w:rsidRDefault="00FB29D8">
      <w:pPr>
        <w:pStyle w:val="pxov"/>
        <w:rPr>
          <w:vanish/>
        </w:rPr>
      </w:pPr>
      <w:r w:rsidRPr="00A25529">
        <w:rPr>
          <w:vanish/>
        </w:rPr>
        <w:t>TEM</w:t>
      </w:r>
    </w:p>
    <w:p w14:paraId="0CC95014" w14:textId="77777777" w:rsidR="00FB29D8" w:rsidRPr="00A25529" w:rsidRDefault="00FB29D8">
      <w:pPr>
        <w:pStyle w:val="pxov"/>
        <w:rPr>
          <w:vanish/>
        </w:rPr>
      </w:pPr>
      <w:r w:rsidRPr="00A25529">
        <w:rPr>
          <w:vanish/>
        </w:rPr>
        <w:t>MTD</w:t>
      </w:r>
    </w:p>
    <w:p w14:paraId="2211D4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form.fid="Id5658aa01b6411e684899cfd92da4eb0"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WHEREAS, </w:t>
      </w:r>
      <w:r w:rsidRPr="00A25529">
        <w:rPr>
          <w:rStyle w:val="pxfinstr"/>
          <w:i/>
          <w:iCs/>
        </w:rPr>
        <w:t>[name of corporation]</w:t>
      </w:r>
      <w:r w:rsidRPr="00A25529">
        <w:t xml:space="preserve"> was formed under the New York Not-for-Profit Corporation Law; and</w:t>
      </w:r>
    </w:p>
    <w:p w14:paraId="2117C5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WHEREAS, the New York Not-for-Profit Corporation Law requires the unanimous consent of members to approve an action taken without a meeting, unless a provision of the certificate of incorporation, not inconsistent with the New York Not-for-Profit Corporation Law, allows for the written consent of less than all of the members; and</w:t>
      </w:r>
    </w:p>
    <w:p w14:paraId="280B95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WHEREAS, the Members desire to add a provision to the certificate of incorporation of </w:t>
      </w:r>
      <w:r w:rsidRPr="00A25529">
        <w:rPr>
          <w:rStyle w:val="pxfinstr"/>
          <w:i/>
          <w:iCs/>
        </w:rPr>
        <w:t>[name of corporation]</w:t>
      </w:r>
      <w:r w:rsidRPr="00A25529">
        <w:t xml:space="preserve"> to allow Members to approve an action taken without a meeting by written consent of less than all of the Members; and</w:t>
      </w:r>
    </w:p>
    <w:p w14:paraId="5F8359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WHEREAS, the New York Not-for-Profit Corporation Law requires the amendments to the certificate of incorporation include the post office address of the office without the state at which the books and records of the corporation shall be kept and the designation of the Secretary of State as agent for service of process; and</w:t>
      </w:r>
    </w:p>
    <w:p w14:paraId="4D17CF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WHEREAS, the New York Not-for-Profit Corporation Law requires that amendments to the certificate of incorporation be authorized by a majority vote of the Members at a meeting, the affirmative votes cast in favor of the amendment being at least equal to a quorum; and</w:t>
      </w:r>
    </w:p>
    <w:p w14:paraId="256D3D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WHEREAS, pursuant to the bylaws of </w:t>
      </w:r>
      <w:r w:rsidRPr="00A25529">
        <w:rPr>
          <w:rStyle w:val="pxfinstr"/>
          <w:i/>
          <w:iCs/>
        </w:rPr>
        <w:t>[name of corporation]</w:t>
      </w:r>
      <w:r w:rsidRPr="00A25529">
        <w:t>, Members entitled to cast 100 votes or one-tenth of the total number of votes entitled to be cast thereat, whichever is less, present in person or by proxy, shall constitute a quorum at a meeting of Members for the transaction of any business;</w:t>
      </w:r>
    </w:p>
    <w:p w14:paraId="6ADED1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NOW THEREFORE, BE IT RESOLVED, that the Members hereby approve and authorize the amendment of </w:t>
      </w:r>
      <w:r w:rsidRPr="00A25529">
        <w:rPr>
          <w:rStyle w:val="pxfinstr"/>
          <w:i/>
          <w:iCs/>
        </w:rPr>
        <w:t>[name of corporation]</w:t>
      </w:r>
      <w:r w:rsidRPr="00A25529">
        <w:t xml:space="preserve">'s certificate of incorporation to (i) allow </w:t>
      </w:r>
      <w:r w:rsidRPr="00A25529">
        <w:rPr>
          <w:rStyle w:val="pxfinstr"/>
          <w:i/>
          <w:iCs/>
        </w:rPr>
        <w:t>[name of corporation]</w:t>
      </w:r>
      <w:r w:rsidRPr="00A25529">
        <w:t xml:space="preserve"> Members to approve an action taken without a meeting by written consent of less that all of the members, (ii) to add the post office address of the office without the state at which the books and records of the corporation shall be kept, and (iii) to designate the Secretary of State as agent for service of process; and further</w:t>
      </w:r>
    </w:p>
    <w:p w14:paraId="012039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RESOLVED, that the Members hereby authorize and direct the President, Secretary or other Officer of </w:t>
      </w:r>
      <w:r w:rsidRPr="00A25529">
        <w:rPr>
          <w:rStyle w:val="pxfinstr"/>
          <w:i/>
          <w:iCs/>
        </w:rPr>
        <w:t>[name of corporation]</w:t>
      </w:r>
      <w:r w:rsidRPr="00A25529">
        <w:t xml:space="preserve"> to execute and file a certificate of amendment with the New York Department of State substantially in form of the draft attached hereto, subject to such changes as may be requested or required by the Department of State or otherwise in order to file such amendment; and further</w:t>
      </w:r>
    </w:p>
    <w:p w14:paraId="4C4F17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RESOLVED, that the Members hereby authorize and direct the President, Secretary or other Officer of </w:t>
      </w:r>
      <w:r w:rsidRPr="00A25529">
        <w:rPr>
          <w:rStyle w:val="pxfinstr"/>
          <w:i/>
          <w:iCs/>
        </w:rPr>
        <w:t>[name of corporation]</w:t>
      </w:r>
      <w:r w:rsidRPr="00A25529">
        <w:t xml:space="preserve"> to take all necessary and proper actions to effectuate such amendment.</w:t>
      </w:r>
    </w:p>
    <w:p w14:paraId="114C00F3" w14:textId="77777777" w:rsidR="00FB29D8" w:rsidRPr="00A25529" w:rsidRDefault="00FB29D8">
      <w:pPr>
        <w:pStyle w:val="pxformnotes"/>
        <w:jc w:val="center"/>
        <w:rPr>
          <w:sz w:val="24"/>
          <w:szCs w:val="24"/>
        </w:rPr>
      </w:pPr>
      <w:r w:rsidRPr="00A25529">
        <w:rPr>
          <w:rStyle w:val="pxvis"/>
          <w:rFonts w:cs="Arial"/>
          <w:bCs/>
          <w:sz w:val="50"/>
          <w:rPrChange w:id="5907" w:author="Cara Cardinale" w:date="2025-03-04T10:36:00Z">
            <w:rPr>
              <w:rStyle w:val="pxvis"/>
              <w:rFonts w:cs="Arial"/>
              <w:bCs/>
            </w:rPr>
          </w:rPrChange>
        </w:rPr>
        <w:t>Notes to Form</w:t>
      </w:r>
    </w:p>
    <w:p w14:paraId="2BCD1297" w14:textId="77777777" w:rsidR="00FB29D8" w:rsidRPr="00A25529" w:rsidRDefault="00FB29D8">
      <w:pPr>
        <w:pStyle w:val="pxformnotes"/>
        <w:rPr>
          <w:sz w:val="24"/>
          <w:szCs w:val="24"/>
        </w:rPr>
      </w:pPr>
    </w:p>
    <w:p w14:paraId="754EFA0D" w14:textId="77777777" w:rsidR="00FB29D8" w:rsidRPr="00A25529" w:rsidRDefault="00FB29D8">
      <w:pPr>
        <w:pStyle w:val="pxformrr"/>
        <w:rPr>
          <w:sz w:val="24"/>
          <w:szCs w:val="24"/>
        </w:rPr>
      </w:pPr>
      <w:r w:rsidRPr="00A25529">
        <w:rPr>
          <w:rStyle w:val="pxvis"/>
          <w:rFonts w:cs="Arial"/>
          <w:bCs/>
          <w:sz w:val="24"/>
          <w:szCs w:val="24"/>
          <w:rPrChange w:id="5908" w:author="Cara Cardinale" w:date="2025-03-04T10:36:00Z">
            <w:rPr>
              <w:rStyle w:val="pxvis"/>
              <w:rFonts w:cs="Arial"/>
              <w:bCs/>
              <w:szCs w:val="24"/>
            </w:rPr>
          </w:rPrChange>
        </w:rPr>
        <w:t>Research References</w:t>
      </w:r>
    </w:p>
    <w:p w14:paraId="71DBC4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tk.ref.id="I05S9XW"</w:instrText>
      </w:r>
      <w:r w:rsidRPr="00A25529">
        <w:rPr>
          <w:rStyle w:val="pxtk"/>
        </w:rPr>
        <w:fldChar w:fldCharType="end"/>
      </w:r>
      <w:r w:rsidRPr="00A25529">
        <w:rPr>
          <w:rStyle w:val="pxtk"/>
        </w:rPr>
        <w:t>West's Key Number Digest, Corporations and Business Organizations &amp;key;3374</w:t>
      </w:r>
    </w:p>
    <w:p w14:paraId="1715EA29" w14:textId="77777777" w:rsidR="00FB29D8" w:rsidRPr="00A25529" w:rsidRDefault="00FB29D8">
      <w:pPr>
        <w:pStyle w:val="pxs"/>
        <w:spacing w:before="180"/>
        <w:rPr>
          <w:rPrChange w:id="5909" w:author="Cara Cardinale" w:date="2025-03-04T10:36:00Z">
            <w:rPr>
              <w:sz w:val="27"/>
            </w:rPr>
          </w:rPrChange>
        </w:rPr>
      </w:pPr>
      <w:r w:rsidRPr="00A25529">
        <w:rPr>
          <w:rPrChange w:id="5910" w:author="Cara Cardinale" w:date="2025-03-04T10:36:00Z">
            <w:rPr>
              <w:sz w:val="27"/>
            </w:rPr>
          </w:rPrChange>
        </w:rPr>
        <w:t>30:182. Resolution amending certificate of incorporation by striking quoted matter</w:t>
      </w:r>
    </w:p>
    <w:p w14:paraId="3EC4E65C" w14:textId="77777777" w:rsidR="00FB29D8" w:rsidRPr="00A25529" w:rsidRDefault="00FB29D8">
      <w:pPr>
        <w:pStyle w:val="pxov"/>
        <w:rPr>
          <w:vanish/>
        </w:rPr>
      </w:pPr>
      <w:r w:rsidRPr="00A25529">
        <w:rPr>
          <w:vanish/>
        </w:rPr>
        <w:t>FMS</w:t>
      </w:r>
    </w:p>
    <w:p w14:paraId="22C62B7E" w14:textId="77777777" w:rsidR="00FB29D8" w:rsidRPr="00A25529" w:rsidRDefault="00FB29D8">
      <w:pPr>
        <w:pStyle w:val="pxov"/>
        <w:rPr>
          <w:vanish/>
        </w:rPr>
      </w:pPr>
      <w:r w:rsidRPr="00A25529">
        <w:rPr>
          <w:vanish/>
        </w:rPr>
        <w:t>NFP</w:t>
      </w:r>
    </w:p>
    <w:p w14:paraId="277F52F9" w14:textId="77777777" w:rsidR="00FB29D8" w:rsidRPr="00A25529" w:rsidRDefault="00FB29D8">
      <w:pPr>
        <w:pStyle w:val="pxov"/>
        <w:rPr>
          <w:vanish/>
        </w:rPr>
      </w:pPr>
      <w:r w:rsidRPr="00A25529">
        <w:rPr>
          <w:vanish/>
        </w:rPr>
        <w:t>COL</w:t>
      </w:r>
    </w:p>
    <w:p w14:paraId="5A9ED7E6" w14:textId="77777777" w:rsidR="00FB29D8" w:rsidRPr="00A25529" w:rsidRDefault="00FB29D8">
      <w:pPr>
        <w:pStyle w:val="pxov"/>
        <w:rPr>
          <w:vanish/>
        </w:rPr>
      </w:pPr>
      <w:r w:rsidRPr="00A25529">
        <w:rPr>
          <w:vanish/>
        </w:rPr>
        <w:t>FCV</w:t>
      </w:r>
    </w:p>
    <w:p w14:paraId="1ACD6A4C" w14:textId="77777777" w:rsidR="00FB29D8" w:rsidRPr="00A25529" w:rsidRDefault="00FB29D8">
      <w:pPr>
        <w:pStyle w:val="pxov"/>
        <w:rPr>
          <w:vanish/>
        </w:rPr>
      </w:pPr>
      <w:r w:rsidRPr="00A25529">
        <w:rPr>
          <w:vanish/>
        </w:rPr>
        <w:t>FTR</w:t>
      </w:r>
    </w:p>
    <w:p w14:paraId="5573B3FC" w14:textId="77777777" w:rsidR="00FB29D8" w:rsidRPr="00A25529" w:rsidRDefault="00FB29D8">
      <w:pPr>
        <w:pStyle w:val="pxov"/>
        <w:rPr>
          <w:vanish/>
        </w:rPr>
      </w:pPr>
      <w:r w:rsidRPr="00A25529">
        <w:rPr>
          <w:vanish/>
        </w:rPr>
        <w:t>EBL</w:t>
      </w:r>
    </w:p>
    <w:p w14:paraId="52CCA43C" w14:textId="77777777" w:rsidR="00FB29D8" w:rsidRPr="00A25529" w:rsidRDefault="00FB29D8">
      <w:pPr>
        <w:pStyle w:val="pxov"/>
        <w:rPr>
          <w:vanish/>
        </w:rPr>
      </w:pPr>
      <w:r w:rsidRPr="00A25529">
        <w:rPr>
          <w:vanish/>
        </w:rPr>
        <w:t>TEM</w:t>
      </w:r>
    </w:p>
    <w:p w14:paraId="0FC57BE6" w14:textId="77777777" w:rsidR="00FB29D8" w:rsidRPr="00A25529" w:rsidRDefault="00FB29D8">
      <w:pPr>
        <w:pStyle w:val="pxov"/>
        <w:rPr>
          <w:vanish/>
        </w:rPr>
      </w:pPr>
      <w:r w:rsidRPr="00A25529">
        <w:rPr>
          <w:vanish/>
        </w:rPr>
        <w:t>MTD</w:t>
      </w:r>
    </w:p>
    <w:p w14:paraId="262EE1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form.fid="Id565b1b01b6411e684899cfd92da4eb0"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Resolved, that the certificate of incorporation of </w:t>
      </w:r>
      <w:r w:rsidRPr="00A25529">
        <w:rPr>
          <w:rStyle w:val="pxfinstr"/>
          <w:i/>
          <w:iCs/>
        </w:rPr>
        <w:t>[[name of club]/[name of association]]</w:t>
      </w:r>
      <w:r w:rsidRPr="00A25529">
        <w:t xml:space="preserve">, a New York not-for-profit corporation, be amended by striking from the certificate of incorporation the following matter: </w:t>
      </w:r>
      <w:r w:rsidRPr="00A25529">
        <w:rPr>
          <w:rStyle w:val="pxfinstr"/>
          <w:i/>
          <w:iCs/>
        </w:rPr>
        <w:t>[specification of article affected, reciting matter to be stricken]</w:t>
      </w:r>
      <w:r w:rsidRPr="00A25529">
        <w:t>.</w:t>
      </w:r>
    </w:p>
    <w:p w14:paraId="6F9A29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0828A9CA" w14:textId="77777777" w:rsidR="00FB29D8" w:rsidRPr="00A25529" w:rsidRDefault="00FB29D8">
      <w:pPr>
        <w:pStyle w:val="pxformnotes"/>
        <w:jc w:val="center"/>
        <w:rPr>
          <w:sz w:val="24"/>
          <w:szCs w:val="24"/>
        </w:rPr>
      </w:pPr>
      <w:r w:rsidRPr="00A25529">
        <w:rPr>
          <w:rStyle w:val="pxvis"/>
          <w:rFonts w:cs="Arial"/>
          <w:bCs/>
          <w:sz w:val="50"/>
          <w:rPrChange w:id="5911" w:author="Cara Cardinale" w:date="2025-03-04T10:36:00Z">
            <w:rPr>
              <w:rStyle w:val="pxvis"/>
              <w:rFonts w:cs="Arial"/>
              <w:bCs/>
            </w:rPr>
          </w:rPrChange>
        </w:rPr>
        <w:t>Notes to Form</w:t>
      </w:r>
    </w:p>
    <w:p w14:paraId="1B0652EC" w14:textId="77777777" w:rsidR="00FB29D8" w:rsidRPr="00A25529" w:rsidRDefault="00FB29D8">
      <w:pPr>
        <w:pStyle w:val="pxformnotes"/>
        <w:rPr>
          <w:sz w:val="24"/>
          <w:szCs w:val="24"/>
        </w:rPr>
      </w:pPr>
    </w:p>
    <w:p w14:paraId="5CA7E579" w14:textId="77777777" w:rsidR="00FB29D8" w:rsidRPr="00A25529" w:rsidRDefault="00FB29D8">
      <w:pPr>
        <w:pStyle w:val="pxformnote"/>
        <w:spacing w:before="180"/>
      </w:pPr>
      <w:del w:id="5912" w:author="Cara Cardinale" w:date="2025-01-14T20:47:00Z">
        <w:r w:rsidRPr="00A25529" w:rsidDel="00CF1278">
          <w:delText>Drafter's Note</w:delText>
        </w:r>
      </w:del>
      <w:r w:rsidRPr="00A25529">
        <w:t xml:space="preserve"> </w:t>
      </w:r>
    </w:p>
    <w:p w14:paraId="301B46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The procedure to amend the certificate of incorporation is set forth in the N.Y. Not-for-Profit Corporation Law. If there are members entitled to vote on it,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st.ref.id="I05O28K"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on it,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st.ref.id="I05JUJ8"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216F334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st.ref.id="I00FAOL"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420F9F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x.ref.id="I00I3TH"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6C644155" w14:textId="77777777" w:rsidR="00FB29D8" w:rsidRPr="00A25529" w:rsidRDefault="00FB29D8">
      <w:pPr>
        <w:pStyle w:val="pxformrr"/>
        <w:rPr>
          <w:sz w:val="24"/>
          <w:szCs w:val="24"/>
        </w:rPr>
      </w:pPr>
      <w:r w:rsidRPr="00A25529">
        <w:rPr>
          <w:rStyle w:val="pxvis"/>
          <w:rFonts w:cs="Arial"/>
          <w:bCs/>
          <w:sz w:val="50"/>
          <w:rPrChange w:id="5913" w:author="Cara Cardinale" w:date="2025-03-04T10:36:00Z">
            <w:rPr>
              <w:rStyle w:val="pxvis"/>
              <w:rFonts w:cs="Arial"/>
              <w:bCs/>
            </w:rPr>
          </w:rPrChange>
        </w:rPr>
        <w:t>Research References</w:t>
      </w:r>
    </w:p>
    <w:p w14:paraId="5D2B5C2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tk.ref.id="I00KWYD"</w:instrText>
      </w:r>
      <w:r w:rsidRPr="00A25529">
        <w:rPr>
          <w:rStyle w:val="pxtk"/>
        </w:rPr>
        <w:fldChar w:fldCharType="end"/>
      </w:r>
      <w:r w:rsidRPr="00A25529">
        <w:rPr>
          <w:rStyle w:val="pxtk"/>
        </w:rPr>
        <w:t>West's Key Number Digest, Corporations and Business Organizations &amp;key;3374</w:t>
      </w:r>
    </w:p>
    <w:p w14:paraId="637C25C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rc.ref.id="I00NQ39"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14" w:author="Cara Cardinale" w:date="2025-01-28T10:22:00Z">
        <w:r w:rsidRPr="00A25529" w:rsidDel="007F610F">
          <w:rPr>
            <w:rStyle w:val="pxrc"/>
          </w:rPr>
          <w:delText>149 to 155</w:delText>
        </w:r>
      </w:del>
      <w:ins w:id="5915" w:author="Cara Cardinale" w:date="2025-01-28T10:22:00Z">
        <w:r w:rsidR="007F610F" w:rsidRPr="00A25529">
          <w:rPr>
            <w:rStyle w:val="pxrc"/>
          </w:rPr>
          <w:t>147 to 153</w:t>
        </w:r>
      </w:ins>
    </w:p>
    <w:p w14:paraId="2CC13D2C" w14:textId="77777777" w:rsidR="00FB29D8" w:rsidRPr="00A25529" w:rsidRDefault="00FB29D8">
      <w:pPr>
        <w:pStyle w:val="pxs"/>
        <w:spacing w:before="180"/>
        <w:rPr>
          <w:rPrChange w:id="5916" w:author="Cara Cardinale" w:date="2025-03-04T10:36:00Z">
            <w:rPr>
              <w:sz w:val="27"/>
            </w:rPr>
          </w:rPrChange>
        </w:rPr>
      </w:pPr>
      <w:r w:rsidRPr="00A25529">
        <w:rPr>
          <w:rPrChange w:id="5917" w:author="Cara Cardinale" w:date="2025-03-04T10:36:00Z">
            <w:rPr>
              <w:sz w:val="27"/>
            </w:rPr>
          </w:rPrChange>
        </w:rPr>
        <w:t>30:183. Resolution amending certificate by stating amendment of designated section</w:t>
      </w:r>
    </w:p>
    <w:p w14:paraId="0C549595" w14:textId="77777777" w:rsidR="00FB29D8" w:rsidRPr="00A25529" w:rsidRDefault="00FB29D8">
      <w:pPr>
        <w:pStyle w:val="pxov"/>
        <w:rPr>
          <w:vanish/>
        </w:rPr>
      </w:pPr>
      <w:r w:rsidRPr="00A25529">
        <w:rPr>
          <w:vanish/>
        </w:rPr>
        <w:t>FMS</w:t>
      </w:r>
    </w:p>
    <w:p w14:paraId="23FB2B61" w14:textId="77777777" w:rsidR="00FB29D8" w:rsidRPr="00A25529" w:rsidRDefault="00FB29D8">
      <w:pPr>
        <w:pStyle w:val="pxov"/>
        <w:rPr>
          <w:vanish/>
        </w:rPr>
      </w:pPr>
      <w:r w:rsidRPr="00A25529">
        <w:rPr>
          <w:vanish/>
        </w:rPr>
        <w:t>NFP</w:t>
      </w:r>
    </w:p>
    <w:p w14:paraId="75BBEF31" w14:textId="77777777" w:rsidR="00FB29D8" w:rsidRPr="00A25529" w:rsidRDefault="00FB29D8">
      <w:pPr>
        <w:pStyle w:val="pxov"/>
        <w:rPr>
          <w:vanish/>
        </w:rPr>
      </w:pPr>
      <w:r w:rsidRPr="00A25529">
        <w:rPr>
          <w:vanish/>
        </w:rPr>
        <w:t>COL</w:t>
      </w:r>
    </w:p>
    <w:p w14:paraId="45D42B87" w14:textId="77777777" w:rsidR="00FB29D8" w:rsidRPr="00A25529" w:rsidRDefault="00FB29D8">
      <w:pPr>
        <w:pStyle w:val="pxov"/>
        <w:rPr>
          <w:vanish/>
        </w:rPr>
      </w:pPr>
      <w:r w:rsidRPr="00A25529">
        <w:rPr>
          <w:vanish/>
        </w:rPr>
        <w:t>FCV</w:t>
      </w:r>
    </w:p>
    <w:p w14:paraId="7796B647" w14:textId="77777777" w:rsidR="00FB29D8" w:rsidRPr="00A25529" w:rsidRDefault="00FB29D8">
      <w:pPr>
        <w:pStyle w:val="pxov"/>
        <w:rPr>
          <w:vanish/>
        </w:rPr>
      </w:pPr>
      <w:r w:rsidRPr="00A25529">
        <w:rPr>
          <w:vanish/>
        </w:rPr>
        <w:t>FTR</w:t>
      </w:r>
    </w:p>
    <w:p w14:paraId="6BDBB2A2" w14:textId="77777777" w:rsidR="00FB29D8" w:rsidRPr="00A25529" w:rsidRDefault="00FB29D8">
      <w:pPr>
        <w:pStyle w:val="pxov"/>
        <w:rPr>
          <w:vanish/>
        </w:rPr>
      </w:pPr>
      <w:r w:rsidRPr="00A25529">
        <w:rPr>
          <w:vanish/>
        </w:rPr>
        <w:t>EBL</w:t>
      </w:r>
    </w:p>
    <w:p w14:paraId="6660DFF8" w14:textId="77777777" w:rsidR="00FB29D8" w:rsidRPr="00A25529" w:rsidRDefault="00FB29D8">
      <w:pPr>
        <w:pStyle w:val="pxov"/>
        <w:rPr>
          <w:vanish/>
        </w:rPr>
      </w:pPr>
      <w:r w:rsidRPr="00A25529">
        <w:rPr>
          <w:vanish/>
        </w:rPr>
        <w:t>TEM</w:t>
      </w:r>
    </w:p>
    <w:p w14:paraId="2D7D1552" w14:textId="77777777" w:rsidR="00FB29D8" w:rsidRPr="00A25529" w:rsidRDefault="00FB29D8">
      <w:pPr>
        <w:pStyle w:val="pxov"/>
        <w:rPr>
          <w:vanish/>
        </w:rPr>
      </w:pPr>
      <w:r w:rsidRPr="00A25529">
        <w:rPr>
          <w:vanish/>
        </w:rPr>
        <w:t>MTD</w:t>
      </w:r>
    </w:p>
    <w:p w14:paraId="32A7B7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form.fid="Id565d8c01b6411e684899cfd92da4eb0"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Resolved, that the certificate of incorporation of </w:t>
      </w:r>
      <w:r w:rsidRPr="00A25529">
        <w:rPr>
          <w:rStyle w:val="pxfinstr"/>
          <w:i/>
          <w:iCs/>
        </w:rPr>
        <w:t>[[name of club]/[name of association]]</w:t>
      </w:r>
      <w:r w:rsidRPr="00A25529">
        <w:t xml:space="preserve">, a New York not-for-profit corporation, be amended to read as follows: </w:t>
      </w:r>
      <w:r w:rsidRPr="00A25529">
        <w:rPr>
          <w:rStyle w:val="pxfinstr"/>
          <w:i/>
          <w:iCs/>
        </w:rPr>
        <w:t>[specification of article affected]</w:t>
      </w:r>
      <w:r w:rsidRPr="00A25529">
        <w:t xml:space="preserve">, </w:t>
      </w:r>
      <w:r w:rsidRPr="00A25529">
        <w:rPr>
          <w:rStyle w:val="pxfinstr"/>
          <w:i/>
          <w:iCs/>
        </w:rPr>
        <w:t>[specification of reciting amendment]</w:t>
      </w:r>
      <w:r w:rsidRPr="00A25529">
        <w:t>.</w:t>
      </w:r>
    </w:p>
    <w:p w14:paraId="673DDC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4B423D33" w14:textId="77777777" w:rsidR="00FB29D8" w:rsidRPr="00A25529" w:rsidRDefault="00FB29D8">
      <w:pPr>
        <w:pStyle w:val="pxformnotes"/>
        <w:jc w:val="center"/>
        <w:rPr>
          <w:sz w:val="24"/>
          <w:szCs w:val="24"/>
        </w:rPr>
      </w:pPr>
      <w:r w:rsidRPr="00A25529">
        <w:rPr>
          <w:rStyle w:val="pxvis"/>
          <w:rFonts w:cs="Arial"/>
          <w:bCs/>
          <w:sz w:val="50"/>
          <w:rPrChange w:id="5918" w:author="Cara Cardinale" w:date="2025-03-04T10:36:00Z">
            <w:rPr>
              <w:rStyle w:val="pxvis"/>
              <w:rFonts w:cs="Arial"/>
              <w:bCs/>
            </w:rPr>
          </w:rPrChange>
        </w:rPr>
        <w:t>Notes to Form</w:t>
      </w:r>
    </w:p>
    <w:p w14:paraId="4732A7AA" w14:textId="77777777" w:rsidR="00FB29D8" w:rsidRPr="00A25529" w:rsidRDefault="00FB29D8">
      <w:pPr>
        <w:pStyle w:val="pxformnotes"/>
        <w:rPr>
          <w:sz w:val="24"/>
          <w:szCs w:val="24"/>
        </w:rPr>
      </w:pPr>
    </w:p>
    <w:p w14:paraId="7D57124D" w14:textId="77777777" w:rsidR="00FB29D8" w:rsidRPr="00A25529" w:rsidRDefault="00FB29D8">
      <w:pPr>
        <w:pStyle w:val="pxformnote"/>
        <w:spacing w:before="180"/>
      </w:pPr>
      <w:del w:id="5919" w:author="Cara Cardinale" w:date="2025-01-14T20:47:00Z">
        <w:r w:rsidRPr="00A25529" w:rsidDel="00CF1278">
          <w:delText>Drafter's Note</w:delText>
        </w:r>
      </w:del>
      <w:r w:rsidRPr="00A25529">
        <w:t xml:space="preserve"> </w:t>
      </w:r>
    </w:p>
    <w:p w14:paraId="106603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The procedure to amend the certificate of incorporation is set forth in the N.Y. Not-for-Profit Corporation Law. If there are members entitled to vote on it,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st.ref.id="I006VB3"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on it,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st.ref.id="I009OFZ"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349731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st.ref.id="I00CHKV"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274C01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x.ref.id="I00FAPR"</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29ED648C" w14:textId="77777777" w:rsidR="00FB29D8" w:rsidRPr="00A25529" w:rsidRDefault="00FB29D8">
      <w:pPr>
        <w:pStyle w:val="pxformrr"/>
        <w:rPr>
          <w:sz w:val="24"/>
          <w:szCs w:val="24"/>
        </w:rPr>
      </w:pPr>
      <w:r w:rsidRPr="00A25529">
        <w:rPr>
          <w:rStyle w:val="pxvis"/>
          <w:rFonts w:cs="Arial"/>
          <w:bCs/>
          <w:sz w:val="50"/>
          <w:rPrChange w:id="5920" w:author="Cara Cardinale" w:date="2025-03-04T10:36:00Z">
            <w:rPr>
              <w:rStyle w:val="pxvis"/>
              <w:rFonts w:cs="Arial"/>
              <w:bCs/>
            </w:rPr>
          </w:rPrChange>
        </w:rPr>
        <w:t>Research References</w:t>
      </w:r>
    </w:p>
    <w:p w14:paraId="1337114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tk.ref.id="I00I3UN"</w:instrText>
      </w:r>
      <w:r w:rsidRPr="00A25529">
        <w:rPr>
          <w:rStyle w:val="pxtk"/>
        </w:rPr>
        <w:fldChar w:fldCharType="end"/>
      </w:r>
      <w:r w:rsidRPr="00A25529">
        <w:rPr>
          <w:rStyle w:val="pxtk"/>
        </w:rPr>
        <w:t>West's Key Number Digest, Corporations and Business Organizations &amp;key;3374</w:t>
      </w:r>
    </w:p>
    <w:p w14:paraId="429D752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rc.ref.id="I00KWZJ"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21" w:author="Cara Cardinale" w:date="2025-01-28T10:22:00Z">
        <w:r w:rsidRPr="00A25529" w:rsidDel="007F610F">
          <w:rPr>
            <w:rStyle w:val="pxrc"/>
          </w:rPr>
          <w:delText>149 to 155</w:delText>
        </w:r>
      </w:del>
      <w:ins w:id="5922" w:author="Cara Cardinale" w:date="2025-01-28T10:22:00Z">
        <w:r w:rsidR="007F610F" w:rsidRPr="00A25529">
          <w:rPr>
            <w:rStyle w:val="pxrc"/>
          </w:rPr>
          <w:t>147 to 153</w:t>
        </w:r>
      </w:ins>
    </w:p>
    <w:p w14:paraId="2DA530A4" w14:textId="77777777" w:rsidR="00FB29D8" w:rsidRPr="00A25529" w:rsidRDefault="00FB29D8">
      <w:pPr>
        <w:pStyle w:val="pxs"/>
        <w:spacing w:before="180"/>
        <w:rPr>
          <w:rPrChange w:id="5923" w:author="Cara Cardinale" w:date="2025-03-04T10:36:00Z">
            <w:rPr>
              <w:sz w:val="27"/>
            </w:rPr>
          </w:rPrChange>
        </w:rPr>
      </w:pPr>
      <w:r w:rsidRPr="00A25529">
        <w:rPr>
          <w:rPrChange w:id="5924" w:author="Cara Cardinale" w:date="2025-03-04T10:36:00Z">
            <w:rPr>
              <w:sz w:val="27"/>
            </w:rPr>
          </w:rPrChange>
        </w:rPr>
        <w:t>30:184. Resolution amending certificate by stating amendment of quoted matter</w:t>
      </w:r>
    </w:p>
    <w:p w14:paraId="3547CFA2" w14:textId="77777777" w:rsidR="00FB29D8" w:rsidRPr="00A25529" w:rsidRDefault="00FB29D8">
      <w:pPr>
        <w:pStyle w:val="pxov"/>
        <w:rPr>
          <w:vanish/>
        </w:rPr>
      </w:pPr>
      <w:r w:rsidRPr="00A25529">
        <w:rPr>
          <w:vanish/>
        </w:rPr>
        <w:t>FMS</w:t>
      </w:r>
    </w:p>
    <w:p w14:paraId="1EF53B57" w14:textId="77777777" w:rsidR="00FB29D8" w:rsidRPr="00A25529" w:rsidRDefault="00FB29D8">
      <w:pPr>
        <w:pStyle w:val="pxov"/>
        <w:rPr>
          <w:vanish/>
        </w:rPr>
      </w:pPr>
      <w:r w:rsidRPr="00A25529">
        <w:rPr>
          <w:vanish/>
        </w:rPr>
        <w:t>NFP</w:t>
      </w:r>
    </w:p>
    <w:p w14:paraId="40F24901" w14:textId="77777777" w:rsidR="00FB29D8" w:rsidRPr="00A25529" w:rsidRDefault="00FB29D8">
      <w:pPr>
        <w:pStyle w:val="pxov"/>
        <w:rPr>
          <w:vanish/>
        </w:rPr>
      </w:pPr>
      <w:r w:rsidRPr="00A25529">
        <w:rPr>
          <w:vanish/>
        </w:rPr>
        <w:t>COL</w:t>
      </w:r>
    </w:p>
    <w:p w14:paraId="29E78162" w14:textId="77777777" w:rsidR="00FB29D8" w:rsidRPr="00A25529" w:rsidRDefault="00FB29D8">
      <w:pPr>
        <w:pStyle w:val="pxov"/>
        <w:rPr>
          <w:vanish/>
        </w:rPr>
      </w:pPr>
      <w:r w:rsidRPr="00A25529">
        <w:rPr>
          <w:vanish/>
        </w:rPr>
        <w:t>FCV</w:t>
      </w:r>
    </w:p>
    <w:p w14:paraId="315B5429" w14:textId="77777777" w:rsidR="00FB29D8" w:rsidRPr="00A25529" w:rsidRDefault="00FB29D8">
      <w:pPr>
        <w:pStyle w:val="pxov"/>
        <w:rPr>
          <w:vanish/>
        </w:rPr>
      </w:pPr>
      <w:r w:rsidRPr="00A25529">
        <w:rPr>
          <w:vanish/>
        </w:rPr>
        <w:t>FTR</w:t>
      </w:r>
    </w:p>
    <w:p w14:paraId="17B86E48" w14:textId="77777777" w:rsidR="00FB29D8" w:rsidRPr="00A25529" w:rsidRDefault="00FB29D8">
      <w:pPr>
        <w:pStyle w:val="pxov"/>
        <w:rPr>
          <w:vanish/>
        </w:rPr>
      </w:pPr>
      <w:r w:rsidRPr="00A25529">
        <w:rPr>
          <w:vanish/>
        </w:rPr>
        <w:t>EBL</w:t>
      </w:r>
    </w:p>
    <w:p w14:paraId="196B7B47" w14:textId="77777777" w:rsidR="00FB29D8" w:rsidRPr="00A25529" w:rsidRDefault="00FB29D8">
      <w:pPr>
        <w:pStyle w:val="pxov"/>
        <w:rPr>
          <w:vanish/>
        </w:rPr>
      </w:pPr>
      <w:r w:rsidRPr="00A25529">
        <w:rPr>
          <w:vanish/>
        </w:rPr>
        <w:t>TEM</w:t>
      </w:r>
    </w:p>
    <w:p w14:paraId="4B651255" w14:textId="77777777" w:rsidR="00FB29D8" w:rsidRPr="00A25529" w:rsidRDefault="00FB29D8">
      <w:pPr>
        <w:pStyle w:val="pxov"/>
        <w:rPr>
          <w:vanish/>
        </w:rPr>
      </w:pPr>
      <w:r w:rsidRPr="00A25529">
        <w:rPr>
          <w:vanish/>
        </w:rPr>
        <w:t>MTD</w:t>
      </w:r>
    </w:p>
    <w:p w14:paraId="7F7D21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form.fid="Id565ffd01b6411e684899cfd92da4eb0"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Resolved, that the following provision in Article </w:t>
      </w:r>
      <w:r w:rsidRPr="00A25529">
        <w:rPr>
          <w:rStyle w:val="pxfinstr"/>
          <w:i/>
          <w:iCs/>
        </w:rPr>
        <w:t>[designation of article]</w:t>
      </w:r>
      <w:r w:rsidRPr="00A25529">
        <w:t xml:space="preserve"> of the certificate of incorporation of </w:t>
      </w:r>
      <w:r w:rsidRPr="00A25529">
        <w:rPr>
          <w:rStyle w:val="pxfinstr"/>
          <w:i/>
          <w:iCs/>
        </w:rPr>
        <w:t>[[name of club]/[name of association]]</w:t>
      </w:r>
      <w:r w:rsidRPr="00A25529">
        <w:t xml:space="preserve">, a New York not-for-profit corporation, reading as follows: </w:t>
      </w:r>
      <w:r w:rsidRPr="00A25529">
        <w:rPr>
          <w:rStyle w:val="pxfinstr"/>
          <w:i/>
          <w:iCs/>
        </w:rPr>
        <w:t>[specification of portion to be amended]</w:t>
      </w:r>
      <w:r w:rsidRPr="00A25529">
        <w:t xml:space="preserve">, is hereby amended to read as follows: </w:t>
      </w:r>
      <w:r w:rsidRPr="00A25529">
        <w:rPr>
          <w:rStyle w:val="pxfinstr"/>
          <w:i/>
          <w:iCs/>
        </w:rPr>
        <w:t>[recitation of amendment]</w:t>
      </w:r>
      <w:r w:rsidRPr="00A25529">
        <w:t>.</w:t>
      </w:r>
    </w:p>
    <w:p w14:paraId="7E8B02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35E9B3BE" w14:textId="77777777" w:rsidR="00FB29D8" w:rsidRPr="00A25529" w:rsidRDefault="00FB29D8">
      <w:pPr>
        <w:pStyle w:val="pxformnotes"/>
        <w:jc w:val="center"/>
        <w:rPr>
          <w:sz w:val="24"/>
          <w:szCs w:val="24"/>
        </w:rPr>
      </w:pPr>
      <w:r w:rsidRPr="00A25529">
        <w:rPr>
          <w:rStyle w:val="pxvis"/>
          <w:rFonts w:cs="Arial"/>
          <w:bCs/>
          <w:sz w:val="50"/>
          <w:rPrChange w:id="5925" w:author="Cara Cardinale" w:date="2025-03-04T10:36:00Z">
            <w:rPr>
              <w:rStyle w:val="pxvis"/>
              <w:rFonts w:cs="Arial"/>
              <w:bCs/>
            </w:rPr>
          </w:rPrChange>
        </w:rPr>
        <w:t>Notes to Form</w:t>
      </w:r>
    </w:p>
    <w:p w14:paraId="61A16241" w14:textId="77777777" w:rsidR="00FB29D8" w:rsidRPr="00A25529" w:rsidRDefault="00FB29D8">
      <w:pPr>
        <w:pStyle w:val="pxformnotes"/>
        <w:rPr>
          <w:sz w:val="24"/>
          <w:szCs w:val="24"/>
        </w:rPr>
      </w:pPr>
    </w:p>
    <w:p w14:paraId="0743367A" w14:textId="77777777" w:rsidR="00FB29D8" w:rsidRPr="00A25529" w:rsidRDefault="00FB29D8">
      <w:pPr>
        <w:pStyle w:val="pxformnote"/>
        <w:spacing w:before="180"/>
      </w:pPr>
      <w:del w:id="5926" w:author="Cara Cardinale" w:date="2025-01-14T20:47:00Z">
        <w:r w:rsidRPr="00A25529" w:rsidDel="00CF1278">
          <w:delText>Drafter's Note</w:delText>
        </w:r>
      </w:del>
      <w:r w:rsidRPr="00A25529">
        <w:t xml:space="preserve"> </w:t>
      </w:r>
    </w:p>
    <w:p w14:paraId="388D98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st.ref.id="I006VB5"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thereon,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st.ref.id="I009OG1"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2B12BB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st.ref.id="I00CHKX"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08B4D0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x.ref.id="I00FAPT"</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1BADB820" w14:textId="77777777" w:rsidR="00FB29D8" w:rsidRPr="00A25529" w:rsidRDefault="00FB29D8">
      <w:pPr>
        <w:pStyle w:val="pxformrr"/>
        <w:rPr>
          <w:sz w:val="24"/>
          <w:szCs w:val="24"/>
        </w:rPr>
      </w:pPr>
      <w:r w:rsidRPr="00A25529">
        <w:rPr>
          <w:rStyle w:val="pxvis"/>
          <w:rFonts w:cs="Arial"/>
          <w:bCs/>
          <w:sz w:val="50"/>
          <w:rPrChange w:id="5927" w:author="Cara Cardinale" w:date="2025-03-04T10:36:00Z">
            <w:rPr>
              <w:rStyle w:val="pxvis"/>
              <w:rFonts w:cs="Arial"/>
              <w:bCs/>
            </w:rPr>
          </w:rPrChange>
        </w:rPr>
        <w:t>Research References</w:t>
      </w:r>
    </w:p>
    <w:p w14:paraId="727D702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tk.ref.id="I00I3UP"</w:instrText>
      </w:r>
      <w:r w:rsidRPr="00A25529">
        <w:rPr>
          <w:rStyle w:val="pxtk"/>
        </w:rPr>
        <w:fldChar w:fldCharType="end"/>
      </w:r>
      <w:r w:rsidRPr="00A25529">
        <w:rPr>
          <w:rStyle w:val="pxtk"/>
        </w:rPr>
        <w:t>West's Key Number Digest, Corporations and Business Organizations &amp;key;3374</w:t>
      </w:r>
    </w:p>
    <w:p w14:paraId="514366E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rc.ref.id="I00KWZL"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28" w:author="Cara Cardinale" w:date="2025-01-28T10:22:00Z">
        <w:r w:rsidRPr="00A25529" w:rsidDel="007F610F">
          <w:rPr>
            <w:rStyle w:val="pxrc"/>
          </w:rPr>
          <w:delText>149 to 155</w:delText>
        </w:r>
      </w:del>
      <w:ins w:id="5929" w:author="Cara Cardinale" w:date="2025-01-28T10:22:00Z">
        <w:r w:rsidR="007F610F" w:rsidRPr="00A25529">
          <w:rPr>
            <w:rStyle w:val="pxrc"/>
          </w:rPr>
          <w:t>147 to 153</w:t>
        </w:r>
      </w:ins>
    </w:p>
    <w:p w14:paraId="21D049C6" w14:textId="77777777" w:rsidR="00FB29D8" w:rsidRPr="00A25529" w:rsidRDefault="00FB29D8">
      <w:pPr>
        <w:pStyle w:val="pxs"/>
        <w:spacing w:before="180"/>
        <w:rPr>
          <w:rPrChange w:id="5930" w:author="Cara Cardinale" w:date="2025-03-04T10:36:00Z">
            <w:rPr>
              <w:sz w:val="27"/>
            </w:rPr>
          </w:rPrChange>
        </w:rPr>
      </w:pPr>
      <w:r w:rsidRPr="00A25529">
        <w:rPr>
          <w:rPrChange w:id="5931" w:author="Cara Cardinale" w:date="2025-03-04T10:36:00Z">
            <w:rPr>
              <w:sz w:val="27"/>
            </w:rPr>
          </w:rPrChange>
        </w:rPr>
        <w:t>30:185. Resolution amending certificate by stating added matter</w:t>
      </w:r>
    </w:p>
    <w:p w14:paraId="4EAAE2D5" w14:textId="77777777" w:rsidR="00FB29D8" w:rsidRPr="00A25529" w:rsidRDefault="00FB29D8">
      <w:pPr>
        <w:pStyle w:val="pxov"/>
        <w:rPr>
          <w:vanish/>
        </w:rPr>
      </w:pPr>
      <w:r w:rsidRPr="00A25529">
        <w:rPr>
          <w:vanish/>
        </w:rPr>
        <w:t>FMS</w:t>
      </w:r>
    </w:p>
    <w:p w14:paraId="0CCCDE2C" w14:textId="77777777" w:rsidR="00FB29D8" w:rsidRPr="00A25529" w:rsidRDefault="00FB29D8">
      <w:pPr>
        <w:pStyle w:val="pxov"/>
        <w:rPr>
          <w:vanish/>
        </w:rPr>
      </w:pPr>
      <w:r w:rsidRPr="00A25529">
        <w:rPr>
          <w:vanish/>
        </w:rPr>
        <w:t>NFP</w:t>
      </w:r>
    </w:p>
    <w:p w14:paraId="2A73FAD4" w14:textId="77777777" w:rsidR="00FB29D8" w:rsidRPr="00A25529" w:rsidRDefault="00FB29D8">
      <w:pPr>
        <w:pStyle w:val="pxov"/>
        <w:rPr>
          <w:vanish/>
        </w:rPr>
      </w:pPr>
      <w:r w:rsidRPr="00A25529">
        <w:rPr>
          <w:vanish/>
        </w:rPr>
        <w:t>COL</w:t>
      </w:r>
    </w:p>
    <w:p w14:paraId="3E6A5D60" w14:textId="77777777" w:rsidR="00FB29D8" w:rsidRPr="00A25529" w:rsidRDefault="00FB29D8">
      <w:pPr>
        <w:pStyle w:val="pxov"/>
        <w:rPr>
          <w:vanish/>
        </w:rPr>
      </w:pPr>
      <w:r w:rsidRPr="00A25529">
        <w:rPr>
          <w:vanish/>
        </w:rPr>
        <w:t>FCV</w:t>
      </w:r>
    </w:p>
    <w:p w14:paraId="118CF4DC" w14:textId="77777777" w:rsidR="00FB29D8" w:rsidRPr="00A25529" w:rsidRDefault="00FB29D8">
      <w:pPr>
        <w:pStyle w:val="pxov"/>
        <w:rPr>
          <w:vanish/>
        </w:rPr>
      </w:pPr>
      <w:r w:rsidRPr="00A25529">
        <w:rPr>
          <w:vanish/>
        </w:rPr>
        <w:t>FTR</w:t>
      </w:r>
    </w:p>
    <w:p w14:paraId="679A4C40" w14:textId="77777777" w:rsidR="00FB29D8" w:rsidRPr="00A25529" w:rsidRDefault="00FB29D8">
      <w:pPr>
        <w:pStyle w:val="pxov"/>
        <w:rPr>
          <w:vanish/>
        </w:rPr>
      </w:pPr>
      <w:r w:rsidRPr="00A25529">
        <w:rPr>
          <w:vanish/>
        </w:rPr>
        <w:t>EBL</w:t>
      </w:r>
    </w:p>
    <w:p w14:paraId="256C1329" w14:textId="77777777" w:rsidR="00FB29D8" w:rsidRPr="00A25529" w:rsidRDefault="00FB29D8">
      <w:pPr>
        <w:pStyle w:val="pxov"/>
        <w:rPr>
          <w:vanish/>
        </w:rPr>
      </w:pPr>
      <w:r w:rsidRPr="00A25529">
        <w:rPr>
          <w:vanish/>
        </w:rPr>
        <w:t>TEM</w:t>
      </w:r>
    </w:p>
    <w:p w14:paraId="3E27D28D" w14:textId="77777777" w:rsidR="00FB29D8" w:rsidRPr="00A25529" w:rsidRDefault="00FB29D8">
      <w:pPr>
        <w:pStyle w:val="pxov"/>
        <w:rPr>
          <w:vanish/>
        </w:rPr>
      </w:pPr>
      <w:r w:rsidRPr="00A25529">
        <w:rPr>
          <w:vanish/>
        </w:rPr>
        <w:t>MTD</w:t>
      </w:r>
    </w:p>
    <w:p w14:paraId="18C550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form.fid="Id5664df01b6411e684899cfd92da4eb0"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Resolved, that the certificate of incorporation of </w:t>
      </w:r>
      <w:r w:rsidRPr="00A25529">
        <w:rPr>
          <w:rStyle w:val="pxfinstr"/>
          <w:i/>
          <w:iCs/>
        </w:rPr>
        <w:t>[[name of club]/[name of association]]</w:t>
      </w:r>
      <w:r w:rsidRPr="00A25529">
        <w:t xml:space="preserve">, a New York not-for-profit corporation, is hereby amended by adding the following language to Article </w:t>
      </w:r>
      <w:r w:rsidRPr="00A25529">
        <w:rPr>
          <w:rStyle w:val="pxfinstr"/>
          <w:i/>
          <w:iCs/>
        </w:rPr>
        <w:t>[designation of article]</w:t>
      </w:r>
      <w:r w:rsidRPr="00A25529">
        <w:t xml:space="preserve"> of the certificate </w:t>
      </w:r>
      <w:r w:rsidRPr="00A25529">
        <w:rPr>
          <w:rStyle w:val="pxfinstr"/>
          <w:i/>
          <w:iCs/>
        </w:rPr>
        <w:t>[specification of location in article where addition is to be set forth]</w:t>
      </w:r>
      <w:r w:rsidRPr="00A25529">
        <w:t xml:space="preserve">: </w:t>
      </w:r>
      <w:r w:rsidRPr="00A25529">
        <w:rPr>
          <w:rStyle w:val="pxfinstr"/>
          <w:i/>
          <w:iCs/>
        </w:rPr>
        <w:t>[specification of added matter]</w:t>
      </w:r>
      <w:r w:rsidRPr="00A25529">
        <w:t>.</w:t>
      </w:r>
    </w:p>
    <w:p w14:paraId="649DD5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1613645E" w14:textId="77777777" w:rsidR="00FB29D8" w:rsidRPr="00A25529" w:rsidRDefault="00FB29D8">
      <w:pPr>
        <w:pStyle w:val="pxformnotes"/>
        <w:jc w:val="center"/>
        <w:rPr>
          <w:sz w:val="24"/>
          <w:szCs w:val="24"/>
        </w:rPr>
      </w:pPr>
      <w:r w:rsidRPr="00A25529">
        <w:rPr>
          <w:rStyle w:val="pxvis"/>
          <w:rFonts w:cs="Arial"/>
          <w:bCs/>
          <w:sz w:val="50"/>
          <w:rPrChange w:id="5932" w:author="Cara Cardinale" w:date="2025-03-04T10:36:00Z">
            <w:rPr>
              <w:rStyle w:val="pxvis"/>
              <w:rFonts w:cs="Arial"/>
              <w:bCs/>
            </w:rPr>
          </w:rPrChange>
        </w:rPr>
        <w:t>Notes to Form</w:t>
      </w:r>
    </w:p>
    <w:p w14:paraId="00FE22B9" w14:textId="77777777" w:rsidR="00FB29D8" w:rsidRPr="00A25529" w:rsidRDefault="00FB29D8">
      <w:pPr>
        <w:pStyle w:val="pxformnotes"/>
        <w:rPr>
          <w:sz w:val="24"/>
          <w:szCs w:val="24"/>
        </w:rPr>
      </w:pPr>
    </w:p>
    <w:p w14:paraId="3086CC01" w14:textId="77777777" w:rsidR="00FB29D8" w:rsidRPr="00A25529" w:rsidRDefault="00FB29D8">
      <w:pPr>
        <w:pStyle w:val="pxformnote"/>
        <w:spacing w:before="180"/>
      </w:pPr>
      <w:del w:id="5933" w:author="Cara Cardinale" w:date="2025-01-14T20:47:00Z">
        <w:r w:rsidRPr="00A25529" w:rsidDel="00CF1278">
          <w:delText>Drafter's Note</w:delText>
        </w:r>
      </w:del>
      <w:r w:rsidRPr="00A25529">
        <w:t xml:space="preserve"> </w:t>
      </w:r>
    </w:p>
    <w:p w14:paraId="3E4D101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st.ref.id="I006VGT"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thereon,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st.ref.id="I009OLP"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2D6E29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st.ref.id="I00CHQL"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76284F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x.ref.id="I00FAVH"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037FB60E" w14:textId="77777777" w:rsidR="00FB29D8" w:rsidRPr="00A25529" w:rsidRDefault="00FB29D8">
      <w:pPr>
        <w:pStyle w:val="pxformrr"/>
        <w:rPr>
          <w:sz w:val="24"/>
          <w:szCs w:val="24"/>
        </w:rPr>
      </w:pPr>
      <w:r w:rsidRPr="00A25529">
        <w:rPr>
          <w:rStyle w:val="pxvis"/>
          <w:rFonts w:cs="Arial"/>
          <w:bCs/>
          <w:sz w:val="50"/>
          <w:rPrChange w:id="5934" w:author="Cara Cardinale" w:date="2025-03-04T10:36:00Z">
            <w:rPr>
              <w:rStyle w:val="pxvis"/>
              <w:rFonts w:cs="Arial"/>
              <w:bCs/>
            </w:rPr>
          </w:rPrChange>
        </w:rPr>
        <w:t>Research References</w:t>
      </w:r>
    </w:p>
    <w:p w14:paraId="5577D9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tk.ref.id="I00I40D"</w:instrText>
      </w:r>
      <w:r w:rsidRPr="00A25529">
        <w:rPr>
          <w:rStyle w:val="pxtk"/>
        </w:rPr>
        <w:fldChar w:fldCharType="end"/>
      </w:r>
      <w:r w:rsidRPr="00A25529">
        <w:rPr>
          <w:rStyle w:val="pxtk"/>
        </w:rPr>
        <w:t>West's Key Number Digest, Corporations and Business Organizations &amp;key;3374</w:t>
      </w:r>
    </w:p>
    <w:p w14:paraId="71E4C5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rc.ref.id="I00KX59"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35" w:author="Cara Cardinale" w:date="2025-01-28T10:22:00Z">
        <w:r w:rsidRPr="00A25529" w:rsidDel="007F610F">
          <w:rPr>
            <w:rStyle w:val="pxrc"/>
          </w:rPr>
          <w:delText>149 to 155</w:delText>
        </w:r>
      </w:del>
      <w:ins w:id="5936" w:author="Cara Cardinale" w:date="2025-01-28T10:22:00Z">
        <w:r w:rsidR="007F610F" w:rsidRPr="00A25529">
          <w:rPr>
            <w:rStyle w:val="pxrc"/>
          </w:rPr>
          <w:t>147 to 153</w:t>
        </w:r>
      </w:ins>
    </w:p>
    <w:p w14:paraId="706E8CA5" w14:textId="77777777" w:rsidR="00FB29D8" w:rsidRPr="00A25529" w:rsidRDefault="00FB29D8">
      <w:pPr>
        <w:pStyle w:val="pxs"/>
        <w:spacing w:before="180"/>
        <w:rPr>
          <w:rPrChange w:id="5937" w:author="Cara Cardinale" w:date="2025-03-04T10:36:00Z">
            <w:rPr>
              <w:sz w:val="27"/>
            </w:rPr>
          </w:rPrChange>
        </w:rPr>
      </w:pPr>
      <w:r w:rsidRPr="00A25529">
        <w:rPr>
          <w:rPrChange w:id="5938" w:author="Cara Cardinale" w:date="2025-03-04T10:36:00Z">
            <w:rPr>
              <w:sz w:val="27"/>
            </w:rPr>
          </w:rPrChange>
        </w:rPr>
        <w:t>30:186. Members' written consent to amendment of certificate of incorporation</w:t>
      </w:r>
    </w:p>
    <w:p w14:paraId="5C1682A9" w14:textId="77777777" w:rsidR="00FB29D8" w:rsidRPr="00A25529" w:rsidRDefault="00FB29D8">
      <w:pPr>
        <w:pStyle w:val="pxov"/>
        <w:rPr>
          <w:vanish/>
        </w:rPr>
      </w:pPr>
      <w:r w:rsidRPr="00A25529">
        <w:rPr>
          <w:vanish/>
        </w:rPr>
        <w:t>FMS</w:t>
      </w:r>
    </w:p>
    <w:p w14:paraId="669F7CD0" w14:textId="77777777" w:rsidR="00FB29D8" w:rsidRPr="00A25529" w:rsidRDefault="00FB29D8">
      <w:pPr>
        <w:pStyle w:val="pxov"/>
        <w:rPr>
          <w:vanish/>
        </w:rPr>
      </w:pPr>
      <w:r w:rsidRPr="00A25529">
        <w:rPr>
          <w:vanish/>
        </w:rPr>
        <w:t>NFP</w:t>
      </w:r>
    </w:p>
    <w:p w14:paraId="0F84153A" w14:textId="77777777" w:rsidR="00FB29D8" w:rsidRPr="00A25529" w:rsidRDefault="00FB29D8">
      <w:pPr>
        <w:pStyle w:val="pxov"/>
        <w:rPr>
          <w:vanish/>
        </w:rPr>
      </w:pPr>
      <w:r w:rsidRPr="00A25529">
        <w:rPr>
          <w:vanish/>
        </w:rPr>
        <w:t>COL</w:t>
      </w:r>
    </w:p>
    <w:p w14:paraId="592F077E" w14:textId="77777777" w:rsidR="00FB29D8" w:rsidRPr="00A25529" w:rsidRDefault="00FB29D8">
      <w:pPr>
        <w:pStyle w:val="pxov"/>
        <w:rPr>
          <w:vanish/>
        </w:rPr>
      </w:pPr>
      <w:r w:rsidRPr="00A25529">
        <w:rPr>
          <w:vanish/>
        </w:rPr>
        <w:t>FCV</w:t>
      </w:r>
    </w:p>
    <w:p w14:paraId="7C3F5A2A" w14:textId="77777777" w:rsidR="00FB29D8" w:rsidRPr="00A25529" w:rsidRDefault="00FB29D8">
      <w:pPr>
        <w:pStyle w:val="pxov"/>
        <w:rPr>
          <w:vanish/>
        </w:rPr>
      </w:pPr>
      <w:r w:rsidRPr="00A25529">
        <w:rPr>
          <w:vanish/>
        </w:rPr>
        <w:t>FTR</w:t>
      </w:r>
    </w:p>
    <w:p w14:paraId="257304F4" w14:textId="77777777" w:rsidR="00FB29D8" w:rsidRPr="00A25529" w:rsidRDefault="00FB29D8">
      <w:pPr>
        <w:pStyle w:val="pxov"/>
        <w:rPr>
          <w:vanish/>
        </w:rPr>
      </w:pPr>
      <w:r w:rsidRPr="00A25529">
        <w:rPr>
          <w:vanish/>
        </w:rPr>
        <w:t>EBL</w:t>
      </w:r>
    </w:p>
    <w:p w14:paraId="4891DCAE" w14:textId="77777777" w:rsidR="00FB29D8" w:rsidRPr="00A25529" w:rsidRDefault="00FB29D8">
      <w:pPr>
        <w:pStyle w:val="pxov"/>
        <w:rPr>
          <w:vanish/>
        </w:rPr>
      </w:pPr>
      <w:r w:rsidRPr="00A25529">
        <w:rPr>
          <w:vanish/>
        </w:rPr>
        <w:t>TEM</w:t>
      </w:r>
    </w:p>
    <w:p w14:paraId="1ECBE976" w14:textId="77777777" w:rsidR="00FB29D8" w:rsidRPr="00A25529" w:rsidRDefault="00FB29D8">
      <w:pPr>
        <w:pStyle w:val="pxov"/>
        <w:rPr>
          <w:vanish/>
        </w:rPr>
      </w:pPr>
      <w:r w:rsidRPr="00A25529">
        <w:rPr>
          <w:vanish/>
        </w:rPr>
        <w:t>MTD</w:t>
      </w:r>
    </w:p>
    <w:p w14:paraId="0FC81D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form.fid="Id567ad801b6411e684899cfd92da4eb0"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The undersigned, being all the members of </w:t>
      </w:r>
      <w:r w:rsidRPr="00A25529">
        <w:rPr>
          <w:rStyle w:val="pxfinstr"/>
          <w:i/>
          <w:iCs/>
        </w:rPr>
        <w:t>[[name of club]/[name of association]]</w:t>
      </w:r>
      <w:r w:rsidRPr="00A25529">
        <w:t>, a New York not-for-profit corporation, hereby consent to and adopt the following amendments to the corporation's certificate of incorporation:</w:t>
      </w:r>
    </w:p>
    <w:p w14:paraId="0B1027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rPr>
          <w:rStyle w:val="pxfinstr"/>
          <w:i/>
          <w:iCs/>
        </w:rPr>
        <w:t>[Text of amendments]</w:t>
      </w:r>
      <w:r w:rsidRPr="00A25529">
        <w:t>.</w:t>
      </w:r>
    </w:p>
    <w:p w14:paraId="05BA3D4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4CCFB1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consent]</w:t>
      </w:r>
    </w:p>
    <w:p w14:paraId="56CAAE8D"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38972C58"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A8CECA2"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2B5ED353" w14:textId="77777777" w:rsidR="00FB29D8" w:rsidRPr="00A25529" w:rsidRDefault="00FB29D8">
      <w:pPr>
        <w:pStyle w:val="pxformnotes"/>
        <w:jc w:val="center"/>
        <w:rPr>
          <w:sz w:val="24"/>
          <w:szCs w:val="24"/>
        </w:rPr>
      </w:pPr>
      <w:r w:rsidRPr="00A25529">
        <w:rPr>
          <w:rStyle w:val="pxvis"/>
          <w:rFonts w:cs="Arial"/>
          <w:bCs/>
          <w:sz w:val="24"/>
          <w:szCs w:val="24"/>
          <w:rPrChange w:id="5939" w:author="Cara Cardinale" w:date="2025-03-04T10:36:00Z">
            <w:rPr>
              <w:rStyle w:val="pxvis"/>
              <w:rFonts w:cs="Arial"/>
              <w:bCs/>
              <w:szCs w:val="24"/>
            </w:rPr>
          </w:rPrChange>
        </w:rPr>
        <w:t>Notes to Form</w:t>
      </w:r>
    </w:p>
    <w:p w14:paraId="6FDDF423" w14:textId="77777777" w:rsidR="00FB29D8" w:rsidRPr="00A25529" w:rsidRDefault="00FB29D8">
      <w:pPr>
        <w:pStyle w:val="pxformnotes"/>
        <w:rPr>
          <w:sz w:val="24"/>
          <w:szCs w:val="24"/>
        </w:rPr>
      </w:pPr>
    </w:p>
    <w:p w14:paraId="30EBCC84" w14:textId="77777777" w:rsidR="00FB29D8" w:rsidRPr="00A25529" w:rsidRDefault="00FB29D8">
      <w:pPr>
        <w:pStyle w:val="pxformnote"/>
        <w:spacing w:before="180"/>
      </w:pPr>
      <w:del w:id="5940" w:author="Cara Cardinale" w:date="2025-01-14T20:47:00Z">
        <w:r w:rsidRPr="00A25529" w:rsidDel="00CF1278">
          <w:delText>Drafter's Note</w:delText>
        </w:r>
      </w:del>
      <w:r w:rsidRPr="00A25529">
        <w:t xml:space="preserve"> </w:t>
      </w:r>
    </w:p>
    <w:p w14:paraId="6111A9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For statutory provisions relating to approval by written consent of members, see </w:t>
      </w:r>
      <w:r w:rsidRPr="00A25529">
        <w:rPr>
          <w:rStyle w:val="pxst"/>
          <w:color w:val="FF0000"/>
          <w:vertAlign w:val="superscript"/>
        </w:rPr>
        <w:t>►</w:t>
      </w:r>
      <w:r w:rsidRPr="00A25529">
        <w:rPr>
          <w:rStyle w:val="pxst"/>
        </w:rPr>
        <w:fldChar w:fldCharType="begin"/>
      </w:r>
      <w:r w:rsidRPr="00A25529">
        <w:rPr>
          <w:rStyle w:val="pxst"/>
        </w:rPr>
        <w:instrText>st.ref.id="I006VGV"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w:t>
      </w:r>
      <w:r w:rsidRPr="00A25529">
        <w:t>.</w:t>
      </w:r>
    </w:p>
    <w:p w14:paraId="7DA889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st.ref.id="I009OLR"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459F95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x.ref.id="I00CHQN"</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1639924D" w14:textId="77777777" w:rsidR="00FB29D8" w:rsidRPr="00A25529" w:rsidRDefault="00FB29D8">
      <w:pPr>
        <w:pStyle w:val="pxformrr"/>
        <w:rPr>
          <w:sz w:val="24"/>
          <w:szCs w:val="24"/>
        </w:rPr>
      </w:pPr>
      <w:r w:rsidRPr="00A25529">
        <w:rPr>
          <w:rStyle w:val="pxvis"/>
          <w:rFonts w:cs="Arial"/>
          <w:bCs/>
          <w:sz w:val="50"/>
          <w:rPrChange w:id="5941" w:author="Cara Cardinale" w:date="2025-03-04T10:36:00Z">
            <w:rPr>
              <w:rStyle w:val="pxvis"/>
              <w:rFonts w:cs="Arial"/>
              <w:bCs/>
            </w:rPr>
          </w:rPrChange>
        </w:rPr>
        <w:t>Research References</w:t>
      </w:r>
    </w:p>
    <w:p w14:paraId="39AE576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tk.ref.id="I00FAVJ"</w:instrText>
      </w:r>
      <w:r w:rsidRPr="00A25529">
        <w:rPr>
          <w:rStyle w:val="pxtk"/>
        </w:rPr>
        <w:fldChar w:fldCharType="end"/>
      </w:r>
      <w:r w:rsidRPr="00A25529">
        <w:rPr>
          <w:rStyle w:val="pxtk"/>
        </w:rPr>
        <w:t>West's Key Number Digest, Corporations and Business Organizations &amp;key;3374</w:t>
      </w:r>
    </w:p>
    <w:p w14:paraId="705C1CE6" w14:textId="77777777" w:rsidR="00FB29D8" w:rsidRPr="00A25529" w:rsidRDefault="00FB29D8">
      <w:pPr>
        <w:pStyle w:val="pxs"/>
        <w:spacing w:before="180"/>
        <w:rPr>
          <w:rPrChange w:id="5942" w:author="Cara Cardinale" w:date="2025-03-04T10:36:00Z">
            <w:rPr>
              <w:sz w:val="27"/>
            </w:rPr>
          </w:rPrChange>
        </w:rPr>
      </w:pPr>
      <w:r w:rsidRPr="00A25529">
        <w:rPr>
          <w:rPrChange w:id="5943" w:author="Cara Cardinale" w:date="2025-03-04T10:36:00Z">
            <w:rPr>
              <w:sz w:val="27"/>
            </w:rPr>
          </w:rPrChange>
        </w:rPr>
        <w:t>30:187. Certificate of amendment of certificate of incorporation</w:t>
      </w:r>
      <w:r w:rsidRPr="00A25529">
        <w:rPr>
          <w:rStyle w:val="pxsep"/>
        </w:rPr>
        <w:t xml:space="preserve">-- </w:t>
      </w:r>
      <w:r w:rsidRPr="00A25529">
        <w:rPr>
          <w:rPrChange w:id="5944" w:author="Cara Cardinale" w:date="2025-03-04T10:36:00Z">
            <w:rPr>
              <w:sz w:val="27"/>
            </w:rPr>
          </w:rPrChange>
        </w:rPr>
        <w:t>Domestic corporation</w:t>
      </w:r>
      <w:r w:rsidRPr="00A25529">
        <w:rPr>
          <w:rStyle w:val="pxsep"/>
        </w:rPr>
        <w:t xml:space="preserve">-- </w:t>
      </w:r>
      <w:r w:rsidRPr="00A25529">
        <w:rPr>
          <w:rPrChange w:id="5945" w:author="Cara Cardinale" w:date="2025-03-04T10:36:00Z">
            <w:rPr>
              <w:sz w:val="27"/>
            </w:rPr>
          </w:rPrChange>
        </w:rPr>
        <w:t>Official form</w:t>
      </w:r>
    </w:p>
    <w:p w14:paraId="18CDA7E1" w14:textId="77777777" w:rsidR="00FB29D8" w:rsidRPr="00A25529" w:rsidRDefault="00FB29D8">
      <w:pPr>
        <w:pStyle w:val="pxov"/>
        <w:rPr>
          <w:vanish/>
        </w:rPr>
      </w:pPr>
      <w:r w:rsidRPr="00A25529">
        <w:rPr>
          <w:vanish/>
        </w:rPr>
        <w:t>NFP</w:t>
      </w:r>
    </w:p>
    <w:p w14:paraId="24AE3430" w14:textId="77777777" w:rsidR="00FB29D8" w:rsidRPr="00A25529" w:rsidRDefault="00FB29D8">
      <w:pPr>
        <w:pStyle w:val="pxov"/>
        <w:rPr>
          <w:vanish/>
        </w:rPr>
      </w:pPr>
      <w:r w:rsidRPr="00A25529">
        <w:rPr>
          <w:vanish/>
        </w:rPr>
        <w:t>COL</w:t>
      </w:r>
    </w:p>
    <w:p w14:paraId="4A14D9EC" w14:textId="77777777" w:rsidR="00FB29D8" w:rsidRPr="00A25529" w:rsidRDefault="00FB29D8">
      <w:pPr>
        <w:pStyle w:val="pxov"/>
        <w:rPr>
          <w:vanish/>
        </w:rPr>
      </w:pPr>
      <w:r w:rsidRPr="00A25529">
        <w:rPr>
          <w:vanish/>
        </w:rPr>
        <w:t>FCV</w:t>
      </w:r>
    </w:p>
    <w:p w14:paraId="1CF90D53" w14:textId="77777777" w:rsidR="00FB29D8" w:rsidRPr="00A25529" w:rsidRDefault="00FB29D8">
      <w:pPr>
        <w:pStyle w:val="pxov"/>
        <w:rPr>
          <w:vanish/>
        </w:rPr>
      </w:pPr>
      <w:r w:rsidRPr="00A25529">
        <w:rPr>
          <w:vanish/>
        </w:rPr>
        <w:t>FTR</w:t>
      </w:r>
    </w:p>
    <w:p w14:paraId="1980F3C9" w14:textId="77777777" w:rsidR="00FB29D8" w:rsidRPr="00A25529" w:rsidRDefault="00FB29D8">
      <w:pPr>
        <w:pStyle w:val="pxov"/>
        <w:rPr>
          <w:vanish/>
        </w:rPr>
      </w:pPr>
      <w:r w:rsidRPr="00A25529">
        <w:rPr>
          <w:vanish/>
        </w:rPr>
        <w:t>EFM</w:t>
      </w:r>
    </w:p>
    <w:p w14:paraId="03151634" w14:textId="77777777" w:rsidR="00FB29D8" w:rsidRPr="00A25529" w:rsidRDefault="00FB29D8">
      <w:pPr>
        <w:pStyle w:val="pxov"/>
        <w:rPr>
          <w:vanish/>
        </w:rPr>
      </w:pPr>
      <w:r w:rsidRPr="00A25529">
        <w:rPr>
          <w:vanish/>
        </w:rPr>
        <w:t>EBL</w:t>
      </w:r>
    </w:p>
    <w:p w14:paraId="5B01747F" w14:textId="77777777" w:rsidR="00FB29D8" w:rsidRPr="00A25529" w:rsidRDefault="00FB29D8">
      <w:pPr>
        <w:pStyle w:val="pxov"/>
        <w:rPr>
          <w:vanish/>
        </w:rPr>
      </w:pPr>
      <w:r w:rsidRPr="00A25529">
        <w:rPr>
          <w:vanish/>
        </w:rPr>
        <w:t>TEM</w:t>
      </w:r>
    </w:p>
    <w:p w14:paraId="61DF2166" w14:textId="77777777" w:rsidR="00FB29D8" w:rsidRPr="00A25529" w:rsidRDefault="00FB29D8">
      <w:pPr>
        <w:pStyle w:val="pxov"/>
        <w:rPr>
          <w:vanish/>
        </w:rPr>
      </w:pPr>
      <w:r w:rsidRPr="00A25529">
        <w:rPr>
          <w:vanish/>
        </w:rPr>
        <w:t>MTD</w:t>
      </w:r>
    </w:p>
    <w:p w14:paraId="48114129"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form.fid="Id567fba01b6411e684899cfd92da4eb0"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ib.ct.id="f2fd26a0b92511efa75bc0a5c2da1858|198|30:187"</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im.id="I03PDD3"</w:instrText>
      </w:r>
      <w:r w:rsidRPr="00A25529">
        <w:fldChar w:fldCharType="end"/>
      </w:r>
    </w:p>
    <w:p w14:paraId="58FDAC7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im.id="I03QIVL"</w:instrText>
      </w:r>
      <w:r w:rsidRPr="00A25529">
        <w:fldChar w:fldCharType="end"/>
      </w:r>
    </w:p>
    <w:p w14:paraId="16CD502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#I03QIVL goes here</w:t>
      </w:r>
    </w:p>
    <w:p w14:paraId="5D87DD1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im.id="I03QRQC"</w:instrText>
      </w:r>
      <w:r w:rsidRPr="00A25529">
        <w:fldChar w:fldCharType="end"/>
      </w:r>
    </w:p>
    <w:p w14:paraId="403A037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#I03QRQC goes here</w:t>
      </w:r>
    </w:p>
    <w:p w14:paraId="0CA4B27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im.id="I067ORH"</w:instrText>
      </w:r>
      <w:r w:rsidRPr="00A25529">
        <w:fldChar w:fldCharType="end"/>
      </w:r>
    </w:p>
    <w:p w14:paraId="255F7A3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#I067ORH goes here</w:t>
      </w:r>
    </w:p>
    <w:p w14:paraId="5ADF600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im.id="I03RXN9"</w:instrText>
      </w:r>
      <w:r w:rsidRPr="00A25529">
        <w:fldChar w:fldCharType="end"/>
      </w:r>
    </w:p>
    <w:p w14:paraId="467499AE"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#I03RXN9 goes here</w:t>
      </w:r>
    </w:p>
    <w:p w14:paraId="02388294"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im.id="I03S6HV"</w:instrText>
      </w:r>
      <w:r w:rsidRPr="00A25529">
        <w:fldChar w:fldCharType="end"/>
      </w:r>
    </w:p>
    <w:p w14:paraId="4CF61D7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#I03S6HV goes here</w:t>
      </w:r>
    </w:p>
    <w:p w14:paraId="18D62752" w14:textId="77777777" w:rsidR="00FB29D8" w:rsidRPr="00A25529" w:rsidRDefault="00FB29D8">
      <w:pPr>
        <w:pStyle w:val="pxformnotes"/>
        <w:jc w:val="center"/>
        <w:rPr>
          <w:sz w:val="24"/>
          <w:szCs w:val="24"/>
        </w:rPr>
      </w:pPr>
      <w:r w:rsidRPr="00A25529">
        <w:rPr>
          <w:rStyle w:val="pxvis"/>
          <w:rFonts w:cs="Arial"/>
          <w:bCs/>
          <w:sz w:val="50"/>
          <w:rPrChange w:id="5946" w:author="Cara Cardinale" w:date="2025-03-04T10:36:00Z">
            <w:rPr>
              <w:rStyle w:val="pxvis"/>
              <w:rFonts w:cs="Arial"/>
              <w:bCs/>
            </w:rPr>
          </w:rPrChange>
        </w:rPr>
        <w:t>Notes to Form</w:t>
      </w:r>
    </w:p>
    <w:p w14:paraId="6AAF3646" w14:textId="77777777" w:rsidR="00FB29D8" w:rsidRPr="00A25529" w:rsidRDefault="00FB29D8">
      <w:pPr>
        <w:pStyle w:val="pxformnotes"/>
        <w:rPr>
          <w:sz w:val="24"/>
          <w:szCs w:val="24"/>
        </w:rPr>
      </w:pPr>
    </w:p>
    <w:p w14:paraId="5EC21231" w14:textId="77777777" w:rsidR="00FB29D8" w:rsidRPr="00A25529" w:rsidRDefault="00FB29D8">
      <w:pPr>
        <w:pStyle w:val="pxformnote"/>
        <w:spacing w:before="180"/>
      </w:pPr>
      <w:del w:id="5947" w:author="Cara Cardinale" w:date="2025-01-14T20:47:00Z">
        <w:r w:rsidRPr="00A25529" w:rsidDel="00CF1278">
          <w:delText>Drafter's Note</w:delText>
        </w:r>
      </w:del>
      <w:r w:rsidRPr="00A25529">
        <w:t xml:space="preserve"> </w:t>
      </w:r>
    </w:p>
    <w:p w14:paraId="5640B7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The above form, revised 12/22,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url.ref.id="I05S9JW"</w:instrText>
      </w:r>
      <w:r w:rsidRPr="00A25529">
        <w:rPr>
          <w:rStyle w:val="pxurl"/>
        </w:rPr>
        <w:fldChar w:fldCharType="end"/>
      </w:r>
      <w:r w:rsidRPr="00A25529">
        <w:rPr>
          <w:rStyle w:val="pxurl"/>
        </w:rPr>
        <w:t>http://www.dos.ny.gov</w:t>
      </w:r>
      <w:r w:rsidRPr="00A25529">
        <w:t>, and is reprinted here for illustrative purposes.</w:t>
      </w:r>
    </w:p>
    <w:p w14:paraId="0BD8BA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Any number of amendments or changes may be included in one certificate of amendment under </w:t>
      </w:r>
      <w:r w:rsidRPr="00A25529">
        <w:rPr>
          <w:rStyle w:val="pxst"/>
          <w:color w:val="FF0000"/>
          <w:vertAlign w:val="superscript"/>
        </w:rPr>
        <w:t>►</w:t>
      </w:r>
      <w:r w:rsidRPr="00A25529">
        <w:rPr>
          <w:rStyle w:val="pxst"/>
        </w:rPr>
        <w:fldChar w:fldCharType="begin"/>
      </w:r>
      <w:r w:rsidRPr="00A25529">
        <w:rPr>
          <w:rStyle w:val="pxst"/>
        </w:rPr>
        <w:instrText>st.ref.id="I05O1UK"</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803</w:t>
      </w:r>
      <w:r w:rsidRPr="00A25529">
        <w:t xml:space="preserve">. The certificate of amendment may also include any amendments or changes permitted by other sections of the Not-for-Profit Corporation Law. In such case, the certificate of amendment must set forth any additional statement required by any other section of the Not-for-Profit Corporation Law which specifies the contents of a certificate to effect such amendment or change. </w:t>
      </w:r>
      <w:r w:rsidRPr="00A25529">
        <w:rPr>
          <w:rStyle w:val="pxst"/>
          <w:color w:val="FF0000"/>
          <w:vertAlign w:val="superscript"/>
        </w:rPr>
        <w:t>►</w:t>
      </w:r>
      <w:r w:rsidRPr="00A25529">
        <w:rPr>
          <w:rStyle w:val="pxst"/>
        </w:rPr>
        <w:fldChar w:fldCharType="begin"/>
      </w:r>
      <w:r w:rsidRPr="00A25529">
        <w:rPr>
          <w:rStyle w:val="pxst"/>
        </w:rPr>
        <w:instrText>st.ref.id="I05JU58"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w:t>
      </w:r>
      <w:r w:rsidRPr="00A25529">
        <w:t>.</w:t>
      </w:r>
    </w:p>
    <w:p w14:paraId="1484DC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Certain consents or approvals must be endorsed or attached to the certificate of amendment in instances where the amendment: (1) adds, changes, or eliminates a purpose, power, or provision the inclusion of which in a certificate of incorporation requires the consent or approval of a governmental body or officer or any other person or body; or (2) changes the name of a corporation whose certificate of incorporation had such consent or approval. </w:t>
      </w:r>
      <w:r w:rsidRPr="00A25529">
        <w:rPr>
          <w:rStyle w:val="pxst"/>
          <w:color w:val="FF0000"/>
          <w:vertAlign w:val="superscript"/>
        </w:rPr>
        <w:t>►</w:t>
      </w:r>
      <w:r w:rsidRPr="00A25529">
        <w:rPr>
          <w:rStyle w:val="pxst"/>
        </w:rPr>
        <w:fldChar w:fldCharType="begin"/>
      </w:r>
      <w:r w:rsidRPr="00A25529">
        <w:rPr>
          <w:rStyle w:val="pxst"/>
        </w:rPr>
        <w:instrText>st.ref.id="I05FMFW"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804(a)</w:t>
      </w:r>
      <w:r w:rsidRPr="00A25529">
        <w:t>.</w:t>
      </w:r>
    </w:p>
    <w:p w14:paraId="48010B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The fee for filing a certificate of amendment, which is subject to change, is currently $30. </w:t>
      </w:r>
      <w:r w:rsidRPr="00A25529">
        <w:rPr>
          <w:rStyle w:val="pxst"/>
          <w:color w:val="FF0000"/>
          <w:vertAlign w:val="superscript"/>
        </w:rPr>
        <w:t>►</w:t>
      </w:r>
      <w:r w:rsidRPr="00A25529">
        <w:rPr>
          <w:rStyle w:val="pxst"/>
        </w:rPr>
        <w:fldChar w:fldCharType="begin"/>
      </w:r>
      <w:r w:rsidRPr="00A25529">
        <w:rPr>
          <w:rStyle w:val="pxst"/>
        </w:rPr>
        <w:instrText>st.ref.id="I006VH0"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104-A(f)</w:t>
      </w:r>
      <w:r w:rsidRPr="00A25529">
        <w:t>.</w:t>
      </w:r>
    </w:p>
    <w:p w14:paraId="6B2193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The Department of State will make, certify, and transmit electronically a copy of the certificate of amendment to the county in which the office of the corporation is located. See </w:t>
      </w:r>
      <w:r w:rsidRPr="00A25529">
        <w:rPr>
          <w:rStyle w:val="pxst"/>
          <w:color w:val="FF0000"/>
          <w:vertAlign w:val="superscript"/>
        </w:rPr>
        <w:t>►</w:t>
      </w:r>
      <w:r w:rsidRPr="00A25529">
        <w:rPr>
          <w:rStyle w:val="pxst"/>
        </w:rPr>
        <w:fldChar w:fldCharType="begin"/>
      </w:r>
      <w:r w:rsidRPr="00A25529">
        <w:rPr>
          <w:rStyle w:val="pxst"/>
        </w:rPr>
        <w:instrText>st.ref.id="I009OLW"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104(g)</w:t>
      </w:r>
      <w:r w:rsidRPr="00A25529">
        <w:t>.</w:t>
      </w:r>
    </w:p>
    <w:p w14:paraId="022EC7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For discussion concerning execution of corporate documents, see </w:t>
      </w:r>
      <w:r w:rsidRPr="00A25529">
        <w:rPr>
          <w:rStyle w:val="pxx"/>
          <w:color w:val="FF0000"/>
          <w:vertAlign w:val="superscript"/>
        </w:rPr>
        <w:t>►</w:t>
      </w:r>
      <w:r w:rsidRPr="00A25529">
        <w:rPr>
          <w:rStyle w:val="pxx"/>
        </w:rPr>
        <w:fldChar w:fldCharType="begin"/>
      </w:r>
      <w:r w:rsidRPr="00A25529">
        <w:rPr>
          <w:rStyle w:val="pxx"/>
        </w:rPr>
        <w:instrText>x.ref.id="I00CHQS"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30:34</w:t>
      </w:r>
      <w:r w:rsidRPr="00A25529">
        <w:t>.</w:t>
      </w:r>
    </w:p>
    <w:p w14:paraId="57AC53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For form drafting principles for amendments to a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x.ref.id="I00FAVO"</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090A9A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A certificate of amendment of a certificate of incorporation must be entitled </w:t>
      </w:r>
      <w:r w:rsidRPr="00A25529">
        <w:rPr>
          <w:vanish/>
        </w:rPr>
        <w:t>&amp;ldquo;</w:t>
      </w:r>
      <w:r w:rsidRPr="00A25529">
        <w:rPr>
          <w:rStyle w:val="pxvis"/>
          <w:rFonts w:ascii="Times NewRoman" w:hAnsi="Times NewRoman"/>
          <w:b w:val="0"/>
          <w:sz w:val="24"/>
        </w:rPr>
        <w:t>“</w:t>
      </w:r>
      <w:r w:rsidRPr="00A25529">
        <w:t xml:space="preserve">Certificate of Amendment of the Certificate of Incorporation of </w:t>
      </w:r>
      <w:r w:rsidRPr="00A25529">
        <w:rPr>
          <w:rStyle w:val="pxi"/>
          <w:i/>
          <w:iCs/>
        </w:rPr>
        <w:t>(Name of Corporation)</w:t>
      </w:r>
      <w:r w:rsidRPr="00A25529">
        <w:t xml:space="preserve"> Under </w:t>
      </w:r>
      <w:r w:rsidRPr="00A25529">
        <w:rPr>
          <w:vanish/>
        </w:rPr>
        <w:t>&amp;s;</w:t>
      </w:r>
      <w:r w:rsidRPr="00A25529">
        <w:rPr>
          <w:rStyle w:val="pxvis"/>
          <w:rFonts w:ascii="Times NewRoman" w:hAnsi="Times NewRoman"/>
          <w:b w:val="0"/>
          <w:sz w:val="24"/>
        </w:rPr>
        <w:t>§</w:t>
      </w:r>
      <w:r w:rsidRPr="00A25529">
        <w:t>803 of the N.Y. Not-for-Profit Corporation Law.</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st.ref.id="I00I40K"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76DBDFC4" w14:textId="77777777" w:rsidR="00FB29D8" w:rsidRPr="00A25529" w:rsidDel="00ED7BE1" w:rsidRDefault="00FB29D8">
      <w:pPr>
        <w:pStyle w:val="pxformrefn"/>
        <w:rPr>
          <w:del w:id="5948" w:author="Cara Cardinale" w:date="2025-01-28T10:27:00Z"/>
        </w:rPr>
      </w:pPr>
      <w:del w:id="5949" w:author="Cara Cardinale" w:date="2025-01-28T10:27:00Z">
        <w:r w:rsidRPr="00A25529" w:rsidDel="00ED7BE1">
          <w:delText xml:space="preserve">Paragraph 1. </w:delText>
        </w:r>
      </w:del>
    </w:p>
    <w:p w14:paraId="6C246001" w14:textId="77777777" w:rsidR="00FB29D8" w:rsidRPr="00A25529" w:rsidDel="00ED7BE1" w:rsidRDefault="00FB29D8">
      <w:pPr>
        <w:pStyle w:val="pxformrefnote"/>
        <w:spacing w:before="180"/>
        <w:rPr>
          <w:del w:id="5950" w:author="Cara Cardinale" w:date="2025-01-28T10:27:00Z"/>
        </w:rPr>
      </w:pPr>
      <w:del w:id="5951" w:author="Cara Cardinale" w:date="2025-01-14T20:47:00Z">
        <w:r w:rsidRPr="00A25529" w:rsidDel="00CF1278">
          <w:delText>Drafter's Note</w:delText>
        </w:r>
      </w:del>
      <w:del w:id="5952" w:author="Cara Cardinale" w:date="2025-01-28T10:27:00Z">
        <w:r w:rsidRPr="00A25529" w:rsidDel="00ED7BE1">
          <w:delText xml:space="preserve"> </w:delText>
        </w:r>
      </w:del>
    </w:p>
    <w:p w14:paraId="4A8405AB" w14:textId="77777777" w:rsidR="00FB29D8" w:rsidRPr="00A25529" w:rsidDel="00ED7BE1" w:rsidRDefault="00FB29D8">
      <w:pPr>
        <w:pStyle w:val="pxformrefp"/>
        <w:rPr>
          <w:del w:id="5953" w:author="Cara Cardinale" w:date="2025-01-28T10:27:00Z"/>
        </w:rPr>
      </w:pPr>
      <w:del w:id="5954" w:author="Cara Cardinale" w:date="2025-01-28T10:27:00Z">
        <w:r w:rsidRPr="00A25529" w:rsidDel="00ED7BE1">
          <w:delText xml:space="preserve"> </w:delText>
        </w:r>
        <w:r w:rsidRPr="00A25529" w:rsidDel="00ED7BE1">
          <w:rPr>
            <w:rStyle w:val="pxvis"/>
            <w:rFonts w:ascii="Times NewRoman" w:hAnsi="Times NewRoman"/>
            <w:b w:val="0"/>
            <w:sz w:val="24"/>
          </w:rPr>
          <w:tab/>
        </w:r>
        <w:r w:rsidRPr="00A25529" w:rsidDel="00ED7BE1">
          <w:rPr>
            <w:color w:val="FF0000"/>
            <w:vertAlign w:val="superscript"/>
          </w:rPr>
          <w:delText>►</w:delText>
        </w:r>
        <w:r w:rsidRPr="00A25529" w:rsidDel="00ED7BE1">
          <w:fldChar w:fldCharType="begin"/>
        </w:r>
        <w:r w:rsidRPr="00A25529" w:rsidDel="00ED7BE1">
          <w:delInstrText>p.ct.id="f2fd26a0b92511efa75bc0a5c2da1858|198|30:187"</w:delInstrText>
        </w:r>
        <w:r w:rsidRPr="00A25529" w:rsidDel="00ED7BE1">
          <w:fldChar w:fldCharType="end"/>
        </w:r>
        <w:r w:rsidRPr="00A25529" w:rsidDel="00ED7BE1">
          <w:delText xml:space="preserve">The Certificate of Amendment must include the name of the corporation and, if the name has been changed, the name under which the corporation was formed. </w:delText>
        </w:r>
        <w:r w:rsidRPr="00A25529" w:rsidDel="00ED7BE1">
          <w:rPr>
            <w:rStyle w:val="pxst"/>
            <w:color w:val="FF0000"/>
            <w:vertAlign w:val="superscript"/>
          </w:rPr>
          <w:delText>►</w:delText>
        </w:r>
        <w:r w:rsidRPr="00A25529" w:rsidDel="00ED7BE1">
          <w:rPr>
            <w:rStyle w:val="pxst"/>
          </w:rPr>
          <w:fldChar w:fldCharType="begin"/>
        </w:r>
        <w:r w:rsidRPr="00A25529" w:rsidDel="00ED7BE1">
          <w:rPr>
            <w:rStyle w:val="pxst"/>
          </w:rPr>
          <w:delInstrText>st.ref.id="I00KX5G"</w:delInstrText>
        </w:r>
        <w:r w:rsidRPr="00A25529" w:rsidDel="00ED7BE1">
          <w:rPr>
            <w:rStyle w:val="pxst"/>
          </w:rPr>
          <w:fldChar w:fldCharType="end"/>
        </w:r>
        <w:r w:rsidRPr="00A25529" w:rsidDel="00ED7BE1">
          <w:rPr>
            <w:rStyle w:val="pxst"/>
          </w:rPr>
          <w:delText xml:space="preserve">N-PCL </w:delText>
        </w:r>
        <w:r w:rsidRPr="00A25529" w:rsidDel="00ED7BE1">
          <w:rPr>
            <w:rStyle w:val="pxst"/>
            <w:vanish/>
          </w:rPr>
          <w:delText>&amp;s;</w:delText>
        </w:r>
        <w:r w:rsidRPr="00A25529" w:rsidDel="00ED7BE1">
          <w:rPr>
            <w:rStyle w:val="pxvis"/>
            <w:rFonts w:ascii="Times NewRoman" w:hAnsi="Times NewRoman"/>
            <w:b w:val="0"/>
            <w:sz w:val="24"/>
          </w:rPr>
          <w:delText>§</w:delText>
        </w:r>
        <w:r w:rsidRPr="00A25529" w:rsidDel="00ED7BE1">
          <w:rPr>
            <w:rStyle w:val="pxst"/>
          </w:rPr>
          <w:delText>803(a)(1)</w:delText>
        </w:r>
        <w:r w:rsidRPr="00A25529" w:rsidDel="00ED7BE1">
          <w:delText>.</w:delText>
        </w:r>
      </w:del>
    </w:p>
    <w:p w14:paraId="45DA3BF9" w14:textId="77777777" w:rsidR="00FB29D8" w:rsidRPr="00A25529" w:rsidRDefault="00FB29D8">
      <w:pPr>
        <w:pStyle w:val="pxformrefrr"/>
        <w:rPr>
          <w:sz w:val="24"/>
          <w:szCs w:val="24"/>
        </w:rPr>
      </w:pPr>
      <w:r w:rsidRPr="00A25529">
        <w:rPr>
          <w:rStyle w:val="pxvis"/>
          <w:rFonts w:cs="Arial"/>
          <w:bCs/>
          <w:sz w:val="50"/>
          <w:rPrChange w:id="5955" w:author="Cara Cardinale" w:date="2025-03-04T10:36:00Z">
            <w:rPr>
              <w:rStyle w:val="pxvis"/>
              <w:rFonts w:cs="Arial"/>
              <w:bCs/>
            </w:rPr>
          </w:rPrChange>
        </w:rPr>
        <w:t>Research References</w:t>
      </w:r>
    </w:p>
    <w:p w14:paraId="603BAAE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tk.ref.id="I00NQAC"</w:instrText>
      </w:r>
      <w:r w:rsidRPr="00A25529">
        <w:rPr>
          <w:rStyle w:val="pxtk"/>
        </w:rPr>
        <w:fldChar w:fldCharType="end"/>
      </w:r>
      <w:r w:rsidRPr="00A25529">
        <w:rPr>
          <w:rStyle w:val="pxtk"/>
        </w:rPr>
        <w:t>West's Key Number Digest, Corporations and Business Organizations &amp;key;3374</w:t>
      </w:r>
    </w:p>
    <w:p w14:paraId="6C184BE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rc.ref.id="I00QJF8"</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15</w:t>
      </w:r>
      <w:ins w:id="5956" w:author="Cara Cardinale" w:date="2025-01-19T18:39:00Z">
        <w:r w:rsidR="00813449" w:rsidRPr="00A25529">
          <w:rPr>
            <w:rStyle w:val="pxrc"/>
          </w:rPr>
          <w:t>4</w:t>
        </w:r>
      </w:ins>
      <w:del w:id="5957" w:author="Cara Cardinale" w:date="2025-01-19T18:39:00Z">
        <w:r w:rsidRPr="00A25529" w:rsidDel="00813449">
          <w:rPr>
            <w:rStyle w:val="pxrc"/>
          </w:rPr>
          <w:delText>7</w:delText>
        </w:r>
      </w:del>
    </w:p>
    <w:p w14:paraId="7B2439D9" w14:textId="77777777" w:rsidR="00FB29D8" w:rsidRPr="00A25529" w:rsidRDefault="00FB29D8">
      <w:pPr>
        <w:pStyle w:val="pxs"/>
        <w:spacing w:before="180"/>
        <w:rPr>
          <w:rPrChange w:id="5958" w:author="Cara Cardinale" w:date="2025-03-04T10:36:00Z">
            <w:rPr>
              <w:sz w:val="27"/>
            </w:rPr>
          </w:rPrChange>
        </w:rPr>
      </w:pPr>
      <w:r w:rsidRPr="00A25529">
        <w:rPr>
          <w:rPrChange w:id="5959" w:author="Cara Cardinale" w:date="2025-03-04T10:36:00Z">
            <w:rPr>
              <w:sz w:val="27"/>
            </w:rPr>
          </w:rPrChange>
        </w:rPr>
        <w:t>30:188. Certificate of amendment of certificate of incorporation</w:t>
      </w:r>
      <w:r w:rsidRPr="00A25529">
        <w:rPr>
          <w:rStyle w:val="pxsep"/>
        </w:rPr>
        <w:t xml:space="preserve">-- </w:t>
      </w:r>
      <w:r w:rsidRPr="00A25529">
        <w:rPr>
          <w:rPrChange w:id="5960" w:author="Cara Cardinale" w:date="2025-03-04T10:36:00Z">
            <w:rPr>
              <w:sz w:val="27"/>
            </w:rPr>
          </w:rPrChange>
        </w:rPr>
        <w:t>Foreign corporation</w:t>
      </w:r>
      <w:r w:rsidRPr="00A25529">
        <w:rPr>
          <w:rStyle w:val="pxsep"/>
        </w:rPr>
        <w:t xml:space="preserve">-- </w:t>
      </w:r>
      <w:r w:rsidRPr="00A25529">
        <w:rPr>
          <w:rPrChange w:id="5961" w:author="Cara Cardinale" w:date="2025-03-04T10:36:00Z">
            <w:rPr>
              <w:sz w:val="27"/>
            </w:rPr>
          </w:rPrChange>
        </w:rPr>
        <w:t>Official form</w:t>
      </w:r>
    </w:p>
    <w:p w14:paraId="37CC39BC" w14:textId="77777777" w:rsidR="00FB29D8" w:rsidRPr="00A25529" w:rsidRDefault="00FB29D8">
      <w:pPr>
        <w:pStyle w:val="pxov"/>
        <w:rPr>
          <w:vanish/>
        </w:rPr>
      </w:pPr>
      <w:r w:rsidRPr="00A25529">
        <w:rPr>
          <w:vanish/>
        </w:rPr>
        <w:t>NFP</w:t>
      </w:r>
    </w:p>
    <w:p w14:paraId="30CFBD89" w14:textId="77777777" w:rsidR="00FB29D8" w:rsidRPr="00A25529" w:rsidRDefault="00FB29D8">
      <w:pPr>
        <w:pStyle w:val="pxov"/>
        <w:rPr>
          <w:vanish/>
        </w:rPr>
      </w:pPr>
      <w:r w:rsidRPr="00A25529">
        <w:rPr>
          <w:vanish/>
        </w:rPr>
        <w:t>COL</w:t>
      </w:r>
    </w:p>
    <w:p w14:paraId="2CA6FB40" w14:textId="77777777" w:rsidR="00FB29D8" w:rsidRPr="00A25529" w:rsidRDefault="00FB29D8">
      <w:pPr>
        <w:pStyle w:val="pxov"/>
        <w:rPr>
          <w:vanish/>
        </w:rPr>
      </w:pPr>
      <w:r w:rsidRPr="00A25529">
        <w:rPr>
          <w:vanish/>
        </w:rPr>
        <w:t>FCV</w:t>
      </w:r>
    </w:p>
    <w:p w14:paraId="1D018EDC" w14:textId="77777777" w:rsidR="00FB29D8" w:rsidRPr="00A25529" w:rsidRDefault="00FB29D8">
      <w:pPr>
        <w:pStyle w:val="pxov"/>
        <w:rPr>
          <w:vanish/>
        </w:rPr>
      </w:pPr>
      <w:r w:rsidRPr="00A25529">
        <w:rPr>
          <w:vanish/>
        </w:rPr>
        <w:t>FTR</w:t>
      </w:r>
    </w:p>
    <w:p w14:paraId="5FD241C5" w14:textId="77777777" w:rsidR="00FB29D8" w:rsidRPr="00A25529" w:rsidRDefault="00FB29D8">
      <w:pPr>
        <w:pStyle w:val="pxov"/>
        <w:rPr>
          <w:vanish/>
        </w:rPr>
      </w:pPr>
      <w:r w:rsidRPr="00A25529">
        <w:rPr>
          <w:vanish/>
        </w:rPr>
        <w:t>EFM</w:t>
      </w:r>
    </w:p>
    <w:p w14:paraId="20321715" w14:textId="77777777" w:rsidR="00FB29D8" w:rsidRPr="00A25529" w:rsidRDefault="00FB29D8">
      <w:pPr>
        <w:pStyle w:val="pxov"/>
        <w:rPr>
          <w:vanish/>
        </w:rPr>
      </w:pPr>
      <w:r w:rsidRPr="00A25529">
        <w:rPr>
          <w:vanish/>
        </w:rPr>
        <w:t>EBL</w:t>
      </w:r>
    </w:p>
    <w:p w14:paraId="3CAC456A" w14:textId="77777777" w:rsidR="00FB29D8" w:rsidRPr="00A25529" w:rsidRDefault="00FB29D8">
      <w:pPr>
        <w:pStyle w:val="pxov"/>
        <w:rPr>
          <w:vanish/>
        </w:rPr>
      </w:pPr>
      <w:r w:rsidRPr="00A25529">
        <w:rPr>
          <w:vanish/>
        </w:rPr>
        <w:t>TEM</w:t>
      </w:r>
    </w:p>
    <w:p w14:paraId="37EFC39B" w14:textId="77777777" w:rsidR="00FB29D8" w:rsidRPr="00A25529" w:rsidRDefault="00FB29D8">
      <w:pPr>
        <w:pStyle w:val="pxov"/>
        <w:rPr>
          <w:vanish/>
        </w:rPr>
      </w:pPr>
      <w:r w:rsidRPr="00A25529">
        <w:rPr>
          <w:vanish/>
        </w:rPr>
        <w:t>MTD</w:t>
      </w:r>
    </w:p>
    <w:p w14:paraId="042FF1D2"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form.fid="Id56822b01b6411e684899cfd92da4eb0"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ib.ct.id="f2fd26a0b92511efa75bc0a5c2da1858|199|30:188"</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im.id="I05OSW6"</w:instrText>
      </w:r>
      <w:r w:rsidRPr="00A25529">
        <w:fldChar w:fldCharType="end"/>
      </w:r>
    </w:p>
    <w:p w14:paraId="3E5CB6F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im.id="I04C5OA"</w:instrText>
      </w:r>
      <w:r w:rsidRPr="00A25529">
        <w:fldChar w:fldCharType="end"/>
      </w:r>
      <w:r w:rsidRPr="00A25529">
        <w:fldChar w:fldCharType="begin"/>
      </w:r>
      <w:r w:rsidRPr="00A25529">
        <w:instrText>im.suppress.online="yes"</w:instrText>
      </w:r>
      <w:r w:rsidRPr="00A25529">
        <w:fldChar w:fldCharType="end"/>
      </w:r>
    </w:p>
    <w:p w14:paraId="05E40BF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#I04C5OA goes here</w:t>
      </w:r>
    </w:p>
    <w:p w14:paraId="18AC6564"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im.id="I02UVFO"</w:instrText>
      </w:r>
      <w:r w:rsidRPr="00A25529">
        <w:fldChar w:fldCharType="end"/>
      </w:r>
      <w:r w:rsidRPr="00A25529">
        <w:fldChar w:fldCharType="begin"/>
      </w:r>
      <w:r w:rsidRPr="00A25529">
        <w:instrText>im.suppress.online="yes"</w:instrText>
      </w:r>
      <w:r w:rsidRPr="00A25529">
        <w:fldChar w:fldCharType="end"/>
      </w:r>
    </w:p>
    <w:p w14:paraId="28BA729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#I02UVFO goes here</w:t>
      </w:r>
    </w:p>
    <w:p w14:paraId="13C9D1DC" w14:textId="77777777" w:rsidR="00FB29D8" w:rsidRPr="00A25529" w:rsidRDefault="00FB29D8">
      <w:pPr>
        <w:pStyle w:val="pxformnotes"/>
        <w:jc w:val="center"/>
        <w:rPr>
          <w:sz w:val="24"/>
          <w:szCs w:val="24"/>
        </w:rPr>
      </w:pPr>
      <w:r w:rsidRPr="00A25529">
        <w:rPr>
          <w:rStyle w:val="pxvis"/>
          <w:rFonts w:cs="Arial"/>
          <w:bCs/>
          <w:sz w:val="50"/>
          <w:rPrChange w:id="5962" w:author="Cara Cardinale" w:date="2025-03-04T10:36:00Z">
            <w:rPr>
              <w:rStyle w:val="pxvis"/>
              <w:rFonts w:cs="Arial"/>
              <w:bCs/>
            </w:rPr>
          </w:rPrChange>
        </w:rPr>
        <w:t>Notes to Form</w:t>
      </w:r>
    </w:p>
    <w:p w14:paraId="4084ACB4" w14:textId="77777777" w:rsidR="00FB29D8" w:rsidRPr="00A25529" w:rsidRDefault="00FB29D8">
      <w:pPr>
        <w:pStyle w:val="pxformnotes"/>
        <w:rPr>
          <w:sz w:val="24"/>
          <w:szCs w:val="24"/>
        </w:rPr>
      </w:pPr>
    </w:p>
    <w:p w14:paraId="3CE24FAE" w14:textId="77777777" w:rsidR="00FB29D8" w:rsidRPr="00A25529" w:rsidRDefault="00FB29D8">
      <w:pPr>
        <w:pStyle w:val="pxformnote"/>
        <w:spacing w:before="180"/>
      </w:pPr>
      <w:del w:id="5963" w:author="Cara Cardinale" w:date="2025-01-14T20:47:00Z">
        <w:r w:rsidRPr="00A25529" w:rsidDel="00CF1278">
          <w:delText>Drafter's Note</w:delText>
        </w:r>
      </w:del>
      <w:r w:rsidRPr="00A25529">
        <w:t xml:space="preserve"> </w:t>
      </w:r>
    </w:p>
    <w:p w14:paraId="51179B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p.ct.id="f2fd26a0b92511efa75bc0a5c2da1858|199|30:188"</w:instrText>
      </w:r>
      <w:r w:rsidRPr="00A25529">
        <w:fldChar w:fldCharType="end"/>
      </w:r>
      <w:r w:rsidRPr="00A25529">
        <w:t xml:space="preserve">The above form, revised 2/16,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url.ref.id="I05S9JM"</w:instrText>
      </w:r>
      <w:r w:rsidRPr="00A25529">
        <w:rPr>
          <w:rStyle w:val="pxurl"/>
        </w:rPr>
        <w:fldChar w:fldCharType="end"/>
      </w:r>
      <w:r w:rsidRPr="00A25529">
        <w:rPr>
          <w:rStyle w:val="pxurl"/>
        </w:rPr>
        <w:t>http://www.dos.ny.gov</w:t>
      </w:r>
      <w:r w:rsidRPr="00A25529">
        <w:t>, and is reprinted here for illustrative purposes.</w:t>
      </w:r>
    </w:p>
    <w:p w14:paraId="11AECC8C" w14:textId="77777777" w:rsidR="00FB29D8" w:rsidRPr="00A25529" w:rsidRDefault="00FB29D8">
      <w:pPr>
        <w:pStyle w:val="pxformrr"/>
        <w:rPr>
          <w:sz w:val="24"/>
          <w:szCs w:val="24"/>
        </w:rPr>
      </w:pPr>
      <w:r w:rsidRPr="00A25529">
        <w:rPr>
          <w:rStyle w:val="pxvis"/>
          <w:rFonts w:cs="Arial"/>
          <w:bCs/>
          <w:sz w:val="50"/>
          <w:rPrChange w:id="5964" w:author="Cara Cardinale" w:date="2025-03-04T10:36:00Z">
            <w:rPr>
              <w:rStyle w:val="pxvis"/>
              <w:rFonts w:cs="Arial"/>
              <w:bCs/>
            </w:rPr>
          </w:rPrChange>
        </w:rPr>
        <w:t>Research References</w:t>
      </w:r>
    </w:p>
    <w:p w14:paraId="79E9C0F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tk.ref.id="I05O1UA"</w:instrText>
      </w:r>
      <w:r w:rsidRPr="00A25529">
        <w:rPr>
          <w:rStyle w:val="pxtk"/>
        </w:rPr>
        <w:fldChar w:fldCharType="end"/>
      </w:r>
      <w:r w:rsidRPr="00A25529">
        <w:rPr>
          <w:rStyle w:val="pxtk"/>
        </w:rPr>
        <w:t>West's Key Number Digest, Corporations and Business Organizations &amp;key;3374</w:t>
      </w:r>
    </w:p>
    <w:p w14:paraId="179CC71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rc.ref.id="I05JU4Y"</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15</w:t>
      </w:r>
      <w:ins w:id="5965" w:author="Cara Cardinale" w:date="2025-01-19T18:39:00Z">
        <w:r w:rsidR="00813449" w:rsidRPr="00A25529">
          <w:rPr>
            <w:rStyle w:val="pxrc"/>
          </w:rPr>
          <w:t>4</w:t>
        </w:r>
      </w:ins>
      <w:del w:id="5966" w:author="Cara Cardinale" w:date="2025-01-19T18:39:00Z">
        <w:r w:rsidRPr="00A25529" w:rsidDel="00813449">
          <w:rPr>
            <w:rStyle w:val="pxrc"/>
          </w:rPr>
          <w:delText>7</w:delText>
        </w:r>
      </w:del>
    </w:p>
    <w:p w14:paraId="748E3423" w14:textId="77777777" w:rsidR="00FB29D8" w:rsidRPr="00A25529" w:rsidRDefault="00FB29D8">
      <w:pPr>
        <w:pStyle w:val="pxs"/>
        <w:spacing w:before="180"/>
        <w:rPr>
          <w:rPrChange w:id="5967" w:author="Cara Cardinale" w:date="2025-03-04T10:36:00Z">
            <w:rPr>
              <w:sz w:val="27"/>
            </w:rPr>
          </w:rPrChange>
        </w:rPr>
      </w:pPr>
      <w:r w:rsidRPr="00A25529">
        <w:rPr>
          <w:rPrChange w:id="5968" w:author="Cara Cardinale" w:date="2025-03-04T10:36:00Z">
            <w:rPr>
              <w:sz w:val="27"/>
            </w:rPr>
          </w:rPrChange>
        </w:rPr>
        <w:t>30:189. Directors' resolution authorizing filing of restated certificate of incorporation</w:t>
      </w:r>
    </w:p>
    <w:p w14:paraId="0E7315CF" w14:textId="77777777" w:rsidR="00FB29D8" w:rsidRPr="00A25529" w:rsidRDefault="00FB29D8">
      <w:pPr>
        <w:pStyle w:val="pxov"/>
        <w:rPr>
          <w:vanish/>
        </w:rPr>
      </w:pPr>
      <w:r w:rsidRPr="00A25529">
        <w:rPr>
          <w:vanish/>
        </w:rPr>
        <w:t>FMS</w:t>
      </w:r>
    </w:p>
    <w:p w14:paraId="701859AC" w14:textId="77777777" w:rsidR="00FB29D8" w:rsidRPr="00A25529" w:rsidRDefault="00FB29D8">
      <w:pPr>
        <w:pStyle w:val="pxov"/>
        <w:rPr>
          <w:vanish/>
        </w:rPr>
      </w:pPr>
      <w:r w:rsidRPr="00A25529">
        <w:rPr>
          <w:vanish/>
        </w:rPr>
        <w:t>NFP</w:t>
      </w:r>
    </w:p>
    <w:p w14:paraId="71351384" w14:textId="77777777" w:rsidR="00FB29D8" w:rsidRPr="00A25529" w:rsidRDefault="00FB29D8">
      <w:pPr>
        <w:pStyle w:val="pxov"/>
        <w:rPr>
          <w:vanish/>
        </w:rPr>
      </w:pPr>
      <w:r w:rsidRPr="00A25529">
        <w:rPr>
          <w:vanish/>
        </w:rPr>
        <w:t>COL</w:t>
      </w:r>
    </w:p>
    <w:p w14:paraId="1C3AAEDC" w14:textId="77777777" w:rsidR="00FB29D8" w:rsidRPr="00A25529" w:rsidRDefault="00FB29D8">
      <w:pPr>
        <w:pStyle w:val="pxov"/>
        <w:rPr>
          <w:vanish/>
        </w:rPr>
      </w:pPr>
      <w:r w:rsidRPr="00A25529">
        <w:rPr>
          <w:vanish/>
        </w:rPr>
        <w:t>FCV</w:t>
      </w:r>
    </w:p>
    <w:p w14:paraId="1252E3CC" w14:textId="77777777" w:rsidR="00FB29D8" w:rsidRPr="00A25529" w:rsidRDefault="00FB29D8">
      <w:pPr>
        <w:pStyle w:val="pxov"/>
        <w:rPr>
          <w:vanish/>
        </w:rPr>
      </w:pPr>
      <w:r w:rsidRPr="00A25529">
        <w:rPr>
          <w:vanish/>
        </w:rPr>
        <w:t>FTR</w:t>
      </w:r>
    </w:p>
    <w:p w14:paraId="10F9D397" w14:textId="77777777" w:rsidR="00FB29D8" w:rsidRPr="00A25529" w:rsidRDefault="00FB29D8">
      <w:pPr>
        <w:pStyle w:val="pxov"/>
        <w:rPr>
          <w:vanish/>
        </w:rPr>
      </w:pPr>
      <w:r w:rsidRPr="00A25529">
        <w:rPr>
          <w:vanish/>
        </w:rPr>
        <w:t>EBL</w:t>
      </w:r>
    </w:p>
    <w:p w14:paraId="5B371076" w14:textId="77777777" w:rsidR="00FB29D8" w:rsidRPr="00A25529" w:rsidRDefault="00FB29D8">
      <w:pPr>
        <w:pStyle w:val="pxov"/>
        <w:rPr>
          <w:vanish/>
        </w:rPr>
      </w:pPr>
      <w:r w:rsidRPr="00A25529">
        <w:rPr>
          <w:vanish/>
        </w:rPr>
        <w:t>TEM</w:t>
      </w:r>
    </w:p>
    <w:p w14:paraId="6A7F5914" w14:textId="77777777" w:rsidR="00FB29D8" w:rsidRPr="00A25529" w:rsidRDefault="00FB29D8">
      <w:pPr>
        <w:pStyle w:val="pxov"/>
        <w:rPr>
          <w:vanish/>
        </w:rPr>
      </w:pPr>
      <w:r w:rsidRPr="00A25529">
        <w:rPr>
          <w:vanish/>
        </w:rPr>
        <w:t>MTD</w:t>
      </w:r>
    </w:p>
    <w:p w14:paraId="328948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form.fid="Id56849c01b6411e684899cfd92da4eb0"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 xml:space="preserve">Resolved, that pursuant to </w:t>
      </w:r>
      <w:r w:rsidRPr="00A25529">
        <w:rPr>
          <w:rStyle w:val="pxst"/>
          <w:color w:val="FF0000"/>
          <w:vertAlign w:val="superscript"/>
        </w:rPr>
        <w:t>►</w:t>
      </w:r>
      <w:r w:rsidRPr="00A25529">
        <w:rPr>
          <w:rStyle w:val="pxst"/>
        </w:rPr>
        <w:fldChar w:fldCharType="begin"/>
      </w:r>
      <w:r w:rsidRPr="00A25529">
        <w:rPr>
          <w:rStyle w:val="pxst"/>
        </w:rPr>
        <w:instrText>st.ref.id="I00FAVQ"</w:instrText>
      </w:r>
      <w:r w:rsidRPr="00A25529">
        <w:rPr>
          <w:rStyle w:val="pxst"/>
        </w:rPr>
        <w:fldChar w:fldCharType="end"/>
      </w:r>
      <w:r w:rsidRPr="00A25529">
        <w:rPr>
          <w:rStyle w:val="pxst"/>
        </w:rPr>
        <w:t>Section 805 of the Not-for-Profit Corporation Law</w:t>
      </w:r>
      <w:r w:rsidRPr="00A25529">
        <w:t xml:space="preserve">, the President and secretary of this corporation are hereby authorized and directed to execute and file a restated certificate of incorporation </w:t>
      </w:r>
      <w:r w:rsidRPr="00A25529">
        <w:rPr>
          <w:rStyle w:val="pxfinstr"/>
          <w:i/>
          <w:iCs/>
        </w:rPr>
        <w:t xml:space="preserve">[as amended previously without any further amendment or change as it is now in force and effect/and to include in it [specification of one or more of amendments or changes that may be authorized by board under </w:t>
      </w:r>
      <w:r w:rsidRPr="00A25529">
        <w:rPr>
          <w:rStyle w:val="pxfinstr"/>
          <w:i/>
          <w:iCs/>
          <w:vanish/>
        </w:rPr>
        <w:t>&amp;s;</w:t>
      </w:r>
      <w:r w:rsidRPr="00A25529">
        <w:rPr>
          <w:rStyle w:val="pxvis"/>
          <w:rFonts w:ascii="Times NewRoman" w:hAnsi="Times NewRoman"/>
          <w:b w:val="0"/>
          <w:i/>
          <w:iCs/>
          <w:sz w:val="24"/>
        </w:rPr>
        <w:t>§</w:t>
      </w:r>
      <w:r w:rsidRPr="00A25529">
        <w:rPr>
          <w:rStyle w:val="pxfinstr"/>
          <w:i/>
          <w:iCs/>
        </w:rPr>
        <w:t>802(c)]]</w:t>
      </w:r>
      <w:r w:rsidRPr="00A25529">
        <w:t>.</w:t>
      </w:r>
    </w:p>
    <w:p w14:paraId="57B9E5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Such restated certificate of incorporation shall be the certificate of incorporation of the corporation.</w:t>
      </w:r>
    </w:p>
    <w:p w14:paraId="11A3F027" w14:textId="77777777" w:rsidR="00FB29D8" w:rsidRPr="00A25529" w:rsidRDefault="00FB29D8">
      <w:pPr>
        <w:pStyle w:val="pxformnotes"/>
        <w:jc w:val="center"/>
        <w:rPr>
          <w:sz w:val="24"/>
          <w:szCs w:val="24"/>
        </w:rPr>
      </w:pPr>
      <w:r w:rsidRPr="00A25529">
        <w:rPr>
          <w:rStyle w:val="pxvis"/>
          <w:rFonts w:cs="Arial"/>
          <w:bCs/>
          <w:sz w:val="50"/>
          <w:rPrChange w:id="5969" w:author="Cara Cardinale" w:date="2025-03-04T10:36:00Z">
            <w:rPr>
              <w:rStyle w:val="pxvis"/>
              <w:rFonts w:cs="Arial"/>
              <w:bCs/>
            </w:rPr>
          </w:rPrChange>
        </w:rPr>
        <w:t>Notes to Form</w:t>
      </w:r>
    </w:p>
    <w:p w14:paraId="5940C250" w14:textId="77777777" w:rsidR="00FB29D8" w:rsidRPr="00A25529" w:rsidRDefault="00FB29D8">
      <w:pPr>
        <w:pStyle w:val="pxformnotes"/>
        <w:rPr>
          <w:sz w:val="24"/>
          <w:szCs w:val="24"/>
        </w:rPr>
      </w:pPr>
    </w:p>
    <w:p w14:paraId="246B4F1B" w14:textId="77777777" w:rsidR="00FB29D8" w:rsidRPr="00A25529" w:rsidRDefault="00FB29D8">
      <w:pPr>
        <w:pStyle w:val="pxformnote"/>
        <w:spacing w:before="180"/>
      </w:pPr>
      <w:del w:id="5970" w:author="Cara Cardinale" w:date="2025-01-14T20:47:00Z">
        <w:r w:rsidRPr="00A25529" w:rsidDel="00CF1278">
          <w:delText>Drafter's Note</w:delText>
        </w:r>
      </w:del>
      <w:r w:rsidRPr="00A25529">
        <w:t xml:space="preserve"> </w:t>
      </w:r>
    </w:p>
    <w:p w14:paraId="43C682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 xml:space="preserve">A corporation, when authorized by the board of directors, may restate in a single certificate the text of its certificate of incorporation without making any amendment or change thereby, except that it may include any one or more of the amendments or changes which may be authorized by the board without a vote of shareholders or members. See </w:t>
      </w:r>
      <w:r w:rsidRPr="00A25529">
        <w:rPr>
          <w:rStyle w:val="pxst"/>
          <w:color w:val="FF0000"/>
          <w:vertAlign w:val="superscript"/>
        </w:rPr>
        <w:t>►</w:t>
      </w:r>
      <w:r w:rsidRPr="00A25529">
        <w:rPr>
          <w:rStyle w:val="pxst"/>
        </w:rPr>
        <w:fldChar w:fldCharType="begin"/>
      </w:r>
      <w:r w:rsidRPr="00A25529">
        <w:rPr>
          <w:rStyle w:val="pxst"/>
        </w:rPr>
        <w:instrText>st.ref.id="I006VI8"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 xml:space="preserve">. In the alternative, a corporation may restate in a single certificate the text of its certificate of incorporation as amended by the restated certificate, to effect any one or more of the amendments or changes authorized by the N.Y. Not-for-Profit Corporation Law, when authorized by the statutory provision. </w:t>
      </w:r>
      <w:r w:rsidRPr="00A25529">
        <w:rPr>
          <w:rStyle w:val="pxst"/>
          <w:color w:val="FF0000"/>
          <w:vertAlign w:val="superscript"/>
        </w:rPr>
        <w:t>►</w:t>
      </w:r>
      <w:r w:rsidRPr="00A25529">
        <w:rPr>
          <w:rStyle w:val="pxst"/>
        </w:rPr>
        <w:fldChar w:fldCharType="begin"/>
      </w:r>
      <w:r w:rsidRPr="00A25529">
        <w:rPr>
          <w:rStyle w:val="pxst"/>
        </w:rPr>
        <w:instrText>st.ref.id="I009ON4"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w:t>
      </w:r>
      <w:r w:rsidRPr="00A25529">
        <w:t xml:space="preserve">, governing amendment or change. See </w:t>
      </w:r>
      <w:r w:rsidRPr="00A25529">
        <w:rPr>
          <w:rStyle w:val="pxst"/>
          <w:color w:val="FF0000"/>
          <w:vertAlign w:val="superscript"/>
        </w:rPr>
        <w:t>►</w:t>
      </w:r>
      <w:r w:rsidRPr="00A25529">
        <w:rPr>
          <w:rStyle w:val="pxst"/>
        </w:rPr>
        <w:fldChar w:fldCharType="begin"/>
      </w:r>
      <w:r w:rsidRPr="00A25529">
        <w:rPr>
          <w:rStyle w:val="pxst"/>
        </w:rPr>
        <w:instrText>st.ref.id="I00CHS0"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w:t>
      </w:r>
    </w:p>
    <w:p w14:paraId="3190AF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Any amendment or change under these sections of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st.ref.id="I00FAWW"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w:t>
      </w:r>
      <w:r w:rsidRPr="00A25529">
        <w:t xml:space="preserve">) is subject to any other section, not inconsistent with these sections, which would be applicable if a separate certificate were filed to effect the amendment or change. See </w:t>
      </w:r>
      <w:r w:rsidRPr="00A25529">
        <w:rPr>
          <w:rStyle w:val="pxst"/>
          <w:color w:val="FF0000"/>
          <w:vertAlign w:val="superscript"/>
        </w:rPr>
        <w:t>►</w:t>
      </w:r>
      <w:r w:rsidRPr="00A25529">
        <w:rPr>
          <w:rStyle w:val="pxst"/>
        </w:rPr>
        <w:fldChar w:fldCharType="begin"/>
      </w:r>
      <w:r w:rsidRPr="00A25529">
        <w:rPr>
          <w:rStyle w:val="pxst"/>
        </w:rPr>
        <w:instrText>st.ref.id="I00I41S"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805(d)</w:t>
      </w:r>
      <w:r w:rsidRPr="00A25529">
        <w:t>.</w:t>
      </w:r>
    </w:p>
    <w:p w14:paraId="16B7C340" w14:textId="77777777" w:rsidR="00FB29D8" w:rsidRPr="00A25529" w:rsidRDefault="00FB29D8">
      <w:pPr>
        <w:pStyle w:val="pxformrr"/>
        <w:rPr>
          <w:sz w:val="24"/>
          <w:szCs w:val="24"/>
        </w:rPr>
      </w:pPr>
      <w:r w:rsidRPr="00A25529">
        <w:rPr>
          <w:rStyle w:val="pxvis"/>
          <w:rFonts w:cs="Arial"/>
          <w:bCs/>
          <w:sz w:val="50"/>
          <w:rPrChange w:id="5971" w:author="Cara Cardinale" w:date="2025-03-04T10:36:00Z">
            <w:rPr>
              <w:rStyle w:val="pxvis"/>
              <w:rFonts w:cs="Arial"/>
              <w:bCs/>
            </w:rPr>
          </w:rPrChange>
        </w:rPr>
        <w:t>Research References</w:t>
      </w:r>
    </w:p>
    <w:p w14:paraId="22CA1B6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tk.ref.id="I00KX6O"</w:instrText>
      </w:r>
      <w:r w:rsidRPr="00A25529">
        <w:rPr>
          <w:rStyle w:val="pxtk"/>
        </w:rPr>
        <w:fldChar w:fldCharType="end"/>
      </w:r>
      <w:r w:rsidRPr="00A25529">
        <w:rPr>
          <w:rStyle w:val="pxtk"/>
        </w:rPr>
        <w:t>West's Key Number Digest, Corporations and Business Organizations &amp;key;3374</w:t>
      </w:r>
    </w:p>
    <w:p w14:paraId="3E8B391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rc.ref.id="I006VIA"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72" w:author="Cara Cardinale" w:date="2025-01-28T10:30:00Z">
        <w:r w:rsidRPr="00A25529" w:rsidDel="00ED7BE1">
          <w:rPr>
            <w:rStyle w:val="pxrc"/>
          </w:rPr>
          <w:delText>160, 161</w:delText>
        </w:r>
      </w:del>
      <w:ins w:id="5973" w:author="Cara Cardinale" w:date="2025-01-28T10:30:00Z">
        <w:r w:rsidR="00ED7BE1" w:rsidRPr="00A25529">
          <w:rPr>
            <w:rStyle w:val="pxrc"/>
          </w:rPr>
          <w:t>156, 157</w:t>
        </w:r>
      </w:ins>
    </w:p>
    <w:p w14:paraId="7E1A9B18" w14:textId="77777777" w:rsidR="00FB29D8" w:rsidRPr="00A25529" w:rsidRDefault="00FB29D8">
      <w:pPr>
        <w:pStyle w:val="pxs"/>
        <w:spacing w:before="180"/>
        <w:rPr>
          <w:rPrChange w:id="5974" w:author="Cara Cardinale" w:date="2025-03-04T10:36:00Z">
            <w:rPr>
              <w:sz w:val="27"/>
            </w:rPr>
          </w:rPrChange>
        </w:rPr>
      </w:pPr>
      <w:r w:rsidRPr="00A25529">
        <w:rPr>
          <w:rPrChange w:id="5975" w:author="Cara Cardinale" w:date="2025-03-04T10:36:00Z">
            <w:rPr>
              <w:sz w:val="27"/>
            </w:rPr>
          </w:rPrChange>
        </w:rPr>
        <w:t>30:190. Restated certificate of incorporation without new amendments or changes</w:t>
      </w:r>
    </w:p>
    <w:p w14:paraId="5DBCE333" w14:textId="77777777" w:rsidR="00FB29D8" w:rsidRPr="00A25529" w:rsidRDefault="00FB29D8">
      <w:pPr>
        <w:pStyle w:val="pxov"/>
        <w:rPr>
          <w:vanish/>
        </w:rPr>
      </w:pPr>
      <w:r w:rsidRPr="00A25529">
        <w:rPr>
          <w:vanish/>
        </w:rPr>
        <w:t>FMS</w:t>
      </w:r>
    </w:p>
    <w:p w14:paraId="3265028E" w14:textId="77777777" w:rsidR="00FB29D8" w:rsidRPr="00A25529" w:rsidRDefault="00FB29D8">
      <w:pPr>
        <w:pStyle w:val="pxov"/>
        <w:rPr>
          <w:vanish/>
        </w:rPr>
      </w:pPr>
      <w:r w:rsidRPr="00A25529">
        <w:rPr>
          <w:vanish/>
        </w:rPr>
        <w:t>NFP</w:t>
      </w:r>
    </w:p>
    <w:p w14:paraId="681FD20F" w14:textId="77777777" w:rsidR="00FB29D8" w:rsidRPr="00A25529" w:rsidRDefault="00FB29D8">
      <w:pPr>
        <w:pStyle w:val="pxov"/>
        <w:rPr>
          <w:vanish/>
        </w:rPr>
      </w:pPr>
      <w:r w:rsidRPr="00A25529">
        <w:rPr>
          <w:vanish/>
        </w:rPr>
        <w:t>COL</w:t>
      </w:r>
    </w:p>
    <w:p w14:paraId="27CA6670" w14:textId="77777777" w:rsidR="00FB29D8" w:rsidRPr="00A25529" w:rsidRDefault="00FB29D8">
      <w:pPr>
        <w:pStyle w:val="pxov"/>
        <w:rPr>
          <w:vanish/>
        </w:rPr>
      </w:pPr>
      <w:r w:rsidRPr="00A25529">
        <w:rPr>
          <w:vanish/>
        </w:rPr>
        <w:t>FCV</w:t>
      </w:r>
    </w:p>
    <w:p w14:paraId="1AC89A20" w14:textId="77777777" w:rsidR="00FB29D8" w:rsidRPr="00A25529" w:rsidRDefault="00FB29D8">
      <w:pPr>
        <w:pStyle w:val="pxov"/>
        <w:rPr>
          <w:vanish/>
        </w:rPr>
      </w:pPr>
      <w:r w:rsidRPr="00A25529">
        <w:rPr>
          <w:vanish/>
        </w:rPr>
        <w:t>FTR</w:t>
      </w:r>
    </w:p>
    <w:p w14:paraId="1CCD8363" w14:textId="77777777" w:rsidR="00FB29D8" w:rsidRPr="00A25529" w:rsidRDefault="00FB29D8">
      <w:pPr>
        <w:pStyle w:val="pxov"/>
        <w:rPr>
          <w:vanish/>
        </w:rPr>
      </w:pPr>
      <w:r w:rsidRPr="00A25529">
        <w:rPr>
          <w:vanish/>
        </w:rPr>
        <w:t>EBL</w:t>
      </w:r>
    </w:p>
    <w:p w14:paraId="13362491" w14:textId="77777777" w:rsidR="00FB29D8" w:rsidRPr="00A25529" w:rsidRDefault="00FB29D8">
      <w:pPr>
        <w:pStyle w:val="pxov"/>
        <w:rPr>
          <w:vanish/>
        </w:rPr>
      </w:pPr>
      <w:r w:rsidRPr="00A25529">
        <w:rPr>
          <w:vanish/>
        </w:rPr>
        <w:t>TEM</w:t>
      </w:r>
    </w:p>
    <w:p w14:paraId="1F25799D" w14:textId="77777777" w:rsidR="00FB29D8" w:rsidRPr="00A25529" w:rsidRDefault="00FB29D8">
      <w:pPr>
        <w:pStyle w:val="pxov"/>
        <w:rPr>
          <w:vanish/>
        </w:rPr>
      </w:pPr>
      <w:r w:rsidRPr="00A25529">
        <w:rPr>
          <w:vanish/>
        </w:rPr>
        <w:t>MTD</w:t>
      </w:r>
    </w:p>
    <w:p w14:paraId="7BB73294"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form.fid="Id56870d01b6411e684899cfd92da4eb0"</w:instrText>
      </w:r>
      <w:r w:rsidRPr="00A25529">
        <w:fldChar w:fldCharType="end"/>
      </w:r>
    </w:p>
    <w:p w14:paraId="3E1C60F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RESTATED 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st.ref.id="I009ON6"</w:instrText>
      </w:r>
      <w:r w:rsidRPr="00A25529">
        <w:rPr>
          <w:rStyle w:val="pxst"/>
        </w:rPr>
        <w:fldChar w:fldCharType="end"/>
      </w:r>
      <w:r w:rsidRPr="00A25529">
        <w:rPr>
          <w:rStyle w:val="pxst"/>
        </w:rPr>
        <w:t>SECTION 805 OF THE N.Y. NOT-FOR-PROFIT CORPORATION LAW</w:t>
      </w:r>
    </w:p>
    <w:p w14:paraId="61C087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st.ref.id="I00CHS2"</w:instrText>
      </w:r>
      <w:r w:rsidRPr="00A25529">
        <w:rPr>
          <w:rStyle w:val="pxst"/>
        </w:rPr>
        <w:fldChar w:fldCharType="end"/>
      </w:r>
      <w:r w:rsidRPr="00A25529">
        <w:rPr>
          <w:rStyle w:val="pxst"/>
        </w:rPr>
        <w:t>Section 805 of the Not-for-Profit Corporation Law</w:t>
      </w:r>
      <w:r w:rsidRPr="00A25529">
        <w:t>, the undersigned corporation, as authorized by its board of directors, adopts the following restated certificate of incorporation.</w:t>
      </w:r>
    </w:p>
    <w:p w14:paraId="32143958" w14:textId="77777777" w:rsidR="00FB29D8" w:rsidRPr="00A25529" w:rsidRDefault="00FB29D8">
      <w:pPr>
        <w:pStyle w:val="pxformfl"/>
        <w:ind w:left="500"/>
      </w:pPr>
      <w:r w:rsidRPr="00A25529">
        <w:t xml:space="preserve"> </w:t>
      </w:r>
    </w:p>
    <w:p w14:paraId="4CE8B5A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168E2C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name of the corporation is </w:t>
      </w:r>
      <w:r w:rsidRPr="00A25529">
        <w:rPr>
          <w:rStyle w:val="pxfinstr"/>
          <w:i/>
          <w:iCs/>
        </w:rPr>
        <w:t>[name of corporation]</w:t>
      </w:r>
      <w:r w:rsidRPr="00A25529">
        <w:t xml:space="preserve">. </w:t>
      </w:r>
      <w:r w:rsidRPr="00A25529">
        <w:rPr>
          <w:rStyle w:val="pxfinstr"/>
          <w:i/>
          <w:iCs/>
        </w:rPr>
        <w:t>[The name of the corporation has never been changed/The name under which the corporation was originally formed was [former name of corporation]]</w:t>
      </w:r>
      <w:r w:rsidRPr="00A25529">
        <w:t>.</w:t>
      </w:r>
    </w:p>
    <w:p w14:paraId="6753B9B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120974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corporation's certificate of incorporation was filed by the Department of State on </w:t>
      </w:r>
      <w:r w:rsidRPr="00A25529">
        <w:rPr>
          <w:rStyle w:val="pxfinstr"/>
          <w:i/>
          <w:iCs/>
        </w:rPr>
        <w:t>[date of filing certificate of incorporation]</w:t>
      </w:r>
      <w:r w:rsidRPr="00A25529">
        <w:t>, under the N.Y. Not-for-Profit Corporation Law.</w:t>
      </w:r>
    </w:p>
    <w:p w14:paraId="0FD6BBA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3BEABC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This restated certificate of incorporation is authorized by the board of directors of the corporation.</w:t>
      </w:r>
    </w:p>
    <w:p w14:paraId="373D479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44F14C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text of the certificate of incorporation, as previously amended, is hereby restated without further amendment or change to read as follows: </w:t>
      </w:r>
      <w:r w:rsidRPr="00A25529">
        <w:rPr>
          <w:rStyle w:val="pxfinstr"/>
          <w:i/>
          <w:iCs/>
        </w:rPr>
        <w:t>[recitation of complete text]</w:t>
      </w:r>
      <w:r w:rsidRPr="00A25529">
        <w:t>.</w:t>
      </w:r>
    </w:p>
    <w:p w14:paraId="781AE9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In witness whereof, the corporation, through its President and secretary, has executed this restated certificate of incorporation on </w:t>
      </w:r>
      <w:r w:rsidRPr="00A25529">
        <w:rPr>
          <w:rStyle w:val="pxfinstr"/>
          <w:i/>
          <w:iCs/>
        </w:rPr>
        <w:t>[date of execution]</w:t>
      </w:r>
      <w:r w:rsidRPr="00A25529">
        <w:t>.</w:t>
      </w:r>
    </w:p>
    <w:p w14:paraId="3B73F5C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6AA79FF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3BB19390"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2676CF4F"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36FBD4E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76247005"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EEA6D8B"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327965E8"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76474B39"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281DB0A9"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160F0D0D" w14:textId="77777777" w:rsidR="00FB29D8" w:rsidRPr="00A25529" w:rsidRDefault="00FB29D8">
      <w:pPr>
        <w:pStyle w:val="pxformnotes"/>
        <w:jc w:val="center"/>
        <w:rPr>
          <w:sz w:val="24"/>
          <w:szCs w:val="24"/>
        </w:rPr>
      </w:pPr>
      <w:r w:rsidRPr="00A25529">
        <w:rPr>
          <w:rStyle w:val="pxvis"/>
          <w:rFonts w:cs="Arial"/>
          <w:bCs/>
          <w:sz w:val="24"/>
          <w:szCs w:val="24"/>
          <w:rPrChange w:id="5976" w:author="Cara Cardinale" w:date="2025-03-04T10:36:00Z">
            <w:rPr>
              <w:rStyle w:val="pxvis"/>
              <w:rFonts w:cs="Arial"/>
              <w:bCs/>
              <w:szCs w:val="24"/>
            </w:rPr>
          </w:rPrChange>
        </w:rPr>
        <w:t>Notes to Form</w:t>
      </w:r>
    </w:p>
    <w:p w14:paraId="5A747467" w14:textId="77777777" w:rsidR="00FB29D8" w:rsidRPr="00A25529" w:rsidRDefault="00FB29D8">
      <w:pPr>
        <w:pStyle w:val="pxformnotes"/>
        <w:rPr>
          <w:sz w:val="24"/>
          <w:szCs w:val="24"/>
        </w:rPr>
      </w:pPr>
    </w:p>
    <w:p w14:paraId="40A2749A" w14:textId="77777777" w:rsidR="00FB29D8" w:rsidRPr="00A25529" w:rsidRDefault="00FB29D8">
      <w:pPr>
        <w:pStyle w:val="pxformnote"/>
        <w:spacing w:before="180"/>
      </w:pPr>
      <w:del w:id="5977" w:author="Cara Cardinale" w:date="2025-01-14T20:47:00Z">
        <w:r w:rsidRPr="00A25529" w:rsidDel="00CF1278">
          <w:delText>Drafter's Note</w:delText>
        </w:r>
      </w:del>
      <w:r w:rsidRPr="00A25529">
        <w:t xml:space="preserve"> </w:t>
      </w:r>
    </w:p>
    <w:p w14:paraId="336001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A corporation, when authorized by the board of directors, may restate in a single certificate the text of its certificate of incorporation without making any amendment or change thereby, except that it may include any one or more of the amendments or changes which may be authorized by the board without a vote of shareholders or members. See </w:t>
      </w:r>
      <w:r w:rsidRPr="00A25529">
        <w:rPr>
          <w:rStyle w:val="pxst"/>
          <w:color w:val="FF0000"/>
          <w:vertAlign w:val="superscript"/>
        </w:rPr>
        <w:t>►</w:t>
      </w:r>
      <w:r w:rsidRPr="00A25529">
        <w:rPr>
          <w:rStyle w:val="pxst"/>
        </w:rPr>
        <w:fldChar w:fldCharType="begin"/>
      </w:r>
      <w:r w:rsidRPr="00A25529">
        <w:rPr>
          <w:rStyle w:val="pxst"/>
        </w:rPr>
        <w:instrText>st.ref.id="I00FAWY"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 In the alternative, a corporation may restate in a single certificate the text of its certificate of incorporation as amended by the restated certificate, to effect any one or more of the amendments or changes authorized by the N.Y. Not-for-Profit Corporation Law, when authorized by the statutory provision (</w:t>
      </w:r>
      <w:r w:rsidRPr="00A25529">
        <w:rPr>
          <w:rStyle w:val="pxst"/>
          <w:color w:val="FF0000"/>
          <w:vertAlign w:val="superscript"/>
        </w:rPr>
        <w:t>►</w:t>
      </w:r>
      <w:r w:rsidRPr="00A25529">
        <w:rPr>
          <w:rStyle w:val="pxst"/>
        </w:rPr>
        <w:fldChar w:fldCharType="begin"/>
      </w:r>
      <w:r w:rsidRPr="00A25529">
        <w:rPr>
          <w:rStyle w:val="pxst"/>
        </w:rPr>
        <w:instrText>st.ref.id="I00I41U"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w:t>
      </w:r>
      <w:r w:rsidRPr="00A25529">
        <w:t xml:space="preserve">) governing amendment or change. See </w:t>
      </w:r>
      <w:r w:rsidRPr="00A25529">
        <w:rPr>
          <w:rStyle w:val="pxst"/>
          <w:color w:val="FF0000"/>
          <w:vertAlign w:val="superscript"/>
        </w:rPr>
        <w:t>►</w:t>
      </w:r>
      <w:r w:rsidRPr="00A25529">
        <w:rPr>
          <w:rStyle w:val="pxst"/>
        </w:rPr>
        <w:fldChar w:fldCharType="begin"/>
      </w:r>
      <w:r w:rsidRPr="00A25529">
        <w:rPr>
          <w:rStyle w:val="pxst"/>
        </w:rPr>
        <w:instrText>st.ref.id="I05S95U"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w:t>
      </w:r>
    </w:p>
    <w:p w14:paraId="053898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Any amendment or change under these sections of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st.ref.id="I05O1GI"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w:t>
      </w:r>
      <w:r w:rsidRPr="00A25529">
        <w:t xml:space="preserve">) is subject to any other section, not inconsistent with these sections, which would be applicable if a separate certificate were filed to effect the amendment or change. See </w:t>
      </w:r>
      <w:r w:rsidRPr="00A25529">
        <w:rPr>
          <w:rStyle w:val="pxst"/>
          <w:color w:val="FF0000"/>
          <w:vertAlign w:val="superscript"/>
        </w:rPr>
        <w:t>►</w:t>
      </w:r>
      <w:r w:rsidRPr="00A25529">
        <w:rPr>
          <w:rStyle w:val="pxst"/>
        </w:rPr>
        <w:fldChar w:fldCharType="begin"/>
      </w:r>
      <w:r w:rsidRPr="00A25529">
        <w:rPr>
          <w:rStyle w:val="pxst"/>
        </w:rPr>
        <w:instrText>st.ref.id="I00CHXQ"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805(d)</w:t>
      </w:r>
      <w:r w:rsidRPr="00A25529">
        <w:t>.</w:t>
      </w:r>
    </w:p>
    <w:p w14:paraId="6751A1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fee for filing a restated certificate of incorporation, which is subject to change, is currently $30. </w:t>
      </w:r>
      <w:r w:rsidRPr="00A25529">
        <w:rPr>
          <w:rStyle w:val="pxst"/>
          <w:color w:val="FF0000"/>
          <w:vertAlign w:val="superscript"/>
        </w:rPr>
        <w:t>►</w:t>
      </w:r>
      <w:r w:rsidRPr="00A25529">
        <w:rPr>
          <w:rStyle w:val="pxst"/>
        </w:rPr>
        <w:fldChar w:fldCharType="begin"/>
      </w:r>
      <w:r w:rsidRPr="00A25529">
        <w:rPr>
          <w:rStyle w:val="pxst"/>
        </w:rPr>
        <w:instrText>st.ref.id="I00FB2M"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104-A(h)</w:t>
      </w:r>
      <w:r w:rsidRPr="00A25529">
        <w:t>.</w:t>
      </w:r>
    </w:p>
    <w:p w14:paraId="41B781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Department of State will make, certify, and transmit electronically a copy of the restated certificate of incorporation to the county in which the office of the corporation is located. </w:t>
      </w:r>
      <w:r w:rsidRPr="00A25529">
        <w:rPr>
          <w:rStyle w:val="pxst"/>
          <w:color w:val="FF0000"/>
          <w:vertAlign w:val="superscript"/>
        </w:rPr>
        <w:t>►</w:t>
      </w:r>
      <w:r w:rsidRPr="00A25529">
        <w:rPr>
          <w:rStyle w:val="pxst"/>
        </w:rPr>
        <w:fldChar w:fldCharType="begin"/>
      </w:r>
      <w:r w:rsidRPr="00A25529">
        <w:rPr>
          <w:rStyle w:val="pxst"/>
        </w:rPr>
        <w:instrText>st.ref.id="I00I47I"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104(g)</w:t>
      </w:r>
      <w:r w:rsidRPr="00A25529">
        <w:t>.</w:t>
      </w:r>
    </w:p>
    <w:p w14:paraId="37F92F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Upon filing by the Department of State, the original certificate of incorporation will be superseded, and the restated certificate of incorporation, including any amendments and changes made in it, will be the certificate of incorporation of the corporation. </w:t>
      </w:r>
      <w:r w:rsidRPr="00A25529">
        <w:rPr>
          <w:rStyle w:val="pxst"/>
          <w:color w:val="FF0000"/>
          <w:vertAlign w:val="superscript"/>
        </w:rPr>
        <w:t>►</w:t>
      </w:r>
      <w:r w:rsidRPr="00A25529">
        <w:rPr>
          <w:rStyle w:val="pxst"/>
        </w:rPr>
        <w:fldChar w:fldCharType="begin"/>
      </w:r>
      <w:r w:rsidRPr="00A25529">
        <w:rPr>
          <w:rStyle w:val="pxst"/>
        </w:rPr>
        <w:instrText>st.ref.id="I00KXCE"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805(f)</w:t>
      </w:r>
      <w:r w:rsidRPr="00A25529">
        <w:t>.</w:t>
      </w:r>
    </w:p>
    <w:p w14:paraId="6DB0E2D3" w14:textId="77777777" w:rsidR="00FB29D8" w:rsidRPr="00A25529" w:rsidRDefault="00FB29D8">
      <w:pPr>
        <w:pStyle w:val="pxformrefn"/>
      </w:pPr>
      <w:r w:rsidRPr="00A25529">
        <w:t xml:space="preserve">Paragraph 4. </w:t>
      </w:r>
    </w:p>
    <w:p w14:paraId="35FAB449" w14:textId="77777777" w:rsidR="00FB29D8" w:rsidRPr="00A25529" w:rsidRDefault="00FB29D8">
      <w:pPr>
        <w:pStyle w:val="pxformrefnote"/>
        <w:spacing w:before="180"/>
      </w:pPr>
      <w:del w:id="5978" w:author="Cara Cardinale" w:date="2025-01-14T20:47:00Z">
        <w:r w:rsidRPr="00A25529" w:rsidDel="00CF1278">
          <w:delText>Drafter's Note</w:delText>
        </w:r>
      </w:del>
      <w:r w:rsidRPr="00A25529">
        <w:t xml:space="preserve"> </w:t>
      </w:r>
    </w:p>
    <w:p w14:paraId="6DE3234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If the restated certificate merely restates and integrates but does not substantively amend the certificate of incorporation as previously amended, then the certificate should include a statement that the text of the certificate of incorporation, as amended previously, is thereby restated without further amendment or change to read as set forth in full. </w:t>
      </w:r>
      <w:r w:rsidRPr="00A25529">
        <w:rPr>
          <w:rStyle w:val="pxst"/>
          <w:color w:val="FF0000"/>
          <w:vertAlign w:val="superscript"/>
        </w:rPr>
        <w:t>►</w:t>
      </w:r>
      <w:r w:rsidRPr="00A25529">
        <w:rPr>
          <w:rStyle w:val="pxst"/>
        </w:rPr>
        <w:fldChar w:fldCharType="begin"/>
      </w:r>
      <w:r w:rsidRPr="00A25529">
        <w:rPr>
          <w:rStyle w:val="pxst"/>
        </w:rPr>
        <w:instrText>st.ref.id="I00NQHA"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805(b)(3)</w:t>
      </w:r>
      <w:r w:rsidRPr="00A25529">
        <w:t>.</w:t>
      </w:r>
    </w:p>
    <w:p w14:paraId="3DCCE43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A restated certificate of incorporation need not include statements as to the incorporator(s) or as to the first directors. </w:t>
      </w:r>
      <w:r w:rsidRPr="00A25529">
        <w:rPr>
          <w:rStyle w:val="pxst"/>
          <w:color w:val="FF0000"/>
          <w:vertAlign w:val="superscript"/>
        </w:rPr>
        <w:t>►</w:t>
      </w:r>
      <w:r w:rsidRPr="00A25529">
        <w:rPr>
          <w:rStyle w:val="pxst"/>
        </w:rPr>
        <w:fldChar w:fldCharType="begin"/>
      </w:r>
      <w:r w:rsidRPr="00A25529">
        <w:rPr>
          <w:rStyle w:val="pxst"/>
        </w:rPr>
        <w:instrText>st.ref.id="I006VO0"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805(c)</w:t>
      </w:r>
      <w:r w:rsidRPr="00A25529">
        <w:t>.</w:t>
      </w:r>
    </w:p>
    <w:p w14:paraId="785CA77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 See </w:t>
      </w:r>
      <w:r w:rsidRPr="00A25529">
        <w:rPr>
          <w:rStyle w:val="pxcc"/>
          <w:color w:val="FF0000"/>
          <w:vertAlign w:val="superscript"/>
        </w:rPr>
        <w:t>►</w:t>
      </w:r>
      <w:r w:rsidRPr="00A25529">
        <w:rPr>
          <w:rStyle w:val="pxcc"/>
        </w:rPr>
        <w:fldChar w:fldCharType="begin"/>
      </w:r>
      <w:r w:rsidRPr="00A25529">
        <w:rPr>
          <w:rStyle w:val="pxcc"/>
        </w:rPr>
        <w:instrText>cc.ref.id="I009OSW"</w:instrText>
      </w:r>
      <w:r w:rsidRPr="00A25529">
        <w:rPr>
          <w:rStyle w:val="pxcc"/>
        </w:rPr>
        <w:fldChar w:fldCharType="end"/>
      </w:r>
      <w:r w:rsidRPr="00A25529">
        <w:rPr>
          <w:rStyle w:val="pxcc"/>
        </w:rPr>
        <w:t>Nathan Littauer Hospital Ass'n v. Spitzer, 287 A.D.2d 202, 734 N.Y.S.2d 671 (3d Dep't 2001)</w:t>
      </w:r>
      <w:r w:rsidRPr="00A25529">
        <w:t xml:space="preserve"> (reservation of enumerated powers contained in not-for-profit hospital's restated certificate of incorporation to its newly created parent corporation was not a change in, elimination of, or addition to corporate powers, such as would trigger Supreme Court review and approval of proposed affiliation of corporation with another corporation under newly created common parent).</w:t>
      </w:r>
    </w:p>
    <w:p w14:paraId="1590652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For discussion of relevant form drafting principles for a restated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x.ref.id="I00CHXS"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5F847D20" w14:textId="77777777" w:rsidR="00FB29D8" w:rsidRPr="00A25529" w:rsidRDefault="00FB29D8">
      <w:pPr>
        <w:pStyle w:val="pxformrefrr"/>
        <w:rPr>
          <w:sz w:val="24"/>
          <w:szCs w:val="24"/>
        </w:rPr>
      </w:pPr>
      <w:r w:rsidRPr="00A25529">
        <w:rPr>
          <w:rStyle w:val="pxvis"/>
          <w:rFonts w:cs="Arial"/>
          <w:bCs/>
          <w:sz w:val="50"/>
          <w:rPrChange w:id="5979" w:author="Cara Cardinale" w:date="2025-03-04T10:36:00Z">
            <w:rPr>
              <w:rStyle w:val="pxvis"/>
              <w:rFonts w:cs="Arial"/>
              <w:bCs/>
            </w:rPr>
          </w:rPrChange>
        </w:rPr>
        <w:t>Research References</w:t>
      </w:r>
    </w:p>
    <w:p w14:paraId="78C1222B"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tk.ref.id="I00FB2O"</w:instrText>
      </w:r>
      <w:r w:rsidRPr="00A25529">
        <w:rPr>
          <w:rStyle w:val="pxtk"/>
        </w:rPr>
        <w:fldChar w:fldCharType="end"/>
      </w:r>
      <w:r w:rsidRPr="00A25529">
        <w:rPr>
          <w:rStyle w:val="pxtk"/>
        </w:rPr>
        <w:t>West's Key Number Digest, Corporations and Business Organizations &amp;key;3374</w:t>
      </w:r>
    </w:p>
    <w:p w14:paraId="2448BAE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rc.ref.id="I00I47K"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80" w:author="Cara Cardinale" w:date="2025-01-28T10:30:00Z">
        <w:r w:rsidRPr="00A25529" w:rsidDel="00ED7BE1">
          <w:rPr>
            <w:rStyle w:val="pxrc"/>
          </w:rPr>
          <w:delText>160, 161</w:delText>
        </w:r>
      </w:del>
      <w:ins w:id="5981" w:author="Cara Cardinale" w:date="2025-01-28T10:30:00Z">
        <w:r w:rsidR="00ED7BE1" w:rsidRPr="00A25529">
          <w:rPr>
            <w:rStyle w:val="pxrc"/>
          </w:rPr>
          <w:t>156, 157</w:t>
        </w:r>
      </w:ins>
    </w:p>
    <w:p w14:paraId="15368CA1" w14:textId="77777777" w:rsidR="00FB29D8" w:rsidRPr="00A25529" w:rsidRDefault="00FB29D8">
      <w:pPr>
        <w:pStyle w:val="pxs"/>
        <w:spacing w:before="180"/>
        <w:rPr>
          <w:rPrChange w:id="5982" w:author="Cara Cardinale" w:date="2025-03-04T10:36:00Z">
            <w:rPr>
              <w:sz w:val="27"/>
            </w:rPr>
          </w:rPrChange>
        </w:rPr>
      </w:pPr>
      <w:r w:rsidRPr="00A25529">
        <w:rPr>
          <w:rPrChange w:id="5983" w:author="Cara Cardinale" w:date="2025-03-04T10:36:00Z">
            <w:rPr>
              <w:sz w:val="27"/>
            </w:rPr>
          </w:rPrChange>
        </w:rPr>
        <w:t>30:191. Restated certificate of incorporation with new amendments or changes</w:t>
      </w:r>
    </w:p>
    <w:p w14:paraId="68BDC11F" w14:textId="77777777" w:rsidR="00FB29D8" w:rsidRPr="00A25529" w:rsidRDefault="00FB29D8">
      <w:pPr>
        <w:pStyle w:val="pxov"/>
        <w:rPr>
          <w:vanish/>
        </w:rPr>
      </w:pPr>
      <w:r w:rsidRPr="00A25529">
        <w:rPr>
          <w:vanish/>
        </w:rPr>
        <w:t>FMS</w:t>
      </w:r>
    </w:p>
    <w:p w14:paraId="52A6AAC9" w14:textId="77777777" w:rsidR="00FB29D8" w:rsidRPr="00A25529" w:rsidRDefault="00FB29D8">
      <w:pPr>
        <w:pStyle w:val="pxov"/>
        <w:rPr>
          <w:vanish/>
        </w:rPr>
      </w:pPr>
      <w:r w:rsidRPr="00A25529">
        <w:rPr>
          <w:vanish/>
        </w:rPr>
        <w:t>NFP</w:t>
      </w:r>
    </w:p>
    <w:p w14:paraId="5EF2C9C5" w14:textId="77777777" w:rsidR="00FB29D8" w:rsidRPr="00A25529" w:rsidRDefault="00FB29D8">
      <w:pPr>
        <w:pStyle w:val="pxov"/>
        <w:rPr>
          <w:vanish/>
        </w:rPr>
      </w:pPr>
      <w:r w:rsidRPr="00A25529">
        <w:rPr>
          <w:vanish/>
        </w:rPr>
        <w:t>COL</w:t>
      </w:r>
    </w:p>
    <w:p w14:paraId="233361DC" w14:textId="77777777" w:rsidR="00FB29D8" w:rsidRPr="00A25529" w:rsidRDefault="00FB29D8">
      <w:pPr>
        <w:pStyle w:val="pxov"/>
        <w:rPr>
          <w:vanish/>
        </w:rPr>
      </w:pPr>
      <w:r w:rsidRPr="00A25529">
        <w:rPr>
          <w:vanish/>
        </w:rPr>
        <w:t>FCV</w:t>
      </w:r>
    </w:p>
    <w:p w14:paraId="053DFFDB" w14:textId="77777777" w:rsidR="00FB29D8" w:rsidRPr="00A25529" w:rsidRDefault="00FB29D8">
      <w:pPr>
        <w:pStyle w:val="pxov"/>
        <w:rPr>
          <w:vanish/>
        </w:rPr>
      </w:pPr>
      <w:r w:rsidRPr="00A25529">
        <w:rPr>
          <w:vanish/>
        </w:rPr>
        <w:t>FTR</w:t>
      </w:r>
    </w:p>
    <w:p w14:paraId="368D1A40" w14:textId="77777777" w:rsidR="00FB29D8" w:rsidRPr="00A25529" w:rsidRDefault="00FB29D8">
      <w:pPr>
        <w:pStyle w:val="pxov"/>
        <w:rPr>
          <w:vanish/>
        </w:rPr>
      </w:pPr>
      <w:r w:rsidRPr="00A25529">
        <w:rPr>
          <w:vanish/>
        </w:rPr>
        <w:t>EBL</w:t>
      </w:r>
    </w:p>
    <w:p w14:paraId="5E34CABC" w14:textId="77777777" w:rsidR="00FB29D8" w:rsidRPr="00A25529" w:rsidRDefault="00FB29D8">
      <w:pPr>
        <w:pStyle w:val="pxov"/>
        <w:rPr>
          <w:vanish/>
        </w:rPr>
      </w:pPr>
      <w:r w:rsidRPr="00A25529">
        <w:rPr>
          <w:vanish/>
        </w:rPr>
        <w:t>TEM</w:t>
      </w:r>
    </w:p>
    <w:p w14:paraId="2A52850F" w14:textId="77777777" w:rsidR="00FB29D8" w:rsidRPr="00A25529" w:rsidRDefault="00FB29D8">
      <w:pPr>
        <w:pStyle w:val="pxov"/>
        <w:rPr>
          <w:vanish/>
        </w:rPr>
      </w:pPr>
      <w:r w:rsidRPr="00A25529">
        <w:rPr>
          <w:vanish/>
        </w:rPr>
        <w:t>MTD</w:t>
      </w:r>
    </w:p>
    <w:p w14:paraId="3AC76678"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form.fid="Id568bef01b6411e684899cfd92da4eb0"</w:instrText>
      </w:r>
      <w:r w:rsidRPr="00A25529">
        <w:fldChar w:fldCharType="end"/>
      </w:r>
    </w:p>
    <w:p w14:paraId="0EB2D12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RESTATED 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st.ref.id="I00KXCG"</w:instrText>
      </w:r>
      <w:r w:rsidRPr="00A25529">
        <w:rPr>
          <w:rStyle w:val="pxst"/>
        </w:rPr>
        <w:fldChar w:fldCharType="end"/>
      </w:r>
      <w:r w:rsidRPr="00A25529">
        <w:rPr>
          <w:rStyle w:val="pxst"/>
        </w:rPr>
        <w:t>SECTION 805 OF THE N.Y. NOT-FOR-PROFIT CORPORATION LAW</w:t>
      </w:r>
    </w:p>
    <w:p w14:paraId="7D0E8A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st.ref.id="I006VO3"</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805 of the Not-for-Profit Corporation Law</w:t>
      </w:r>
      <w:r w:rsidRPr="00A25529">
        <w:t>, the undersigned corporation, as authorized by its board of directors, hereby adopts the following restated certificate of incorporation.</w:t>
      </w:r>
    </w:p>
    <w:p w14:paraId="31E624B5" w14:textId="77777777" w:rsidR="00FB29D8" w:rsidRPr="00A25529" w:rsidRDefault="00FB29D8">
      <w:pPr>
        <w:pStyle w:val="pxformfl"/>
        <w:ind w:left="500"/>
      </w:pPr>
      <w:r w:rsidRPr="00A25529">
        <w:t xml:space="preserve"> </w:t>
      </w:r>
    </w:p>
    <w:p w14:paraId="651AF35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55F73F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name of the corporation is </w:t>
      </w:r>
      <w:r w:rsidRPr="00A25529">
        <w:rPr>
          <w:rStyle w:val="pxfinstr"/>
          <w:i/>
          <w:iCs/>
        </w:rPr>
        <w:t>[name of corporation]</w:t>
      </w:r>
      <w:r w:rsidRPr="00A25529">
        <w:t xml:space="preserve">. </w:t>
      </w:r>
      <w:r w:rsidRPr="00A25529">
        <w:rPr>
          <w:rStyle w:val="pxfinstr"/>
          <w:i/>
          <w:iCs/>
        </w:rPr>
        <w:t>[The name of the corporation has never been changed/The name under which the corporation was originally formed was [former name of corporation]]</w:t>
      </w:r>
      <w:r w:rsidRPr="00A25529">
        <w:t>.</w:t>
      </w:r>
    </w:p>
    <w:p w14:paraId="093EAB7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444598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corporation's certificate of incorporation was filed by the Department of State on </w:t>
      </w:r>
      <w:r w:rsidRPr="00A25529">
        <w:rPr>
          <w:rStyle w:val="pxfinstr"/>
          <w:i/>
          <w:iCs/>
        </w:rPr>
        <w:t>[date of filing certificate of incorporation]</w:t>
      </w:r>
      <w:r w:rsidRPr="00A25529">
        <w:t>, under the N.Y. Not-for-Profit Corporation Law of the State of New York.</w:t>
      </w:r>
    </w:p>
    <w:p w14:paraId="3CFC1CA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2EE3B1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This restated certificate of incorporation is authorized by the board of directors of the corporation.</w:t>
      </w:r>
    </w:p>
    <w:p w14:paraId="701C260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02EBC7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certificate of incorporation is amended or changed to effect </w:t>
      </w:r>
      <w:r w:rsidRPr="00A25529">
        <w:rPr>
          <w:rStyle w:val="pxfinstr"/>
          <w:i/>
          <w:iCs/>
        </w:rPr>
        <w:t>[an amendment/change/certain amendments/changes]</w:t>
      </w:r>
      <w:r w:rsidRPr="00A25529">
        <w:t xml:space="preserve"> authorized by the N.Y. Not-for-Profit Corporation Law, specifically: </w:t>
      </w:r>
      <w:r w:rsidRPr="00A25529">
        <w:rPr>
          <w:rStyle w:val="pxfinstr"/>
          <w:i/>
          <w:iCs/>
        </w:rPr>
        <w:t>[specification of each amendment or change]</w:t>
      </w:r>
      <w:r w:rsidRPr="00A25529">
        <w:t xml:space="preserve">. The text of the certificate of incorporation, as amended heretofore, is hereby restated as further amended or changed to read as follows: </w:t>
      </w:r>
      <w:r w:rsidRPr="00A25529">
        <w:rPr>
          <w:rStyle w:val="pxfinstr"/>
          <w:i/>
          <w:iCs/>
        </w:rPr>
        <w:t>[recitation of complete text]</w:t>
      </w:r>
      <w:r w:rsidRPr="00A25529">
        <w:t>.</w:t>
      </w:r>
    </w:p>
    <w:p w14:paraId="2A5C63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In witness whereof, the corporation, through its President and secretary, has executed this restated certificate of incorporation on </w:t>
      </w:r>
      <w:r w:rsidRPr="00A25529">
        <w:rPr>
          <w:rStyle w:val="pxfinstr"/>
          <w:i/>
          <w:iCs/>
        </w:rPr>
        <w:t>[date of execution]</w:t>
      </w:r>
      <w:r w:rsidRPr="00A25529">
        <w:t>.</w:t>
      </w:r>
    </w:p>
    <w:p w14:paraId="3572693F"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013C60D2"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045AFDFB"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1CE47AC"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51A06D61"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1290FF44"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F9D8767"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396060FF"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175E3AA"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62ABC01B"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71F5B35B" w14:textId="77777777" w:rsidR="00FB29D8" w:rsidRPr="00A25529" w:rsidRDefault="00FB29D8">
      <w:pPr>
        <w:pStyle w:val="pxformnotes"/>
        <w:jc w:val="center"/>
        <w:rPr>
          <w:sz w:val="24"/>
          <w:szCs w:val="24"/>
        </w:rPr>
      </w:pPr>
      <w:r w:rsidRPr="00A25529">
        <w:rPr>
          <w:rStyle w:val="pxvis"/>
          <w:rFonts w:cs="Arial"/>
          <w:bCs/>
          <w:sz w:val="24"/>
          <w:szCs w:val="24"/>
          <w:rPrChange w:id="5984" w:author="Cara Cardinale" w:date="2025-03-04T10:36:00Z">
            <w:rPr>
              <w:rStyle w:val="pxvis"/>
              <w:rFonts w:cs="Arial"/>
              <w:bCs/>
              <w:szCs w:val="24"/>
            </w:rPr>
          </w:rPrChange>
        </w:rPr>
        <w:t>Notes to Form</w:t>
      </w:r>
    </w:p>
    <w:p w14:paraId="79EEAB4F" w14:textId="77777777" w:rsidR="00FB29D8" w:rsidRPr="00A25529" w:rsidRDefault="00FB29D8">
      <w:pPr>
        <w:pStyle w:val="pxformnotes"/>
        <w:rPr>
          <w:sz w:val="24"/>
          <w:szCs w:val="24"/>
        </w:rPr>
      </w:pPr>
    </w:p>
    <w:p w14:paraId="542EDC46" w14:textId="77777777" w:rsidR="00FB29D8" w:rsidRPr="00A25529" w:rsidRDefault="00FB29D8">
      <w:pPr>
        <w:pStyle w:val="pxformnote"/>
        <w:spacing w:before="180"/>
      </w:pPr>
      <w:del w:id="5985" w:author="Cara Cardinale" w:date="2025-01-14T20:47:00Z">
        <w:r w:rsidRPr="00A25529" w:rsidDel="00CF1278">
          <w:delText>Drafter's Note</w:delText>
        </w:r>
      </w:del>
      <w:r w:rsidRPr="00A25529">
        <w:t xml:space="preserve"> </w:t>
      </w:r>
    </w:p>
    <w:p w14:paraId="24C55C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A corporation, when authorized by the board of directors, may restate in a single certificate the text of its certificate of incorporation without making any amendment or change thereby, except that it may include any one or more of the amendments or changes which may be authorized by the board without a vote of shareholders or members. See </w:t>
      </w:r>
      <w:r w:rsidRPr="00A25529">
        <w:rPr>
          <w:rStyle w:val="pxst"/>
          <w:color w:val="FF0000"/>
          <w:vertAlign w:val="superscript"/>
        </w:rPr>
        <w:t>►</w:t>
      </w:r>
      <w:r w:rsidRPr="00A25529">
        <w:rPr>
          <w:rStyle w:val="pxst"/>
        </w:rPr>
        <w:fldChar w:fldCharType="begin"/>
      </w:r>
      <w:r w:rsidRPr="00A25529">
        <w:rPr>
          <w:rStyle w:val="pxst"/>
        </w:rPr>
        <w:instrText>st.ref.id="I009OSZ"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 In the alternative, a corporation may restate in a single certificate the text of its certificate of incorporation as amended by the restated certificate, to effect any one or more of the amendments or changes authorized by the N.Y. Not-for-Profit Corporation Law, when authorized by the statutory provision (</w:t>
      </w:r>
      <w:r w:rsidRPr="00A25529">
        <w:rPr>
          <w:rStyle w:val="pxst"/>
          <w:color w:val="FF0000"/>
          <w:vertAlign w:val="superscript"/>
        </w:rPr>
        <w:t>►</w:t>
      </w:r>
      <w:r w:rsidRPr="00A25529">
        <w:rPr>
          <w:rStyle w:val="pxst"/>
        </w:rPr>
        <w:fldChar w:fldCharType="begin"/>
      </w:r>
      <w:r w:rsidRPr="00A25529">
        <w:rPr>
          <w:rStyle w:val="pxst"/>
        </w:rPr>
        <w:instrText>st.ref.id="I006VO5"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w:t>
      </w:r>
      <w:r w:rsidRPr="00A25529">
        <w:t xml:space="preserve">) governing amendment or change. See </w:t>
      </w:r>
      <w:r w:rsidRPr="00A25529">
        <w:rPr>
          <w:rStyle w:val="pxst"/>
          <w:color w:val="FF0000"/>
          <w:vertAlign w:val="superscript"/>
        </w:rPr>
        <w:t>►</w:t>
      </w:r>
      <w:r w:rsidRPr="00A25529">
        <w:rPr>
          <w:rStyle w:val="pxst"/>
        </w:rPr>
        <w:fldChar w:fldCharType="begin"/>
      </w:r>
      <w:r w:rsidRPr="00A25529">
        <w:rPr>
          <w:rStyle w:val="pxst"/>
        </w:rPr>
        <w:instrText>st.ref.id="I009OT1"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w:t>
      </w:r>
    </w:p>
    <w:p w14:paraId="428993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Any amendment or change under these sections of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st.ref.id="I00CHXX"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w:t>
      </w:r>
      <w:r w:rsidRPr="00A25529">
        <w:t xml:space="preserve">) is subject to any other section, not inconsistent with these sections, which would be applicable if a separate certificate were filed to effect the amendment or change. See </w:t>
      </w:r>
      <w:r w:rsidRPr="00A25529">
        <w:rPr>
          <w:rStyle w:val="pxst"/>
          <w:color w:val="FF0000"/>
          <w:vertAlign w:val="superscript"/>
        </w:rPr>
        <w:t>►</w:t>
      </w:r>
      <w:r w:rsidRPr="00A25529">
        <w:rPr>
          <w:rStyle w:val="pxst"/>
        </w:rPr>
        <w:fldChar w:fldCharType="begin"/>
      </w:r>
      <w:r w:rsidRPr="00A25529">
        <w:rPr>
          <w:rStyle w:val="pxst"/>
        </w:rPr>
        <w:instrText>st.ref.id="I00FB2T"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805(d)</w:t>
      </w:r>
      <w:r w:rsidRPr="00A25529">
        <w:t>.</w:t>
      </w:r>
    </w:p>
    <w:p w14:paraId="32ECC5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fee for filing a restated certificate of incorporation, which is subject to change, is currently $30. </w:t>
      </w:r>
      <w:r w:rsidRPr="00A25529">
        <w:rPr>
          <w:rStyle w:val="pxst"/>
          <w:color w:val="FF0000"/>
          <w:vertAlign w:val="superscript"/>
        </w:rPr>
        <w:t>►</w:t>
      </w:r>
      <w:r w:rsidRPr="00A25529">
        <w:rPr>
          <w:rStyle w:val="pxst"/>
        </w:rPr>
        <w:fldChar w:fldCharType="begin"/>
      </w:r>
      <w:r w:rsidRPr="00A25529">
        <w:rPr>
          <w:rStyle w:val="pxst"/>
        </w:rPr>
        <w:instrText>st.ref.id="I00I47P"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104-A(h)</w:t>
      </w:r>
      <w:r w:rsidRPr="00A25529">
        <w:t>.</w:t>
      </w:r>
    </w:p>
    <w:p w14:paraId="406799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Department of State will make, certify, and transmit electronically a copy of the restated certificate of incorporation to the county in which the office of the corporation is located. </w:t>
      </w:r>
      <w:r w:rsidRPr="00A25529">
        <w:rPr>
          <w:rStyle w:val="pxst"/>
          <w:color w:val="FF0000"/>
          <w:vertAlign w:val="superscript"/>
        </w:rPr>
        <w:t>►</w:t>
      </w:r>
      <w:r w:rsidRPr="00A25529">
        <w:rPr>
          <w:rStyle w:val="pxst"/>
        </w:rPr>
        <w:fldChar w:fldCharType="begin"/>
      </w:r>
      <w:r w:rsidRPr="00A25529">
        <w:rPr>
          <w:rStyle w:val="pxst"/>
        </w:rPr>
        <w:instrText>st.ref.id="I00KXCL"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104(g)</w:t>
      </w:r>
      <w:r w:rsidRPr="00A25529">
        <w:t>.</w:t>
      </w:r>
    </w:p>
    <w:p w14:paraId="6170B5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Upon filing by the Department of State, the original certificate of incorporation will be superseded, and the restated certificate of incorporation, including any amendments and changes made to it, will be the certificate of incorporation of the corporation. </w:t>
      </w:r>
      <w:r w:rsidRPr="00A25529">
        <w:rPr>
          <w:rStyle w:val="pxst"/>
          <w:color w:val="FF0000"/>
          <w:vertAlign w:val="superscript"/>
        </w:rPr>
        <w:t>►</w:t>
      </w:r>
      <w:r w:rsidRPr="00A25529">
        <w:rPr>
          <w:rStyle w:val="pxst"/>
        </w:rPr>
        <w:fldChar w:fldCharType="begin"/>
      </w:r>
      <w:r w:rsidRPr="00A25529">
        <w:rPr>
          <w:rStyle w:val="pxst"/>
        </w:rPr>
        <w:instrText>st.ref.id="I00NQHH"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805(f)</w:t>
      </w:r>
      <w:r w:rsidRPr="00A25529">
        <w:t>.</w:t>
      </w:r>
    </w:p>
    <w:p w14:paraId="3BE549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For form drafting principles drafting principles for a restated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x.ref.id="I00QJMD"</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66505ECE" w14:textId="77777777" w:rsidR="00FB29D8" w:rsidRPr="00A25529" w:rsidRDefault="00FB29D8">
      <w:pPr>
        <w:pStyle w:val="pxformrr"/>
        <w:rPr>
          <w:sz w:val="24"/>
          <w:szCs w:val="24"/>
        </w:rPr>
      </w:pPr>
      <w:r w:rsidRPr="00A25529">
        <w:rPr>
          <w:rStyle w:val="pxvis"/>
          <w:rFonts w:cs="Arial"/>
          <w:bCs/>
          <w:sz w:val="50"/>
          <w:rPrChange w:id="5986" w:author="Cara Cardinale" w:date="2025-03-04T10:36:00Z">
            <w:rPr>
              <w:rStyle w:val="pxvis"/>
              <w:rFonts w:cs="Arial"/>
              <w:bCs/>
            </w:rPr>
          </w:rPrChange>
        </w:rPr>
        <w:t>Research References</w:t>
      </w:r>
    </w:p>
    <w:p w14:paraId="345200C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tk.ref.id="I05S936"</w:instrText>
      </w:r>
      <w:r w:rsidRPr="00A25529">
        <w:rPr>
          <w:rStyle w:val="pxtk"/>
        </w:rPr>
        <w:fldChar w:fldCharType="end"/>
      </w:r>
      <w:r w:rsidRPr="00A25529">
        <w:rPr>
          <w:rStyle w:val="pxtk"/>
        </w:rPr>
        <w:t>West's Key Number Digest, Corporations and Business Organizations &amp;key;3374</w:t>
      </w:r>
    </w:p>
    <w:p w14:paraId="48F449A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rc.ref.id="I05O1DU"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87" w:author="Cara Cardinale" w:date="2025-01-28T10:30:00Z">
        <w:r w:rsidRPr="00A25529" w:rsidDel="00ED7BE1">
          <w:rPr>
            <w:rStyle w:val="pxrc"/>
          </w:rPr>
          <w:delText>160, 161</w:delText>
        </w:r>
      </w:del>
      <w:ins w:id="5988" w:author="Cara Cardinale" w:date="2025-01-28T10:30:00Z">
        <w:r w:rsidR="00ED7BE1" w:rsidRPr="00A25529">
          <w:rPr>
            <w:rStyle w:val="pxrc"/>
          </w:rPr>
          <w:t>156, 157</w:t>
        </w:r>
      </w:ins>
    </w:p>
    <w:p w14:paraId="5EBB4FF5" w14:textId="77777777" w:rsidR="00FB29D8" w:rsidRPr="00A25529" w:rsidRDefault="00FB29D8">
      <w:pPr>
        <w:pStyle w:val="pxformrefn"/>
      </w:pPr>
      <w:r w:rsidRPr="00A25529">
        <w:t xml:space="preserve">Paragraph 4. </w:t>
      </w:r>
    </w:p>
    <w:p w14:paraId="52F7493D" w14:textId="77777777" w:rsidR="00FB29D8" w:rsidRPr="00A25529" w:rsidRDefault="00FB29D8">
      <w:pPr>
        <w:pStyle w:val="pxformrefnote"/>
        <w:spacing w:before="180"/>
      </w:pPr>
      <w:del w:id="5989" w:author="Cara Cardinale" w:date="2025-01-14T20:47:00Z">
        <w:r w:rsidRPr="00A25529" w:rsidDel="00CF1278">
          <w:delText>Drafter's Note</w:delText>
        </w:r>
      </w:del>
      <w:r w:rsidRPr="00A25529">
        <w:t xml:space="preserve"> </w:t>
      </w:r>
    </w:p>
    <w:p w14:paraId="73C17DD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If the restated certificate restates the text of the certificate of incorporation as amended or changed thereby, then the restated certificate should include a statement that the certificate of incorporation is amended or changed to effect one or more of the amendments or changed authorized by the N.Y. Not-for-Profit Corporation Law, specifying each such amendment or change and that the text of the certificate of incorporation, as amended previously, is thereby restated as further amended or changed to read as therein set forth in full. </w:t>
      </w:r>
      <w:r w:rsidRPr="00A25529">
        <w:rPr>
          <w:rStyle w:val="pxst"/>
          <w:color w:val="FF0000"/>
          <w:vertAlign w:val="superscript"/>
        </w:rPr>
        <w:t>►</w:t>
      </w:r>
      <w:r w:rsidRPr="00A25529">
        <w:rPr>
          <w:rStyle w:val="pxst"/>
        </w:rPr>
        <w:fldChar w:fldCharType="begin"/>
      </w:r>
      <w:r w:rsidRPr="00A25529">
        <w:rPr>
          <w:rStyle w:val="pxst"/>
        </w:rPr>
        <w:instrText>st.ref.id="I05JTOI"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805(b)(4)</w:t>
      </w:r>
      <w:r w:rsidRPr="00A25529">
        <w:t>.</w:t>
      </w:r>
    </w:p>
    <w:p w14:paraId="6105119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A restated certificate of incorporation need not include statements as to the incorporator(s) or as to the first directors. </w:t>
      </w:r>
      <w:r w:rsidRPr="00A25529">
        <w:rPr>
          <w:rStyle w:val="pxst"/>
          <w:color w:val="FF0000"/>
          <w:vertAlign w:val="superscript"/>
        </w:rPr>
        <w:t>►</w:t>
      </w:r>
      <w:r w:rsidRPr="00A25529">
        <w:rPr>
          <w:rStyle w:val="pxst"/>
        </w:rPr>
        <w:fldChar w:fldCharType="begin"/>
      </w:r>
      <w:r w:rsidRPr="00A25529">
        <w:rPr>
          <w:rStyle w:val="pxst"/>
        </w:rPr>
        <w:instrText>st.ref.id="I05FLZ6"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805(c)</w:t>
      </w:r>
      <w:r w:rsidRPr="00A25529">
        <w:t>.</w:t>
      </w:r>
    </w:p>
    <w:p w14:paraId="1A80DD7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See </w:t>
      </w:r>
      <w:r w:rsidRPr="00A25529">
        <w:rPr>
          <w:rStyle w:val="pxcc"/>
          <w:color w:val="FF0000"/>
          <w:vertAlign w:val="superscript"/>
        </w:rPr>
        <w:t>►</w:t>
      </w:r>
      <w:r w:rsidRPr="00A25529">
        <w:rPr>
          <w:rStyle w:val="pxcc"/>
        </w:rPr>
        <w:fldChar w:fldCharType="begin"/>
      </w:r>
      <w:r w:rsidRPr="00A25529">
        <w:rPr>
          <w:rStyle w:val="pxcc"/>
        </w:rPr>
        <w:instrText>cc.ref.id="I00I48U"</w:instrText>
      </w:r>
      <w:r w:rsidRPr="00A25529">
        <w:rPr>
          <w:rStyle w:val="pxcc"/>
        </w:rPr>
        <w:fldChar w:fldCharType="end"/>
      </w:r>
      <w:r w:rsidRPr="00A25529">
        <w:rPr>
          <w:rStyle w:val="pxcc"/>
        </w:rPr>
        <w:t>Nathan Littauer Hospital Ass'n v. Spitzer, 287 A.D.2d 202, 734 N.Y.S.2d 671 (3d Dep't 2001)</w:t>
      </w:r>
      <w:r w:rsidRPr="00A25529">
        <w:t xml:space="preserve"> (reservation of enumerated powers contained in not-for-profit hospital's restated certificate of incorporation to its newly created parent corporation was not a change in, elimination of, or addition to corporate powers, such as would trigger Supreme Court review and approval of proposed affiliation of corporation with another corporation under newly created common parent).</w:t>
      </w:r>
    </w:p>
    <w:p w14:paraId="5CBE0C7A" w14:textId="77777777" w:rsidR="00FB29D8" w:rsidRPr="00A25529" w:rsidRDefault="00FB29D8">
      <w:pPr>
        <w:pStyle w:val="pxformrefrr"/>
        <w:rPr>
          <w:sz w:val="24"/>
          <w:szCs w:val="24"/>
        </w:rPr>
      </w:pPr>
      <w:r w:rsidRPr="00A25529">
        <w:rPr>
          <w:rStyle w:val="pxvis"/>
          <w:rFonts w:cs="Arial"/>
          <w:bCs/>
          <w:sz w:val="50"/>
          <w:rPrChange w:id="5990" w:author="Cara Cardinale" w:date="2025-03-04T10:36:00Z">
            <w:rPr>
              <w:rStyle w:val="pxvis"/>
              <w:rFonts w:cs="Arial"/>
              <w:bCs/>
            </w:rPr>
          </w:rPrChange>
        </w:rPr>
        <w:t>Research References</w:t>
      </w:r>
    </w:p>
    <w:p w14:paraId="01F19F2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tk.ref.id="I00KXDQ"</w:instrText>
      </w:r>
      <w:r w:rsidRPr="00A25529">
        <w:rPr>
          <w:rStyle w:val="pxtk"/>
        </w:rPr>
        <w:fldChar w:fldCharType="end"/>
      </w:r>
      <w:r w:rsidRPr="00A25529">
        <w:rPr>
          <w:rStyle w:val="pxtk"/>
        </w:rPr>
        <w:t>West's Key Number Digest, Corporations and Business Organizations &amp;key;3374</w:t>
      </w:r>
    </w:p>
    <w:p w14:paraId="2D7283A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rc.ref.id="I00NQIM"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5991" w:author="Cara Cardinale" w:date="2025-01-28T10:30:00Z">
        <w:r w:rsidRPr="00A25529" w:rsidDel="00ED7BE1">
          <w:rPr>
            <w:rStyle w:val="pxrc"/>
          </w:rPr>
          <w:delText>160, 161</w:delText>
        </w:r>
      </w:del>
      <w:ins w:id="5992" w:author="Cara Cardinale" w:date="2025-01-28T10:30:00Z">
        <w:r w:rsidR="00ED7BE1" w:rsidRPr="00A25529">
          <w:rPr>
            <w:rStyle w:val="pxrc"/>
          </w:rPr>
          <w:t>156, 157</w:t>
        </w:r>
      </w:ins>
    </w:p>
    <w:p w14:paraId="1D31DFF6" w14:textId="77777777" w:rsidR="00FB29D8" w:rsidRPr="00A25529" w:rsidRDefault="00FB29D8">
      <w:pPr>
        <w:pStyle w:val="pxd"/>
        <w:spacing w:before="180"/>
      </w:pPr>
      <w:r w:rsidRPr="00A25529">
        <w:t>5. Amendment of Bylaws</w:t>
      </w:r>
    </w:p>
    <w:p w14:paraId="1D69AAA0" w14:textId="77777777" w:rsidR="00FB29D8" w:rsidRPr="00A25529" w:rsidRDefault="00FB29D8">
      <w:pPr>
        <w:pStyle w:val="pxs"/>
        <w:spacing w:before="180"/>
        <w:rPr>
          <w:rPrChange w:id="5993" w:author="Cara Cardinale" w:date="2025-03-04T10:36:00Z">
            <w:rPr>
              <w:sz w:val="27"/>
            </w:rPr>
          </w:rPrChange>
        </w:rPr>
      </w:pPr>
      <w:r w:rsidRPr="00A25529">
        <w:rPr>
          <w:rPrChange w:id="5994" w:author="Cara Cardinale" w:date="2025-03-04T10:36:00Z">
            <w:rPr>
              <w:sz w:val="27"/>
            </w:rPr>
          </w:rPrChange>
        </w:rPr>
        <w:t>30:192. Members' resolution to amend bylaws</w:t>
      </w:r>
    </w:p>
    <w:p w14:paraId="79C36FD3" w14:textId="77777777" w:rsidR="00FB29D8" w:rsidRPr="00A25529" w:rsidRDefault="00FB29D8">
      <w:pPr>
        <w:pStyle w:val="pxov"/>
        <w:rPr>
          <w:vanish/>
        </w:rPr>
      </w:pPr>
      <w:r w:rsidRPr="00A25529">
        <w:rPr>
          <w:vanish/>
        </w:rPr>
        <w:t>FMS</w:t>
      </w:r>
    </w:p>
    <w:p w14:paraId="59A5D83A" w14:textId="77777777" w:rsidR="00FB29D8" w:rsidRPr="00A25529" w:rsidRDefault="00FB29D8">
      <w:pPr>
        <w:pStyle w:val="pxov"/>
        <w:rPr>
          <w:vanish/>
        </w:rPr>
      </w:pPr>
      <w:r w:rsidRPr="00A25529">
        <w:rPr>
          <w:vanish/>
        </w:rPr>
        <w:t>NFP</w:t>
      </w:r>
    </w:p>
    <w:p w14:paraId="4A651C89" w14:textId="77777777" w:rsidR="00FB29D8" w:rsidRPr="00A25529" w:rsidRDefault="00FB29D8">
      <w:pPr>
        <w:pStyle w:val="pxov"/>
        <w:rPr>
          <w:vanish/>
        </w:rPr>
      </w:pPr>
      <w:r w:rsidRPr="00A25529">
        <w:rPr>
          <w:vanish/>
        </w:rPr>
        <w:t>COL</w:t>
      </w:r>
    </w:p>
    <w:p w14:paraId="24048A17" w14:textId="77777777" w:rsidR="00FB29D8" w:rsidRPr="00A25529" w:rsidRDefault="00FB29D8">
      <w:pPr>
        <w:pStyle w:val="pxov"/>
        <w:rPr>
          <w:vanish/>
        </w:rPr>
      </w:pPr>
      <w:r w:rsidRPr="00A25529">
        <w:rPr>
          <w:vanish/>
        </w:rPr>
        <w:t>FCV</w:t>
      </w:r>
    </w:p>
    <w:p w14:paraId="5D32516C" w14:textId="77777777" w:rsidR="00FB29D8" w:rsidRPr="00A25529" w:rsidRDefault="00FB29D8">
      <w:pPr>
        <w:pStyle w:val="pxov"/>
        <w:rPr>
          <w:vanish/>
        </w:rPr>
      </w:pPr>
      <w:r w:rsidRPr="00A25529">
        <w:rPr>
          <w:vanish/>
        </w:rPr>
        <w:t>FTR</w:t>
      </w:r>
    </w:p>
    <w:p w14:paraId="6E6A777F" w14:textId="77777777" w:rsidR="00FB29D8" w:rsidRPr="00A25529" w:rsidRDefault="00FB29D8">
      <w:pPr>
        <w:pStyle w:val="pxov"/>
        <w:rPr>
          <w:vanish/>
        </w:rPr>
      </w:pPr>
      <w:r w:rsidRPr="00A25529">
        <w:rPr>
          <w:vanish/>
        </w:rPr>
        <w:t>EBL</w:t>
      </w:r>
    </w:p>
    <w:p w14:paraId="0577261F" w14:textId="77777777" w:rsidR="00FB29D8" w:rsidRPr="00A25529" w:rsidRDefault="00FB29D8">
      <w:pPr>
        <w:pStyle w:val="pxov"/>
        <w:rPr>
          <w:vanish/>
        </w:rPr>
      </w:pPr>
      <w:r w:rsidRPr="00A25529">
        <w:rPr>
          <w:vanish/>
        </w:rPr>
        <w:t>TEM</w:t>
      </w:r>
    </w:p>
    <w:p w14:paraId="46FE24CA" w14:textId="77777777" w:rsidR="00FB29D8" w:rsidRPr="00A25529" w:rsidRDefault="00FB29D8">
      <w:pPr>
        <w:pStyle w:val="pxov"/>
        <w:rPr>
          <w:vanish/>
        </w:rPr>
      </w:pPr>
      <w:r w:rsidRPr="00A25529">
        <w:rPr>
          <w:vanish/>
        </w:rPr>
        <w:t>MTD</w:t>
      </w:r>
    </w:p>
    <w:p w14:paraId="1ED635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form.fid="Id5690d101b6411e684899cfd92da4eb0"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Whereas,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Bylaws of this corporation provides as follows: </w:t>
      </w:r>
      <w:r w:rsidRPr="00A25529">
        <w:rPr>
          <w:rStyle w:val="pxfinstr"/>
          <w:i/>
          <w:iCs/>
        </w:rPr>
        <w:t>[recitation of bylaw]</w:t>
      </w:r>
      <w:r w:rsidRPr="00A25529">
        <w:t>; and</w:t>
      </w:r>
    </w:p>
    <w:p w14:paraId="1AD6BF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Whereas, it is deemed to be in the best interest of the corporation to amend the above-quoted bylaw in order that </w:t>
      </w:r>
      <w:r w:rsidRPr="00A25529">
        <w:rPr>
          <w:rStyle w:val="pxfinstr"/>
          <w:i/>
          <w:iCs/>
        </w:rPr>
        <w:t>[description of reasons for amendment]</w:t>
      </w:r>
      <w:r w:rsidRPr="00A25529">
        <w:t>.</w:t>
      </w:r>
    </w:p>
    <w:p w14:paraId="3B6E80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Resolved, by </w:t>
      </w:r>
      <w:r w:rsidRPr="00A25529">
        <w:rPr>
          <w:rStyle w:val="pxfinstr"/>
          <w:i/>
          <w:iCs/>
        </w:rPr>
        <w:t>[majority/[fraction of votes]]</w:t>
      </w:r>
      <w:r w:rsidRPr="00A25529">
        <w:t xml:space="preserve"> vote of the members, that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Bylaws of this corporation be and hereby is amended so as to read as follows: </w:t>
      </w:r>
      <w:r w:rsidRPr="00A25529">
        <w:rPr>
          <w:rStyle w:val="pxfinstr"/>
          <w:i/>
          <w:iCs/>
        </w:rPr>
        <w:t>[recitation of amended bylaw]</w:t>
      </w:r>
      <w:r w:rsidRPr="00A25529">
        <w:t>.</w:t>
      </w:r>
    </w:p>
    <w:p w14:paraId="19321A68" w14:textId="77777777" w:rsidR="00FB29D8" w:rsidRPr="00A25529" w:rsidRDefault="00FB29D8">
      <w:pPr>
        <w:pStyle w:val="pxformnotes"/>
        <w:jc w:val="center"/>
        <w:rPr>
          <w:sz w:val="24"/>
          <w:szCs w:val="24"/>
        </w:rPr>
      </w:pPr>
      <w:r w:rsidRPr="00A25529">
        <w:rPr>
          <w:rStyle w:val="pxvis"/>
          <w:rFonts w:cs="Arial"/>
          <w:bCs/>
          <w:sz w:val="50"/>
          <w:rPrChange w:id="5995" w:author="Cara Cardinale" w:date="2025-03-04T10:36:00Z">
            <w:rPr>
              <w:rStyle w:val="pxvis"/>
              <w:rFonts w:cs="Arial"/>
              <w:bCs/>
            </w:rPr>
          </w:rPrChange>
        </w:rPr>
        <w:t>Notes to Form</w:t>
      </w:r>
    </w:p>
    <w:p w14:paraId="322BD269" w14:textId="77777777" w:rsidR="00FB29D8" w:rsidRPr="00A25529" w:rsidRDefault="00FB29D8">
      <w:pPr>
        <w:pStyle w:val="pxformnotes"/>
        <w:rPr>
          <w:sz w:val="24"/>
          <w:szCs w:val="24"/>
        </w:rPr>
      </w:pPr>
    </w:p>
    <w:p w14:paraId="5633DCB0" w14:textId="77777777" w:rsidR="00FB29D8" w:rsidRPr="00A25529" w:rsidRDefault="00FB29D8">
      <w:pPr>
        <w:pStyle w:val="pxformnote"/>
        <w:spacing w:before="180"/>
      </w:pPr>
      <w:del w:id="5996" w:author="Cara Cardinale" w:date="2025-01-14T20:47:00Z">
        <w:r w:rsidRPr="00A25529" w:rsidDel="00CF1278">
          <w:delText>Drafter's Note</w:delText>
        </w:r>
      </w:del>
      <w:r w:rsidRPr="00A25529">
        <w:t xml:space="preserve"> </w:t>
      </w:r>
    </w:p>
    <w:p w14:paraId="1EA61D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st.ref.id="I05S930"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st.ref.id="I009OU9"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65D642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Where the board of directors has not been precluded from amending the bylaws, the above resolution may be adapted for use in such a situation.</w:t>
      </w:r>
    </w:p>
    <w:p w14:paraId="67C3B299" w14:textId="77777777" w:rsidR="00FB29D8" w:rsidRPr="00A25529" w:rsidDel="007B090E" w:rsidRDefault="00FB29D8" w:rsidP="007B090E">
      <w:pPr>
        <w:pStyle w:val="pxformp"/>
        <w:rPr>
          <w:del w:id="5997" w:author="Cara Cardinale" w:date="2025-01-28T10:35:00Z"/>
        </w:rPr>
      </w:pPr>
      <w:r w:rsidRPr="00A25529">
        <w:t xml:space="preserve"> </w:t>
      </w:r>
      <w:del w:id="5998" w:author="Cara Cardinale" w:date="2025-01-28T10:35:00Z">
        <w:r w:rsidRPr="00A25529" w:rsidDel="007B090E">
          <w:rPr>
            <w:rStyle w:val="pxvis"/>
            <w:rFonts w:ascii="Times NewRoman" w:hAnsi="Times NewRoman"/>
            <w:b w:val="0"/>
            <w:sz w:val="24"/>
          </w:rPr>
          <w:tab/>
        </w:r>
        <w:r w:rsidRPr="00A25529" w:rsidDel="007B090E">
          <w:rPr>
            <w:color w:val="FF0000"/>
            <w:vertAlign w:val="superscript"/>
          </w:rPr>
          <w:delText>►</w:delText>
        </w:r>
        <w:r w:rsidRPr="00A25529" w:rsidDel="007B090E">
          <w:fldChar w:fldCharType="begin"/>
        </w:r>
        <w:r w:rsidRPr="00A25529" w:rsidDel="007B090E">
          <w:delInstrText>p.ct.id="f2fd26a0b92511efa75bc0a5c2da1858|203|30:192"</w:delInstrText>
        </w:r>
        <w:r w:rsidRPr="00A25529" w:rsidDel="007B090E">
          <w:fldChar w:fldCharType="end"/>
        </w:r>
        <w:r w:rsidRPr="00A25529" w:rsidDel="007B090E">
          <w:delText xml:space="preserve">Note that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st.ref.id="I00CHZ5"</w:delInstrText>
        </w:r>
        <w:r w:rsidRPr="00A25529" w:rsidDel="007B090E">
          <w:rPr>
            <w:rStyle w:val="pxst"/>
          </w:rPr>
          <w:fldChar w:fldCharType="end"/>
        </w:r>
        <w:r w:rsidRPr="00A25529" w:rsidDel="007B090E">
          <w:rPr>
            <w:rStyle w:val="pxst"/>
          </w:rPr>
          <w:delText xml:space="preserve">N-PCL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602</w:delText>
        </w:r>
        <w:r w:rsidRPr="00A25529" w:rsidDel="007B090E">
          <w:delText xml:space="preserve"> has been amended by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st.ref.id="I00FB41"</w:delInstrText>
        </w:r>
        <w:r w:rsidRPr="00A25529" w:rsidDel="007B090E">
          <w:rPr>
            <w:rStyle w:val="pxst"/>
          </w:rPr>
          <w:fldChar w:fldCharType="end"/>
        </w:r>
        <w:r w:rsidRPr="00A25529" w:rsidDel="007B090E">
          <w:rPr>
            <w:rStyle w:val="pxst"/>
          </w:rPr>
          <w:delText xml:space="preserve">L.2019, c. 558,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2, eff. Jan. 24, 2020</w:delText>
        </w:r>
        <w:r w:rsidRPr="00A25529" w:rsidDel="007B090E">
          <w:delText xml:space="preserve"> that adds subsection (g) as follows:</w:delText>
        </w:r>
      </w:del>
    </w:p>
    <w:p w14:paraId="59A78B32" w14:textId="77777777" w:rsidR="00FB29D8" w:rsidRPr="00A25529" w:rsidRDefault="00FB29D8" w:rsidP="007B090E">
      <w:pPr>
        <w:pStyle w:val="pxformp"/>
        <w:pPrChange w:id="5999" w:author="Cara Cardinale" w:date="2025-01-28T10:35:00Z">
          <w:pPr>
            <w:pStyle w:val="pxformqbqp"/>
            <w:ind w:left="500"/>
          </w:pPr>
        </w:pPrChange>
      </w:pPr>
      <w:del w:id="6000" w:author="Cara Cardinale" w:date="2025-01-28T10:35:00Z">
        <w:r w:rsidRPr="00A25529" w:rsidDel="007B090E">
          <w:rPr>
            <w:color w:val="FF0000"/>
            <w:vertAlign w:val="superscript"/>
          </w:rPr>
          <w:delText>►</w:delText>
        </w:r>
        <w:r w:rsidRPr="00A25529" w:rsidDel="007B090E">
          <w:fldChar w:fldCharType="begin"/>
        </w:r>
        <w:r w:rsidRPr="00A25529" w:rsidDel="007B090E">
          <w:delInstrText>qp.pstart="n"</w:delInstrText>
        </w:r>
        <w:r w:rsidRPr="00A25529" w:rsidDel="007B090E">
          <w:fldChar w:fldCharType="end"/>
        </w:r>
        <w:r w:rsidRPr="00A25529" w:rsidDel="007B090E">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0B93E16C" w14:textId="77777777" w:rsidR="00FB29D8" w:rsidRPr="00A25529" w:rsidRDefault="00FB29D8">
      <w:pPr>
        <w:pStyle w:val="pxformrr"/>
        <w:rPr>
          <w:sz w:val="24"/>
          <w:szCs w:val="24"/>
        </w:rPr>
      </w:pPr>
      <w:r w:rsidRPr="00A25529">
        <w:rPr>
          <w:rStyle w:val="pxvis"/>
          <w:rFonts w:cs="Arial"/>
          <w:bCs/>
          <w:sz w:val="24"/>
          <w:szCs w:val="24"/>
          <w:rPrChange w:id="6001" w:author="Cara Cardinale" w:date="2025-03-04T10:36:00Z">
            <w:rPr>
              <w:rStyle w:val="pxvis"/>
              <w:rFonts w:cs="Arial"/>
              <w:bCs/>
              <w:szCs w:val="24"/>
            </w:rPr>
          </w:rPrChange>
        </w:rPr>
        <w:t>Research References</w:t>
      </w:r>
    </w:p>
    <w:p w14:paraId="433BA10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tk.ref.id="I00I48X"</w:instrText>
      </w:r>
      <w:r w:rsidRPr="00A25529">
        <w:rPr>
          <w:rStyle w:val="pxtk"/>
        </w:rPr>
        <w:fldChar w:fldCharType="end"/>
      </w:r>
      <w:r w:rsidRPr="00A25529">
        <w:rPr>
          <w:rStyle w:val="pxtk"/>
        </w:rPr>
        <w:t>West's Key Number Digest, Corporations and Business Organizations &amp;key;3384</w:t>
      </w:r>
    </w:p>
    <w:p w14:paraId="619E987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rc.ref.id="I006VPF"</w:instrText>
      </w:r>
      <w:r w:rsidRPr="00A25529">
        <w:rPr>
          <w:rStyle w:val="pxrc"/>
        </w:rPr>
        <w:fldChar w:fldCharType="end"/>
      </w:r>
      <w:r w:rsidRPr="00A25529">
        <w:rPr>
          <w:rStyle w:val="pxrc"/>
        </w:rPr>
        <w:t xml:space="preserve">N.Y. Jur. 2d, Business Relationships </w:t>
      </w:r>
      <w:r w:rsidRPr="00A25529">
        <w:rPr>
          <w:rStyle w:val="pxrc"/>
          <w:vanish/>
        </w:rPr>
        <w:t>&amp;s;</w:t>
      </w:r>
      <w:del w:id="6002"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6003" w:author="Cara Cardinale" w:date="2025-01-23T12:57:00Z">
        <w:r w:rsidR="00F97A90" w:rsidRPr="00A25529">
          <w:rPr>
            <w:rStyle w:val="pxvis"/>
            <w:rFonts w:ascii="Times NewRoman" w:hAnsi="Times NewRoman"/>
            <w:b w:val="0"/>
            <w:sz w:val="24"/>
          </w:rPr>
          <w:t>§127</w:t>
        </w:r>
      </w:ins>
    </w:p>
    <w:p w14:paraId="1C4BC2CF" w14:textId="77777777" w:rsidR="00FB29D8" w:rsidRPr="00A25529" w:rsidRDefault="00FB29D8">
      <w:pPr>
        <w:pStyle w:val="pxs"/>
        <w:spacing w:before="180"/>
        <w:rPr>
          <w:rPrChange w:id="6004" w:author="Cara Cardinale" w:date="2025-03-04T10:36:00Z">
            <w:rPr>
              <w:sz w:val="27"/>
            </w:rPr>
          </w:rPrChange>
        </w:rPr>
      </w:pPr>
      <w:r w:rsidRPr="00A25529">
        <w:rPr>
          <w:rPrChange w:id="6005" w:author="Cara Cardinale" w:date="2025-03-04T10:36:00Z">
            <w:rPr>
              <w:sz w:val="27"/>
            </w:rPr>
          </w:rPrChange>
        </w:rPr>
        <w:t>30:193. Members' resolution to amend bylaws by deletion</w:t>
      </w:r>
    </w:p>
    <w:p w14:paraId="217D2DCF" w14:textId="77777777" w:rsidR="00FB29D8" w:rsidRPr="00A25529" w:rsidRDefault="00FB29D8">
      <w:pPr>
        <w:pStyle w:val="pxov"/>
        <w:rPr>
          <w:vanish/>
        </w:rPr>
      </w:pPr>
      <w:r w:rsidRPr="00A25529">
        <w:rPr>
          <w:vanish/>
        </w:rPr>
        <w:t>FMS</w:t>
      </w:r>
    </w:p>
    <w:p w14:paraId="5A5310ED" w14:textId="77777777" w:rsidR="00FB29D8" w:rsidRPr="00A25529" w:rsidRDefault="00FB29D8">
      <w:pPr>
        <w:pStyle w:val="pxov"/>
        <w:rPr>
          <w:vanish/>
        </w:rPr>
      </w:pPr>
      <w:r w:rsidRPr="00A25529">
        <w:rPr>
          <w:vanish/>
        </w:rPr>
        <w:t>NFP</w:t>
      </w:r>
    </w:p>
    <w:p w14:paraId="3FBD2CD0" w14:textId="77777777" w:rsidR="00FB29D8" w:rsidRPr="00A25529" w:rsidRDefault="00FB29D8">
      <w:pPr>
        <w:pStyle w:val="pxov"/>
        <w:rPr>
          <w:vanish/>
        </w:rPr>
      </w:pPr>
      <w:r w:rsidRPr="00A25529">
        <w:rPr>
          <w:vanish/>
        </w:rPr>
        <w:t>COL</w:t>
      </w:r>
    </w:p>
    <w:p w14:paraId="576D03CC" w14:textId="77777777" w:rsidR="00FB29D8" w:rsidRPr="00A25529" w:rsidRDefault="00FB29D8">
      <w:pPr>
        <w:pStyle w:val="pxov"/>
        <w:rPr>
          <w:vanish/>
        </w:rPr>
      </w:pPr>
      <w:r w:rsidRPr="00A25529">
        <w:rPr>
          <w:vanish/>
        </w:rPr>
        <w:t>FCV</w:t>
      </w:r>
    </w:p>
    <w:p w14:paraId="0C3799F4" w14:textId="77777777" w:rsidR="00FB29D8" w:rsidRPr="00A25529" w:rsidRDefault="00FB29D8">
      <w:pPr>
        <w:pStyle w:val="pxov"/>
        <w:rPr>
          <w:vanish/>
        </w:rPr>
      </w:pPr>
      <w:r w:rsidRPr="00A25529">
        <w:rPr>
          <w:vanish/>
        </w:rPr>
        <w:t>FTR</w:t>
      </w:r>
    </w:p>
    <w:p w14:paraId="4C19EE3F" w14:textId="77777777" w:rsidR="00FB29D8" w:rsidRPr="00A25529" w:rsidRDefault="00FB29D8">
      <w:pPr>
        <w:pStyle w:val="pxov"/>
        <w:rPr>
          <w:vanish/>
        </w:rPr>
      </w:pPr>
      <w:r w:rsidRPr="00A25529">
        <w:rPr>
          <w:vanish/>
        </w:rPr>
        <w:t>EBL</w:t>
      </w:r>
    </w:p>
    <w:p w14:paraId="19D5C11A" w14:textId="77777777" w:rsidR="00FB29D8" w:rsidRPr="00A25529" w:rsidRDefault="00FB29D8">
      <w:pPr>
        <w:pStyle w:val="pxov"/>
        <w:rPr>
          <w:vanish/>
        </w:rPr>
      </w:pPr>
      <w:r w:rsidRPr="00A25529">
        <w:rPr>
          <w:vanish/>
        </w:rPr>
        <w:t>TEM</w:t>
      </w:r>
    </w:p>
    <w:p w14:paraId="385DD099" w14:textId="77777777" w:rsidR="00FB29D8" w:rsidRPr="00A25529" w:rsidRDefault="00FB29D8">
      <w:pPr>
        <w:pStyle w:val="pxov"/>
        <w:rPr>
          <w:vanish/>
        </w:rPr>
      </w:pPr>
      <w:r w:rsidRPr="00A25529">
        <w:rPr>
          <w:vanish/>
        </w:rPr>
        <w:t>MTD</w:t>
      </w:r>
    </w:p>
    <w:p w14:paraId="0218425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form.fid="Id56934201b6411e684899cfd92da4eb0"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p.ct.id="f2fd26a0b92511efa75bc0a5c2da1858|204|30:193"</w:instrText>
      </w:r>
      <w:r w:rsidRPr="00A25529">
        <w:fldChar w:fldCharType="end"/>
      </w:r>
      <w:r w:rsidRPr="00A25529">
        <w:t xml:space="preserve">Resolved, that the Bylaws of </w:t>
      </w:r>
      <w:r w:rsidRPr="00A25529">
        <w:rPr>
          <w:rStyle w:val="pxfinstr"/>
          <w:i/>
          <w:iCs/>
        </w:rPr>
        <w:t>[name of corporation]</w:t>
      </w:r>
      <w:r w:rsidRPr="00A25529">
        <w:t xml:space="preserve"> are hereby amended to delete </w:t>
      </w:r>
      <w:r w:rsidRPr="00A25529">
        <w:rPr>
          <w:rStyle w:val="pxfinstr"/>
          <w:i/>
          <w:iCs/>
        </w:rPr>
        <w:t>[Article [designation of article]/Section [number of section]]</w:t>
      </w:r>
      <w:r w:rsidRPr="00A25529">
        <w:t>.</w:t>
      </w:r>
    </w:p>
    <w:p w14:paraId="77B6E03E" w14:textId="77777777" w:rsidR="00FB29D8" w:rsidRPr="00A25529" w:rsidRDefault="00FB29D8">
      <w:pPr>
        <w:pStyle w:val="pxformnotes"/>
        <w:jc w:val="center"/>
        <w:rPr>
          <w:sz w:val="24"/>
          <w:szCs w:val="24"/>
        </w:rPr>
      </w:pPr>
      <w:r w:rsidRPr="00A25529">
        <w:rPr>
          <w:rStyle w:val="pxvis"/>
          <w:rFonts w:cs="Arial"/>
          <w:bCs/>
          <w:sz w:val="50"/>
          <w:rPrChange w:id="6006" w:author="Cara Cardinale" w:date="2025-03-04T10:36:00Z">
            <w:rPr>
              <w:rStyle w:val="pxvis"/>
              <w:rFonts w:cs="Arial"/>
              <w:bCs/>
            </w:rPr>
          </w:rPrChange>
        </w:rPr>
        <w:t>Notes to Form</w:t>
      </w:r>
    </w:p>
    <w:p w14:paraId="3DC5B166" w14:textId="77777777" w:rsidR="00FB29D8" w:rsidRPr="00A25529" w:rsidRDefault="00FB29D8">
      <w:pPr>
        <w:pStyle w:val="pxformnotes"/>
        <w:rPr>
          <w:sz w:val="24"/>
          <w:szCs w:val="24"/>
        </w:rPr>
      </w:pPr>
    </w:p>
    <w:p w14:paraId="64335ECF" w14:textId="77777777" w:rsidR="00FB29D8" w:rsidRPr="00A25529" w:rsidRDefault="00FB29D8">
      <w:pPr>
        <w:pStyle w:val="pxformnote"/>
        <w:spacing w:before="180"/>
      </w:pPr>
      <w:del w:id="6007" w:author="Cara Cardinale" w:date="2025-01-14T20:47:00Z">
        <w:r w:rsidRPr="00A25529" w:rsidDel="00CF1278">
          <w:delText>Drafter's Note</w:delText>
        </w:r>
      </w:del>
      <w:r w:rsidRPr="00A25529">
        <w:t xml:space="preserve"> </w:t>
      </w:r>
    </w:p>
    <w:p w14:paraId="21C913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p.ct.id="f2fd26a0b92511efa75bc0a5c2da1858|204|30:193"</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st.ref.id="I009OUB"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st.ref.id="I00CHZ7"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39F829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p.ct.id="f2fd26a0b92511efa75bc0a5c2da1858|204|30:193"</w:instrText>
      </w:r>
      <w:r w:rsidRPr="00A25529">
        <w:fldChar w:fldCharType="end"/>
      </w:r>
      <w:r w:rsidRPr="00A25529">
        <w:t>Where the board of directors has not been precluded from amending the bylaws, the above resolution may be adapted for use in such a situation.</w:t>
      </w:r>
    </w:p>
    <w:p w14:paraId="0060E4D9" w14:textId="77777777" w:rsidR="00FB29D8" w:rsidRPr="00A25529" w:rsidDel="007B090E" w:rsidRDefault="00FB29D8">
      <w:pPr>
        <w:pStyle w:val="pxformp"/>
        <w:rPr>
          <w:del w:id="6008" w:author="Cara Cardinale" w:date="2025-01-28T10:35:00Z"/>
        </w:rPr>
      </w:pPr>
      <w:del w:id="6009" w:author="Cara Cardinale" w:date="2025-01-28T10:35:00Z">
        <w:r w:rsidRPr="00A25529" w:rsidDel="007B090E">
          <w:delText xml:space="preserve"> </w:delText>
        </w:r>
        <w:r w:rsidRPr="00A25529" w:rsidDel="007B090E">
          <w:rPr>
            <w:rStyle w:val="pxvis"/>
            <w:rFonts w:ascii="Times NewRoman" w:hAnsi="Times NewRoman"/>
            <w:b w:val="0"/>
            <w:sz w:val="24"/>
          </w:rPr>
          <w:tab/>
        </w:r>
        <w:r w:rsidRPr="00A25529" w:rsidDel="007B090E">
          <w:rPr>
            <w:color w:val="FF0000"/>
            <w:vertAlign w:val="superscript"/>
          </w:rPr>
          <w:delText>►</w:delText>
        </w:r>
        <w:r w:rsidRPr="00A25529" w:rsidDel="007B090E">
          <w:fldChar w:fldCharType="begin"/>
        </w:r>
        <w:r w:rsidRPr="00A25529" w:rsidDel="007B090E">
          <w:delInstrText>p.ct.id="f2fd26a0b92511efa75bc0a5c2da1858|204|30:193"</w:delInstrText>
        </w:r>
        <w:r w:rsidRPr="00A25529" w:rsidDel="007B090E">
          <w:fldChar w:fldCharType="end"/>
        </w:r>
        <w:r w:rsidRPr="00A25529" w:rsidDel="007B090E">
          <w:delText xml:space="preserve">Note that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st.ref.id="I00FB43"</w:delInstrText>
        </w:r>
        <w:r w:rsidRPr="00A25529" w:rsidDel="007B090E">
          <w:rPr>
            <w:rStyle w:val="pxst"/>
          </w:rPr>
          <w:fldChar w:fldCharType="end"/>
        </w:r>
        <w:r w:rsidRPr="00A25529" w:rsidDel="007B090E">
          <w:rPr>
            <w:rStyle w:val="pxst"/>
          </w:rPr>
          <w:delText xml:space="preserve">N-PCL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602</w:delText>
        </w:r>
        <w:r w:rsidRPr="00A25529" w:rsidDel="007B090E">
          <w:delText xml:space="preserve"> has been amended by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st.ref.id="I00I48Z"</w:delInstrText>
        </w:r>
        <w:r w:rsidRPr="00A25529" w:rsidDel="007B090E">
          <w:rPr>
            <w:rStyle w:val="pxst"/>
          </w:rPr>
          <w:fldChar w:fldCharType="end"/>
        </w:r>
        <w:r w:rsidRPr="00A25529" w:rsidDel="007B090E">
          <w:rPr>
            <w:rStyle w:val="pxst"/>
          </w:rPr>
          <w:delText xml:space="preserve">L.2019, c. 558,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2, eff. Jan. 24, 2020</w:delText>
        </w:r>
        <w:r w:rsidRPr="00A25529" w:rsidDel="007B090E">
          <w:delText xml:space="preserve"> that adds subsection (g) as follows:</w:delText>
        </w:r>
      </w:del>
    </w:p>
    <w:p w14:paraId="2037FB87" w14:textId="77777777" w:rsidR="00FB29D8" w:rsidRPr="00A25529" w:rsidDel="007B090E" w:rsidRDefault="00FB29D8">
      <w:pPr>
        <w:pStyle w:val="pxformqbqp"/>
        <w:ind w:left="500"/>
        <w:rPr>
          <w:del w:id="6010" w:author="Cara Cardinale" w:date="2025-01-28T10:35:00Z"/>
          <w:sz w:val="24"/>
          <w:szCs w:val="24"/>
          <w:rPrChange w:id="6011" w:author="Cara Cardinale" w:date="2025-03-04T10:36:00Z">
            <w:rPr>
              <w:del w:id="6012" w:author="Cara Cardinale" w:date="2025-01-28T10:35:00Z"/>
              <w:szCs w:val="24"/>
            </w:rPr>
          </w:rPrChange>
        </w:rPr>
      </w:pPr>
      <w:del w:id="6013" w:author="Cara Cardinale" w:date="2025-01-28T10:35:00Z">
        <w:r w:rsidRPr="00BD0DFB" w:rsidDel="007B090E">
          <w:rPr>
            <w:color w:val="FF0000"/>
            <w:vertAlign w:val="superscript"/>
          </w:rPr>
          <w:delText>►</w:delText>
        </w:r>
        <w:r w:rsidRPr="00BD0DFB" w:rsidDel="007B090E">
          <w:rPr>
            <w:sz w:val="24"/>
            <w:szCs w:val="24"/>
          </w:rPr>
          <w:fldChar w:fldCharType="begin"/>
        </w:r>
        <w:r w:rsidRPr="00A25529" w:rsidDel="007B090E">
          <w:rPr>
            <w:sz w:val="24"/>
            <w:szCs w:val="24"/>
            <w:rPrChange w:id="6014" w:author="Cara Cardinale" w:date="2025-03-04T10:36:00Z">
              <w:rPr>
                <w:szCs w:val="24"/>
              </w:rPr>
            </w:rPrChange>
          </w:rPr>
          <w:delInstrText>qp.pstart="n"</w:delInstrText>
        </w:r>
        <w:r w:rsidRPr="00BD0DFB" w:rsidDel="007B090E">
          <w:rPr>
            <w:sz w:val="24"/>
            <w:szCs w:val="24"/>
          </w:rPr>
          <w:fldChar w:fldCharType="end"/>
        </w:r>
        <w:r w:rsidRPr="00A25529" w:rsidDel="007B090E">
          <w:rPr>
            <w:sz w:val="24"/>
            <w:szCs w:val="24"/>
            <w:rPrChange w:id="6015" w:author="Cara Cardinale" w:date="2025-03-04T10:36:00Z">
              <w:rPr>
                <w:szCs w:val="24"/>
              </w:rPr>
            </w:rPrChange>
          </w:rPr>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1EB92158" w14:textId="77777777" w:rsidR="00FB29D8" w:rsidRPr="00A25529" w:rsidRDefault="00FB29D8">
      <w:pPr>
        <w:pStyle w:val="pxformrr"/>
        <w:rPr>
          <w:sz w:val="24"/>
          <w:szCs w:val="24"/>
        </w:rPr>
      </w:pPr>
      <w:r w:rsidRPr="00A25529">
        <w:rPr>
          <w:rStyle w:val="pxvis"/>
          <w:rFonts w:cs="Arial"/>
          <w:bCs/>
          <w:sz w:val="24"/>
          <w:szCs w:val="24"/>
          <w:rPrChange w:id="6016" w:author="Cara Cardinale" w:date="2025-03-04T10:36:00Z">
            <w:rPr>
              <w:rStyle w:val="pxvis"/>
              <w:rFonts w:cs="Arial"/>
              <w:bCs/>
              <w:szCs w:val="24"/>
            </w:rPr>
          </w:rPrChange>
        </w:rPr>
        <w:t>Research References</w:t>
      </w:r>
    </w:p>
    <w:p w14:paraId="3F40F0C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tk.ref.id="I00KXDV"</w:instrText>
      </w:r>
      <w:r w:rsidRPr="00A25529">
        <w:rPr>
          <w:rStyle w:val="pxtk"/>
        </w:rPr>
        <w:fldChar w:fldCharType="end"/>
      </w:r>
      <w:r w:rsidRPr="00A25529">
        <w:rPr>
          <w:rStyle w:val="pxtk"/>
        </w:rPr>
        <w:t>West's Key Number Digest, Corporations and Business Organizations &amp;key;3384</w:t>
      </w:r>
    </w:p>
    <w:p w14:paraId="3961EAE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rc.ref.id="I007ZKF"</w:instrText>
      </w:r>
      <w:r w:rsidRPr="00A25529">
        <w:rPr>
          <w:rStyle w:val="pxrc"/>
        </w:rPr>
        <w:fldChar w:fldCharType="end"/>
      </w:r>
      <w:r w:rsidRPr="00A25529">
        <w:rPr>
          <w:rStyle w:val="pxrc"/>
        </w:rPr>
        <w:t xml:space="preserve">N.Y. Jur. 2d, Business Relationships </w:t>
      </w:r>
      <w:r w:rsidRPr="00A25529">
        <w:rPr>
          <w:rStyle w:val="pxrc"/>
          <w:vanish/>
        </w:rPr>
        <w:t>&amp;s;</w:t>
      </w:r>
      <w:del w:id="6017"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6018" w:author="Cara Cardinale" w:date="2025-01-23T12:57:00Z">
        <w:r w:rsidR="00F97A90" w:rsidRPr="00A25529">
          <w:rPr>
            <w:rStyle w:val="pxvis"/>
            <w:rFonts w:ascii="Times NewRoman" w:hAnsi="Times NewRoman"/>
            <w:b w:val="0"/>
            <w:sz w:val="24"/>
          </w:rPr>
          <w:t>§127</w:t>
        </w:r>
      </w:ins>
    </w:p>
    <w:p w14:paraId="7C7D1C8B" w14:textId="77777777" w:rsidR="00FB29D8" w:rsidRPr="00A25529" w:rsidRDefault="00FB29D8">
      <w:pPr>
        <w:pStyle w:val="pxs"/>
        <w:spacing w:before="180"/>
        <w:rPr>
          <w:rPrChange w:id="6019" w:author="Cara Cardinale" w:date="2025-03-04T10:36:00Z">
            <w:rPr>
              <w:sz w:val="27"/>
            </w:rPr>
          </w:rPrChange>
        </w:rPr>
      </w:pPr>
      <w:r w:rsidRPr="00A25529">
        <w:rPr>
          <w:rPrChange w:id="6020" w:author="Cara Cardinale" w:date="2025-03-04T10:36:00Z">
            <w:rPr>
              <w:sz w:val="27"/>
            </w:rPr>
          </w:rPrChange>
        </w:rPr>
        <w:t>30:194. Members' resolution to amend bylaws by addition</w:t>
      </w:r>
    </w:p>
    <w:p w14:paraId="66BCFA07" w14:textId="77777777" w:rsidR="00FB29D8" w:rsidRPr="00A25529" w:rsidRDefault="00FB29D8">
      <w:pPr>
        <w:pStyle w:val="pxov"/>
        <w:rPr>
          <w:vanish/>
        </w:rPr>
      </w:pPr>
      <w:r w:rsidRPr="00A25529">
        <w:rPr>
          <w:vanish/>
        </w:rPr>
        <w:t>FMS</w:t>
      </w:r>
    </w:p>
    <w:p w14:paraId="7AD0D05B" w14:textId="77777777" w:rsidR="00FB29D8" w:rsidRPr="00A25529" w:rsidRDefault="00FB29D8">
      <w:pPr>
        <w:pStyle w:val="pxov"/>
        <w:rPr>
          <w:vanish/>
        </w:rPr>
      </w:pPr>
      <w:r w:rsidRPr="00A25529">
        <w:rPr>
          <w:vanish/>
        </w:rPr>
        <w:t>NFP</w:t>
      </w:r>
    </w:p>
    <w:p w14:paraId="37D62FE4" w14:textId="77777777" w:rsidR="00FB29D8" w:rsidRPr="00A25529" w:rsidRDefault="00FB29D8">
      <w:pPr>
        <w:pStyle w:val="pxov"/>
        <w:rPr>
          <w:vanish/>
        </w:rPr>
      </w:pPr>
      <w:r w:rsidRPr="00A25529">
        <w:rPr>
          <w:vanish/>
        </w:rPr>
        <w:t>COL</w:t>
      </w:r>
    </w:p>
    <w:p w14:paraId="2EF808FC" w14:textId="77777777" w:rsidR="00FB29D8" w:rsidRPr="00A25529" w:rsidRDefault="00FB29D8">
      <w:pPr>
        <w:pStyle w:val="pxov"/>
        <w:rPr>
          <w:vanish/>
        </w:rPr>
      </w:pPr>
      <w:r w:rsidRPr="00A25529">
        <w:rPr>
          <w:vanish/>
        </w:rPr>
        <w:t>FCV</w:t>
      </w:r>
    </w:p>
    <w:p w14:paraId="7C7D6623" w14:textId="77777777" w:rsidR="00FB29D8" w:rsidRPr="00A25529" w:rsidRDefault="00FB29D8">
      <w:pPr>
        <w:pStyle w:val="pxov"/>
        <w:rPr>
          <w:vanish/>
        </w:rPr>
      </w:pPr>
      <w:r w:rsidRPr="00A25529">
        <w:rPr>
          <w:vanish/>
        </w:rPr>
        <w:t>FTR</w:t>
      </w:r>
    </w:p>
    <w:p w14:paraId="71C44E90" w14:textId="77777777" w:rsidR="00FB29D8" w:rsidRPr="00A25529" w:rsidRDefault="00FB29D8">
      <w:pPr>
        <w:pStyle w:val="pxov"/>
        <w:rPr>
          <w:vanish/>
        </w:rPr>
      </w:pPr>
      <w:r w:rsidRPr="00A25529">
        <w:rPr>
          <w:vanish/>
        </w:rPr>
        <w:t>EBL</w:t>
      </w:r>
    </w:p>
    <w:p w14:paraId="1306E247" w14:textId="77777777" w:rsidR="00FB29D8" w:rsidRPr="00A25529" w:rsidRDefault="00FB29D8">
      <w:pPr>
        <w:pStyle w:val="pxov"/>
        <w:rPr>
          <w:vanish/>
        </w:rPr>
      </w:pPr>
      <w:r w:rsidRPr="00A25529">
        <w:rPr>
          <w:vanish/>
        </w:rPr>
        <w:t>TEM</w:t>
      </w:r>
    </w:p>
    <w:p w14:paraId="0A2369EE" w14:textId="77777777" w:rsidR="00FB29D8" w:rsidRPr="00A25529" w:rsidRDefault="00FB29D8">
      <w:pPr>
        <w:pStyle w:val="pxov"/>
        <w:rPr>
          <w:vanish/>
        </w:rPr>
      </w:pPr>
      <w:r w:rsidRPr="00A25529">
        <w:rPr>
          <w:vanish/>
        </w:rPr>
        <w:t>MTD</w:t>
      </w:r>
    </w:p>
    <w:p w14:paraId="0BA382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form.fid="Id5695b301b6411e684899cfd92da4eb0"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p.ct.id="f2fd26a0b92511efa75bc0a5c2da1858|205|30:194"</w:instrText>
      </w:r>
      <w:r w:rsidRPr="00A25529">
        <w:fldChar w:fldCharType="end"/>
      </w:r>
      <w:r w:rsidRPr="00A25529">
        <w:t xml:space="preserve">Resolved, that the Bylaws of </w:t>
      </w:r>
      <w:r w:rsidRPr="00A25529">
        <w:rPr>
          <w:rStyle w:val="pxfinstr"/>
          <w:i/>
          <w:iCs/>
        </w:rPr>
        <w:t>[name of corporation]</w:t>
      </w:r>
      <w:r w:rsidRPr="00A25529">
        <w:t xml:space="preserve"> are hereby amended to add to Article </w:t>
      </w:r>
      <w:r w:rsidRPr="00A25529">
        <w:rPr>
          <w:rStyle w:val="pxfinstr"/>
          <w:i/>
          <w:iCs/>
        </w:rPr>
        <w:t>[designation of article]</w:t>
      </w:r>
      <w:r w:rsidRPr="00A25529">
        <w:t xml:space="preserve">, a new Section, </w:t>
      </w:r>
      <w:r w:rsidRPr="00A25529">
        <w:rPr>
          <w:rStyle w:val="pxfinstr"/>
          <w:i/>
          <w:iCs/>
        </w:rPr>
        <w:t>[number of section]</w:t>
      </w:r>
      <w:r w:rsidRPr="00A25529">
        <w:t xml:space="preserve">, reading as follows: </w:t>
      </w:r>
      <w:r w:rsidRPr="00A25529">
        <w:rPr>
          <w:rStyle w:val="pxfinstr"/>
          <w:i/>
          <w:iCs/>
        </w:rPr>
        <w:t>[recitation of amended bylaws]</w:t>
      </w:r>
      <w:r w:rsidRPr="00A25529">
        <w:t>.</w:t>
      </w:r>
    </w:p>
    <w:p w14:paraId="1ACEE3C4" w14:textId="77777777" w:rsidR="00FB29D8" w:rsidRPr="00A25529" w:rsidRDefault="00FB29D8">
      <w:pPr>
        <w:pStyle w:val="pxformnotes"/>
        <w:jc w:val="center"/>
        <w:rPr>
          <w:sz w:val="24"/>
          <w:szCs w:val="24"/>
        </w:rPr>
      </w:pPr>
      <w:r w:rsidRPr="00A25529">
        <w:rPr>
          <w:rStyle w:val="pxvis"/>
          <w:rFonts w:cs="Arial"/>
          <w:bCs/>
          <w:sz w:val="50"/>
          <w:rPrChange w:id="6021" w:author="Cara Cardinale" w:date="2025-03-04T10:36:00Z">
            <w:rPr>
              <w:rStyle w:val="pxvis"/>
              <w:rFonts w:cs="Arial"/>
              <w:bCs/>
            </w:rPr>
          </w:rPrChange>
        </w:rPr>
        <w:t>Notes to Form</w:t>
      </w:r>
    </w:p>
    <w:p w14:paraId="0E04A614" w14:textId="77777777" w:rsidR="00FB29D8" w:rsidRPr="00A25529" w:rsidRDefault="00FB29D8">
      <w:pPr>
        <w:pStyle w:val="pxformnotes"/>
        <w:rPr>
          <w:sz w:val="24"/>
          <w:szCs w:val="24"/>
        </w:rPr>
      </w:pPr>
    </w:p>
    <w:p w14:paraId="636418DE" w14:textId="77777777" w:rsidR="00FB29D8" w:rsidRPr="00A25529" w:rsidRDefault="00FB29D8">
      <w:pPr>
        <w:pStyle w:val="pxformnote"/>
        <w:spacing w:before="180"/>
      </w:pPr>
      <w:del w:id="6022" w:author="Cara Cardinale" w:date="2025-01-14T20:47:00Z">
        <w:r w:rsidRPr="00A25529" w:rsidDel="00CF1278">
          <w:delText>Drafter's Note</w:delText>
        </w:r>
      </w:del>
      <w:r w:rsidRPr="00A25529">
        <w:t xml:space="preserve"> </w:t>
      </w:r>
    </w:p>
    <w:p w14:paraId="121AE1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p.ct.id="f2fd26a0b92511efa75bc0a5c2da1858|205|30:194"</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st.ref.id="I00ASPB"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st.ref.id="I00DLU7"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2C3898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p.ct.id="f2fd26a0b92511efa75bc0a5c2da1858|205|30:194"</w:instrText>
      </w:r>
      <w:r w:rsidRPr="00A25529">
        <w:fldChar w:fldCharType="end"/>
      </w:r>
      <w:r w:rsidRPr="00A25529">
        <w:t>Where the board of directors has not been precluded from amending the bylaws, the above resolution may be adapted for use in such a situation.</w:t>
      </w:r>
    </w:p>
    <w:p w14:paraId="124C909B" w14:textId="77777777" w:rsidR="00FB29D8" w:rsidRPr="00A25529" w:rsidDel="007B090E" w:rsidRDefault="00FB29D8" w:rsidP="007B090E">
      <w:pPr>
        <w:pStyle w:val="pxformp"/>
        <w:rPr>
          <w:del w:id="6023" w:author="Cara Cardinale" w:date="2025-01-28T10:35:00Z"/>
        </w:rPr>
      </w:pPr>
      <w:r w:rsidRPr="00A25529">
        <w:t xml:space="preserve"> </w:t>
      </w:r>
      <w:r w:rsidRPr="00A25529">
        <w:rPr>
          <w:rStyle w:val="pxvis"/>
          <w:rFonts w:ascii="Times NewRoman" w:hAnsi="Times NewRoman"/>
          <w:b w:val="0"/>
          <w:sz w:val="24"/>
        </w:rPr>
        <w:tab/>
      </w:r>
      <w:del w:id="6024" w:author="Cara Cardinale" w:date="2025-01-28T10:35:00Z">
        <w:r w:rsidRPr="00A25529" w:rsidDel="007B090E">
          <w:rPr>
            <w:color w:val="FF0000"/>
            <w:vertAlign w:val="superscript"/>
          </w:rPr>
          <w:delText>►</w:delText>
        </w:r>
        <w:r w:rsidRPr="00A25529" w:rsidDel="007B090E">
          <w:fldChar w:fldCharType="begin"/>
        </w:r>
        <w:r w:rsidRPr="00A25529" w:rsidDel="007B090E">
          <w:delInstrText>p.ct.id="f2fd26a0b92511efa75bc0a5c2da1858|205|30:194"</w:delInstrText>
        </w:r>
        <w:r w:rsidRPr="00A25529" w:rsidDel="007B090E">
          <w:fldChar w:fldCharType="end"/>
        </w:r>
        <w:r w:rsidRPr="00A25529" w:rsidDel="007B090E">
          <w:delText xml:space="preserve">Note that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st.ref.id="I00GEZ3"</w:delInstrText>
        </w:r>
        <w:r w:rsidRPr="00A25529" w:rsidDel="007B090E">
          <w:rPr>
            <w:rStyle w:val="pxst"/>
          </w:rPr>
          <w:fldChar w:fldCharType="end"/>
        </w:r>
        <w:r w:rsidRPr="00A25529" w:rsidDel="007B090E">
          <w:rPr>
            <w:rStyle w:val="pxst"/>
          </w:rPr>
          <w:delText xml:space="preserve">N-PCL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602</w:delText>
        </w:r>
        <w:r w:rsidRPr="00A25529" w:rsidDel="007B090E">
          <w:delText xml:space="preserve"> has been amended by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st.ref.id="I00J83Z"</w:delInstrText>
        </w:r>
        <w:r w:rsidRPr="00A25529" w:rsidDel="007B090E">
          <w:rPr>
            <w:rStyle w:val="pxst"/>
          </w:rPr>
          <w:fldChar w:fldCharType="end"/>
        </w:r>
        <w:r w:rsidRPr="00A25529" w:rsidDel="007B090E">
          <w:rPr>
            <w:rStyle w:val="pxst"/>
          </w:rPr>
          <w:delText xml:space="preserve">L.2019, c. 558,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2, eff. Jan. 24, 2020</w:delText>
        </w:r>
        <w:r w:rsidRPr="00A25529" w:rsidDel="007B090E">
          <w:delText xml:space="preserve"> that adds subsection (g) as follows:</w:delText>
        </w:r>
      </w:del>
    </w:p>
    <w:p w14:paraId="1E5440A2" w14:textId="77777777" w:rsidR="00FB29D8" w:rsidRPr="00A25529" w:rsidRDefault="00FB29D8" w:rsidP="007B090E">
      <w:pPr>
        <w:pStyle w:val="pxformp"/>
        <w:pPrChange w:id="6025" w:author="Cara Cardinale" w:date="2025-01-28T10:35:00Z">
          <w:pPr>
            <w:pStyle w:val="pxformqbqp"/>
            <w:ind w:left="500"/>
          </w:pPr>
        </w:pPrChange>
      </w:pPr>
      <w:del w:id="6026" w:author="Cara Cardinale" w:date="2025-01-28T10:35:00Z">
        <w:r w:rsidRPr="00A25529" w:rsidDel="007B090E">
          <w:rPr>
            <w:color w:val="FF0000"/>
            <w:vertAlign w:val="superscript"/>
          </w:rPr>
          <w:delText>►</w:delText>
        </w:r>
        <w:r w:rsidRPr="00A25529" w:rsidDel="007B090E">
          <w:fldChar w:fldCharType="begin"/>
        </w:r>
        <w:r w:rsidRPr="00A25529" w:rsidDel="007B090E">
          <w:delInstrText>qp.pstart="n"</w:delInstrText>
        </w:r>
        <w:r w:rsidRPr="00A25529" w:rsidDel="007B090E">
          <w:fldChar w:fldCharType="end"/>
        </w:r>
        <w:r w:rsidRPr="00A25529" w:rsidDel="007B090E">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214054C7" w14:textId="77777777" w:rsidR="00FB29D8" w:rsidRPr="00A25529" w:rsidRDefault="00FB29D8">
      <w:pPr>
        <w:pStyle w:val="pxformrr"/>
        <w:rPr>
          <w:sz w:val="24"/>
          <w:szCs w:val="24"/>
        </w:rPr>
      </w:pPr>
      <w:r w:rsidRPr="00A25529">
        <w:rPr>
          <w:rStyle w:val="pxvis"/>
          <w:rFonts w:cs="Arial"/>
          <w:bCs/>
          <w:sz w:val="24"/>
          <w:szCs w:val="24"/>
          <w:rPrChange w:id="6027" w:author="Cara Cardinale" w:date="2025-03-04T10:36:00Z">
            <w:rPr>
              <w:rStyle w:val="pxvis"/>
              <w:rFonts w:cs="Arial"/>
              <w:bCs/>
              <w:szCs w:val="24"/>
            </w:rPr>
          </w:rPrChange>
        </w:rPr>
        <w:t>Research References</w:t>
      </w:r>
    </w:p>
    <w:p w14:paraId="3C012C8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tk.ref.id="I00M18V"</w:instrText>
      </w:r>
      <w:r w:rsidRPr="00A25529">
        <w:rPr>
          <w:rStyle w:val="pxtk"/>
        </w:rPr>
        <w:fldChar w:fldCharType="end"/>
      </w:r>
      <w:r w:rsidRPr="00A25529">
        <w:rPr>
          <w:rStyle w:val="pxtk"/>
        </w:rPr>
        <w:t>West's Key Number Digest, Corporations and Business Organizations &amp;key;3384</w:t>
      </w:r>
    </w:p>
    <w:p w14:paraId="1416603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rc.ref.id="I007ZKH"</w:instrText>
      </w:r>
      <w:r w:rsidRPr="00A25529">
        <w:rPr>
          <w:rStyle w:val="pxrc"/>
        </w:rPr>
        <w:fldChar w:fldCharType="end"/>
      </w:r>
      <w:r w:rsidRPr="00A25529">
        <w:rPr>
          <w:rStyle w:val="pxrc"/>
        </w:rPr>
        <w:t xml:space="preserve">N.Y. Jur. 2d, Business Relationships </w:t>
      </w:r>
      <w:r w:rsidRPr="00A25529">
        <w:rPr>
          <w:rStyle w:val="pxrc"/>
          <w:vanish/>
        </w:rPr>
        <w:t>&amp;s;</w:t>
      </w:r>
      <w:del w:id="6028"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6029" w:author="Cara Cardinale" w:date="2025-01-23T12:57:00Z">
        <w:r w:rsidR="00F97A90" w:rsidRPr="00A25529">
          <w:rPr>
            <w:rStyle w:val="pxvis"/>
            <w:rFonts w:ascii="Times NewRoman" w:hAnsi="Times NewRoman"/>
            <w:b w:val="0"/>
            <w:sz w:val="24"/>
          </w:rPr>
          <w:t>§127</w:t>
        </w:r>
      </w:ins>
    </w:p>
    <w:p w14:paraId="397696D1" w14:textId="77777777" w:rsidR="00FB29D8" w:rsidRPr="00A25529" w:rsidRDefault="00FB29D8">
      <w:pPr>
        <w:pStyle w:val="pxs"/>
        <w:spacing w:before="180"/>
        <w:rPr>
          <w:rPrChange w:id="6030" w:author="Cara Cardinale" w:date="2025-03-04T10:36:00Z">
            <w:rPr>
              <w:sz w:val="27"/>
            </w:rPr>
          </w:rPrChange>
        </w:rPr>
      </w:pPr>
      <w:r w:rsidRPr="00A25529">
        <w:rPr>
          <w:rPrChange w:id="6031" w:author="Cara Cardinale" w:date="2025-03-04T10:36:00Z">
            <w:rPr>
              <w:sz w:val="27"/>
            </w:rPr>
          </w:rPrChange>
        </w:rPr>
        <w:t>30:195. Directors' resolution to amend bylaws</w:t>
      </w:r>
    </w:p>
    <w:p w14:paraId="1584B289" w14:textId="77777777" w:rsidR="00FB29D8" w:rsidRPr="00A25529" w:rsidRDefault="00FB29D8">
      <w:pPr>
        <w:pStyle w:val="pxov"/>
        <w:rPr>
          <w:vanish/>
        </w:rPr>
      </w:pPr>
      <w:r w:rsidRPr="00A25529">
        <w:rPr>
          <w:vanish/>
        </w:rPr>
        <w:t>FMS</w:t>
      </w:r>
    </w:p>
    <w:p w14:paraId="1EC1E6BF" w14:textId="77777777" w:rsidR="00FB29D8" w:rsidRPr="00A25529" w:rsidRDefault="00FB29D8">
      <w:pPr>
        <w:pStyle w:val="pxov"/>
        <w:rPr>
          <w:vanish/>
        </w:rPr>
      </w:pPr>
      <w:r w:rsidRPr="00A25529">
        <w:rPr>
          <w:vanish/>
        </w:rPr>
        <w:t>NFP</w:t>
      </w:r>
    </w:p>
    <w:p w14:paraId="0FBDF0FA" w14:textId="77777777" w:rsidR="00FB29D8" w:rsidRPr="00A25529" w:rsidRDefault="00FB29D8">
      <w:pPr>
        <w:pStyle w:val="pxov"/>
        <w:rPr>
          <w:vanish/>
        </w:rPr>
      </w:pPr>
      <w:r w:rsidRPr="00A25529">
        <w:rPr>
          <w:vanish/>
        </w:rPr>
        <w:t>COL</w:t>
      </w:r>
    </w:p>
    <w:p w14:paraId="04D25428" w14:textId="77777777" w:rsidR="00FB29D8" w:rsidRPr="00A25529" w:rsidRDefault="00FB29D8">
      <w:pPr>
        <w:pStyle w:val="pxov"/>
        <w:rPr>
          <w:vanish/>
        </w:rPr>
      </w:pPr>
      <w:r w:rsidRPr="00A25529">
        <w:rPr>
          <w:vanish/>
        </w:rPr>
        <w:t>FCV</w:t>
      </w:r>
    </w:p>
    <w:p w14:paraId="13F331E4" w14:textId="77777777" w:rsidR="00FB29D8" w:rsidRPr="00A25529" w:rsidRDefault="00FB29D8">
      <w:pPr>
        <w:pStyle w:val="pxov"/>
        <w:rPr>
          <w:vanish/>
        </w:rPr>
      </w:pPr>
      <w:r w:rsidRPr="00A25529">
        <w:rPr>
          <w:vanish/>
        </w:rPr>
        <w:t>FTR</w:t>
      </w:r>
    </w:p>
    <w:p w14:paraId="73CDA382" w14:textId="77777777" w:rsidR="00FB29D8" w:rsidRPr="00A25529" w:rsidRDefault="00FB29D8">
      <w:pPr>
        <w:pStyle w:val="pxov"/>
        <w:rPr>
          <w:vanish/>
        </w:rPr>
      </w:pPr>
      <w:r w:rsidRPr="00A25529">
        <w:rPr>
          <w:vanish/>
        </w:rPr>
        <w:t>EBL</w:t>
      </w:r>
    </w:p>
    <w:p w14:paraId="3306AE75" w14:textId="77777777" w:rsidR="00FB29D8" w:rsidRPr="00A25529" w:rsidRDefault="00FB29D8">
      <w:pPr>
        <w:pStyle w:val="pxov"/>
        <w:rPr>
          <w:vanish/>
        </w:rPr>
      </w:pPr>
      <w:r w:rsidRPr="00A25529">
        <w:rPr>
          <w:vanish/>
        </w:rPr>
        <w:t>TEM</w:t>
      </w:r>
    </w:p>
    <w:p w14:paraId="225F9EA4" w14:textId="77777777" w:rsidR="00FB29D8" w:rsidRPr="00A25529" w:rsidRDefault="00FB29D8">
      <w:pPr>
        <w:pStyle w:val="pxov"/>
        <w:rPr>
          <w:vanish/>
        </w:rPr>
      </w:pPr>
      <w:r w:rsidRPr="00A25529">
        <w:rPr>
          <w:vanish/>
        </w:rPr>
        <w:t>MTD</w:t>
      </w:r>
    </w:p>
    <w:p w14:paraId="4955AE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form.fid="Id56982401b6411e684899cfd92da4eb0"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 xml:space="preserve">WHEREAS, </w:t>
      </w:r>
      <w:r w:rsidRPr="00A25529">
        <w:rPr>
          <w:rStyle w:val="pxfinstr"/>
          <w:i/>
          <w:iCs/>
        </w:rPr>
        <w:t>[name of corporation]</w:t>
      </w:r>
      <w:r w:rsidRPr="00A25529">
        <w:t xml:space="preserve"> is a New York not-for-profit corporation subject to the New York Not-for-Profit Corporation Law; and</w:t>
      </w:r>
    </w:p>
    <w:p w14:paraId="771EE0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WHEREAS, the Nonprofit Revitalization Act, which was signed into law on December 18, 2013, made several changes to the provisions of the New York Not-for-Profit Corporation Law relating to corporate governance of New York not- for-profit corporations, including but not limited to authorizing notice and waiver of notice of Board meetings by electronic means, prohibiting employees from serving as Board chair, and requiring that the Board or a designated audit committee comprising independent directors oversee accounting and financial reporting processes and annual audits; and</w:t>
      </w:r>
    </w:p>
    <w:p w14:paraId="76A246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WHEREAS, in light of the foregoing, the Board wishes to amend its Bylaws to reflect the changes to the Nonprofit Revitalization Act;</w:t>
      </w:r>
    </w:p>
    <w:p w14:paraId="4A71C1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NOW THEREFORE, it is hereby</w:t>
      </w:r>
    </w:p>
    <w:p w14:paraId="091A92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 xml:space="preserve">RESOLVED, that the Amended and Restated Bylaws in the form attached hereto as Exhibit </w:t>
      </w:r>
      <w:r w:rsidRPr="00A25529">
        <w:rPr>
          <w:rStyle w:val="pxfinstr"/>
          <w:i/>
          <w:iCs/>
        </w:rPr>
        <w:t>[designation of exhibit]</w:t>
      </w:r>
      <w:r w:rsidRPr="00A25529">
        <w:t xml:space="preserve"> be, and hereby are, approved, ratified and adopted as and for the Bylaws of </w:t>
      </w:r>
      <w:r w:rsidRPr="00A25529">
        <w:rPr>
          <w:rStyle w:val="pxfinstr"/>
          <w:i/>
          <w:iCs/>
        </w:rPr>
        <w:t>[name of corporation]</w:t>
      </w:r>
      <w:r w:rsidRPr="00A25529">
        <w:t xml:space="preserve"> (the </w:t>
      </w:r>
      <w:r w:rsidRPr="00A25529">
        <w:rPr>
          <w:vanish/>
        </w:rPr>
        <w:t>&amp;ldquo;</w:t>
      </w:r>
      <w:r w:rsidRPr="00A25529">
        <w:rPr>
          <w:rStyle w:val="pxvis"/>
          <w:rFonts w:ascii="Times NewRoman" w:hAnsi="Times NewRoman"/>
          <w:b w:val="0"/>
          <w:sz w:val="24"/>
        </w:rPr>
        <w:t>“</w:t>
      </w:r>
      <w:r w:rsidRPr="00A25529">
        <w:t>Bylaws</w:t>
      </w:r>
      <w:r w:rsidRPr="00A25529">
        <w:rPr>
          <w:vanish/>
        </w:rPr>
        <w:t>&amp;rdquo;</w:t>
      </w:r>
      <w:r w:rsidRPr="00A25529">
        <w:rPr>
          <w:rStyle w:val="pxvis"/>
          <w:rFonts w:ascii="Times NewRoman" w:hAnsi="Times NewRoman"/>
          <w:b w:val="0"/>
          <w:sz w:val="24"/>
        </w:rPr>
        <w:t>”</w:t>
      </w:r>
      <w:r w:rsidRPr="00A25529">
        <w:t xml:space="preserve">), and that the Secretary of </w:t>
      </w:r>
      <w:r w:rsidRPr="00A25529">
        <w:rPr>
          <w:rStyle w:val="pxfinstr"/>
          <w:i/>
          <w:iCs/>
        </w:rPr>
        <w:t>[name of corporation]</w:t>
      </w:r>
      <w:r w:rsidRPr="00A25529">
        <w:t xml:space="preserve"> be, and hereby is, instructed to file a copy of such Bylaws in </w:t>
      </w:r>
      <w:r w:rsidRPr="00A25529">
        <w:rPr>
          <w:rStyle w:val="pxfinstr"/>
          <w:i/>
          <w:iCs/>
        </w:rPr>
        <w:t>[name of corporation]</w:t>
      </w:r>
      <w:r w:rsidRPr="00A25529">
        <w:t>'s minute book; and it is further</w:t>
      </w:r>
    </w:p>
    <w:p w14:paraId="5B7A55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 xml:space="preserve">RESOLVED, that the officers of </w:t>
      </w:r>
      <w:r w:rsidRPr="00A25529">
        <w:rPr>
          <w:rStyle w:val="pxfinstr"/>
          <w:i/>
          <w:iCs/>
        </w:rPr>
        <w:t>[name of corporation]</w:t>
      </w:r>
      <w:r w:rsidRPr="00A25529">
        <w:t xml:space="preserve"> be, and each of them hereby is, authorized and directed to take any and all further action and to execute, deliver and file any and all instruments and documents in the name and on behalf of </w:t>
      </w:r>
      <w:r w:rsidRPr="00A25529">
        <w:rPr>
          <w:rStyle w:val="pxfinstr"/>
          <w:i/>
          <w:iCs/>
        </w:rPr>
        <w:t>[name of corporation]</w:t>
      </w:r>
      <w:r w:rsidRPr="00A25529">
        <w:t>, and to pay any and all fees and expenses, as in his or her judgment may be necessary or advisable in order to carry out the intent and purpose of the foregoing resolutions.</w:t>
      </w:r>
    </w:p>
    <w:p w14:paraId="7F35FC0D" w14:textId="77777777" w:rsidR="00FB29D8" w:rsidRPr="00A25529" w:rsidRDefault="00FB29D8">
      <w:pPr>
        <w:pStyle w:val="pxformnotes"/>
        <w:jc w:val="center"/>
        <w:rPr>
          <w:sz w:val="24"/>
          <w:szCs w:val="24"/>
        </w:rPr>
      </w:pPr>
      <w:r w:rsidRPr="00A25529">
        <w:rPr>
          <w:rStyle w:val="pxvis"/>
          <w:rFonts w:cs="Arial"/>
          <w:bCs/>
          <w:sz w:val="50"/>
          <w:rPrChange w:id="6032" w:author="Cara Cardinale" w:date="2025-03-04T10:36:00Z">
            <w:rPr>
              <w:rStyle w:val="pxvis"/>
              <w:rFonts w:cs="Arial"/>
              <w:bCs/>
            </w:rPr>
          </w:rPrChange>
        </w:rPr>
        <w:t>Notes to Form</w:t>
      </w:r>
    </w:p>
    <w:p w14:paraId="55138AFD" w14:textId="77777777" w:rsidR="00FB29D8" w:rsidRPr="00A25529" w:rsidRDefault="00FB29D8">
      <w:pPr>
        <w:pStyle w:val="pxformnotes"/>
        <w:rPr>
          <w:sz w:val="24"/>
          <w:szCs w:val="24"/>
        </w:rPr>
      </w:pPr>
    </w:p>
    <w:p w14:paraId="69C7E6F2" w14:textId="77777777" w:rsidR="00FB29D8" w:rsidRPr="00A25529" w:rsidRDefault="00FB29D8">
      <w:pPr>
        <w:pStyle w:val="pxformrr"/>
        <w:rPr>
          <w:sz w:val="24"/>
          <w:szCs w:val="24"/>
        </w:rPr>
      </w:pPr>
      <w:r w:rsidRPr="00A25529">
        <w:rPr>
          <w:rStyle w:val="pxvis"/>
          <w:rFonts w:cs="Arial"/>
          <w:bCs/>
          <w:sz w:val="24"/>
          <w:szCs w:val="24"/>
          <w:rPrChange w:id="6033" w:author="Cara Cardinale" w:date="2025-03-04T10:36:00Z">
            <w:rPr>
              <w:rStyle w:val="pxvis"/>
              <w:rFonts w:cs="Arial"/>
              <w:bCs/>
              <w:szCs w:val="24"/>
            </w:rPr>
          </w:rPrChange>
        </w:rPr>
        <w:t>Research References</w:t>
      </w:r>
    </w:p>
    <w:p w14:paraId="34F3C65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tk.ref.id="I00ASPD"</w:instrText>
      </w:r>
      <w:r w:rsidRPr="00A25529">
        <w:rPr>
          <w:rStyle w:val="pxtk"/>
        </w:rPr>
        <w:fldChar w:fldCharType="end"/>
      </w:r>
      <w:r w:rsidRPr="00A25529">
        <w:rPr>
          <w:rStyle w:val="pxtk"/>
        </w:rPr>
        <w:t>West's Key Number Digest, Corporations and Business Organizations &amp;key;3384</w:t>
      </w:r>
    </w:p>
    <w:p w14:paraId="070D4EE1" w14:textId="77777777" w:rsidR="00FB29D8" w:rsidRPr="00A25529" w:rsidRDefault="00FB29D8">
      <w:pPr>
        <w:pStyle w:val="pxs"/>
        <w:spacing w:before="180"/>
        <w:rPr>
          <w:rPrChange w:id="6034" w:author="Cara Cardinale" w:date="2025-03-04T10:36:00Z">
            <w:rPr>
              <w:sz w:val="27"/>
            </w:rPr>
          </w:rPrChange>
        </w:rPr>
      </w:pPr>
      <w:r w:rsidRPr="00A25529">
        <w:rPr>
          <w:rPrChange w:id="6035" w:author="Cara Cardinale" w:date="2025-03-04T10:36:00Z">
            <w:rPr>
              <w:sz w:val="27"/>
            </w:rPr>
          </w:rPrChange>
        </w:rPr>
        <w:t>30:196. Certificate of amendment of bylaws</w:t>
      </w:r>
    </w:p>
    <w:p w14:paraId="2497BB99" w14:textId="77777777" w:rsidR="00FB29D8" w:rsidRPr="00A25529" w:rsidRDefault="00FB29D8">
      <w:pPr>
        <w:pStyle w:val="pxov"/>
        <w:rPr>
          <w:vanish/>
        </w:rPr>
      </w:pPr>
      <w:r w:rsidRPr="00A25529">
        <w:rPr>
          <w:vanish/>
        </w:rPr>
        <w:t>FMS</w:t>
      </w:r>
    </w:p>
    <w:p w14:paraId="6C049659" w14:textId="77777777" w:rsidR="00FB29D8" w:rsidRPr="00A25529" w:rsidRDefault="00FB29D8">
      <w:pPr>
        <w:pStyle w:val="pxov"/>
        <w:rPr>
          <w:vanish/>
        </w:rPr>
      </w:pPr>
      <w:r w:rsidRPr="00A25529">
        <w:rPr>
          <w:vanish/>
        </w:rPr>
        <w:t>NFP</w:t>
      </w:r>
    </w:p>
    <w:p w14:paraId="0708D643" w14:textId="77777777" w:rsidR="00FB29D8" w:rsidRPr="00A25529" w:rsidRDefault="00FB29D8">
      <w:pPr>
        <w:pStyle w:val="pxov"/>
        <w:rPr>
          <w:vanish/>
        </w:rPr>
      </w:pPr>
      <w:r w:rsidRPr="00A25529">
        <w:rPr>
          <w:vanish/>
        </w:rPr>
        <w:t>COL</w:t>
      </w:r>
    </w:p>
    <w:p w14:paraId="79107A9D" w14:textId="77777777" w:rsidR="00FB29D8" w:rsidRPr="00A25529" w:rsidRDefault="00FB29D8">
      <w:pPr>
        <w:pStyle w:val="pxov"/>
        <w:rPr>
          <w:vanish/>
        </w:rPr>
      </w:pPr>
      <w:r w:rsidRPr="00A25529">
        <w:rPr>
          <w:vanish/>
        </w:rPr>
        <w:t>FCV</w:t>
      </w:r>
    </w:p>
    <w:p w14:paraId="083CD4AC" w14:textId="77777777" w:rsidR="00FB29D8" w:rsidRPr="00A25529" w:rsidRDefault="00FB29D8">
      <w:pPr>
        <w:pStyle w:val="pxov"/>
        <w:rPr>
          <w:vanish/>
        </w:rPr>
      </w:pPr>
      <w:r w:rsidRPr="00A25529">
        <w:rPr>
          <w:vanish/>
        </w:rPr>
        <w:t>FTR</w:t>
      </w:r>
    </w:p>
    <w:p w14:paraId="20B772DF" w14:textId="77777777" w:rsidR="00FB29D8" w:rsidRPr="00A25529" w:rsidRDefault="00FB29D8">
      <w:pPr>
        <w:pStyle w:val="pxov"/>
        <w:rPr>
          <w:vanish/>
        </w:rPr>
      </w:pPr>
      <w:r w:rsidRPr="00A25529">
        <w:rPr>
          <w:vanish/>
        </w:rPr>
        <w:t>EBL</w:t>
      </w:r>
    </w:p>
    <w:p w14:paraId="38BEAB2E" w14:textId="77777777" w:rsidR="00FB29D8" w:rsidRPr="00A25529" w:rsidRDefault="00FB29D8">
      <w:pPr>
        <w:pStyle w:val="pxov"/>
        <w:rPr>
          <w:vanish/>
        </w:rPr>
      </w:pPr>
      <w:r w:rsidRPr="00A25529">
        <w:rPr>
          <w:vanish/>
        </w:rPr>
        <w:t>TEM</w:t>
      </w:r>
    </w:p>
    <w:p w14:paraId="05B9D935" w14:textId="77777777" w:rsidR="00FB29D8" w:rsidRPr="00A25529" w:rsidRDefault="00FB29D8">
      <w:pPr>
        <w:pStyle w:val="pxov"/>
        <w:rPr>
          <w:vanish/>
        </w:rPr>
      </w:pPr>
      <w:r w:rsidRPr="00A25529">
        <w:rPr>
          <w:vanish/>
        </w:rPr>
        <w:t>MTD</w:t>
      </w:r>
    </w:p>
    <w:p w14:paraId="45CE83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form.fid="Id569a9501b6411e684899cfd92da4eb0"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p.ct.id="f2fd26a0b92511efa75bc0a5c2da1858|207|30:196"</w:instrText>
      </w:r>
      <w:r w:rsidRPr="00A25529">
        <w:fldChar w:fldCharType="end"/>
      </w:r>
      <w:r w:rsidRPr="00A25529">
        <w:t xml:space="preserve">The undersigned, as the </w:t>
      </w:r>
      <w:r w:rsidRPr="00A25529">
        <w:rPr>
          <w:rStyle w:val="pxfinstr"/>
          <w:i/>
          <w:iCs/>
        </w:rPr>
        <w:t>[secretary/assistant secretary]</w:t>
      </w:r>
      <w:r w:rsidRPr="00A25529">
        <w:t xml:space="preserve"> and keeper of the minutes and records of </w:t>
      </w:r>
      <w:r w:rsidRPr="00A25529">
        <w:rPr>
          <w:rStyle w:val="pxfinstr"/>
          <w:i/>
          <w:iCs/>
        </w:rPr>
        <w:t>[name of corporation]</w:t>
      </w:r>
      <w:r w:rsidRPr="00A25529">
        <w:t xml:space="preserve">, hereby certifies that the following is a true and accurate copy of an amendment to the Bylaws of this corporation duly adopted </w:t>
      </w:r>
      <w:r w:rsidRPr="00A25529">
        <w:rPr>
          <w:rStyle w:val="pxfinstr"/>
          <w:i/>
          <w:iCs/>
        </w:rPr>
        <w:t>[at a meeting of members duly called and held on [date of meeting]/by unanimous written consent of all the members executed as of [date of execution]]</w:t>
      </w:r>
      <w:r w:rsidRPr="00A25529">
        <w:t xml:space="preserve">: </w:t>
      </w:r>
      <w:r w:rsidRPr="00A25529">
        <w:rPr>
          <w:rStyle w:val="pxfinstr"/>
          <w:i/>
          <w:iCs/>
        </w:rPr>
        <w:t>[recitation of amendment]</w:t>
      </w:r>
      <w:r w:rsidRPr="00A25529">
        <w:t>.</w:t>
      </w:r>
    </w:p>
    <w:p w14:paraId="1E939BE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FD18B9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amendment of bylaws]</w:t>
      </w:r>
    </w:p>
    <w:p w14:paraId="44E51E69"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secretary]/[Name of</w:t>
      </w:r>
      <w:ins w:id="6036" w:author="Cara Cardinale" w:date="2025-01-28T10:35:00Z">
        <w:r w:rsidR="007B090E" w:rsidRPr="00A25529">
          <w:rPr>
            <w:rStyle w:val="pxfinstr"/>
            <w:i/>
            <w:iCs/>
            <w:szCs w:val="24"/>
          </w:rPr>
          <w:t xml:space="preserve"> </w:t>
        </w:r>
      </w:ins>
      <w:r w:rsidRPr="00A25529">
        <w:rPr>
          <w:rStyle w:val="pxfinstr"/>
          <w:i/>
          <w:iCs/>
          <w:szCs w:val="24"/>
        </w:rPr>
        <w:t>assistant secretary]]</w:t>
      </w:r>
    </w:p>
    <w:p w14:paraId="24CC73F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[Secretary/Assistant Secretary]</w:t>
      </w:r>
    </w:p>
    <w:p w14:paraId="5289B20E" w14:textId="77777777" w:rsidR="00FB29D8" w:rsidRPr="00A25529" w:rsidRDefault="00FB29D8">
      <w:pPr>
        <w:pStyle w:val="pxformnotes"/>
        <w:jc w:val="center"/>
        <w:rPr>
          <w:sz w:val="24"/>
          <w:szCs w:val="24"/>
        </w:rPr>
      </w:pPr>
      <w:r w:rsidRPr="00A25529">
        <w:rPr>
          <w:rStyle w:val="pxvis"/>
          <w:rFonts w:cs="Arial"/>
          <w:bCs/>
          <w:sz w:val="24"/>
          <w:szCs w:val="24"/>
          <w:rPrChange w:id="6037" w:author="Cara Cardinale" w:date="2025-03-04T10:36:00Z">
            <w:rPr>
              <w:rStyle w:val="pxvis"/>
              <w:rFonts w:cs="Arial"/>
              <w:bCs/>
              <w:szCs w:val="24"/>
            </w:rPr>
          </w:rPrChange>
        </w:rPr>
        <w:t>Notes to Form</w:t>
      </w:r>
    </w:p>
    <w:p w14:paraId="0780AF70" w14:textId="77777777" w:rsidR="00FB29D8" w:rsidRPr="00A25529" w:rsidRDefault="00FB29D8">
      <w:pPr>
        <w:pStyle w:val="pxformnotes"/>
        <w:rPr>
          <w:sz w:val="24"/>
          <w:szCs w:val="24"/>
        </w:rPr>
      </w:pPr>
    </w:p>
    <w:p w14:paraId="6ED701D3" w14:textId="77777777" w:rsidR="00FB29D8" w:rsidRPr="00A25529" w:rsidRDefault="00FB29D8">
      <w:pPr>
        <w:pStyle w:val="pxformnote"/>
        <w:spacing w:before="180"/>
      </w:pPr>
      <w:del w:id="6038" w:author="Cara Cardinale" w:date="2025-01-14T20:47:00Z">
        <w:r w:rsidRPr="00A25529" w:rsidDel="00CF1278">
          <w:delText>Drafter's Note</w:delText>
        </w:r>
      </w:del>
      <w:r w:rsidRPr="00A25529">
        <w:t xml:space="preserve"> </w:t>
      </w:r>
    </w:p>
    <w:p w14:paraId="496DE6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p.ct.id="f2fd26a0b92511efa75bc0a5c2da1858|207|30:196"</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st.ref.id="I007ZKK"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st.ref.id="I00ASPG"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1841D6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p.ct.id="f2fd26a0b92511efa75bc0a5c2da1858|207|30:196"</w:instrText>
      </w:r>
      <w:r w:rsidRPr="00A25529">
        <w:fldChar w:fldCharType="end"/>
      </w:r>
      <w:r w:rsidRPr="00A25529">
        <w:t>Where the board of directors has not been precluded from amending the bylaws, the above resolution may be adapted for use in such a situation.</w:t>
      </w:r>
    </w:p>
    <w:p w14:paraId="30C79354" w14:textId="77777777" w:rsidR="00FB29D8" w:rsidRPr="00A25529" w:rsidDel="007B090E" w:rsidRDefault="00FB29D8" w:rsidP="007B090E">
      <w:pPr>
        <w:pStyle w:val="pxformp"/>
        <w:rPr>
          <w:del w:id="6039" w:author="Cara Cardinale" w:date="2025-01-28T10:36:00Z"/>
        </w:rPr>
      </w:pPr>
      <w:r w:rsidRPr="00A25529">
        <w:t xml:space="preserve"> </w:t>
      </w:r>
      <w:r w:rsidRPr="00A25529">
        <w:rPr>
          <w:rStyle w:val="pxvis"/>
          <w:rFonts w:ascii="Times NewRoman" w:hAnsi="Times NewRoman"/>
          <w:b w:val="0"/>
          <w:sz w:val="24"/>
        </w:rPr>
        <w:tab/>
      </w:r>
      <w:del w:id="6040" w:author="Cara Cardinale" w:date="2025-01-28T10:36:00Z">
        <w:r w:rsidRPr="00A25529" w:rsidDel="007B090E">
          <w:rPr>
            <w:color w:val="FF0000"/>
            <w:vertAlign w:val="superscript"/>
          </w:rPr>
          <w:delText>►</w:delText>
        </w:r>
        <w:r w:rsidRPr="00A25529" w:rsidDel="007B090E">
          <w:fldChar w:fldCharType="begin"/>
        </w:r>
        <w:r w:rsidRPr="00A25529" w:rsidDel="007B090E">
          <w:delInstrText>p.ct.id="f2fd26a0b92511efa75bc0a5c2da1858|207|30:196"</w:delInstrText>
        </w:r>
        <w:r w:rsidRPr="00A25529" w:rsidDel="007B090E">
          <w:fldChar w:fldCharType="end"/>
        </w:r>
        <w:r w:rsidRPr="00A25529" w:rsidDel="007B090E">
          <w:delText xml:space="preserve">Note that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st.ref.id="I00DLUC"</w:delInstrText>
        </w:r>
        <w:r w:rsidRPr="00A25529" w:rsidDel="007B090E">
          <w:rPr>
            <w:rStyle w:val="pxst"/>
          </w:rPr>
          <w:fldChar w:fldCharType="end"/>
        </w:r>
        <w:r w:rsidRPr="00A25529" w:rsidDel="007B090E">
          <w:rPr>
            <w:rStyle w:val="pxst"/>
          </w:rPr>
          <w:delText xml:space="preserve">N-PCL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602</w:delText>
        </w:r>
        <w:r w:rsidRPr="00A25529" w:rsidDel="007B090E">
          <w:delText xml:space="preserve"> has been amended by </w:delText>
        </w:r>
        <w:r w:rsidRPr="00A25529" w:rsidDel="007B090E">
          <w:rPr>
            <w:rStyle w:val="pxst"/>
            <w:color w:val="FF0000"/>
            <w:vertAlign w:val="superscript"/>
          </w:rPr>
          <w:delText>►</w:delText>
        </w:r>
        <w:r w:rsidRPr="00A25529" w:rsidDel="007B090E">
          <w:rPr>
            <w:rStyle w:val="pxst"/>
          </w:rPr>
          <w:fldChar w:fldCharType="begin"/>
        </w:r>
        <w:r w:rsidRPr="00A25529" w:rsidDel="007B090E">
          <w:rPr>
            <w:rStyle w:val="pxst"/>
          </w:rPr>
          <w:delInstrText>st.ref.id="I00GEZ8"</w:delInstrText>
        </w:r>
        <w:r w:rsidRPr="00A25529" w:rsidDel="007B090E">
          <w:rPr>
            <w:rStyle w:val="pxst"/>
          </w:rPr>
          <w:fldChar w:fldCharType="end"/>
        </w:r>
        <w:r w:rsidRPr="00A25529" w:rsidDel="007B090E">
          <w:rPr>
            <w:rStyle w:val="pxst"/>
          </w:rPr>
          <w:delText xml:space="preserve">L.2019, c. 558, </w:delText>
        </w:r>
        <w:r w:rsidRPr="00A25529" w:rsidDel="007B090E">
          <w:rPr>
            <w:rStyle w:val="pxst"/>
            <w:vanish/>
          </w:rPr>
          <w:delText>&amp;s;</w:delText>
        </w:r>
        <w:r w:rsidRPr="00A25529" w:rsidDel="007B090E">
          <w:rPr>
            <w:rStyle w:val="pxvis"/>
            <w:rFonts w:ascii="Times NewRoman" w:hAnsi="Times NewRoman"/>
            <w:b w:val="0"/>
            <w:sz w:val="24"/>
          </w:rPr>
          <w:delText>§</w:delText>
        </w:r>
        <w:r w:rsidRPr="00A25529" w:rsidDel="007B090E">
          <w:rPr>
            <w:rStyle w:val="pxst"/>
          </w:rPr>
          <w:delText>2, eff. Jan. 24, 2020</w:delText>
        </w:r>
        <w:r w:rsidRPr="00A25529" w:rsidDel="007B090E">
          <w:delText xml:space="preserve"> that adds subsection (g) as follows:</w:delText>
        </w:r>
      </w:del>
    </w:p>
    <w:p w14:paraId="736BD64E" w14:textId="77777777" w:rsidR="00FB29D8" w:rsidRPr="00A25529" w:rsidRDefault="00FB29D8" w:rsidP="007B090E">
      <w:pPr>
        <w:pStyle w:val="pxformp"/>
        <w:pPrChange w:id="6041" w:author="Cara Cardinale" w:date="2025-01-28T10:36:00Z">
          <w:pPr>
            <w:pStyle w:val="pxformqbqp"/>
            <w:ind w:left="500"/>
          </w:pPr>
        </w:pPrChange>
      </w:pPr>
      <w:del w:id="6042" w:author="Cara Cardinale" w:date="2025-01-28T10:36:00Z">
        <w:r w:rsidRPr="00A25529" w:rsidDel="007B090E">
          <w:rPr>
            <w:color w:val="FF0000"/>
            <w:vertAlign w:val="superscript"/>
          </w:rPr>
          <w:delText>►</w:delText>
        </w:r>
        <w:r w:rsidRPr="00A25529" w:rsidDel="007B090E">
          <w:fldChar w:fldCharType="begin"/>
        </w:r>
        <w:r w:rsidRPr="00A25529" w:rsidDel="007B090E">
          <w:delInstrText>qp.pstart="n"</w:delInstrText>
        </w:r>
        <w:r w:rsidRPr="00A25529" w:rsidDel="007B090E">
          <w:fldChar w:fldCharType="end"/>
        </w:r>
        <w:r w:rsidRPr="00A25529" w:rsidDel="007B090E">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0B09518B" w14:textId="77777777" w:rsidR="00FB29D8" w:rsidRPr="00A25529" w:rsidRDefault="00FB29D8">
      <w:pPr>
        <w:pStyle w:val="pxformrr"/>
        <w:rPr>
          <w:sz w:val="24"/>
          <w:szCs w:val="24"/>
        </w:rPr>
      </w:pPr>
      <w:r w:rsidRPr="00A25529">
        <w:rPr>
          <w:rStyle w:val="pxvis"/>
          <w:rFonts w:cs="Arial"/>
          <w:bCs/>
          <w:sz w:val="24"/>
          <w:szCs w:val="24"/>
          <w:rPrChange w:id="6043" w:author="Cara Cardinale" w:date="2025-03-04T10:36:00Z">
            <w:rPr>
              <w:rStyle w:val="pxvis"/>
              <w:rFonts w:cs="Arial"/>
              <w:bCs/>
              <w:szCs w:val="24"/>
            </w:rPr>
          </w:rPrChange>
        </w:rPr>
        <w:t>Research References</w:t>
      </w:r>
    </w:p>
    <w:p w14:paraId="7F8A07D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tk.ref.id="I00J844"</w:instrText>
      </w:r>
      <w:r w:rsidRPr="00A25529">
        <w:rPr>
          <w:rStyle w:val="pxtk"/>
        </w:rPr>
        <w:fldChar w:fldCharType="end"/>
      </w:r>
      <w:r w:rsidRPr="00A25529">
        <w:rPr>
          <w:rStyle w:val="pxtk"/>
        </w:rPr>
        <w:t>West's Key Number Digest, Corporations and Business Organizations &amp;key;3384</w:t>
      </w:r>
    </w:p>
    <w:p w14:paraId="6D5C258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rc.ref.id="I00M190"</w:instrText>
      </w:r>
      <w:r w:rsidRPr="00A25529">
        <w:rPr>
          <w:rStyle w:val="pxrc"/>
        </w:rPr>
        <w:fldChar w:fldCharType="end"/>
      </w:r>
      <w:r w:rsidRPr="00A25529">
        <w:rPr>
          <w:rStyle w:val="pxrc"/>
        </w:rPr>
        <w:t xml:space="preserve">N.Y. Jur. 2d, Business Relationships </w:t>
      </w:r>
      <w:r w:rsidRPr="00A25529">
        <w:rPr>
          <w:rStyle w:val="pxrc"/>
          <w:vanish/>
        </w:rPr>
        <w:t>&amp;s;</w:t>
      </w:r>
      <w:del w:id="6044" w:author="Cara Cardinale" w:date="2025-01-23T12:57:00Z">
        <w:r w:rsidRPr="00A25529" w:rsidDel="00F97A90">
          <w:rPr>
            <w:rStyle w:val="pxvis"/>
            <w:rFonts w:ascii="Times NewRoman" w:hAnsi="Times NewRoman"/>
            <w:b w:val="0"/>
            <w:sz w:val="24"/>
          </w:rPr>
          <w:delText>§</w:delText>
        </w:r>
        <w:r w:rsidRPr="00A25529" w:rsidDel="00F97A90">
          <w:rPr>
            <w:rStyle w:val="pxrc"/>
          </w:rPr>
          <w:delText>130</w:delText>
        </w:r>
      </w:del>
      <w:ins w:id="6045" w:author="Cara Cardinale" w:date="2025-01-23T12:57:00Z">
        <w:r w:rsidR="00F97A90" w:rsidRPr="00A25529">
          <w:rPr>
            <w:rStyle w:val="pxvis"/>
            <w:rFonts w:ascii="Times NewRoman" w:hAnsi="Times NewRoman"/>
            <w:b w:val="0"/>
            <w:sz w:val="24"/>
          </w:rPr>
          <w:t>§127</w:t>
        </w:r>
      </w:ins>
    </w:p>
    <w:p w14:paraId="0318F5FB" w14:textId="77777777" w:rsidR="00FB29D8" w:rsidRPr="00A25529" w:rsidRDefault="00FB29D8">
      <w:pPr>
        <w:pStyle w:val="pxd"/>
        <w:spacing w:before="180"/>
      </w:pPr>
      <w:r w:rsidRPr="00A25529">
        <w:t>6. Merger or Consolidation</w:t>
      </w:r>
    </w:p>
    <w:p w14:paraId="6FA13F60" w14:textId="77777777" w:rsidR="00FB29D8" w:rsidRPr="00A25529" w:rsidRDefault="00FB29D8">
      <w:pPr>
        <w:pStyle w:val="pxs"/>
        <w:spacing w:before="180"/>
        <w:rPr>
          <w:rPrChange w:id="6046" w:author="Cara Cardinale" w:date="2025-03-04T10:36:00Z">
            <w:rPr>
              <w:sz w:val="27"/>
            </w:rPr>
          </w:rPrChange>
        </w:rPr>
      </w:pPr>
      <w:r w:rsidRPr="00A25529">
        <w:rPr>
          <w:rPrChange w:id="6047" w:author="Cara Cardinale" w:date="2025-03-04T10:36:00Z">
            <w:rPr>
              <w:sz w:val="27"/>
            </w:rPr>
          </w:rPrChange>
        </w:rPr>
        <w:t>30:197. Plan of merger</w:t>
      </w:r>
    </w:p>
    <w:p w14:paraId="180931A1" w14:textId="77777777" w:rsidR="00FB29D8" w:rsidRPr="00A25529" w:rsidRDefault="00FB29D8">
      <w:pPr>
        <w:pStyle w:val="pxov"/>
        <w:rPr>
          <w:vanish/>
        </w:rPr>
      </w:pPr>
      <w:r w:rsidRPr="00A25529">
        <w:rPr>
          <w:vanish/>
        </w:rPr>
        <w:t>FMS</w:t>
      </w:r>
    </w:p>
    <w:p w14:paraId="33C19953" w14:textId="77777777" w:rsidR="00FB29D8" w:rsidRPr="00A25529" w:rsidRDefault="00FB29D8">
      <w:pPr>
        <w:pStyle w:val="pxov"/>
        <w:rPr>
          <w:vanish/>
        </w:rPr>
      </w:pPr>
      <w:r w:rsidRPr="00A25529">
        <w:rPr>
          <w:vanish/>
        </w:rPr>
        <w:t>NFP</w:t>
      </w:r>
    </w:p>
    <w:p w14:paraId="2523C298" w14:textId="77777777" w:rsidR="00FB29D8" w:rsidRPr="00A25529" w:rsidRDefault="00FB29D8">
      <w:pPr>
        <w:pStyle w:val="pxov"/>
        <w:rPr>
          <w:vanish/>
        </w:rPr>
      </w:pPr>
      <w:r w:rsidRPr="00A25529">
        <w:rPr>
          <w:vanish/>
        </w:rPr>
        <w:t>COL</w:t>
      </w:r>
    </w:p>
    <w:p w14:paraId="67ED18F5" w14:textId="77777777" w:rsidR="00FB29D8" w:rsidRPr="00A25529" w:rsidRDefault="00FB29D8">
      <w:pPr>
        <w:pStyle w:val="pxov"/>
        <w:rPr>
          <w:vanish/>
        </w:rPr>
      </w:pPr>
      <w:r w:rsidRPr="00A25529">
        <w:rPr>
          <w:vanish/>
        </w:rPr>
        <w:t>FCV</w:t>
      </w:r>
    </w:p>
    <w:p w14:paraId="0DE363BF" w14:textId="77777777" w:rsidR="00FB29D8" w:rsidRPr="00A25529" w:rsidRDefault="00FB29D8">
      <w:pPr>
        <w:pStyle w:val="pxov"/>
        <w:rPr>
          <w:vanish/>
        </w:rPr>
      </w:pPr>
      <w:r w:rsidRPr="00A25529">
        <w:rPr>
          <w:vanish/>
        </w:rPr>
        <w:t>FTR</w:t>
      </w:r>
    </w:p>
    <w:p w14:paraId="677649B6" w14:textId="77777777" w:rsidR="00FB29D8" w:rsidRPr="00A25529" w:rsidRDefault="00FB29D8">
      <w:pPr>
        <w:pStyle w:val="pxov"/>
        <w:rPr>
          <w:vanish/>
        </w:rPr>
      </w:pPr>
      <w:r w:rsidRPr="00A25529">
        <w:rPr>
          <w:vanish/>
        </w:rPr>
        <w:t>MRG</w:t>
      </w:r>
    </w:p>
    <w:p w14:paraId="3FF6B537" w14:textId="77777777" w:rsidR="00FB29D8" w:rsidRPr="00A25529" w:rsidRDefault="00FB29D8">
      <w:pPr>
        <w:pStyle w:val="pxov"/>
        <w:rPr>
          <w:vanish/>
        </w:rPr>
      </w:pPr>
      <w:r w:rsidRPr="00A25529">
        <w:rPr>
          <w:vanish/>
        </w:rPr>
        <w:t>EBL</w:t>
      </w:r>
    </w:p>
    <w:p w14:paraId="7692E09C" w14:textId="77777777" w:rsidR="00FB29D8" w:rsidRPr="00A25529" w:rsidRDefault="00FB29D8">
      <w:pPr>
        <w:pStyle w:val="pxov"/>
        <w:rPr>
          <w:vanish/>
        </w:rPr>
      </w:pPr>
      <w:r w:rsidRPr="00A25529">
        <w:rPr>
          <w:vanish/>
        </w:rPr>
        <w:t>TEM</w:t>
      </w:r>
    </w:p>
    <w:p w14:paraId="7BBFB482" w14:textId="77777777" w:rsidR="00FB29D8" w:rsidRPr="00A25529" w:rsidRDefault="00FB29D8">
      <w:pPr>
        <w:pStyle w:val="pxov"/>
        <w:rPr>
          <w:vanish/>
        </w:rPr>
      </w:pPr>
      <w:r w:rsidRPr="00A25529">
        <w:rPr>
          <w:vanish/>
        </w:rPr>
        <w:t>MTD</w:t>
      </w:r>
    </w:p>
    <w:p w14:paraId="047CD88A"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form.fid="Id569f7701b6411e684899cfd92da4eb0"</w:instrText>
      </w:r>
      <w:r w:rsidRPr="00A25529">
        <w:fldChar w:fldCharType="end"/>
      </w:r>
      <w:r w:rsidRPr="00A25529">
        <w:t xml:space="preserve">PLAN OF MERGER </w:t>
      </w:r>
    </w:p>
    <w:p w14:paraId="448BDC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Plan of merger of </w:t>
      </w:r>
      <w:r w:rsidRPr="00A25529">
        <w:rPr>
          <w:rStyle w:val="pxfinstr"/>
          <w:i/>
          <w:iCs/>
        </w:rPr>
        <w:t>[name of corporation]</w:t>
      </w:r>
      <w:r w:rsidRPr="00A25529">
        <w:t>, a New York not-for-profit corporation.</w:t>
      </w:r>
    </w:p>
    <w:p w14:paraId="449B022C" w14:textId="77777777" w:rsidR="00FB29D8" w:rsidRPr="00A25529" w:rsidRDefault="00FB29D8">
      <w:pPr>
        <w:pStyle w:val="pxformfl"/>
        <w:ind w:left="500"/>
      </w:pPr>
      <w:r w:rsidRPr="00A25529">
        <w:t xml:space="preserve"> </w:t>
      </w:r>
    </w:p>
    <w:p w14:paraId="09AF1FF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One.</w:t>
      </w:r>
    </w:p>
    <w:p w14:paraId="1E6AE3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names of the constituent corporations are </w:t>
      </w:r>
      <w:r w:rsidRPr="00A25529">
        <w:rPr>
          <w:rStyle w:val="pxfinstr"/>
          <w:i/>
          <w:iCs/>
        </w:rPr>
        <w:t>[name of corporation 1]</w:t>
      </w:r>
      <w:r w:rsidRPr="00A25529">
        <w:t xml:space="preserve"> and </w:t>
      </w:r>
      <w:r w:rsidRPr="00A25529">
        <w:rPr>
          <w:rStyle w:val="pxfinstr"/>
          <w:i/>
          <w:iCs/>
        </w:rPr>
        <w:t>[name of corporation 2]</w:t>
      </w:r>
      <w:r w:rsidRPr="00A25529">
        <w:t xml:space="preserve">. </w:t>
      </w:r>
      <w:r w:rsidRPr="00A25529">
        <w:rPr>
          <w:rStyle w:val="pxfinstr"/>
          <w:i/>
          <w:iCs/>
        </w:rPr>
        <w:t>[OPTIONAL: If the name of any constituent corporation has been changed add the following: The name under which [[name of corporation 1]/[name of corporation 2]] was formed is [name of corporation when formed].]</w:t>
      </w:r>
    </w:p>
    <w:p w14:paraId="05B061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name of the surviving corporation is </w:t>
      </w:r>
      <w:r w:rsidRPr="00A25529">
        <w:rPr>
          <w:rStyle w:val="pxfinstr"/>
          <w:i/>
          <w:iCs/>
        </w:rPr>
        <w:t>[name of surviving corporation]</w:t>
      </w:r>
      <w:r w:rsidRPr="00A25529">
        <w:t>.</w:t>
      </w:r>
    </w:p>
    <w:p w14:paraId="5AA56EA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Two.</w:t>
      </w:r>
    </w:p>
    <w:p w14:paraId="17940E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As to each constituent corporation, the membership and holders of any certificates evidencing capital contributions or subventions, including their number, classification, and voting rights are as follows: </w:t>
      </w:r>
      <w:r w:rsidRPr="00A25529">
        <w:rPr>
          <w:rStyle w:val="pxfinstr"/>
          <w:i/>
          <w:iCs/>
        </w:rPr>
        <w:t>[list of required information for each constituent corporation]</w:t>
      </w:r>
      <w:r w:rsidRPr="00A25529">
        <w:t>.</w:t>
      </w:r>
    </w:p>
    <w:p w14:paraId="2603302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Three.</w:t>
      </w:r>
    </w:p>
    <w:p w14:paraId="635A27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terms and conditions of the proposed merger, including the manner and basis of converting membership or other interest in each constituent corporation into membership or other interest in the surviving corporation, or the cash or other consideration to be paid or delivered in exchange for membership or other interest in each constituent corporation are as follows: </w:t>
      </w:r>
      <w:r w:rsidRPr="00A25529">
        <w:rPr>
          <w:rStyle w:val="pxfinstr"/>
          <w:i/>
          <w:iCs/>
        </w:rPr>
        <w:t>[list of terms and conditions of merger]</w:t>
      </w:r>
      <w:r w:rsidRPr="00A25529">
        <w:t>.</w:t>
      </w:r>
    </w:p>
    <w:p w14:paraId="14A828D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Four.</w:t>
      </w:r>
    </w:p>
    <w:p w14:paraId="123488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certificate of incorporation of the surviving corporation will contain the following amendments or changes after the merger: </w:t>
      </w:r>
      <w:r w:rsidRPr="00A25529">
        <w:rPr>
          <w:rStyle w:val="pxfinstr"/>
          <w:i/>
          <w:iCs/>
        </w:rPr>
        <w:t>[[Specification of amendments]/[Specification of changes]]</w:t>
      </w:r>
      <w:r w:rsidRPr="00A25529">
        <w:t>.</w:t>
      </w:r>
    </w:p>
    <w:p w14:paraId="0454CF9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Five.</w:t>
      </w:r>
    </w:p>
    <w:p w14:paraId="44AC9E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This plan shall become effective on approval by the members of the corporation, either by unanimous written consent, in compliance with </w:t>
      </w:r>
      <w:r w:rsidRPr="00A25529">
        <w:rPr>
          <w:rStyle w:val="pxst"/>
          <w:color w:val="FF0000"/>
          <w:vertAlign w:val="superscript"/>
        </w:rPr>
        <w:t>►</w:t>
      </w:r>
      <w:r w:rsidRPr="00A25529">
        <w:rPr>
          <w:rStyle w:val="pxst"/>
        </w:rPr>
        <w:fldChar w:fldCharType="begin"/>
      </w:r>
      <w:r w:rsidRPr="00A25529">
        <w:rPr>
          <w:rStyle w:val="pxst"/>
        </w:rPr>
        <w:instrText>st.ref.id="I007ZKM"</w:instrText>
      </w:r>
      <w:r w:rsidRPr="00A25529">
        <w:rPr>
          <w:rStyle w:val="pxst"/>
        </w:rPr>
        <w:fldChar w:fldCharType="end"/>
      </w:r>
      <w:r w:rsidRPr="00A25529">
        <w:rPr>
          <w:rStyle w:val="pxst"/>
        </w:rPr>
        <w:t>Section 614 of the Not-for-Profit Corporation Law</w:t>
      </w:r>
      <w:r w:rsidRPr="00A25529">
        <w:t xml:space="preserve">, or by affirmative vote of at least two-thirds of the members of the corporation, in compliance with </w:t>
      </w:r>
      <w:r w:rsidRPr="00A25529">
        <w:rPr>
          <w:rStyle w:val="pxst"/>
          <w:color w:val="FF0000"/>
          <w:vertAlign w:val="superscript"/>
        </w:rPr>
        <w:t>►</w:t>
      </w:r>
      <w:r w:rsidRPr="00A25529">
        <w:rPr>
          <w:rStyle w:val="pxst"/>
        </w:rPr>
        <w:fldChar w:fldCharType="begin"/>
      </w:r>
      <w:r w:rsidRPr="00A25529">
        <w:rPr>
          <w:rStyle w:val="pxst"/>
        </w:rPr>
        <w:instrText>st.ref.id="I00ASPI"</w:instrText>
      </w:r>
      <w:r w:rsidRPr="00A25529">
        <w:rPr>
          <w:rStyle w:val="pxst"/>
        </w:rPr>
        <w:fldChar w:fldCharType="end"/>
      </w:r>
      <w:r w:rsidRPr="00A25529">
        <w:rPr>
          <w:rStyle w:val="pxst"/>
        </w:rPr>
        <w:t>Section 613(c) of the Not-for-Profit Corporation Law</w:t>
      </w:r>
      <w:r w:rsidRPr="00A25529">
        <w:t>.</w:t>
      </w:r>
    </w:p>
    <w:p w14:paraId="2D45F1B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Six.</w:t>
      </w:r>
    </w:p>
    <w:p w14:paraId="6F56F5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proposed merger shall become effective upon the filing of the certificate of merger by the Department of State, unless, prior to delivery of such certificate to the Department of State for filing, it is agreed between the boards of directors of the constituent corporations that a later effective date is advisable, in which event the certificate of merger shall contain a provision specifying such later effective date as is agreed upon between such boards, but which date under </w:t>
      </w:r>
      <w:r w:rsidRPr="00A25529">
        <w:rPr>
          <w:rStyle w:val="pxst"/>
          <w:color w:val="FF0000"/>
          <w:vertAlign w:val="superscript"/>
        </w:rPr>
        <w:t>►</w:t>
      </w:r>
      <w:r w:rsidRPr="00A25529">
        <w:rPr>
          <w:rStyle w:val="pxst"/>
        </w:rPr>
        <w:fldChar w:fldCharType="begin"/>
      </w:r>
      <w:r w:rsidRPr="00A25529">
        <w:rPr>
          <w:rStyle w:val="pxst"/>
        </w:rPr>
        <w:instrText>st.ref.id="I00DLUE"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905(a)</w:t>
      </w:r>
      <w:r w:rsidRPr="00A25529">
        <w:t xml:space="preserve"> may not exceed 30 days subsequent to the filing of the certificate of merger by the Department of State.</w:t>
      </w:r>
    </w:p>
    <w:p w14:paraId="7625C6B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Seven.</w:t>
      </w:r>
    </w:p>
    <w:p w14:paraId="22451B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Notwithstanding authorization of this plan by the members of either of the constituent corporations, if at any time prior to the filing of the certificate of merger by the Department of State it becomes the opinion of the board of directors of either of the constituent corporations that events or circumstances have occurred which render it inadvisable to consummate the merger, this plan of merger may be abandoned. The filing of the certificate of merger by the Department of State shall conclusively establish that this plan has not been abandoned.</w:t>
      </w:r>
    </w:p>
    <w:p w14:paraId="504629F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EC45EF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merger]</w:t>
      </w:r>
    </w:p>
    <w:p w14:paraId="3E7CF896"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1]</w:t>
      </w:r>
    </w:p>
    <w:p w14:paraId="5B5962D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0F30BAFA"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B81D47F"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1]</w:t>
      </w:r>
    </w:p>
    <w:p w14:paraId="1EC1F78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12411B3C"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6BE7A9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347158EE"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7B6D8224"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1]</w:t>
      </w:r>
    </w:p>
    <w:p w14:paraId="33269D8F"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1]</w:t>
      </w:r>
    </w:p>
    <w:p w14:paraId="6B7741CD"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2]</w:t>
      </w:r>
    </w:p>
    <w:p w14:paraId="592440EB"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5EDB637E"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2184B6BC"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2]</w:t>
      </w:r>
    </w:p>
    <w:p w14:paraId="7B631B97"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2]</w:t>
      </w:r>
    </w:p>
    <w:p w14:paraId="24267322"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721B9BD1"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2835912C"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2A0EFC5C"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2]</w:t>
      </w:r>
    </w:p>
    <w:p w14:paraId="1BF411D1"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2]</w:t>
      </w:r>
    </w:p>
    <w:p w14:paraId="7D5C41D5" w14:textId="77777777" w:rsidR="00FB29D8" w:rsidRPr="00A25529" w:rsidRDefault="00FB29D8">
      <w:pPr>
        <w:pStyle w:val="pxformnotes"/>
        <w:jc w:val="center"/>
        <w:rPr>
          <w:sz w:val="24"/>
          <w:szCs w:val="24"/>
        </w:rPr>
      </w:pPr>
      <w:r w:rsidRPr="00A25529">
        <w:rPr>
          <w:rStyle w:val="pxvis"/>
          <w:rFonts w:cs="Arial"/>
          <w:bCs/>
          <w:sz w:val="24"/>
          <w:szCs w:val="24"/>
          <w:rPrChange w:id="6048" w:author="Cara Cardinale" w:date="2025-03-04T10:36:00Z">
            <w:rPr>
              <w:rStyle w:val="pxvis"/>
              <w:rFonts w:cs="Arial"/>
              <w:bCs/>
              <w:szCs w:val="24"/>
            </w:rPr>
          </w:rPrChange>
        </w:rPr>
        <w:t>Notes to Form</w:t>
      </w:r>
    </w:p>
    <w:p w14:paraId="57569073" w14:textId="77777777" w:rsidR="00FB29D8" w:rsidRPr="00A25529" w:rsidRDefault="00FB29D8">
      <w:pPr>
        <w:pStyle w:val="pxformnotes"/>
        <w:rPr>
          <w:sz w:val="24"/>
          <w:szCs w:val="24"/>
        </w:rPr>
      </w:pPr>
    </w:p>
    <w:p w14:paraId="2EF06039" w14:textId="77777777" w:rsidR="00FB29D8" w:rsidRPr="00A25529" w:rsidRDefault="00FB29D8">
      <w:pPr>
        <w:pStyle w:val="pxformnote"/>
        <w:spacing w:before="180"/>
      </w:pPr>
      <w:del w:id="6049" w:author="Cara Cardinale" w:date="2025-01-14T20:47:00Z">
        <w:r w:rsidRPr="00A25529" w:rsidDel="00CF1278">
          <w:delText>Drafter's Note</w:delText>
        </w:r>
      </w:del>
      <w:r w:rsidRPr="00A25529">
        <w:t xml:space="preserve"> </w:t>
      </w:r>
    </w:p>
    <w:p w14:paraId="56A839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The board of directors of each corporation proposing to participate in a merger or consolidation must adopt</w:t>
      </w:r>
      <w:ins w:id="6050" w:author="Cara Cardinale" w:date="2025-01-28T14:38:00Z">
        <w:r w:rsidR="00C35131" w:rsidRPr="00A25529">
          <w:t>, by a vote of two-thirds of the directors present at the time of the vote, if a quorum is present at that time, or by a vote of the number of directors required under the certificate of incorporation, bylaws, the Not-for-Profit Corporation Law and any other applicable law,</w:t>
        </w:r>
      </w:ins>
      <w:r w:rsidRPr="00A25529">
        <w:t xml:space="preserve"> a plan of merger or consolidation. </w:t>
      </w:r>
      <w:r w:rsidRPr="00A25529">
        <w:rPr>
          <w:rStyle w:val="pxst"/>
          <w:color w:val="FF0000"/>
          <w:vertAlign w:val="superscript"/>
        </w:rPr>
        <w:t>►</w:t>
      </w:r>
      <w:r w:rsidRPr="00A25529">
        <w:rPr>
          <w:rStyle w:val="pxst"/>
        </w:rPr>
        <w:fldChar w:fldCharType="begin"/>
      </w:r>
      <w:r w:rsidRPr="00A25529">
        <w:rPr>
          <w:rStyle w:val="pxst"/>
        </w:rPr>
        <w:instrText>st.ref.id="I05Q1A6"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w:t>
      </w:r>
      <w:r w:rsidRPr="00A25529">
        <w:t>.</w:t>
      </w:r>
    </w:p>
    <w:p w14:paraId="0EAE33CE" w14:textId="77777777" w:rsidR="00FB29D8" w:rsidRPr="00A25529" w:rsidRDefault="00FB29D8">
      <w:pPr>
        <w:pStyle w:val="pxformrr"/>
        <w:rPr>
          <w:sz w:val="24"/>
          <w:szCs w:val="24"/>
        </w:rPr>
      </w:pPr>
      <w:r w:rsidRPr="00A25529">
        <w:rPr>
          <w:rStyle w:val="pxvis"/>
          <w:rFonts w:cs="Arial"/>
          <w:bCs/>
          <w:sz w:val="50"/>
          <w:rPrChange w:id="6051" w:author="Cara Cardinale" w:date="2025-03-04T10:36:00Z">
            <w:rPr>
              <w:rStyle w:val="pxvis"/>
              <w:rFonts w:cs="Arial"/>
              <w:bCs/>
            </w:rPr>
          </w:rPrChange>
        </w:rPr>
        <w:t>Research References</w:t>
      </w:r>
    </w:p>
    <w:p w14:paraId="4C06191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tk.ref.id="I00ASQO"</w:instrText>
      </w:r>
      <w:r w:rsidRPr="00A25529">
        <w:rPr>
          <w:rStyle w:val="pxtk"/>
        </w:rPr>
        <w:fldChar w:fldCharType="end"/>
      </w:r>
      <w:r w:rsidRPr="00A25529">
        <w:rPr>
          <w:rStyle w:val="pxtk"/>
        </w:rPr>
        <w:t>West's Key Number Digest, Corporations and Business Organizations &amp;key;3470 to 3479</w:t>
      </w:r>
    </w:p>
    <w:p w14:paraId="20FD442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rc.ref.id="I00DLVK"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052" w:author="Cara Cardinale" w:date="2025-01-28T14:41:00Z">
        <w:r w:rsidRPr="00A25529" w:rsidDel="00C35131">
          <w:rPr>
            <w:rStyle w:val="pxrc"/>
          </w:rPr>
          <w:delText>1322</w:delText>
        </w:r>
      </w:del>
      <w:ins w:id="6053" w:author="Cara Cardinale" w:date="2025-01-28T14:41:00Z">
        <w:r w:rsidR="00C35131" w:rsidRPr="00A25529">
          <w:rPr>
            <w:rStyle w:val="pxrc"/>
          </w:rPr>
          <w:t>1288</w:t>
        </w:r>
      </w:ins>
    </w:p>
    <w:p w14:paraId="2F2B3F04" w14:textId="77777777" w:rsidR="00FB29D8" w:rsidRPr="00A25529" w:rsidRDefault="00FB29D8">
      <w:pPr>
        <w:pStyle w:val="pxformrefn"/>
      </w:pPr>
      <w:r w:rsidRPr="00A25529">
        <w:t xml:space="preserve">Section One. </w:t>
      </w:r>
    </w:p>
    <w:p w14:paraId="291D498E" w14:textId="77777777" w:rsidR="00FB29D8" w:rsidRPr="00A25529" w:rsidRDefault="00FB29D8">
      <w:pPr>
        <w:pStyle w:val="pxformrefnote"/>
        <w:spacing w:before="180"/>
      </w:pPr>
      <w:del w:id="6054" w:author="Cara Cardinale" w:date="2025-01-14T20:47:00Z">
        <w:r w:rsidRPr="00A25529" w:rsidDel="00CF1278">
          <w:delText>Drafter's Note</w:delText>
        </w:r>
      </w:del>
      <w:r w:rsidRPr="00A25529">
        <w:t xml:space="preserve"> </w:t>
      </w:r>
    </w:p>
    <w:p w14:paraId="639BA2E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optional provision is required if the name of any constituent corporation has been changed from the name under which the corporation was originally formed. See </w:t>
      </w:r>
      <w:r w:rsidRPr="00A25529">
        <w:rPr>
          <w:rStyle w:val="pxst"/>
          <w:color w:val="FF0000"/>
          <w:vertAlign w:val="superscript"/>
        </w:rPr>
        <w:t>►</w:t>
      </w:r>
      <w:r w:rsidRPr="00A25529">
        <w:rPr>
          <w:rStyle w:val="pxst"/>
        </w:rPr>
        <w:fldChar w:fldCharType="begin"/>
      </w:r>
      <w:r w:rsidRPr="00A25529">
        <w:rPr>
          <w:rStyle w:val="pxst"/>
        </w:rPr>
        <w:instrText>st.ref.id="I05Q1A2"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902(a)(1)</w:t>
      </w:r>
      <w:r w:rsidRPr="00A25529">
        <w:t>.</w:t>
      </w:r>
    </w:p>
    <w:p w14:paraId="64C55B59" w14:textId="77777777" w:rsidR="00FB29D8" w:rsidRPr="00A25529" w:rsidRDefault="00FB29D8">
      <w:pPr>
        <w:pStyle w:val="pxformrefn"/>
      </w:pPr>
      <w:r w:rsidRPr="00A25529">
        <w:t xml:space="preserve">Section Seven. </w:t>
      </w:r>
    </w:p>
    <w:p w14:paraId="024E4099" w14:textId="77777777" w:rsidR="00FB29D8" w:rsidRPr="00A25529" w:rsidRDefault="00FB29D8">
      <w:pPr>
        <w:pStyle w:val="pxformrefnote"/>
        <w:spacing w:before="180"/>
      </w:pPr>
      <w:del w:id="6055" w:author="Cara Cardinale" w:date="2025-01-14T20:47:00Z">
        <w:r w:rsidRPr="00A25529" w:rsidDel="00CF1278">
          <w:delText>Drafter's Note</w:delText>
        </w:r>
      </w:del>
      <w:r w:rsidRPr="00A25529">
        <w:t xml:space="preserve"> </w:t>
      </w:r>
    </w:p>
    <w:p w14:paraId="0F10EA3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At any time prior to the filing of the certificate of merger or consolidation, the plan of merger or consolidation may be abandoned pursuant to a provision for such abandonment, if any, contained in the plan of merger or consolidation. </w:t>
      </w:r>
      <w:r w:rsidRPr="00A25529">
        <w:rPr>
          <w:rStyle w:val="pxst"/>
          <w:color w:val="FF0000"/>
          <w:vertAlign w:val="superscript"/>
        </w:rPr>
        <w:t>►</w:t>
      </w:r>
      <w:r w:rsidRPr="00A25529">
        <w:rPr>
          <w:rStyle w:val="pxst"/>
        </w:rPr>
        <w:fldChar w:fldCharType="begin"/>
      </w:r>
      <w:r w:rsidRPr="00A25529">
        <w:rPr>
          <w:rStyle w:val="pxst"/>
        </w:rPr>
        <w:instrText>st.ref.id="I00ASQQ"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903(b)</w:t>
      </w:r>
      <w:r w:rsidRPr="00A25529">
        <w:t>.</w:t>
      </w:r>
    </w:p>
    <w:p w14:paraId="16F57E59" w14:textId="77777777" w:rsidR="00FB29D8" w:rsidRPr="00A25529" w:rsidRDefault="00FB29D8">
      <w:pPr>
        <w:pStyle w:val="pxformrefrr"/>
        <w:rPr>
          <w:sz w:val="24"/>
          <w:szCs w:val="24"/>
        </w:rPr>
      </w:pPr>
      <w:r w:rsidRPr="00A25529">
        <w:rPr>
          <w:rStyle w:val="pxvis"/>
          <w:rFonts w:cs="Arial"/>
          <w:bCs/>
          <w:sz w:val="50"/>
          <w:rPrChange w:id="6056" w:author="Cara Cardinale" w:date="2025-03-04T10:36:00Z">
            <w:rPr>
              <w:rStyle w:val="pxvis"/>
              <w:rFonts w:cs="Arial"/>
              <w:bCs/>
            </w:rPr>
          </w:rPrChange>
        </w:rPr>
        <w:t>Research References</w:t>
      </w:r>
    </w:p>
    <w:p w14:paraId="62FCE250"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rc.ref.id="I00DLVM"</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057" w:author="Cara Cardinale" w:date="2025-01-28T14:43:00Z">
        <w:r w:rsidRPr="00A25529" w:rsidDel="00C35131">
          <w:rPr>
            <w:rStyle w:val="pxrc"/>
          </w:rPr>
          <w:delText>1325</w:delText>
        </w:r>
      </w:del>
      <w:ins w:id="6058" w:author="Cara Cardinale" w:date="2025-01-28T14:43:00Z">
        <w:r w:rsidR="00C35131" w:rsidRPr="00A25529">
          <w:rPr>
            <w:rStyle w:val="pxrc"/>
          </w:rPr>
          <w:t>1291</w:t>
        </w:r>
      </w:ins>
    </w:p>
    <w:p w14:paraId="1A8309EE" w14:textId="77777777" w:rsidR="00FB29D8" w:rsidRPr="00A25529" w:rsidRDefault="00FB29D8">
      <w:pPr>
        <w:pStyle w:val="pxs"/>
        <w:spacing w:before="180"/>
        <w:rPr>
          <w:rPrChange w:id="6059" w:author="Cara Cardinale" w:date="2025-03-04T10:36:00Z">
            <w:rPr>
              <w:sz w:val="27"/>
            </w:rPr>
          </w:rPrChange>
        </w:rPr>
      </w:pPr>
      <w:r w:rsidRPr="00A25529">
        <w:rPr>
          <w:rPrChange w:id="6060" w:author="Cara Cardinale" w:date="2025-03-04T10:36:00Z">
            <w:rPr>
              <w:sz w:val="27"/>
            </w:rPr>
          </w:rPrChange>
        </w:rPr>
        <w:t>30:198. Plan of consolidation</w:t>
      </w:r>
    </w:p>
    <w:p w14:paraId="3020B465" w14:textId="77777777" w:rsidR="00FB29D8" w:rsidRPr="00A25529" w:rsidRDefault="00FB29D8">
      <w:pPr>
        <w:pStyle w:val="pxov"/>
        <w:rPr>
          <w:vanish/>
        </w:rPr>
      </w:pPr>
      <w:r w:rsidRPr="00A25529">
        <w:rPr>
          <w:vanish/>
        </w:rPr>
        <w:t>FMS</w:t>
      </w:r>
    </w:p>
    <w:p w14:paraId="71B564B9" w14:textId="77777777" w:rsidR="00FB29D8" w:rsidRPr="00A25529" w:rsidRDefault="00FB29D8">
      <w:pPr>
        <w:pStyle w:val="pxov"/>
        <w:rPr>
          <w:vanish/>
        </w:rPr>
      </w:pPr>
      <w:r w:rsidRPr="00A25529">
        <w:rPr>
          <w:vanish/>
        </w:rPr>
        <w:t>NFP</w:t>
      </w:r>
    </w:p>
    <w:p w14:paraId="56E60BD6" w14:textId="77777777" w:rsidR="00FB29D8" w:rsidRPr="00A25529" w:rsidRDefault="00FB29D8">
      <w:pPr>
        <w:pStyle w:val="pxov"/>
        <w:rPr>
          <w:vanish/>
        </w:rPr>
      </w:pPr>
      <w:r w:rsidRPr="00A25529">
        <w:rPr>
          <w:vanish/>
        </w:rPr>
        <w:t>COL</w:t>
      </w:r>
    </w:p>
    <w:p w14:paraId="5260E9AE" w14:textId="77777777" w:rsidR="00FB29D8" w:rsidRPr="00A25529" w:rsidRDefault="00FB29D8">
      <w:pPr>
        <w:pStyle w:val="pxov"/>
        <w:rPr>
          <w:vanish/>
        </w:rPr>
      </w:pPr>
      <w:r w:rsidRPr="00A25529">
        <w:rPr>
          <w:vanish/>
        </w:rPr>
        <w:t>FCV</w:t>
      </w:r>
    </w:p>
    <w:p w14:paraId="6AF1A95A" w14:textId="77777777" w:rsidR="00FB29D8" w:rsidRPr="00A25529" w:rsidRDefault="00FB29D8">
      <w:pPr>
        <w:pStyle w:val="pxov"/>
        <w:rPr>
          <w:vanish/>
        </w:rPr>
      </w:pPr>
      <w:r w:rsidRPr="00A25529">
        <w:rPr>
          <w:vanish/>
        </w:rPr>
        <w:t>FTR</w:t>
      </w:r>
    </w:p>
    <w:p w14:paraId="53FAC62C" w14:textId="77777777" w:rsidR="00FB29D8" w:rsidRPr="00A25529" w:rsidRDefault="00FB29D8">
      <w:pPr>
        <w:pStyle w:val="pxov"/>
        <w:rPr>
          <w:vanish/>
        </w:rPr>
      </w:pPr>
      <w:r w:rsidRPr="00A25529">
        <w:rPr>
          <w:vanish/>
        </w:rPr>
        <w:t>MRG</w:t>
      </w:r>
    </w:p>
    <w:p w14:paraId="56917627" w14:textId="77777777" w:rsidR="00FB29D8" w:rsidRPr="00A25529" w:rsidRDefault="00FB29D8">
      <w:pPr>
        <w:pStyle w:val="pxov"/>
        <w:rPr>
          <w:vanish/>
        </w:rPr>
      </w:pPr>
      <w:r w:rsidRPr="00A25529">
        <w:rPr>
          <w:vanish/>
        </w:rPr>
        <w:t>EBL</w:t>
      </w:r>
    </w:p>
    <w:p w14:paraId="256E8CC9" w14:textId="77777777" w:rsidR="00FB29D8" w:rsidRPr="00A25529" w:rsidRDefault="00FB29D8">
      <w:pPr>
        <w:pStyle w:val="pxov"/>
        <w:rPr>
          <w:vanish/>
        </w:rPr>
      </w:pPr>
      <w:r w:rsidRPr="00A25529">
        <w:rPr>
          <w:vanish/>
        </w:rPr>
        <w:t>TEM</w:t>
      </w:r>
    </w:p>
    <w:p w14:paraId="1D1BD3F6" w14:textId="77777777" w:rsidR="00FB29D8" w:rsidRPr="00A25529" w:rsidRDefault="00FB29D8">
      <w:pPr>
        <w:pStyle w:val="pxov"/>
        <w:rPr>
          <w:vanish/>
        </w:rPr>
      </w:pPr>
      <w:r w:rsidRPr="00A25529">
        <w:rPr>
          <w:vanish/>
        </w:rPr>
        <w:t>MTD</w:t>
      </w:r>
    </w:p>
    <w:p w14:paraId="4F9F4F25"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form.fid="Id56a1e801b6411e684899cfd92da4eb0"</w:instrText>
      </w:r>
      <w:r w:rsidRPr="00A25529">
        <w:fldChar w:fldCharType="end"/>
      </w:r>
      <w:r w:rsidRPr="00A25529">
        <w:t xml:space="preserve">PLAN OF CONSOLIDATION </w:t>
      </w:r>
    </w:p>
    <w:p w14:paraId="2DAC22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Plan of consolidation of </w:t>
      </w:r>
      <w:r w:rsidRPr="00A25529">
        <w:rPr>
          <w:rStyle w:val="pxfinstr"/>
          <w:i/>
          <w:iCs/>
        </w:rPr>
        <w:t>[name of corporation]</w:t>
      </w:r>
      <w:r w:rsidRPr="00A25529">
        <w:t>, a New York not-for-profit corporation.</w:t>
      </w:r>
    </w:p>
    <w:p w14:paraId="3FC48177" w14:textId="77777777" w:rsidR="00FB29D8" w:rsidRPr="00A25529" w:rsidRDefault="00FB29D8">
      <w:pPr>
        <w:pStyle w:val="pxformfl"/>
        <w:ind w:left="500"/>
      </w:pPr>
      <w:r w:rsidRPr="00A25529">
        <w:t xml:space="preserve"> </w:t>
      </w:r>
    </w:p>
    <w:p w14:paraId="70A781E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One.</w:t>
      </w:r>
    </w:p>
    <w:p w14:paraId="652E71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names of the constituent corporations are </w:t>
      </w:r>
      <w:r w:rsidRPr="00A25529">
        <w:rPr>
          <w:rStyle w:val="pxfinstr"/>
          <w:i/>
          <w:iCs/>
        </w:rPr>
        <w:t>[name of corporation 1]</w:t>
      </w:r>
      <w:r w:rsidRPr="00A25529">
        <w:t xml:space="preserve"> and </w:t>
      </w:r>
      <w:r w:rsidRPr="00A25529">
        <w:rPr>
          <w:rStyle w:val="pxfinstr"/>
          <w:i/>
          <w:iCs/>
        </w:rPr>
        <w:t>[name of corporation 2]</w:t>
      </w:r>
      <w:r w:rsidRPr="00A25529">
        <w:t xml:space="preserve">. </w:t>
      </w:r>
      <w:r w:rsidRPr="00A25529">
        <w:rPr>
          <w:rStyle w:val="pxfinstr"/>
          <w:i/>
          <w:iCs/>
        </w:rPr>
        <w:t>[OPTIONAL: If the name of any constituent corporation has been changed add the following: The name under which [[name of corporation 1]/[name of corporation 2]] was formed is [name of corporation when formed].]</w:t>
      </w:r>
    </w:p>
    <w:p w14:paraId="41D09007" w14:textId="77777777" w:rsidR="00FB29D8" w:rsidRPr="00A25529" w:rsidRDefault="00FB29D8">
      <w:pPr>
        <w:pStyle w:val="pxformsel"/>
        <w:rPr>
          <w:i/>
          <w:iCs/>
          <w:sz w:val="24"/>
          <w:szCs w:val="24"/>
        </w:rPr>
      </w:pPr>
      <w:r w:rsidRPr="00BD0DFB">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79322C1D" w14:textId="77777777" w:rsidR="00FB29D8" w:rsidRPr="00A25529" w:rsidRDefault="00FB29D8">
      <w:pPr>
        <w:pStyle w:val="pxformselis"/>
        <w:ind w:left="500"/>
      </w:pPr>
      <w:r w:rsidRPr="00A25529">
        <w:t xml:space="preserve"> </w:t>
      </w:r>
    </w:p>
    <w:p w14:paraId="14D350FE"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name of the consolidated corporation is </w:t>
      </w:r>
      <w:r w:rsidRPr="00A25529">
        <w:rPr>
          <w:rStyle w:val="pxfinstr"/>
          <w:i/>
          <w:iCs/>
        </w:rPr>
        <w:t>[name of consolidated corporation]</w:t>
      </w:r>
      <w:r w:rsidRPr="00A25529">
        <w:t>.</w:t>
      </w:r>
      <w:r w:rsidRPr="00A25529">
        <w:rPr>
          <w:rStyle w:val="pxfinstr"/>
          <w:i/>
          <w:iCs/>
        </w:rPr>
        <w:t>[OR:]</w:t>
      </w:r>
    </w:p>
    <w:p w14:paraId="09D6EEE0" w14:textId="77777777" w:rsidR="00FB29D8" w:rsidRPr="00A25529" w:rsidRDefault="00FB29D8">
      <w:pPr>
        <w:pStyle w:val="pxformselis"/>
        <w:ind w:left="500"/>
      </w:pPr>
      <w:r w:rsidRPr="00A25529">
        <w:t xml:space="preserve"> </w:t>
      </w:r>
    </w:p>
    <w:p w14:paraId="1596CF9C"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name of the consolidated corporation has not yet been determined. The name of the consolidated corporation shall be determined in the following manner: </w:t>
      </w:r>
      <w:r w:rsidRPr="00A25529">
        <w:rPr>
          <w:rStyle w:val="pxfinstr"/>
          <w:i/>
          <w:iCs/>
        </w:rPr>
        <w:t>[specification of method for determining name of consolidated corporation]</w:t>
      </w:r>
      <w:r w:rsidRPr="00A25529">
        <w:t>.</w:t>
      </w:r>
      <w:del w:id="6061" w:author="Cara Cardinale" w:date="2025-01-26T14:28:00Z">
        <w:r w:rsidRPr="00A25529" w:rsidDel="0062414C">
          <w:rPr>
            <w:rStyle w:val="pxfinstr"/>
            <w:i/>
            <w:iCs/>
          </w:rPr>
          <w:delText>[END OF CHOICES]</w:delText>
        </w:r>
      </w:del>
    </w:p>
    <w:p w14:paraId="55A74B0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Two.</w:t>
      </w:r>
    </w:p>
    <w:p w14:paraId="0DF6C7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As to each constituent corporation, the membership and holders of any certificates evidencing capital contributions or subventions, including their number, classification, and voting rights are as follows: </w:t>
      </w:r>
      <w:r w:rsidRPr="00A25529">
        <w:rPr>
          <w:rStyle w:val="pxfinstr"/>
          <w:i/>
          <w:iCs/>
        </w:rPr>
        <w:t>[list of required information for each constituent corporation]</w:t>
      </w:r>
      <w:r w:rsidRPr="00A25529">
        <w:t>.</w:t>
      </w:r>
    </w:p>
    <w:p w14:paraId="4F59FA0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Three.</w:t>
      </w:r>
    </w:p>
    <w:p w14:paraId="49D999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terms and conditions of the proposed consolidation, including the manner and basis of converting membership or other interest in each constituent corporation into membership or other interest in the surviving corporation, or the cash or other consideration to be paid or delivered in exchange for membership or other interest in each constituent corporation are as follows: </w:t>
      </w:r>
      <w:r w:rsidRPr="00A25529">
        <w:rPr>
          <w:rStyle w:val="pxfinstr"/>
          <w:i/>
          <w:iCs/>
        </w:rPr>
        <w:t>[list of terms and conditions of consolidation]</w:t>
      </w:r>
      <w:r w:rsidRPr="00A25529">
        <w:t>.</w:t>
      </w:r>
    </w:p>
    <w:p w14:paraId="3BF16DE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Four.</w:t>
      </w:r>
    </w:p>
    <w:p w14:paraId="381252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certificate of incorporation of the consolidated corporation shall contain the following statements required to be included in a certificate of incorporation for a corporation formed under the N.Y. Not-for-Profit Corporation Law: </w:t>
      </w:r>
      <w:r w:rsidRPr="00A25529">
        <w:rPr>
          <w:rStyle w:val="pxfinstr"/>
          <w:i/>
          <w:iCs/>
        </w:rPr>
        <w:t>[description of required statements]</w:t>
      </w:r>
      <w:r w:rsidRPr="00A25529">
        <w:t>.</w:t>
      </w:r>
    </w:p>
    <w:p w14:paraId="31ECE2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Other statements as to facts not available at the time of adoption by the board of the Plan of Consolidation may also be included.</w:t>
      </w:r>
    </w:p>
    <w:p w14:paraId="67CCDD8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Five.</w:t>
      </w:r>
    </w:p>
    <w:p w14:paraId="395B40D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This Plan shall become effective on approval by the members of the corporation, either by unanimous written consent, in compliance with </w:t>
      </w:r>
      <w:r w:rsidRPr="00A25529">
        <w:rPr>
          <w:rStyle w:val="pxst"/>
          <w:color w:val="FF0000"/>
          <w:vertAlign w:val="superscript"/>
        </w:rPr>
        <w:t>►</w:t>
      </w:r>
      <w:r w:rsidRPr="00A25529">
        <w:rPr>
          <w:rStyle w:val="pxst"/>
        </w:rPr>
        <w:fldChar w:fldCharType="begin"/>
      </w:r>
      <w:r w:rsidRPr="00A25529">
        <w:rPr>
          <w:rStyle w:val="pxst"/>
        </w:rPr>
        <w:instrText>st.ref.id="I05Q0YS"</w:instrText>
      </w:r>
      <w:r w:rsidRPr="00A25529">
        <w:rPr>
          <w:rStyle w:val="pxst"/>
        </w:rPr>
        <w:fldChar w:fldCharType="end"/>
      </w:r>
      <w:r w:rsidRPr="00A25529">
        <w:rPr>
          <w:rStyle w:val="pxst"/>
        </w:rPr>
        <w:t>Section 614 of the Not-for-Profit Corporation Law</w:t>
      </w:r>
      <w:r w:rsidRPr="00A25529">
        <w:t xml:space="preserve">, or by affirmative vote of at least two-thirds of the members of the corporation, in compliance with </w:t>
      </w:r>
      <w:r w:rsidRPr="00A25529">
        <w:rPr>
          <w:rStyle w:val="pxst"/>
          <w:color w:val="FF0000"/>
          <w:vertAlign w:val="superscript"/>
        </w:rPr>
        <w:t>►</w:t>
      </w:r>
      <w:r w:rsidRPr="00A25529">
        <w:rPr>
          <w:rStyle w:val="pxst"/>
        </w:rPr>
        <w:fldChar w:fldCharType="begin"/>
      </w:r>
      <w:r w:rsidRPr="00A25529">
        <w:rPr>
          <w:rStyle w:val="pxst"/>
        </w:rPr>
        <w:instrText>st.ref.id="I05LT9G"</w:instrText>
      </w:r>
      <w:r w:rsidRPr="00A25529">
        <w:rPr>
          <w:rStyle w:val="pxst"/>
        </w:rPr>
        <w:fldChar w:fldCharType="end"/>
      </w:r>
      <w:r w:rsidRPr="00A25529">
        <w:rPr>
          <w:rStyle w:val="pxst"/>
        </w:rPr>
        <w:t>Section 613(c) of the Not-for-Profit Corporation Law</w:t>
      </w:r>
      <w:r w:rsidRPr="00A25529">
        <w:t>.</w:t>
      </w:r>
    </w:p>
    <w:p w14:paraId="7CD22AF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Six.</w:t>
      </w:r>
    </w:p>
    <w:p w14:paraId="25C69F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proposed consolidation shall become effective upon the filing of the certificate of consolidation by the Department of State, unless, prior to delivery of such certificate to the Department of State for filing, it is agreed between the boards of directors of the constituent corporations that a later effective date is advisable, in which event the certificate of consolidation shall contain a provision specifying such later effective date as is agreed upon between such boards, but which date under </w:t>
      </w:r>
      <w:r w:rsidRPr="00A25529">
        <w:rPr>
          <w:rStyle w:val="pxst"/>
          <w:color w:val="FF0000"/>
          <w:vertAlign w:val="superscript"/>
        </w:rPr>
        <w:t>►</w:t>
      </w:r>
      <w:r w:rsidRPr="00A25529">
        <w:rPr>
          <w:rStyle w:val="pxst"/>
        </w:rPr>
        <w:fldChar w:fldCharType="begin"/>
      </w:r>
      <w:r w:rsidRPr="00A25529">
        <w:rPr>
          <w:rStyle w:val="pxst"/>
        </w:rPr>
        <w:instrText>st.ref.id="I05HLK4"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905(a)</w:t>
      </w:r>
      <w:r w:rsidRPr="00A25529">
        <w:t xml:space="preserve"> may not exceed 30 days subsequent to the filing of the certificate of consolidation by the Department of State.</w:t>
      </w:r>
    </w:p>
    <w:p w14:paraId="4FEB126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Seven.</w:t>
      </w:r>
    </w:p>
    <w:p w14:paraId="082E56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Notwithstanding authorization of this Plan by the members of either of the constituent corporations, if, at any time prior to the filing of the certificate of consolidation by the Department of State, it becomes the opinion of the board of directors of either of the constituent corporations that events or circumstances have occurred which render it inadvisable to consummate the consolidation, this Plan of Consolidation may be abandoned. The filing of the certificate of consolidation by the Department of State shall conclusively establish that this Plan has not been abandoned.</w:t>
      </w:r>
    </w:p>
    <w:p w14:paraId="74C8D96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849E79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consolidation]</w:t>
      </w:r>
    </w:p>
    <w:p w14:paraId="2646604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1]</w:t>
      </w:r>
    </w:p>
    <w:p w14:paraId="74E938A5"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322F078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13FB98D"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1]</w:t>
      </w:r>
    </w:p>
    <w:p w14:paraId="14BE405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61B66B6B"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2E43DBB6"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7C50A7E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D468AD5"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1]</w:t>
      </w:r>
    </w:p>
    <w:p w14:paraId="5648EA84"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1]</w:t>
      </w:r>
    </w:p>
    <w:p w14:paraId="46599B53"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2]</w:t>
      </w:r>
    </w:p>
    <w:p w14:paraId="76A8A307"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3E83489E"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4D859FA7"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2]</w:t>
      </w:r>
    </w:p>
    <w:p w14:paraId="1A4AA3BC"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2]</w:t>
      </w:r>
    </w:p>
    <w:p w14:paraId="3C782383"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67F7259D"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0F6AEDC0"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142F9FF1"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2]</w:t>
      </w:r>
    </w:p>
    <w:p w14:paraId="02179514"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2]</w:t>
      </w:r>
    </w:p>
    <w:p w14:paraId="5DBEE067" w14:textId="77777777" w:rsidR="00FB29D8" w:rsidRPr="00A25529" w:rsidRDefault="00FB29D8">
      <w:pPr>
        <w:pStyle w:val="pxformnotes"/>
        <w:jc w:val="center"/>
        <w:rPr>
          <w:sz w:val="24"/>
          <w:szCs w:val="24"/>
        </w:rPr>
      </w:pPr>
      <w:r w:rsidRPr="00A25529">
        <w:rPr>
          <w:rStyle w:val="pxvis"/>
          <w:rFonts w:cs="Arial"/>
          <w:bCs/>
          <w:sz w:val="24"/>
          <w:szCs w:val="24"/>
          <w:rPrChange w:id="6062" w:author="Cara Cardinale" w:date="2025-03-04T10:36:00Z">
            <w:rPr>
              <w:rStyle w:val="pxvis"/>
              <w:rFonts w:cs="Arial"/>
              <w:bCs/>
              <w:szCs w:val="24"/>
            </w:rPr>
          </w:rPrChange>
        </w:rPr>
        <w:t>Notes to Form</w:t>
      </w:r>
    </w:p>
    <w:p w14:paraId="7EB3BBD7" w14:textId="77777777" w:rsidR="00FB29D8" w:rsidRPr="00A25529" w:rsidRDefault="00FB29D8">
      <w:pPr>
        <w:pStyle w:val="pxformnotes"/>
        <w:rPr>
          <w:sz w:val="24"/>
          <w:szCs w:val="24"/>
        </w:rPr>
      </w:pPr>
    </w:p>
    <w:p w14:paraId="503A1194" w14:textId="77777777" w:rsidR="00FB29D8" w:rsidRPr="00A25529" w:rsidRDefault="00FB29D8">
      <w:pPr>
        <w:pStyle w:val="pxformnote"/>
        <w:spacing w:before="180"/>
      </w:pPr>
      <w:del w:id="6063" w:author="Cara Cardinale" w:date="2025-01-14T20:47:00Z">
        <w:r w:rsidRPr="00A25529" w:rsidDel="00CF1278">
          <w:delText>Drafter's Note</w:delText>
        </w:r>
      </w:del>
      <w:r w:rsidRPr="00A25529">
        <w:t xml:space="preserve"> </w:t>
      </w:r>
    </w:p>
    <w:p w14:paraId="5EC138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The board of directors of each corporation proposing to participate in a consolidation must adopt</w:t>
      </w:r>
      <w:ins w:id="6064" w:author="Cara Cardinale" w:date="2025-01-28T14:44:00Z">
        <w:r w:rsidR="00C35131" w:rsidRPr="00A25529">
          <w:t>, by a vote of two-thirds of the directors present at the time of the vote, if a quorum is present at that time, or by a vote of the number of directors required under the certificate of incorporation, bylaws, the Not-for-Profit Corporation Law and any other applicable law,</w:t>
        </w:r>
      </w:ins>
      <w:r w:rsidRPr="00A25529">
        <w:t xml:space="preserve"> a plan of consolidation. </w:t>
      </w:r>
      <w:r w:rsidRPr="00A25529">
        <w:rPr>
          <w:rStyle w:val="pxst"/>
          <w:color w:val="FF0000"/>
          <w:vertAlign w:val="superscript"/>
        </w:rPr>
        <w:t>►</w:t>
      </w:r>
      <w:r w:rsidRPr="00A25529">
        <w:rPr>
          <w:rStyle w:val="pxst"/>
        </w:rPr>
        <w:fldChar w:fldCharType="begin"/>
      </w:r>
      <w:r w:rsidRPr="00A25529">
        <w:rPr>
          <w:rStyle w:val="pxst"/>
        </w:rPr>
        <w:instrText>st.ref.id="I007ZRK"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w:t>
      </w:r>
      <w:r w:rsidRPr="00A25529">
        <w:t>.</w:t>
      </w:r>
    </w:p>
    <w:p w14:paraId="35B2A87B" w14:textId="77777777" w:rsidR="00FB29D8" w:rsidRPr="00A25529" w:rsidRDefault="00FB29D8">
      <w:pPr>
        <w:pStyle w:val="pxformrr"/>
        <w:rPr>
          <w:sz w:val="24"/>
          <w:szCs w:val="24"/>
        </w:rPr>
      </w:pPr>
      <w:r w:rsidRPr="00A25529">
        <w:rPr>
          <w:rStyle w:val="pxvis"/>
          <w:rFonts w:cs="Arial"/>
          <w:bCs/>
          <w:sz w:val="50"/>
          <w:rPrChange w:id="6065" w:author="Cara Cardinale" w:date="2025-03-04T10:36:00Z">
            <w:rPr>
              <w:rStyle w:val="pxvis"/>
              <w:rFonts w:cs="Arial"/>
              <w:bCs/>
            </w:rPr>
          </w:rPrChange>
        </w:rPr>
        <w:t>Research References</w:t>
      </w:r>
    </w:p>
    <w:p w14:paraId="21F6473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tk.ref.id="I00ASWG"</w:instrText>
      </w:r>
      <w:r w:rsidRPr="00A25529">
        <w:rPr>
          <w:rStyle w:val="pxtk"/>
        </w:rPr>
        <w:fldChar w:fldCharType="end"/>
      </w:r>
      <w:r w:rsidRPr="00A25529">
        <w:rPr>
          <w:rStyle w:val="pxtk"/>
        </w:rPr>
        <w:t>West's Key Number Digest, Corporations and Business Organizations &amp;key;3470 to 3479</w:t>
      </w:r>
    </w:p>
    <w:p w14:paraId="0017866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rc.ref.id="I00DM1C"</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066" w:author="Cara Cardinale" w:date="2025-01-28T14:41:00Z">
        <w:r w:rsidRPr="00A25529" w:rsidDel="00C35131">
          <w:rPr>
            <w:rStyle w:val="pxrc"/>
          </w:rPr>
          <w:delText>1322</w:delText>
        </w:r>
      </w:del>
      <w:ins w:id="6067" w:author="Cara Cardinale" w:date="2025-01-28T14:41:00Z">
        <w:r w:rsidR="00C35131" w:rsidRPr="00A25529">
          <w:rPr>
            <w:rStyle w:val="pxrc"/>
          </w:rPr>
          <w:t>1288</w:t>
        </w:r>
      </w:ins>
    </w:p>
    <w:p w14:paraId="218B69A5" w14:textId="77777777" w:rsidR="00FB29D8" w:rsidRPr="00A25529" w:rsidRDefault="00FB29D8">
      <w:pPr>
        <w:pStyle w:val="pxformrefn"/>
      </w:pPr>
      <w:r w:rsidRPr="00A25529">
        <w:t xml:space="preserve">Section One. </w:t>
      </w:r>
    </w:p>
    <w:p w14:paraId="7C60A513" w14:textId="77777777" w:rsidR="00FB29D8" w:rsidRPr="00A25529" w:rsidRDefault="00FB29D8">
      <w:pPr>
        <w:pStyle w:val="pxformrefnote"/>
        <w:spacing w:before="180"/>
      </w:pPr>
      <w:del w:id="6068" w:author="Cara Cardinale" w:date="2025-01-14T20:47:00Z">
        <w:r w:rsidRPr="00A25529" w:rsidDel="00CF1278">
          <w:delText>Drafter's Note</w:delText>
        </w:r>
      </w:del>
      <w:r w:rsidRPr="00A25529">
        <w:t xml:space="preserve"> </w:t>
      </w:r>
    </w:p>
    <w:p w14:paraId="22A9B1F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optional provision is required if the name of any constituent corporation has been changed from the name under which the corporation was originally formed. See </w:t>
      </w:r>
      <w:r w:rsidRPr="00A25529">
        <w:rPr>
          <w:rStyle w:val="pxst"/>
          <w:color w:val="FF0000"/>
          <w:vertAlign w:val="superscript"/>
        </w:rPr>
        <w:t>►</w:t>
      </w:r>
      <w:r w:rsidRPr="00A25529">
        <w:rPr>
          <w:rStyle w:val="pxst"/>
        </w:rPr>
        <w:fldChar w:fldCharType="begin"/>
      </w:r>
      <w:r w:rsidRPr="00A25529">
        <w:rPr>
          <w:rStyle w:val="pxst"/>
        </w:rPr>
        <w:instrText>st.ref.id="I00GF68"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902(a)(1)</w:t>
      </w:r>
      <w:r w:rsidRPr="00A25529">
        <w:t>.</w:t>
      </w:r>
    </w:p>
    <w:p w14:paraId="631DA93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Unlike a merger, where the name of the surviving corporation is known, it may be in the case of a consolidation, where the two corporations consolidate into a new corporation, that the corporate name will not be determined at the time the plan for consolidation is drafted. The statute allows for this by permitting the method to be used for determining the name of the consolidated corporation to be stated rather than the name itself. See </w:t>
      </w:r>
      <w:r w:rsidRPr="00A25529">
        <w:rPr>
          <w:rStyle w:val="pxst"/>
          <w:color w:val="FF0000"/>
          <w:vertAlign w:val="superscript"/>
        </w:rPr>
        <w:t>►</w:t>
      </w:r>
      <w:r w:rsidRPr="00A25529">
        <w:rPr>
          <w:rStyle w:val="pxst"/>
        </w:rPr>
        <w:fldChar w:fldCharType="begin"/>
      </w:r>
      <w:r w:rsidRPr="00A25529">
        <w:rPr>
          <w:rStyle w:val="pxst"/>
        </w:rPr>
        <w:instrText>st.ref.id="I00J8B4"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902(a)(1)</w:t>
      </w:r>
      <w:r w:rsidRPr="00A25529">
        <w:t>.</w:t>
      </w:r>
    </w:p>
    <w:p w14:paraId="03F0DA27" w14:textId="77777777" w:rsidR="00FB29D8" w:rsidRPr="00A25529" w:rsidRDefault="00FB29D8">
      <w:pPr>
        <w:pStyle w:val="pxformrefn"/>
      </w:pPr>
      <w:r w:rsidRPr="00A25529">
        <w:t xml:space="preserve">Section Seven. </w:t>
      </w:r>
    </w:p>
    <w:p w14:paraId="49EDCEBA" w14:textId="77777777" w:rsidR="00FB29D8" w:rsidRPr="00A25529" w:rsidRDefault="00FB29D8">
      <w:pPr>
        <w:pStyle w:val="pxformrefnote"/>
        <w:spacing w:before="180"/>
      </w:pPr>
      <w:del w:id="6069" w:author="Cara Cardinale" w:date="2025-01-14T20:47:00Z">
        <w:r w:rsidRPr="00A25529" w:rsidDel="00CF1278">
          <w:delText>Drafter's Note</w:delText>
        </w:r>
      </w:del>
      <w:r w:rsidRPr="00A25529">
        <w:t xml:space="preserve"> </w:t>
      </w:r>
    </w:p>
    <w:p w14:paraId="4320972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At any time prior to the filing of the certificate of consolidation, the plan of consolidation may be abandoned pursuant to a provision for such abandonment, if any, contained in the plan of consolidation. </w:t>
      </w:r>
      <w:r w:rsidRPr="00A25529">
        <w:rPr>
          <w:rStyle w:val="pxst"/>
          <w:color w:val="FF0000"/>
          <w:vertAlign w:val="superscript"/>
        </w:rPr>
        <w:t>►</w:t>
      </w:r>
      <w:r w:rsidRPr="00A25529">
        <w:rPr>
          <w:rStyle w:val="pxst"/>
        </w:rPr>
        <w:fldChar w:fldCharType="begin"/>
      </w:r>
      <w:r w:rsidRPr="00A25529">
        <w:rPr>
          <w:rStyle w:val="pxst"/>
        </w:rPr>
        <w:instrText>st.ref.id="I00M1G0"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903(b)</w:t>
      </w:r>
      <w:r w:rsidRPr="00A25529">
        <w:t>.</w:t>
      </w:r>
    </w:p>
    <w:p w14:paraId="5452937F" w14:textId="77777777" w:rsidR="00FB29D8" w:rsidRPr="00A25529" w:rsidRDefault="00FB29D8">
      <w:pPr>
        <w:pStyle w:val="pxformrefrr"/>
        <w:rPr>
          <w:sz w:val="24"/>
          <w:szCs w:val="24"/>
        </w:rPr>
      </w:pPr>
      <w:r w:rsidRPr="00A25529">
        <w:rPr>
          <w:rStyle w:val="pxvis"/>
          <w:rFonts w:cs="Arial"/>
          <w:bCs/>
          <w:sz w:val="50"/>
          <w:rPrChange w:id="6070" w:author="Cara Cardinale" w:date="2025-03-04T10:36:00Z">
            <w:rPr>
              <w:rStyle w:val="pxvis"/>
              <w:rFonts w:cs="Arial"/>
              <w:bCs/>
            </w:rPr>
          </w:rPrChange>
        </w:rPr>
        <w:t>Research References</w:t>
      </w:r>
    </w:p>
    <w:p w14:paraId="7EF1460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rc.ref.id="I05Q0YI"</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071" w:author="Cara Cardinale" w:date="2025-01-28T14:43:00Z">
        <w:r w:rsidRPr="00A25529" w:rsidDel="00C35131">
          <w:rPr>
            <w:rStyle w:val="pxrc"/>
          </w:rPr>
          <w:delText>1325</w:delText>
        </w:r>
      </w:del>
      <w:ins w:id="6072" w:author="Cara Cardinale" w:date="2025-01-28T14:43:00Z">
        <w:r w:rsidR="00C35131" w:rsidRPr="00A25529">
          <w:rPr>
            <w:rStyle w:val="pxrc"/>
          </w:rPr>
          <w:t>1291</w:t>
        </w:r>
      </w:ins>
    </w:p>
    <w:p w14:paraId="0919558A" w14:textId="77777777" w:rsidR="00FB29D8" w:rsidRPr="00A25529" w:rsidDel="00C35131" w:rsidRDefault="00FB29D8">
      <w:pPr>
        <w:pStyle w:val="pxs"/>
        <w:spacing w:before="180"/>
        <w:rPr>
          <w:del w:id="6073" w:author="Cara Cardinale" w:date="2025-01-28T14:44:00Z"/>
          <w:rPrChange w:id="6074" w:author="Cara Cardinale" w:date="2025-03-04T10:36:00Z">
            <w:rPr>
              <w:del w:id="6075" w:author="Cara Cardinale" w:date="2025-01-28T14:44:00Z"/>
              <w:sz w:val="27"/>
            </w:rPr>
          </w:rPrChange>
        </w:rPr>
      </w:pPr>
      <w:del w:id="6076" w:author="Cara Cardinale" w:date="2025-01-28T14:44:00Z">
        <w:r w:rsidRPr="00A25529" w:rsidDel="00C35131">
          <w:rPr>
            <w:rPrChange w:id="6077" w:author="Cara Cardinale" w:date="2025-03-04T10:36:00Z">
              <w:rPr>
                <w:sz w:val="27"/>
              </w:rPr>
            </w:rPrChange>
          </w:rPr>
          <w:delText>30:198.50. Nonprofit in good standing</w:delText>
        </w:r>
      </w:del>
    </w:p>
    <w:p w14:paraId="2BF34981" w14:textId="77777777" w:rsidR="00FB29D8" w:rsidRPr="00A25529" w:rsidDel="00C35131" w:rsidRDefault="00FB29D8">
      <w:pPr>
        <w:pStyle w:val="pxov"/>
        <w:rPr>
          <w:del w:id="6078" w:author="Cara Cardinale" w:date="2025-01-28T14:45:00Z"/>
          <w:vanish/>
        </w:rPr>
      </w:pPr>
      <w:del w:id="6079" w:author="Cara Cardinale" w:date="2025-01-28T14:45:00Z">
        <w:r w:rsidRPr="00A25529" w:rsidDel="00C35131">
          <w:rPr>
            <w:vanish/>
          </w:rPr>
          <w:delText>FCV</w:delText>
        </w:r>
      </w:del>
    </w:p>
    <w:p w14:paraId="2F57A072" w14:textId="77777777" w:rsidR="00FB29D8" w:rsidRPr="00A25529" w:rsidDel="00C35131" w:rsidRDefault="00FB29D8">
      <w:pPr>
        <w:pStyle w:val="pxov"/>
        <w:rPr>
          <w:del w:id="6080" w:author="Cara Cardinale" w:date="2025-01-28T14:45:00Z"/>
          <w:vanish/>
        </w:rPr>
      </w:pPr>
      <w:del w:id="6081" w:author="Cara Cardinale" w:date="2025-01-28T14:45:00Z">
        <w:r w:rsidRPr="00A25529" w:rsidDel="00C35131">
          <w:rPr>
            <w:vanish/>
          </w:rPr>
          <w:delText>FTR</w:delText>
        </w:r>
      </w:del>
    </w:p>
    <w:p w14:paraId="4FB3134C" w14:textId="77777777" w:rsidR="00FB29D8" w:rsidRPr="00A25529" w:rsidDel="00C35131" w:rsidRDefault="00FB29D8">
      <w:pPr>
        <w:pStyle w:val="pxov"/>
        <w:rPr>
          <w:del w:id="6082" w:author="Cara Cardinale" w:date="2025-01-28T14:45:00Z"/>
          <w:vanish/>
        </w:rPr>
      </w:pPr>
      <w:del w:id="6083" w:author="Cara Cardinale" w:date="2025-01-28T14:45:00Z">
        <w:r w:rsidRPr="00A25529" w:rsidDel="00C35131">
          <w:rPr>
            <w:vanish/>
          </w:rPr>
          <w:delText>COR</w:delText>
        </w:r>
      </w:del>
    </w:p>
    <w:p w14:paraId="23F83B4E" w14:textId="77777777" w:rsidR="00FB29D8" w:rsidRPr="00A25529" w:rsidDel="00C35131" w:rsidRDefault="00FB29D8">
      <w:pPr>
        <w:pStyle w:val="pxov"/>
        <w:rPr>
          <w:del w:id="6084" w:author="Cara Cardinale" w:date="2025-01-28T14:45:00Z"/>
          <w:vanish/>
        </w:rPr>
      </w:pPr>
      <w:del w:id="6085" w:author="Cara Cardinale" w:date="2025-01-28T14:45:00Z">
        <w:r w:rsidRPr="00A25529" w:rsidDel="00C35131">
          <w:rPr>
            <w:vanish/>
          </w:rPr>
          <w:delText>MRG</w:delText>
        </w:r>
      </w:del>
    </w:p>
    <w:p w14:paraId="0507DA02" w14:textId="77777777" w:rsidR="00FB29D8" w:rsidRPr="00A25529" w:rsidDel="00C35131" w:rsidRDefault="00FB29D8">
      <w:pPr>
        <w:pStyle w:val="pxov"/>
        <w:rPr>
          <w:del w:id="6086" w:author="Cara Cardinale" w:date="2025-01-28T14:45:00Z"/>
          <w:vanish/>
        </w:rPr>
      </w:pPr>
      <w:del w:id="6087" w:author="Cara Cardinale" w:date="2025-01-28T14:45:00Z">
        <w:r w:rsidRPr="00A25529" w:rsidDel="00C35131">
          <w:rPr>
            <w:vanish/>
          </w:rPr>
          <w:delText>NFP</w:delText>
        </w:r>
      </w:del>
    </w:p>
    <w:p w14:paraId="19433AD2" w14:textId="77777777" w:rsidR="00FB29D8" w:rsidRPr="00A25529" w:rsidDel="00C35131" w:rsidRDefault="00FB29D8">
      <w:pPr>
        <w:pStyle w:val="pxov"/>
        <w:rPr>
          <w:del w:id="6088" w:author="Cara Cardinale" w:date="2025-01-28T14:45:00Z"/>
          <w:vanish/>
        </w:rPr>
      </w:pPr>
      <w:del w:id="6089" w:author="Cara Cardinale" w:date="2025-01-28T14:45:00Z">
        <w:r w:rsidRPr="00A25529" w:rsidDel="00C35131">
          <w:rPr>
            <w:vanish/>
          </w:rPr>
          <w:delText>CLS</w:delText>
        </w:r>
      </w:del>
    </w:p>
    <w:p w14:paraId="433457B1" w14:textId="77777777" w:rsidR="00FB29D8" w:rsidRPr="00A25529" w:rsidDel="00C35131" w:rsidRDefault="00FB29D8">
      <w:pPr>
        <w:pStyle w:val="pxov"/>
        <w:rPr>
          <w:del w:id="6090" w:author="Cara Cardinale" w:date="2025-01-28T14:45:00Z"/>
          <w:vanish/>
        </w:rPr>
      </w:pPr>
      <w:del w:id="6091" w:author="Cara Cardinale" w:date="2025-01-28T14:45:00Z">
        <w:r w:rsidRPr="00A25529" w:rsidDel="00C35131">
          <w:rPr>
            <w:vanish/>
          </w:rPr>
          <w:delText>EBL</w:delText>
        </w:r>
      </w:del>
    </w:p>
    <w:p w14:paraId="4A14ED21" w14:textId="77777777" w:rsidR="00FB29D8" w:rsidRPr="00A25529" w:rsidDel="00C35131" w:rsidRDefault="00FB29D8">
      <w:pPr>
        <w:pStyle w:val="pxov"/>
        <w:rPr>
          <w:del w:id="6092" w:author="Cara Cardinale" w:date="2025-01-28T14:45:00Z"/>
          <w:vanish/>
        </w:rPr>
      </w:pPr>
      <w:del w:id="6093" w:author="Cara Cardinale" w:date="2025-01-28T14:45:00Z">
        <w:r w:rsidRPr="00A25529" w:rsidDel="00C35131">
          <w:rPr>
            <w:vanish/>
          </w:rPr>
          <w:delText>TEM</w:delText>
        </w:r>
      </w:del>
    </w:p>
    <w:p w14:paraId="1FD9DDF0" w14:textId="77777777" w:rsidR="00FB29D8" w:rsidRPr="00A25529" w:rsidDel="00C35131" w:rsidRDefault="00FB29D8">
      <w:pPr>
        <w:pStyle w:val="pxov"/>
        <w:rPr>
          <w:del w:id="6094" w:author="Cara Cardinale" w:date="2025-01-28T14:45:00Z"/>
          <w:vanish/>
        </w:rPr>
      </w:pPr>
      <w:del w:id="6095" w:author="Cara Cardinale" w:date="2025-01-28T14:45:00Z">
        <w:r w:rsidRPr="00A25529" w:rsidDel="00C35131">
          <w:rPr>
            <w:vanish/>
          </w:rPr>
          <w:delText>MTD</w:delText>
        </w:r>
      </w:del>
    </w:p>
    <w:p w14:paraId="0423F697" w14:textId="77777777" w:rsidR="00FB29D8" w:rsidRPr="00A25529" w:rsidDel="00C35131" w:rsidRDefault="00FB29D8">
      <w:pPr>
        <w:pStyle w:val="pxformp"/>
        <w:rPr>
          <w:del w:id="6096" w:author="Cara Cardinale" w:date="2025-01-28T14:45:00Z"/>
        </w:rPr>
      </w:pPr>
      <w:del w:id="6097" w:author="Cara Cardinale" w:date="2025-01-28T14:45:00Z">
        <w:r w:rsidRPr="00A25529" w:rsidDel="00C35131">
          <w:delText xml:space="preserve"> </w:delText>
        </w:r>
        <w:r w:rsidRPr="00A25529" w:rsidDel="00C35131">
          <w:rPr>
            <w:rStyle w:val="pxvis"/>
            <w:rFonts w:ascii="Times NewRoman" w:hAnsi="Times NewRoman"/>
            <w:b w:val="0"/>
            <w:sz w:val="24"/>
          </w:rPr>
          <w:tab/>
        </w:r>
        <w:r w:rsidRPr="00A25529" w:rsidDel="00C35131">
          <w:rPr>
            <w:color w:val="FF0000"/>
            <w:vertAlign w:val="superscript"/>
          </w:rPr>
          <w:delText>►</w:delText>
        </w:r>
        <w:r w:rsidRPr="00A25529" w:rsidDel="00C35131">
          <w:fldChar w:fldCharType="begin"/>
        </w:r>
        <w:r w:rsidRPr="00A25529" w:rsidDel="00C35131">
          <w:delInstrText>form.du="0"</w:delInstrText>
        </w:r>
        <w:r w:rsidRPr="00A25529" w:rsidDel="00C35131">
          <w:fldChar w:fldCharType="end"/>
        </w:r>
        <w:r w:rsidRPr="00A25529" w:rsidDel="00C35131">
          <w:fldChar w:fldCharType="begin"/>
        </w:r>
        <w:r w:rsidRPr="00A25529" w:rsidDel="00C35131">
          <w:delInstrText>form.fid="If74974e0616f11e797b284935a77f20a"</w:delInstrText>
        </w:r>
        <w:r w:rsidRPr="00A25529" w:rsidDel="00C35131">
          <w:fldChar w:fldCharType="end"/>
        </w:r>
        <w:r w:rsidRPr="00A25529" w:rsidDel="00C35131">
          <w:rPr>
            <w:color w:val="FF0000"/>
            <w:vertAlign w:val="superscript"/>
          </w:rPr>
          <w:delText>►</w:delText>
        </w:r>
        <w:r w:rsidRPr="00A25529" w:rsidDel="00C35131">
          <w:fldChar w:fldCharType="begin"/>
        </w:r>
        <w:r w:rsidRPr="00A25529" w:rsidDel="00C35131">
          <w:delInstrText>p.ct.id="f2fd26a0b92511efa75bc0a5c2da1858|210|30:198.50"</w:delInstrText>
        </w:r>
        <w:r w:rsidRPr="00A25529" w:rsidDel="00C35131">
          <w:fldChar w:fldCharType="end"/>
        </w:r>
        <w:r w:rsidRPr="00A25529" w:rsidDel="00C35131">
          <w:rPr>
            <w:rStyle w:val="pxfinstr"/>
            <w:i/>
            <w:iCs/>
          </w:rPr>
          <w:delText>[Name of nonprofit]</w:delText>
        </w:r>
        <w:r w:rsidRPr="00A25529" w:rsidDel="00C35131">
          <w:delText xml:space="preserve"> has been duly incorporated and is validly existing as a non-profit corporation and in good standing under the laws of the State of New York and has the corporate power and authority to own, lease and operate properties and to conduct its business as it is now being conducted. </w:delText>
        </w:r>
        <w:r w:rsidRPr="00A25529" w:rsidDel="00C35131">
          <w:rPr>
            <w:rStyle w:val="pxfinstr"/>
            <w:i/>
            <w:iCs/>
          </w:rPr>
          <w:delText>[Name of nonprofit]</w:delText>
        </w:r>
        <w:r w:rsidRPr="00A25529" w:rsidDel="00C35131">
          <w:delText xml:space="preserve"> is duly qualified to transact business and is in good standing in each jurisdiction where the character of its properties owned or held under lease or the nature of its activities makes such qualification necessary. The copies of the certificate of incorporation, bylaws and stock records (or similar governing documents) of </w:delText>
        </w:r>
        <w:r w:rsidRPr="00A25529" w:rsidDel="00C35131">
          <w:rPr>
            <w:rStyle w:val="pxfinstr"/>
            <w:i/>
            <w:iCs/>
          </w:rPr>
          <w:delText>[name of nonprofit]</w:delText>
        </w:r>
        <w:r w:rsidRPr="00A25529" w:rsidDel="00C35131">
          <w:delText xml:space="preserve">, and the minutes and other records of all meetings and other proceedings (including any actions taken by written consent or otherwise without a meeting) of the stockholders of </w:delText>
        </w:r>
        <w:r w:rsidRPr="00A25529" w:rsidDel="00C35131">
          <w:rPr>
            <w:rStyle w:val="pxfinstr"/>
            <w:i/>
            <w:iCs/>
          </w:rPr>
          <w:delText>[name of nonprofit]</w:delText>
        </w:r>
        <w:r w:rsidRPr="00A25529" w:rsidDel="00C35131">
          <w:delText xml:space="preserve"> and the Board of Directors, previously made available to </w:delText>
        </w:r>
        <w:r w:rsidRPr="00A25529" w:rsidDel="00C35131">
          <w:rPr>
            <w:rStyle w:val="pxfinstr"/>
            <w:i/>
            <w:iCs/>
          </w:rPr>
          <w:delText>[name of third party]</w:delText>
        </w:r>
        <w:r w:rsidRPr="00A25529" w:rsidDel="00C35131">
          <w:delText xml:space="preserve"> are true, correct and complete. </w:delText>
        </w:r>
        <w:r w:rsidRPr="00A25529" w:rsidDel="00C35131">
          <w:rPr>
            <w:rStyle w:val="pxfinstr"/>
            <w:i/>
            <w:iCs/>
          </w:rPr>
          <w:delText>[Name of nonprofit]</w:delText>
        </w:r>
        <w:r w:rsidRPr="00A25529" w:rsidDel="00C35131">
          <w:delText xml:space="preserve"> is not in violation of any provisions of their respective governing documents.</w:delText>
        </w:r>
      </w:del>
    </w:p>
    <w:p w14:paraId="72B7AD62" w14:textId="77777777" w:rsidR="00FB29D8" w:rsidRPr="00A25529" w:rsidDel="00C35131" w:rsidRDefault="00FB29D8">
      <w:pPr>
        <w:pStyle w:val="pxformnotes"/>
        <w:jc w:val="center"/>
        <w:rPr>
          <w:del w:id="6098" w:author="Cara Cardinale" w:date="2025-01-28T14:45:00Z"/>
          <w:sz w:val="24"/>
          <w:szCs w:val="24"/>
        </w:rPr>
      </w:pPr>
      <w:del w:id="6099" w:author="Cara Cardinale" w:date="2025-01-28T14:45:00Z">
        <w:r w:rsidRPr="00A25529" w:rsidDel="00C35131">
          <w:rPr>
            <w:rStyle w:val="pxvis"/>
            <w:rFonts w:cs="Arial"/>
            <w:bCs/>
            <w:sz w:val="50"/>
            <w:rPrChange w:id="6100" w:author="Cara Cardinale" w:date="2025-03-04T10:36:00Z">
              <w:rPr>
                <w:rStyle w:val="pxvis"/>
                <w:rFonts w:cs="Arial"/>
                <w:bCs/>
              </w:rPr>
            </w:rPrChange>
          </w:rPr>
          <w:delText>Notes to Form</w:delText>
        </w:r>
      </w:del>
    </w:p>
    <w:p w14:paraId="0B838117" w14:textId="77777777" w:rsidR="00FB29D8" w:rsidRPr="00A25529" w:rsidDel="00C35131" w:rsidRDefault="00FB29D8">
      <w:pPr>
        <w:pStyle w:val="pxformnotes"/>
        <w:rPr>
          <w:del w:id="6101" w:author="Cara Cardinale" w:date="2025-01-28T14:45:00Z"/>
          <w:sz w:val="24"/>
          <w:szCs w:val="24"/>
        </w:rPr>
      </w:pPr>
    </w:p>
    <w:p w14:paraId="4EFC05D4" w14:textId="77777777" w:rsidR="00FB29D8" w:rsidRPr="00A25529" w:rsidDel="00C35131" w:rsidRDefault="00FB29D8">
      <w:pPr>
        <w:pStyle w:val="pxformrr"/>
        <w:rPr>
          <w:del w:id="6102" w:author="Cara Cardinale" w:date="2025-01-28T14:45:00Z"/>
          <w:sz w:val="24"/>
          <w:szCs w:val="24"/>
        </w:rPr>
      </w:pPr>
      <w:del w:id="6103" w:author="Cara Cardinale" w:date="2025-01-28T14:45:00Z">
        <w:r w:rsidRPr="00A25529" w:rsidDel="00C35131">
          <w:rPr>
            <w:rStyle w:val="pxvis"/>
            <w:rFonts w:cs="Arial"/>
            <w:bCs/>
            <w:sz w:val="24"/>
            <w:szCs w:val="24"/>
            <w:rPrChange w:id="6104" w:author="Cara Cardinale" w:date="2025-03-04T10:36:00Z">
              <w:rPr>
                <w:rStyle w:val="pxvis"/>
                <w:rFonts w:cs="Arial"/>
                <w:bCs/>
                <w:szCs w:val="24"/>
              </w:rPr>
            </w:rPrChange>
          </w:rPr>
          <w:delText>Research References</w:delText>
        </w:r>
      </w:del>
    </w:p>
    <w:p w14:paraId="357871E1" w14:textId="77777777" w:rsidR="00FB29D8" w:rsidRPr="00A25529" w:rsidDel="00C35131" w:rsidRDefault="00FB29D8">
      <w:pPr>
        <w:pStyle w:val="pxformrrp"/>
        <w:rPr>
          <w:del w:id="6105" w:author="Cara Cardinale" w:date="2025-01-28T14:45:00Z"/>
        </w:rPr>
      </w:pPr>
      <w:del w:id="6106" w:author="Cara Cardinale" w:date="2025-01-28T14:45:00Z">
        <w:r w:rsidRPr="00A25529" w:rsidDel="00C35131">
          <w:delText xml:space="preserve"> </w:delText>
        </w:r>
        <w:r w:rsidRPr="00A25529" w:rsidDel="00C35131">
          <w:rPr>
            <w:rStyle w:val="pxvis"/>
            <w:rFonts w:ascii="Times NewRoman" w:hAnsi="Times NewRoman"/>
            <w:b w:val="0"/>
            <w:sz w:val="24"/>
          </w:rPr>
          <w:tab/>
        </w:r>
        <w:r w:rsidRPr="00A25529" w:rsidDel="00C35131">
          <w:rPr>
            <w:rStyle w:val="pxtk"/>
            <w:color w:val="FF0000"/>
            <w:vertAlign w:val="superscript"/>
          </w:rPr>
          <w:delText>►</w:delText>
        </w:r>
        <w:r w:rsidRPr="00A25529" w:rsidDel="00C35131">
          <w:rPr>
            <w:rStyle w:val="pxtk"/>
          </w:rPr>
          <w:fldChar w:fldCharType="begin"/>
        </w:r>
        <w:r w:rsidRPr="00A25529" w:rsidDel="00C35131">
          <w:rPr>
            <w:rStyle w:val="pxtk"/>
          </w:rPr>
          <w:delInstrText>tk.ref.id="I05LT96"</w:delInstrText>
        </w:r>
        <w:r w:rsidRPr="00A25529" w:rsidDel="00C35131">
          <w:rPr>
            <w:rStyle w:val="pxtk"/>
          </w:rPr>
          <w:fldChar w:fldCharType="end"/>
        </w:r>
        <w:r w:rsidRPr="00A25529" w:rsidDel="00C35131">
          <w:rPr>
            <w:rStyle w:val="pxtk"/>
          </w:rPr>
          <w:delText>West</w:delText>
        </w:r>
        <w:r w:rsidRPr="00A25529" w:rsidDel="00C35131">
          <w:rPr>
            <w:rStyle w:val="pxtk"/>
            <w:vanish/>
          </w:rPr>
          <w:delText>&amp;rsquo;</w:delText>
        </w:r>
        <w:r w:rsidRPr="00A25529" w:rsidDel="00C35131">
          <w:rPr>
            <w:rStyle w:val="pxvis"/>
            <w:rFonts w:ascii="Times NewRoman" w:hAnsi="Times NewRoman"/>
            <w:b w:val="0"/>
            <w:sz w:val="24"/>
          </w:rPr>
          <w:delText>’</w:delText>
        </w:r>
        <w:r w:rsidRPr="00A25529" w:rsidDel="00C35131">
          <w:rPr>
            <w:rStyle w:val="pxtk"/>
          </w:rPr>
          <w:delText>s Key Number Digest, Corporations and Business Organizations &amp;key;3471</w:delText>
        </w:r>
      </w:del>
    </w:p>
    <w:p w14:paraId="68B592BD" w14:textId="77777777" w:rsidR="00FB29D8" w:rsidRPr="00A25529" w:rsidRDefault="00FB29D8">
      <w:pPr>
        <w:pStyle w:val="pxs"/>
        <w:spacing w:before="180"/>
        <w:rPr>
          <w:rPrChange w:id="6107" w:author="Cara Cardinale" w:date="2025-03-04T10:36:00Z">
            <w:rPr>
              <w:sz w:val="27"/>
            </w:rPr>
          </w:rPrChange>
        </w:rPr>
      </w:pPr>
      <w:r w:rsidRPr="00A25529">
        <w:rPr>
          <w:rPrChange w:id="6108" w:author="Cara Cardinale" w:date="2025-03-04T10:36:00Z">
            <w:rPr>
              <w:sz w:val="27"/>
            </w:rPr>
          </w:rPrChange>
        </w:rPr>
        <w:t>30:199. Directors' resolution adopting plan of merger</w:t>
      </w:r>
    </w:p>
    <w:p w14:paraId="18CB39E0" w14:textId="77777777" w:rsidR="00FB29D8" w:rsidRPr="00A25529" w:rsidRDefault="00FB29D8">
      <w:pPr>
        <w:pStyle w:val="pxov"/>
        <w:rPr>
          <w:vanish/>
        </w:rPr>
      </w:pPr>
      <w:r w:rsidRPr="00A25529">
        <w:rPr>
          <w:vanish/>
        </w:rPr>
        <w:t>FMS</w:t>
      </w:r>
    </w:p>
    <w:p w14:paraId="4777F85A" w14:textId="77777777" w:rsidR="00FB29D8" w:rsidRPr="00A25529" w:rsidRDefault="00FB29D8">
      <w:pPr>
        <w:pStyle w:val="pxov"/>
        <w:rPr>
          <w:vanish/>
        </w:rPr>
      </w:pPr>
      <w:r w:rsidRPr="00A25529">
        <w:rPr>
          <w:vanish/>
        </w:rPr>
        <w:t>NFP</w:t>
      </w:r>
    </w:p>
    <w:p w14:paraId="607F7474" w14:textId="77777777" w:rsidR="00FB29D8" w:rsidRPr="00A25529" w:rsidRDefault="00FB29D8">
      <w:pPr>
        <w:pStyle w:val="pxov"/>
        <w:rPr>
          <w:vanish/>
        </w:rPr>
      </w:pPr>
      <w:r w:rsidRPr="00A25529">
        <w:rPr>
          <w:vanish/>
        </w:rPr>
        <w:t>COL</w:t>
      </w:r>
    </w:p>
    <w:p w14:paraId="14A3653A" w14:textId="77777777" w:rsidR="00FB29D8" w:rsidRPr="00A25529" w:rsidRDefault="00FB29D8">
      <w:pPr>
        <w:pStyle w:val="pxov"/>
        <w:rPr>
          <w:vanish/>
        </w:rPr>
      </w:pPr>
      <w:r w:rsidRPr="00A25529">
        <w:rPr>
          <w:vanish/>
        </w:rPr>
        <w:t>FCV</w:t>
      </w:r>
    </w:p>
    <w:p w14:paraId="5B6F28CD" w14:textId="77777777" w:rsidR="00FB29D8" w:rsidRPr="00A25529" w:rsidRDefault="00FB29D8">
      <w:pPr>
        <w:pStyle w:val="pxov"/>
        <w:rPr>
          <w:vanish/>
        </w:rPr>
      </w:pPr>
      <w:r w:rsidRPr="00A25529">
        <w:rPr>
          <w:vanish/>
        </w:rPr>
        <w:t>FTR</w:t>
      </w:r>
    </w:p>
    <w:p w14:paraId="527D2C4B" w14:textId="77777777" w:rsidR="00FB29D8" w:rsidRPr="00A25529" w:rsidRDefault="00FB29D8">
      <w:pPr>
        <w:pStyle w:val="pxov"/>
        <w:rPr>
          <w:vanish/>
        </w:rPr>
      </w:pPr>
      <w:r w:rsidRPr="00A25529">
        <w:rPr>
          <w:vanish/>
        </w:rPr>
        <w:t>MRG</w:t>
      </w:r>
    </w:p>
    <w:p w14:paraId="271921B3" w14:textId="77777777" w:rsidR="00FB29D8" w:rsidRPr="00A25529" w:rsidRDefault="00FB29D8">
      <w:pPr>
        <w:pStyle w:val="pxov"/>
        <w:rPr>
          <w:vanish/>
        </w:rPr>
      </w:pPr>
      <w:r w:rsidRPr="00A25529">
        <w:rPr>
          <w:vanish/>
        </w:rPr>
        <w:t>EBL</w:t>
      </w:r>
    </w:p>
    <w:p w14:paraId="0A2E8B73" w14:textId="77777777" w:rsidR="00FB29D8" w:rsidRPr="00A25529" w:rsidRDefault="00FB29D8">
      <w:pPr>
        <w:pStyle w:val="pxov"/>
        <w:rPr>
          <w:vanish/>
        </w:rPr>
      </w:pPr>
      <w:r w:rsidRPr="00A25529">
        <w:rPr>
          <w:vanish/>
        </w:rPr>
        <w:t>TEM</w:t>
      </w:r>
    </w:p>
    <w:p w14:paraId="36A86FD4" w14:textId="77777777" w:rsidR="00FB29D8" w:rsidRPr="00A25529" w:rsidRDefault="00FB29D8">
      <w:pPr>
        <w:pStyle w:val="pxov"/>
        <w:rPr>
          <w:vanish/>
        </w:rPr>
      </w:pPr>
      <w:r w:rsidRPr="00A25529">
        <w:rPr>
          <w:vanish/>
        </w:rPr>
        <w:t>MTD</w:t>
      </w:r>
    </w:p>
    <w:p w14:paraId="76D6E2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form.fid="Id56a6ca01b6411e684899cfd92da4eb0"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Whereas, in the opinion of the board of directors, it is deemed to be in the best interests of this corporation that the corporation be merged with </w:t>
      </w:r>
      <w:r w:rsidRPr="00A25529">
        <w:rPr>
          <w:rStyle w:val="pxfinstr"/>
          <w:i/>
          <w:iCs/>
        </w:rPr>
        <w:t>[name of other corporation]</w:t>
      </w:r>
      <w:r w:rsidRPr="00A25529">
        <w:t>;</w:t>
      </w:r>
    </w:p>
    <w:p w14:paraId="2CBECA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Therefore, be it resolved, that the board of directors of this corporation adopt the Plan of Merger; and</w:t>
      </w:r>
    </w:p>
    <w:p w14:paraId="2E6FBF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Resolved further, that the board of directors of this corporation recommend that the corporation be merged; and</w:t>
      </w:r>
    </w:p>
    <w:p w14:paraId="1009E3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Resolved further, that the officers and directors of this corporation submit to a vote at the </w:t>
      </w:r>
      <w:r w:rsidRPr="00A25529">
        <w:rPr>
          <w:rStyle w:val="pxfinstr"/>
          <w:i/>
          <w:iCs/>
        </w:rPr>
        <w:t>[annual/special]</w:t>
      </w:r>
      <w:r w:rsidRPr="00A25529">
        <w:t xml:space="preserve"> meeting of the members the adoption of the Plan of Merger. Such meeting of the members shall be held at </w:t>
      </w:r>
      <w:r w:rsidRPr="00A25529">
        <w:rPr>
          <w:rStyle w:val="pxfinstr"/>
          <w:i/>
          <w:iCs/>
        </w:rPr>
        <w:t>[location of meeting]</w:t>
      </w:r>
      <w:r w:rsidRPr="00A25529">
        <w:t xml:space="preserve">, in </w:t>
      </w:r>
      <w:r w:rsidRPr="00A25529">
        <w:rPr>
          <w:rStyle w:val="pxfinstr"/>
          <w:i/>
          <w:iCs/>
        </w:rPr>
        <w:t>[name of city]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w:t>
      </w:r>
    </w:p>
    <w:p w14:paraId="666013FF" w14:textId="77777777" w:rsidR="00FB29D8" w:rsidRPr="00A25529" w:rsidRDefault="00FB29D8">
      <w:pPr>
        <w:pStyle w:val="pxformnotes"/>
        <w:jc w:val="center"/>
        <w:rPr>
          <w:sz w:val="24"/>
          <w:szCs w:val="24"/>
        </w:rPr>
      </w:pPr>
      <w:r w:rsidRPr="00A25529">
        <w:rPr>
          <w:rStyle w:val="pxvis"/>
          <w:rFonts w:cs="Arial"/>
          <w:bCs/>
          <w:sz w:val="50"/>
          <w:rPrChange w:id="6109" w:author="Cara Cardinale" w:date="2025-03-04T10:36:00Z">
            <w:rPr>
              <w:rStyle w:val="pxvis"/>
              <w:rFonts w:cs="Arial"/>
              <w:bCs/>
            </w:rPr>
          </w:rPrChange>
        </w:rPr>
        <w:t>Notes to Form</w:t>
      </w:r>
    </w:p>
    <w:p w14:paraId="0EEC003F" w14:textId="77777777" w:rsidR="00FB29D8" w:rsidRPr="00A25529" w:rsidRDefault="00FB29D8">
      <w:pPr>
        <w:pStyle w:val="pxformnotes"/>
        <w:rPr>
          <w:sz w:val="24"/>
          <w:szCs w:val="24"/>
        </w:rPr>
      </w:pPr>
    </w:p>
    <w:p w14:paraId="0ED225DD" w14:textId="77777777" w:rsidR="00FB29D8" w:rsidRPr="00A25529" w:rsidRDefault="00FB29D8">
      <w:pPr>
        <w:pStyle w:val="pxformnote"/>
        <w:spacing w:before="180"/>
      </w:pPr>
      <w:del w:id="6110" w:author="Cara Cardinale" w:date="2025-01-14T20:47:00Z">
        <w:r w:rsidRPr="00A25529" w:rsidDel="00CF1278">
          <w:delText>Drafter's Note</w:delText>
        </w:r>
      </w:del>
      <w:r w:rsidRPr="00A25529">
        <w:t xml:space="preserve"> </w:t>
      </w:r>
    </w:p>
    <w:p w14:paraId="2F0352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The board of each constituent corporation, upon approving the plan of merger or consolidation, must submit such plan to a vote of the members. See </w:t>
      </w:r>
      <w:r w:rsidRPr="00A25529">
        <w:rPr>
          <w:rStyle w:val="pxst"/>
          <w:color w:val="FF0000"/>
          <w:vertAlign w:val="superscript"/>
        </w:rPr>
        <w:t>►</w:t>
      </w:r>
      <w:r w:rsidRPr="00A25529">
        <w:rPr>
          <w:rStyle w:val="pxst"/>
        </w:rPr>
        <w:fldChar w:fldCharType="begin"/>
      </w:r>
      <w:r w:rsidRPr="00A25529">
        <w:rPr>
          <w:rStyle w:val="pxst"/>
        </w:rPr>
        <w:instrText>st.ref.id="I05Q0YC"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2D8F08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If any merging corporation has no members entitled to vote on the plan of merger, the plan of merger is deemed approved by the members of the corporation when it is adopted by the board of that corporation pursuant to </w:t>
      </w:r>
      <w:r w:rsidRPr="00A25529">
        <w:rPr>
          <w:rStyle w:val="pxst"/>
          <w:color w:val="FF0000"/>
          <w:vertAlign w:val="superscript"/>
        </w:rPr>
        <w:t>►</w:t>
      </w:r>
      <w:r w:rsidRPr="00A25529">
        <w:rPr>
          <w:rStyle w:val="pxst"/>
        </w:rPr>
        <w:fldChar w:fldCharType="begin"/>
      </w:r>
      <w:r w:rsidRPr="00A25529">
        <w:rPr>
          <w:rStyle w:val="pxst"/>
        </w:rPr>
        <w:instrText>st.ref.id="I00ASWL"</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902</w:t>
      </w:r>
      <w:r w:rsidRPr="00A25529">
        <w:t xml:space="preserve">. See </w:t>
      </w:r>
      <w:r w:rsidRPr="00A25529">
        <w:rPr>
          <w:rStyle w:val="pxst"/>
          <w:color w:val="FF0000"/>
          <w:vertAlign w:val="superscript"/>
        </w:rPr>
        <w:t>►</w:t>
      </w:r>
      <w:r w:rsidRPr="00A25529">
        <w:rPr>
          <w:rStyle w:val="pxst"/>
        </w:rPr>
        <w:fldChar w:fldCharType="begin"/>
      </w:r>
      <w:r w:rsidRPr="00A25529">
        <w:rPr>
          <w:rStyle w:val="pxst"/>
        </w:rPr>
        <w:instrText>st.ref.id="I00DM1H"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634DDD78" w14:textId="77777777" w:rsidR="00FB29D8" w:rsidRPr="00A25529" w:rsidRDefault="00FB29D8">
      <w:pPr>
        <w:pStyle w:val="pxformrr"/>
        <w:rPr>
          <w:sz w:val="24"/>
          <w:szCs w:val="24"/>
        </w:rPr>
      </w:pPr>
      <w:r w:rsidRPr="00A25529">
        <w:rPr>
          <w:rStyle w:val="pxvis"/>
          <w:rFonts w:cs="Arial"/>
          <w:bCs/>
          <w:sz w:val="50"/>
          <w:rPrChange w:id="6111" w:author="Cara Cardinale" w:date="2025-03-04T10:36:00Z">
            <w:rPr>
              <w:rStyle w:val="pxvis"/>
              <w:rFonts w:cs="Arial"/>
              <w:bCs/>
            </w:rPr>
          </w:rPrChange>
        </w:rPr>
        <w:t>Research References</w:t>
      </w:r>
    </w:p>
    <w:p w14:paraId="3D363D0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tk.ref.id="I00GF6D"</w:instrText>
      </w:r>
      <w:r w:rsidRPr="00A25529">
        <w:rPr>
          <w:rStyle w:val="pxtk"/>
        </w:rPr>
        <w:fldChar w:fldCharType="end"/>
      </w:r>
      <w:r w:rsidRPr="00A25529">
        <w:rPr>
          <w:rStyle w:val="pxtk"/>
        </w:rPr>
        <w:t>West's Key Number Digest, Corporations and Business Organizations &amp;key;3470 to 3479</w:t>
      </w:r>
    </w:p>
    <w:p w14:paraId="64CF253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rc.ref.id="I00J8B9"</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112" w:author="Cara Cardinale" w:date="2025-01-28T14:41:00Z">
        <w:r w:rsidRPr="00A25529" w:rsidDel="00C35131">
          <w:rPr>
            <w:rStyle w:val="pxrc"/>
          </w:rPr>
          <w:delText>1322</w:delText>
        </w:r>
      </w:del>
      <w:ins w:id="6113" w:author="Cara Cardinale" w:date="2025-01-28T14:41:00Z">
        <w:r w:rsidR="00C35131" w:rsidRPr="00A25529">
          <w:rPr>
            <w:rStyle w:val="pxrc"/>
          </w:rPr>
          <w:t>1288</w:t>
        </w:r>
      </w:ins>
    </w:p>
    <w:p w14:paraId="79D4286A" w14:textId="77777777" w:rsidR="00FB29D8" w:rsidRPr="00A25529" w:rsidRDefault="00FB29D8">
      <w:pPr>
        <w:pStyle w:val="pxs"/>
        <w:spacing w:before="180"/>
        <w:rPr>
          <w:rPrChange w:id="6114" w:author="Cara Cardinale" w:date="2025-03-04T10:36:00Z">
            <w:rPr>
              <w:sz w:val="27"/>
            </w:rPr>
          </w:rPrChange>
        </w:rPr>
      </w:pPr>
      <w:r w:rsidRPr="00A25529">
        <w:rPr>
          <w:rPrChange w:id="6115" w:author="Cara Cardinale" w:date="2025-03-04T10:36:00Z">
            <w:rPr>
              <w:sz w:val="27"/>
            </w:rPr>
          </w:rPrChange>
        </w:rPr>
        <w:t>30:200. Directors' resolution recommending merger</w:t>
      </w:r>
    </w:p>
    <w:p w14:paraId="5B1F5E7F" w14:textId="77777777" w:rsidR="00FB29D8" w:rsidRPr="00A25529" w:rsidRDefault="00FB29D8">
      <w:pPr>
        <w:pStyle w:val="pxov"/>
        <w:rPr>
          <w:vanish/>
        </w:rPr>
      </w:pPr>
      <w:r w:rsidRPr="00A25529">
        <w:rPr>
          <w:vanish/>
        </w:rPr>
        <w:t>FMS</w:t>
      </w:r>
    </w:p>
    <w:p w14:paraId="5D790EDE" w14:textId="77777777" w:rsidR="00FB29D8" w:rsidRPr="00A25529" w:rsidRDefault="00FB29D8">
      <w:pPr>
        <w:pStyle w:val="pxov"/>
        <w:rPr>
          <w:vanish/>
        </w:rPr>
      </w:pPr>
      <w:r w:rsidRPr="00A25529">
        <w:rPr>
          <w:vanish/>
        </w:rPr>
        <w:t>NFP</w:t>
      </w:r>
    </w:p>
    <w:p w14:paraId="083C4799" w14:textId="77777777" w:rsidR="00FB29D8" w:rsidRPr="00A25529" w:rsidRDefault="00FB29D8">
      <w:pPr>
        <w:pStyle w:val="pxov"/>
        <w:rPr>
          <w:vanish/>
        </w:rPr>
      </w:pPr>
      <w:r w:rsidRPr="00A25529">
        <w:rPr>
          <w:vanish/>
        </w:rPr>
        <w:t>COL</w:t>
      </w:r>
    </w:p>
    <w:p w14:paraId="0B93701C" w14:textId="77777777" w:rsidR="00FB29D8" w:rsidRPr="00A25529" w:rsidRDefault="00FB29D8">
      <w:pPr>
        <w:pStyle w:val="pxov"/>
        <w:rPr>
          <w:vanish/>
        </w:rPr>
      </w:pPr>
      <w:r w:rsidRPr="00A25529">
        <w:rPr>
          <w:vanish/>
        </w:rPr>
        <w:t>FCV</w:t>
      </w:r>
    </w:p>
    <w:p w14:paraId="32408623" w14:textId="77777777" w:rsidR="00FB29D8" w:rsidRPr="00A25529" w:rsidRDefault="00FB29D8">
      <w:pPr>
        <w:pStyle w:val="pxov"/>
        <w:rPr>
          <w:vanish/>
        </w:rPr>
      </w:pPr>
      <w:r w:rsidRPr="00A25529">
        <w:rPr>
          <w:vanish/>
        </w:rPr>
        <w:t>FTR</w:t>
      </w:r>
    </w:p>
    <w:p w14:paraId="7066CDBF" w14:textId="77777777" w:rsidR="00FB29D8" w:rsidRPr="00A25529" w:rsidRDefault="00FB29D8">
      <w:pPr>
        <w:pStyle w:val="pxov"/>
        <w:rPr>
          <w:vanish/>
        </w:rPr>
      </w:pPr>
      <w:r w:rsidRPr="00A25529">
        <w:rPr>
          <w:vanish/>
        </w:rPr>
        <w:t>MRG</w:t>
      </w:r>
    </w:p>
    <w:p w14:paraId="32EFFAD8" w14:textId="77777777" w:rsidR="00FB29D8" w:rsidRPr="00A25529" w:rsidRDefault="00FB29D8">
      <w:pPr>
        <w:pStyle w:val="pxov"/>
        <w:rPr>
          <w:vanish/>
        </w:rPr>
      </w:pPr>
      <w:r w:rsidRPr="00A25529">
        <w:rPr>
          <w:vanish/>
        </w:rPr>
        <w:t>EBL</w:t>
      </w:r>
    </w:p>
    <w:p w14:paraId="3B76FE05" w14:textId="77777777" w:rsidR="00FB29D8" w:rsidRPr="00A25529" w:rsidRDefault="00FB29D8">
      <w:pPr>
        <w:pStyle w:val="pxov"/>
        <w:rPr>
          <w:vanish/>
        </w:rPr>
      </w:pPr>
      <w:r w:rsidRPr="00A25529">
        <w:rPr>
          <w:vanish/>
        </w:rPr>
        <w:t>TEM</w:t>
      </w:r>
    </w:p>
    <w:p w14:paraId="5EFBDF94" w14:textId="77777777" w:rsidR="00FB29D8" w:rsidRPr="00A25529" w:rsidRDefault="00FB29D8">
      <w:pPr>
        <w:pStyle w:val="pxov"/>
        <w:rPr>
          <w:vanish/>
        </w:rPr>
      </w:pPr>
      <w:r w:rsidRPr="00A25529">
        <w:rPr>
          <w:vanish/>
        </w:rPr>
        <w:t>MTD</w:t>
      </w:r>
    </w:p>
    <w:p w14:paraId="7FBD21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form.fid="Id56a93b01b6411e684899cfd92da4eb0"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 xml:space="preserve">Whereas, in the opinion of the board of directors, it is deemed to be in the best interests of this corporation that the corporation be merged with </w:t>
      </w:r>
      <w:r w:rsidRPr="00A25529">
        <w:rPr>
          <w:rStyle w:val="pxfinstr"/>
          <w:i/>
          <w:iCs/>
        </w:rPr>
        <w:t>[name of other corporation]</w:t>
      </w:r>
      <w:r w:rsidRPr="00A25529">
        <w:t>;</w:t>
      </w:r>
    </w:p>
    <w:p w14:paraId="15C7C5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Therefore, be it resolved, that the board of directors of this corporation recommend that the corporation be merged; and</w:t>
      </w:r>
    </w:p>
    <w:p w14:paraId="2BFF89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 xml:space="preserve">Resolved further, that the officers and directors of this corporation submit to a vote at the </w:t>
      </w:r>
      <w:r w:rsidRPr="00A25529">
        <w:rPr>
          <w:rStyle w:val="pxfinstr"/>
          <w:i/>
          <w:iCs/>
        </w:rPr>
        <w:t>[annual/special]</w:t>
      </w:r>
      <w:r w:rsidRPr="00A25529">
        <w:t xml:space="preserve"> meeting of the members the adoption of the Plan of Merger. Such meeting of the members shall be held at </w:t>
      </w:r>
      <w:r w:rsidRPr="00A25529">
        <w:rPr>
          <w:rStyle w:val="pxfinstr"/>
          <w:i/>
          <w:iCs/>
        </w:rPr>
        <w:t>[location of meeting]</w:t>
      </w:r>
      <w:r w:rsidRPr="00A25529">
        <w:t xml:space="preserve">, in </w:t>
      </w:r>
      <w:r w:rsidRPr="00A25529">
        <w:rPr>
          <w:rStyle w:val="pxfinstr"/>
          <w:i/>
          <w:iCs/>
        </w:rPr>
        <w:t>[name of city]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w:t>
      </w:r>
    </w:p>
    <w:p w14:paraId="0551A77D" w14:textId="77777777" w:rsidR="00FB29D8" w:rsidRPr="00A25529" w:rsidRDefault="00FB29D8">
      <w:pPr>
        <w:pStyle w:val="pxformnotes"/>
        <w:jc w:val="center"/>
        <w:rPr>
          <w:sz w:val="24"/>
          <w:szCs w:val="24"/>
        </w:rPr>
      </w:pPr>
      <w:r w:rsidRPr="00A25529">
        <w:rPr>
          <w:rStyle w:val="pxvis"/>
          <w:rFonts w:cs="Arial"/>
          <w:bCs/>
          <w:sz w:val="50"/>
          <w:rPrChange w:id="6116" w:author="Cara Cardinale" w:date="2025-03-04T10:36:00Z">
            <w:rPr>
              <w:rStyle w:val="pxvis"/>
              <w:rFonts w:cs="Arial"/>
              <w:bCs/>
            </w:rPr>
          </w:rPrChange>
        </w:rPr>
        <w:t>Notes to Form</w:t>
      </w:r>
    </w:p>
    <w:p w14:paraId="289320A2" w14:textId="77777777" w:rsidR="00FB29D8" w:rsidRPr="00A25529" w:rsidRDefault="00FB29D8">
      <w:pPr>
        <w:pStyle w:val="pxformnotes"/>
        <w:rPr>
          <w:sz w:val="24"/>
          <w:szCs w:val="24"/>
        </w:rPr>
      </w:pPr>
    </w:p>
    <w:p w14:paraId="2F579F80" w14:textId="77777777" w:rsidR="00FB29D8" w:rsidRPr="00A25529" w:rsidRDefault="00FB29D8">
      <w:pPr>
        <w:pStyle w:val="pxformnote"/>
        <w:spacing w:before="180"/>
      </w:pPr>
      <w:del w:id="6117" w:author="Cara Cardinale" w:date="2025-01-14T20:47:00Z">
        <w:r w:rsidRPr="00A25529" w:rsidDel="00CF1278">
          <w:delText>Drafter's Note</w:delText>
        </w:r>
      </w:del>
      <w:r w:rsidRPr="00A25529">
        <w:t xml:space="preserve"> </w:t>
      </w:r>
    </w:p>
    <w:p w14:paraId="4F8EB1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 xml:space="preserve">The board of each constituent corporation, upon approving such plan of merger or consolidation, must submit such plan to a vote of the members. See </w:t>
      </w:r>
      <w:r w:rsidRPr="00A25529">
        <w:rPr>
          <w:rStyle w:val="pxst"/>
          <w:color w:val="FF0000"/>
          <w:vertAlign w:val="superscript"/>
        </w:rPr>
        <w:t>►</w:t>
      </w:r>
      <w:r w:rsidRPr="00A25529">
        <w:rPr>
          <w:rStyle w:val="pxst"/>
        </w:rPr>
        <w:fldChar w:fldCharType="begin"/>
      </w:r>
      <w:r w:rsidRPr="00A25529">
        <w:rPr>
          <w:rStyle w:val="pxst"/>
        </w:rPr>
        <w:instrText>st.ref.id="I00M1G5"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30334749" w14:textId="77777777" w:rsidR="00FB29D8" w:rsidRPr="00A25529" w:rsidRDefault="00FB29D8">
      <w:pPr>
        <w:pStyle w:val="pxformrr"/>
        <w:rPr>
          <w:sz w:val="24"/>
          <w:szCs w:val="24"/>
        </w:rPr>
      </w:pPr>
      <w:r w:rsidRPr="00A25529">
        <w:rPr>
          <w:rStyle w:val="pxvis"/>
          <w:rFonts w:cs="Arial"/>
          <w:bCs/>
          <w:sz w:val="50"/>
          <w:rPrChange w:id="6118" w:author="Cara Cardinale" w:date="2025-03-04T10:36:00Z">
            <w:rPr>
              <w:rStyle w:val="pxvis"/>
              <w:rFonts w:cs="Arial"/>
              <w:bCs/>
            </w:rPr>
          </w:rPrChange>
        </w:rPr>
        <w:t>Research References</w:t>
      </w:r>
    </w:p>
    <w:p w14:paraId="3A427D3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tk.ref.id="I007ZSU"</w:instrText>
      </w:r>
      <w:r w:rsidRPr="00A25529">
        <w:rPr>
          <w:rStyle w:val="pxtk"/>
        </w:rPr>
        <w:fldChar w:fldCharType="end"/>
      </w:r>
      <w:r w:rsidRPr="00A25529">
        <w:rPr>
          <w:rStyle w:val="pxtk"/>
        </w:rPr>
        <w:t>West's Key Number Digest, Corporations and Business Organizations &amp;key;3470 to 3479</w:t>
      </w:r>
    </w:p>
    <w:p w14:paraId="23CB25B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rc.ref.id="I00ASXQ"</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119" w:author="Cara Cardinale" w:date="2025-01-28T14:41:00Z">
        <w:r w:rsidRPr="00A25529" w:rsidDel="00C35131">
          <w:rPr>
            <w:rStyle w:val="pxrc"/>
          </w:rPr>
          <w:delText>1322</w:delText>
        </w:r>
      </w:del>
      <w:ins w:id="6120" w:author="Cara Cardinale" w:date="2025-01-28T14:41:00Z">
        <w:r w:rsidR="00C35131" w:rsidRPr="00A25529">
          <w:rPr>
            <w:rStyle w:val="pxrc"/>
          </w:rPr>
          <w:t>1288</w:t>
        </w:r>
      </w:ins>
    </w:p>
    <w:p w14:paraId="43738D51" w14:textId="77777777" w:rsidR="00FB29D8" w:rsidRPr="00A25529" w:rsidRDefault="00FB29D8">
      <w:pPr>
        <w:pStyle w:val="pxs"/>
        <w:spacing w:before="180"/>
        <w:rPr>
          <w:rPrChange w:id="6121" w:author="Cara Cardinale" w:date="2025-03-04T10:36:00Z">
            <w:rPr>
              <w:sz w:val="27"/>
            </w:rPr>
          </w:rPrChange>
        </w:rPr>
      </w:pPr>
      <w:r w:rsidRPr="00A25529">
        <w:rPr>
          <w:rPrChange w:id="6122" w:author="Cara Cardinale" w:date="2025-03-04T10:36:00Z">
            <w:rPr>
              <w:sz w:val="27"/>
            </w:rPr>
          </w:rPrChange>
        </w:rPr>
        <w:t>30:201. Notice of special meeting of members to consider directors' recommendation to merger</w:t>
      </w:r>
    </w:p>
    <w:p w14:paraId="4301251B" w14:textId="77777777" w:rsidR="00FB29D8" w:rsidRPr="00A25529" w:rsidRDefault="00FB29D8">
      <w:pPr>
        <w:pStyle w:val="pxov"/>
        <w:rPr>
          <w:vanish/>
        </w:rPr>
      </w:pPr>
      <w:r w:rsidRPr="00A25529">
        <w:rPr>
          <w:vanish/>
        </w:rPr>
        <w:t>FMS</w:t>
      </w:r>
    </w:p>
    <w:p w14:paraId="1DF95DFE" w14:textId="77777777" w:rsidR="00FB29D8" w:rsidRPr="00A25529" w:rsidRDefault="00FB29D8">
      <w:pPr>
        <w:pStyle w:val="pxov"/>
        <w:rPr>
          <w:vanish/>
        </w:rPr>
      </w:pPr>
      <w:r w:rsidRPr="00A25529">
        <w:rPr>
          <w:vanish/>
        </w:rPr>
        <w:t>NFP</w:t>
      </w:r>
    </w:p>
    <w:p w14:paraId="0297A34F" w14:textId="77777777" w:rsidR="00FB29D8" w:rsidRPr="00A25529" w:rsidRDefault="00FB29D8">
      <w:pPr>
        <w:pStyle w:val="pxov"/>
        <w:rPr>
          <w:vanish/>
        </w:rPr>
      </w:pPr>
      <w:r w:rsidRPr="00A25529">
        <w:rPr>
          <w:vanish/>
        </w:rPr>
        <w:t>COL</w:t>
      </w:r>
    </w:p>
    <w:p w14:paraId="0E60AC80" w14:textId="77777777" w:rsidR="00FB29D8" w:rsidRPr="00A25529" w:rsidRDefault="00FB29D8">
      <w:pPr>
        <w:pStyle w:val="pxov"/>
        <w:rPr>
          <w:vanish/>
        </w:rPr>
      </w:pPr>
      <w:r w:rsidRPr="00A25529">
        <w:rPr>
          <w:vanish/>
        </w:rPr>
        <w:t>FCV</w:t>
      </w:r>
    </w:p>
    <w:p w14:paraId="2DC650B8" w14:textId="77777777" w:rsidR="00FB29D8" w:rsidRPr="00A25529" w:rsidRDefault="00FB29D8">
      <w:pPr>
        <w:pStyle w:val="pxov"/>
        <w:rPr>
          <w:vanish/>
        </w:rPr>
      </w:pPr>
      <w:r w:rsidRPr="00A25529">
        <w:rPr>
          <w:vanish/>
        </w:rPr>
        <w:t>FTR</w:t>
      </w:r>
    </w:p>
    <w:p w14:paraId="2C135F63" w14:textId="77777777" w:rsidR="00FB29D8" w:rsidRPr="00A25529" w:rsidRDefault="00FB29D8">
      <w:pPr>
        <w:pStyle w:val="pxov"/>
        <w:rPr>
          <w:vanish/>
        </w:rPr>
      </w:pPr>
      <w:r w:rsidRPr="00A25529">
        <w:rPr>
          <w:vanish/>
        </w:rPr>
        <w:t>MRG</w:t>
      </w:r>
    </w:p>
    <w:p w14:paraId="7E3F29CF" w14:textId="77777777" w:rsidR="00FB29D8" w:rsidRPr="00A25529" w:rsidRDefault="00FB29D8">
      <w:pPr>
        <w:pStyle w:val="pxov"/>
        <w:rPr>
          <w:vanish/>
        </w:rPr>
      </w:pPr>
      <w:r w:rsidRPr="00A25529">
        <w:rPr>
          <w:vanish/>
        </w:rPr>
        <w:t>EBL</w:t>
      </w:r>
    </w:p>
    <w:p w14:paraId="5833EA07" w14:textId="77777777" w:rsidR="00FB29D8" w:rsidRPr="00A25529" w:rsidRDefault="00FB29D8">
      <w:pPr>
        <w:pStyle w:val="pxov"/>
        <w:rPr>
          <w:vanish/>
        </w:rPr>
      </w:pPr>
      <w:r w:rsidRPr="00A25529">
        <w:rPr>
          <w:vanish/>
        </w:rPr>
        <w:t>TEM</w:t>
      </w:r>
    </w:p>
    <w:p w14:paraId="5AA5E3E3" w14:textId="77777777" w:rsidR="00FB29D8" w:rsidRPr="00A25529" w:rsidRDefault="00FB29D8">
      <w:pPr>
        <w:pStyle w:val="pxov"/>
        <w:rPr>
          <w:vanish/>
        </w:rPr>
      </w:pPr>
      <w:r w:rsidRPr="00A25529">
        <w:rPr>
          <w:vanish/>
        </w:rPr>
        <w:t>MTD</w:t>
      </w:r>
    </w:p>
    <w:p w14:paraId="29245109"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form.fid="Id56abac01b6411e684899cfd92da4eb0"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The members of </w:t>
      </w:r>
      <w:r w:rsidRPr="00A25529">
        <w:rPr>
          <w:rStyle w:val="pxfinstr"/>
          <w:i/>
          <w:iCs/>
          <w:szCs w:val="24"/>
        </w:rPr>
        <w:t>[name of corporation]</w:t>
      </w:r>
    </w:p>
    <w:p w14:paraId="71458A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 xml:space="preserve">Notice is hereby given that a special meeting of the members of </w:t>
      </w:r>
      <w:r w:rsidRPr="00A25529">
        <w:rPr>
          <w:rStyle w:val="pxfinstr"/>
          <w:i/>
          <w:iCs/>
        </w:rPr>
        <w:t>[name of corporation]</w:t>
      </w:r>
      <w:r w:rsidRPr="00A25529">
        <w:t xml:space="preserve"> will be held at the principal office of the corporation at </w:t>
      </w:r>
      <w:r w:rsidRPr="00A25529">
        <w:rPr>
          <w:rStyle w:val="pxfinstr"/>
          <w:i/>
          <w:iCs/>
        </w:rPr>
        <w:t>[office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following purposes:</w:t>
      </w:r>
    </w:p>
    <w:p w14:paraId="13DA895A" w14:textId="77777777" w:rsidR="00FB29D8" w:rsidRPr="00A25529" w:rsidRDefault="00FB29D8">
      <w:pPr>
        <w:pStyle w:val="pxformfl"/>
        <w:ind w:left="500"/>
      </w:pPr>
      <w:r w:rsidRPr="00A25529">
        <w:t xml:space="preserve"> </w:t>
      </w:r>
    </w:p>
    <w:p w14:paraId="41D3FA9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7C40615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 xml:space="preserve">To consider and act on a recommendation of the board of directors that the corporation be merged. A copy of </w:t>
      </w:r>
      <w:r w:rsidRPr="00A25529">
        <w:rPr>
          <w:rStyle w:val="pxfinstr"/>
          <w:i/>
          <w:iCs/>
        </w:rPr>
        <w:t>[the plan of merger/an outline of the material features of the plan]</w:t>
      </w:r>
      <w:r w:rsidRPr="00A25529">
        <w:t xml:space="preserve"> accompany this notice. Please review it carefully.</w:t>
      </w:r>
    </w:p>
    <w:p w14:paraId="4CE3508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4795F4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To consider and act on any other business that may come before the meeting.</w:t>
      </w:r>
    </w:p>
    <w:p w14:paraId="5EC39E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By order of the board of directors.</w:t>
      </w:r>
    </w:p>
    <w:p w14:paraId="119379E6"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1B814D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 of special meeting]</w:t>
      </w:r>
    </w:p>
    <w:p w14:paraId="6E0557D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5E07F972"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72F96D8B" w14:textId="77777777" w:rsidR="00FB29D8" w:rsidRPr="00A25529" w:rsidRDefault="00FB29D8">
      <w:pPr>
        <w:pStyle w:val="pxformnotes"/>
        <w:jc w:val="center"/>
        <w:rPr>
          <w:sz w:val="24"/>
          <w:szCs w:val="24"/>
        </w:rPr>
      </w:pPr>
      <w:r w:rsidRPr="00A25529">
        <w:rPr>
          <w:rStyle w:val="pxvis"/>
          <w:rFonts w:cs="Arial"/>
          <w:bCs/>
          <w:sz w:val="24"/>
          <w:szCs w:val="24"/>
          <w:rPrChange w:id="6123" w:author="Cara Cardinale" w:date="2025-03-04T10:36:00Z">
            <w:rPr>
              <w:rStyle w:val="pxvis"/>
              <w:rFonts w:cs="Arial"/>
              <w:bCs/>
              <w:szCs w:val="24"/>
            </w:rPr>
          </w:rPrChange>
        </w:rPr>
        <w:t>Notes to Form</w:t>
      </w:r>
    </w:p>
    <w:p w14:paraId="65EC533F" w14:textId="77777777" w:rsidR="00FB29D8" w:rsidRPr="00A25529" w:rsidRDefault="00FB29D8">
      <w:pPr>
        <w:pStyle w:val="pxformnotes"/>
        <w:rPr>
          <w:sz w:val="24"/>
          <w:szCs w:val="24"/>
        </w:rPr>
      </w:pPr>
    </w:p>
    <w:p w14:paraId="36428B81" w14:textId="77777777" w:rsidR="00FB29D8" w:rsidRPr="00A25529" w:rsidRDefault="00FB29D8">
      <w:pPr>
        <w:pStyle w:val="pxformnote"/>
        <w:spacing w:before="180"/>
      </w:pPr>
      <w:del w:id="6124" w:author="Cara Cardinale" w:date="2025-01-14T20:47:00Z">
        <w:r w:rsidRPr="00A25529" w:rsidDel="00CF1278">
          <w:delText>Drafter's Note</w:delText>
        </w:r>
      </w:del>
      <w:r w:rsidRPr="00A25529">
        <w:t xml:space="preserve"> </w:t>
      </w:r>
    </w:p>
    <w:p w14:paraId="31EE91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ins w:id="6125" w:author="Cara Cardinale" w:date="2025-03-02T17:37: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ins>
      <w:ins w:id="6126" w:author="Cara Cardinale" w:date="2025-03-04T10:34:00Z">
        <w:r w:rsidR="00A25529" w:rsidRPr="00A25529">
          <w:t xml:space="preserve">he or </w:t>
        </w:r>
      </w:ins>
      <w:ins w:id="6127" w:author="Cara Cardinale" w:date="2025-03-04T10:35:00Z">
        <w:r w:rsidR="00A25529" w:rsidRPr="00A25529">
          <w:t>she has</w:t>
        </w:r>
      </w:ins>
      <w:ins w:id="6128" w:author="Cara Cardinale" w:date="2025-03-02T17:37:00Z">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del w:id="6129" w:author="Cara Cardinale" w:date="2025-03-02T17:37:00Z">
        <w:r w:rsidRPr="00A25529" w:rsidDel="00EE1CEA">
          <w:delText>Written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w:delText>
        </w:r>
      </w:del>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st.ref.id="I00DM2M"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285A744E" w14:textId="77777777" w:rsidR="00FB29D8" w:rsidRPr="00A25529" w:rsidDel="00C35131" w:rsidRDefault="00FB29D8">
      <w:pPr>
        <w:pStyle w:val="pxformp"/>
        <w:rPr>
          <w:del w:id="6130" w:author="Cara Cardinale" w:date="2025-01-28T14:45:00Z"/>
        </w:rPr>
      </w:pPr>
      <w:del w:id="6131" w:author="Cara Cardinale" w:date="2025-01-28T14:45:00Z">
        <w:r w:rsidRPr="00A25529" w:rsidDel="00C35131">
          <w:delText xml:space="preserve"> </w:delText>
        </w:r>
        <w:r w:rsidRPr="00A25529" w:rsidDel="00C35131">
          <w:rPr>
            <w:rStyle w:val="pxvis"/>
            <w:rFonts w:ascii="Times NewRoman" w:hAnsi="Times NewRoman"/>
            <w:b w:val="0"/>
            <w:sz w:val="24"/>
          </w:rPr>
          <w:tab/>
        </w:r>
        <w:r w:rsidRPr="00A25529" w:rsidDel="00C35131">
          <w:rPr>
            <w:color w:val="FF0000"/>
            <w:vertAlign w:val="superscript"/>
          </w:rPr>
          <w:delText>►</w:delText>
        </w:r>
        <w:r w:rsidRPr="00A25529" w:rsidDel="00C35131">
          <w:fldChar w:fldCharType="begin"/>
        </w:r>
        <w:r w:rsidRPr="00A25529" w:rsidDel="00C35131">
          <w:delInstrText>p.ct.id="f2fd26a0b92511efa75bc0a5c2da1858|213|30:201"</w:delInstrText>
        </w:r>
        <w:r w:rsidRPr="00A25529" w:rsidDel="00C35131">
          <w:fldChar w:fldCharType="end"/>
        </w:r>
        <w:r w:rsidRPr="00A25529" w:rsidDel="00C35131">
          <w:delText xml:space="preserve">Note that </w:delText>
        </w:r>
        <w:r w:rsidRPr="00A25529" w:rsidDel="00C35131">
          <w:rPr>
            <w:rStyle w:val="pxst"/>
            <w:color w:val="FF0000"/>
            <w:vertAlign w:val="superscript"/>
          </w:rPr>
          <w:delText>►</w:delText>
        </w:r>
        <w:r w:rsidRPr="00A25529" w:rsidDel="00C35131">
          <w:rPr>
            <w:rStyle w:val="pxst"/>
          </w:rPr>
          <w:fldChar w:fldCharType="begin"/>
        </w:r>
        <w:r w:rsidRPr="00A25529" w:rsidDel="00C35131">
          <w:rPr>
            <w:rStyle w:val="pxst"/>
          </w:rPr>
          <w:delInstrText>st.ref.id="I00GF7I"</w:delInstrText>
        </w:r>
        <w:r w:rsidRPr="00A25529" w:rsidDel="00C35131">
          <w:rPr>
            <w:rStyle w:val="pxst"/>
          </w:rPr>
          <w:fldChar w:fldCharType="end"/>
        </w:r>
        <w:r w:rsidRPr="00A25529" w:rsidDel="00C35131">
          <w:rPr>
            <w:rStyle w:val="pxst"/>
          </w:rPr>
          <w:delText xml:space="preserve">N-PCL </w:delText>
        </w:r>
        <w:r w:rsidRPr="00A25529" w:rsidDel="00C35131">
          <w:rPr>
            <w:rStyle w:val="pxst"/>
            <w:vanish/>
          </w:rPr>
          <w:delText>&amp;s;</w:delText>
        </w:r>
        <w:r w:rsidRPr="00A25529" w:rsidDel="00C35131">
          <w:rPr>
            <w:rStyle w:val="pxvis"/>
            <w:rFonts w:ascii="Times NewRoman" w:hAnsi="Times NewRoman"/>
            <w:b w:val="0"/>
            <w:sz w:val="24"/>
          </w:rPr>
          <w:delText>§</w:delText>
        </w:r>
        <w:r w:rsidRPr="00A25529" w:rsidDel="00C35131">
          <w:rPr>
            <w:rStyle w:val="pxst"/>
          </w:rPr>
          <w:delText>605</w:delText>
        </w:r>
        <w:r w:rsidRPr="00A25529" w:rsidDel="00C35131">
          <w:delText xml:space="preserve"> has been amended by </w:delText>
        </w:r>
        <w:r w:rsidRPr="00A25529" w:rsidDel="00C35131">
          <w:rPr>
            <w:rStyle w:val="pxst"/>
            <w:color w:val="FF0000"/>
            <w:vertAlign w:val="superscript"/>
          </w:rPr>
          <w:delText>►</w:delText>
        </w:r>
        <w:r w:rsidRPr="00A25529" w:rsidDel="00C35131">
          <w:rPr>
            <w:rStyle w:val="pxst"/>
          </w:rPr>
          <w:fldChar w:fldCharType="begin"/>
        </w:r>
        <w:r w:rsidRPr="00A25529" w:rsidDel="00C35131">
          <w:rPr>
            <w:rStyle w:val="pxst"/>
          </w:rPr>
          <w:delInstrText>st.ref.id="I00J8CE"</w:delInstrText>
        </w:r>
        <w:r w:rsidRPr="00A25529" w:rsidDel="00C35131">
          <w:rPr>
            <w:rStyle w:val="pxst"/>
          </w:rPr>
          <w:fldChar w:fldCharType="end"/>
        </w:r>
        <w:r w:rsidRPr="00A25529" w:rsidDel="00C35131">
          <w:rPr>
            <w:rStyle w:val="pxst"/>
          </w:rPr>
          <w:delText xml:space="preserve">L.2021, c. 98, </w:delText>
        </w:r>
        <w:r w:rsidRPr="00A25529" w:rsidDel="00C35131">
          <w:rPr>
            <w:rStyle w:val="pxst"/>
            <w:vanish/>
          </w:rPr>
          <w:delText>&amp;s;</w:delText>
        </w:r>
        <w:r w:rsidRPr="00A25529" w:rsidDel="00C35131">
          <w:rPr>
            <w:rStyle w:val="pxvis"/>
            <w:rFonts w:ascii="Times NewRoman" w:hAnsi="Times NewRoman"/>
            <w:b w:val="0"/>
            <w:sz w:val="24"/>
          </w:rPr>
          <w:delText>§</w:delText>
        </w:r>
        <w:r w:rsidRPr="00A25529" w:rsidDel="00C35131">
          <w:rPr>
            <w:rStyle w:val="pxst"/>
          </w:rPr>
          <w:delText>4</w:delText>
        </w:r>
        <w:r w:rsidRPr="00A25529" w:rsidDel="00C35131">
          <w:delText xml:space="preserve">, eff. April 6, 2021, allowing for electronic notification of board meetings, stating </w:delText>
        </w:r>
        <w:r w:rsidRPr="00A25529" w:rsidDel="00C35131">
          <w:rPr>
            <w:vanish/>
          </w:rPr>
          <w:delText>&amp;ldquo;</w:delText>
        </w:r>
        <w:r w:rsidRPr="00A25529" w:rsidDel="00C35131">
          <w:rPr>
            <w:rStyle w:val="pxvis"/>
            <w:rFonts w:ascii="Times NewRoman" w:hAnsi="Times NewRoman"/>
            <w:b w:val="0"/>
            <w:sz w:val="24"/>
          </w:rPr>
          <w:delText>“</w:delText>
        </w:r>
        <w:r w:rsidRPr="00A25529" w:rsidDel="00C35131">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C35131">
          <w:rPr>
            <w:vanish/>
          </w:rPr>
          <w:delText>&amp;rdquo;</w:delText>
        </w:r>
        <w:r w:rsidRPr="00A25529" w:rsidDel="00C35131">
          <w:rPr>
            <w:rStyle w:val="pxvis"/>
            <w:rFonts w:ascii="Times NewRoman" w:hAnsi="Times NewRoman"/>
            <w:b w:val="0"/>
            <w:sz w:val="24"/>
          </w:rPr>
          <w:delText>”</w:delText>
        </w:r>
      </w:del>
    </w:p>
    <w:p w14:paraId="312C89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 xml:space="preserve">Notice of meeting must be given to each member whether or not the member is entitled to vote. </w:t>
      </w:r>
      <w:r w:rsidRPr="00A25529">
        <w:rPr>
          <w:rStyle w:val="pxst"/>
          <w:color w:val="FF0000"/>
          <w:vertAlign w:val="superscript"/>
        </w:rPr>
        <w:t>►</w:t>
      </w:r>
      <w:r w:rsidRPr="00A25529">
        <w:rPr>
          <w:rStyle w:val="pxst"/>
        </w:rPr>
        <w:fldChar w:fldCharType="begin"/>
      </w:r>
      <w:r w:rsidRPr="00A25529">
        <w:rPr>
          <w:rStyle w:val="pxst"/>
        </w:rPr>
        <w:instrText>st.ref.id="I007ZSX"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14B6647D" w14:textId="77777777" w:rsidR="00FB29D8" w:rsidRPr="00A25529" w:rsidRDefault="00FB29D8">
      <w:pPr>
        <w:pStyle w:val="pxformrr"/>
        <w:rPr>
          <w:sz w:val="24"/>
          <w:szCs w:val="24"/>
        </w:rPr>
      </w:pPr>
      <w:r w:rsidRPr="00A25529">
        <w:rPr>
          <w:rStyle w:val="pxvis"/>
          <w:rFonts w:cs="Arial"/>
          <w:bCs/>
          <w:sz w:val="50"/>
          <w:rPrChange w:id="6132" w:author="Cara Cardinale" w:date="2025-03-04T10:36:00Z">
            <w:rPr>
              <w:rStyle w:val="pxvis"/>
              <w:rFonts w:cs="Arial"/>
              <w:bCs/>
            </w:rPr>
          </w:rPrChange>
        </w:rPr>
        <w:t>Research References</w:t>
      </w:r>
    </w:p>
    <w:p w14:paraId="3439BE0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tk.ref.id="I00ASXT"</w:instrText>
      </w:r>
      <w:r w:rsidRPr="00A25529">
        <w:rPr>
          <w:rStyle w:val="pxtk"/>
        </w:rPr>
        <w:fldChar w:fldCharType="end"/>
      </w:r>
      <w:r w:rsidRPr="00A25529">
        <w:rPr>
          <w:rStyle w:val="pxtk"/>
        </w:rPr>
        <w:t>West's Key Number Digest, Corporations and Business Organizations &amp;key;3470 to 3479</w:t>
      </w:r>
    </w:p>
    <w:p w14:paraId="263B788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rc.ref.id="I00DM2P"</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133" w:author="Cara Cardinale" w:date="2025-01-21T18:37:00Z">
        <w:r w:rsidRPr="00A25529" w:rsidDel="002B506A">
          <w:rPr>
            <w:rStyle w:val="pxrc"/>
          </w:rPr>
          <w:delText>903 to 909</w:delText>
        </w:r>
      </w:del>
      <w:ins w:id="6134" w:author="Cara Cardinale" w:date="2025-01-21T18:37:00Z">
        <w:r w:rsidR="002B506A" w:rsidRPr="00A25529">
          <w:rPr>
            <w:rStyle w:val="pxrc"/>
          </w:rPr>
          <w:t>901 to 907</w:t>
        </w:r>
      </w:ins>
      <w:r w:rsidRPr="00A25529">
        <w:rPr>
          <w:rStyle w:val="pxrc"/>
        </w:rPr>
        <w:t xml:space="preserve">, </w:t>
      </w:r>
      <w:del w:id="6135" w:author="Cara Cardinale" w:date="2025-01-28T14:46:00Z">
        <w:r w:rsidRPr="00A25529" w:rsidDel="00C35131">
          <w:rPr>
            <w:rStyle w:val="pxrc"/>
          </w:rPr>
          <w:delText>1324</w:delText>
        </w:r>
      </w:del>
      <w:ins w:id="6136" w:author="Cara Cardinale" w:date="2025-01-28T14:46:00Z">
        <w:r w:rsidR="00C35131" w:rsidRPr="00A25529">
          <w:rPr>
            <w:rStyle w:val="pxrc"/>
          </w:rPr>
          <w:t>1290</w:t>
        </w:r>
      </w:ins>
    </w:p>
    <w:p w14:paraId="528C4536" w14:textId="77777777" w:rsidR="00FB29D8" w:rsidRPr="00A25529" w:rsidRDefault="00FB29D8">
      <w:pPr>
        <w:pStyle w:val="pxs"/>
        <w:spacing w:before="180"/>
        <w:rPr>
          <w:rPrChange w:id="6137" w:author="Cara Cardinale" w:date="2025-03-04T10:36:00Z">
            <w:rPr>
              <w:sz w:val="27"/>
            </w:rPr>
          </w:rPrChange>
        </w:rPr>
      </w:pPr>
      <w:r w:rsidRPr="00A25529">
        <w:rPr>
          <w:rPrChange w:id="6138" w:author="Cara Cardinale" w:date="2025-03-04T10:36:00Z">
            <w:rPr>
              <w:sz w:val="27"/>
            </w:rPr>
          </w:rPrChange>
        </w:rPr>
        <w:t>30:202. Members' resolution approving merger or consolidation</w:t>
      </w:r>
    </w:p>
    <w:p w14:paraId="6A4804DA" w14:textId="77777777" w:rsidR="00FB29D8" w:rsidRPr="00A25529" w:rsidRDefault="00FB29D8">
      <w:pPr>
        <w:pStyle w:val="pxov"/>
        <w:rPr>
          <w:vanish/>
        </w:rPr>
      </w:pPr>
      <w:r w:rsidRPr="00A25529">
        <w:rPr>
          <w:vanish/>
        </w:rPr>
        <w:t>FMS</w:t>
      </w:r>
    </w:p>
    <w:p w14:paraId="67EF1009" w14:textId="77777777" w:rsidR="00FB29D8" w:rsidRPr="00A25529" w:rsidRDefault="00FB29D8">
      <w:pPr>
        <w:pStyle w:val="pxov"/>
        <w:rPr>
          <w:vanish/>
        </w:rPr>
      </w:pPr>
      <w:r w:rsidRPr="00A25529">
        <w:rPr>
          <w:vanish/>
        </w:rPr>
        <w:t>NFP</w:t>
      </w:r>
    </w:p>
    <w:p w14:paraId="5947183D" w14:textId="77777777" w:rsidR="00FB29D8" w:rsidRPr="00A25529" w:rsidRDefault="00FB29D8">
      <w:pPr>
        <w:pStyle w:val="pxov"/>
        <w:rPr>
          <w:vanish/>
        </w:rPr>
      </w:pPr>
      <w:r w:rsidRPr="00A25529">
        <w:rPr>
          <w:vanish/>
        </w:rPr>
        <w:t>COL</w:t>
      </w:r>
    </w:p>
    <w:p w14:paraId="1779B660" w14:textId="77777777" w:rsidR="00FB29D8" w:rsidRPr="00A25529" w:rsidRDefault="00FB29D8">
      <w:pPr>
        <w:pStyle w:val="pxov"/>
        <w:rPr>
          <w:vanish/>
        </w:rPr>
      </w:pPr>
      <w:r w:rsidRPr="00A25529">
        <w:rPr>
          <w:vanish/>
        </w:rPr>
        <w:t>FCV</w:t>
      </w:r>
    </w:p>
    <w:p w14:paraId="33564F07" w14:textId="77777777" w:rsidR="00FB29D8" w:rsidRPr="00A25529" w:rsidRDefault="00FB29D8">
      <w:pPr>
        <w:pStyle w:val="pxov"/>
        <w:rPr>
          <w:vanish/>
        </w:rPr>
      </w:pPr>
      <w:r w:rsidRPr="00A25529">
        <w:rPr>
          <w:vanish/>
        </w:rPr>
        <w:t>FTR</w:t>
      </w:r>
    </w:p>
    <w:p w14:paraId="11228455" w14:textId="77777777" w:rsidR="00FB29D8" w:rsidRPr="00A25529" w:rsidRDefault="00FB29D8">
      <w:pPr>
        <w:pStyle w:val="pxov"/>
        <w:rPr>
          <w:vanish/>
        </w:rPr>
      </w:pPr>
      <w:r w:rsidRPr="00A25529">
        <w:rPr>
          <w:vanish/>
        </w:rPr>
        <w:t>MRG</w:t>
      </w:r>
    </w:p>
    <w:p w14:paraId="743B5A9C" w14:textId="77777777" w:rsidR="00FB29D8" w:rsidRPr="00A25529" w:rsidRDefault="00FB29D8">
      <w:pPr>
        <w:pStyle w:val="pxov"/>
        <w:rPr>
          <w:vanish/>
        </w:rPr>
      </w:pPr>
      <w:r w:rsidRPr="00A25529">
        <w:rPr>
          <w:vanish/>
        </w:rPr>
        <w:t>EBL</w:t>
      </w:r>
    </w:p>
    <w:p w14:paraId="2410198B" w14:textId="77777777" w:rsidR="00FB29D8" w:rsidRPr="00A25529" w:rsidRDefault="00FB29D8">
      <w:pPr>
        <w:pStyle w:val="pxov"/>
        <w:rPr>
          <w:vanish/>
        </w:rPr>
      </w:pPr>
      <w:r w:rsidRPr="00A25529">
        <w:rPr>
          <w:vanish/>
        </w:rPr>
        <w:t>TEM</w:t>
      </w:r>
    </w:p>
    <w:p w14:paraId="18B0C18A" w14:textId="77777777" w:rsidR="00FB29D8" w:rsidRPr="00A25529" w:rsidRDefault="00FB29D8">
      <w:pPr>
        <w:pStyle w:val="pxov"/>
        <w:rPr>
          <w:vanish/>
        </w:rPr>
      </w:pPr>
      <w:r w:rsidRPr="00A25529">
        <w:rPr>
          <w:vanish/>
        </w:rPr>
        <w:t>MTD</w:t>
      </w:r>
    </w:p>
    <w:p w14:paraId="4FFD8F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form.fid="Id56ae1d01b6411e684899cfd92da4eb0"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Whereas, the board of directors of the corporation, at a meeting held on </w:t>
      </w:r>
      <w:r w:rsidRPr="00A25529">
        <w:rPr>
          <w:rStyle w:val="pxfinstr"/>
          <w:i/>
          <w:iCs/>
        </w:rPr>
        <w:t>[date of meeting]</w:t>
      </w:r>
      <w:r w:rsidRPr="00A25529">
        <w:t xml:space="preserve">, at </w:t>
      </w:r>
      <w:r w:rsidRPr="00A25529">
        <w:rPr>
          <w:rStyle w:val="pxfinstr"/>
          <w:i/>
          <w:iCs/>
        </w:rPr>
        <w:t>[address of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adopted resolutions recommending the </w:t>
      </w:r>
      <w:r w:rsidRPr="00A25529">
        <w:rPr>
          <w:rStyle w:val="pxfinstr"/>
          <w:i/>
          <w:iCs/>
        </w:rPr>
        <w:t>[merger/consolidation]</w:t>
      </w:r>
      <w:r w:rsidRPr="00A25529">
        <w:t xml:space="preserve"> of this corporation and ordering that the issue of </w:t>
      </w:r>
      <w:r w:rsidRPr="00A25529">
        <w:rPr>
          <w:rStyle w:val="pxfinstr"/>
          <w:i/>
          <w:iCs/>
        </w:rPr>
        <w:t>[merger/consolidation]</w:t>
      </w:r>
      <w:r w:rsidRPr="00A25529">
        <w:t xml:space="preserve"> be submitted to a vote of members at this meeting; and</w:t>
      </w:r>
    </w:p>
    <w:p w14:paraId="4D647C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Whereas, more than two-thirds of the members present and voting have voted to authorize such </w:t>
      </w:r>
      <w:r w:rsidRPr="00A25529">
        <w:rPr>
          <w:rStyle w:val="pxfinstr"/>
          <w:i/>
          <w:iCs/>
        </w:rPr>
        <w:t>[merger/consolidation]</w:t>
      </w:r>
      <w:r w:rsidRPr="00A25529">
        <w:t>; it is</w:t>
      </w:r>
    </w:p>
    <w:p w14:paraId="22F6B7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Resolved, that </w:t>
      </w:r>
      <w:r w:rsidRPr="00A25529">
        <w:rPr>
          <w:rStyle w:val="pxfinstr"/>
          <w:i/>
          <w:iCs/>
        </w:rPr>
        <w:t>[name of corporation]</w:t>
      </w:r>
      <w:r w:rsidRPr="00A25529">
        <w:t xml:space="preserve">, a New York not-for-profit corporation, be </w:t>
      </w:r>
      <w:r w:rsidRPr="00A25529">
        <w:rPr>
          <w:rStyle w:val="pxfinstr"/>
          <w:i/>
          <w:iCs/>
        </w:rPr>
        <w:t>[merged/consolidated]</w:t>
      </w:r>
      <w:r w:rsidRPr="00A25529">
        <w:t xml:space="preserve"> as proposed in the Plan of </w:t>
      </w:r>
      <w:r w:rsidRPr="00A25529">
        <w:rPr>
          <w:rStyle w:val="pxfinstr"/>
          <w:i/>
          <w:iCs/>
        </w:rPr>
        <w:t>[Merger/Consolidation]</w:t>
      </w:r>
      <w:r w:rsidRPr="00A25529">
        <w:t>; and</w:t>
      </w:r>
    </w:p>
    <w:p w14:paraId="6DE731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Further resolved, that the appropriate officers of the club are directed to execute and file the requisite certificate of </w:t>
      </w:r>
      <w:r w:rsidRPr="00A25529">
        <w:rPr>
          <w:rStyle w:val="pxfinstr"/>
          <w:i/>
          <w:iCs/>
        </w:rPr>
        <w:t>[merger/consolidation]</w:t>
      </w:r>
      <w:r w:rsidRPr="00A25529">
        <w:t xml:space="preserve"> with the New York Department of State and to take such further action as may be necessary or appropriate to carry out the intent of this resolution.</w:t>
      </w:r>
    </w:p>
    <w:p w14:paraId="5951ADDE" w14:textId="77777777" w:rsidR="00FB29D8" w:rsidRPr="00A25529" w:rsidRDefault="00FB29D8">
      <w:pPr>
        <w:pStyle w:val="pxformnotes"/>
        <w:jc w:val="center"/>
        <w:rPr>
          <w:sz w:val="24"/>
          <w:szCs w:val="24"/>
        </w:rPr>
      </w:pPr>
      <w:r w:rsidRPr="00A25529">
        <w:rPr>
          <w:rStyle w:val="pxvis"/>
          <w:rFonts w:cs="Arial"/>
          <w:bCs/>
          <w:sz w:val="50"/>
          <w:rPrChange w:id="6139" w:author="Cara Cardinale" w:date="2025-03-04T10:36:00Z">
            <w:rPr>
              <w:rStyle w:val="pxvis"/>
              <w:rFonts w:cs="Arial"/>
              <w:bCs/>
            </w:rPr>
          </w:rPrChange>
        </w:rPr>
        <w:t>Notes to Form</w:t>
      </w:r>
    </w:p>
    <w:p w14:paraId="2D87F817" w14:textId="77777777" w:rsidR="00FB29D8" w:rsidRPr="00A25529" w:rsidRDefault="00FB29D8">
      <w:pPr>
        <w:pStyle w:val="pxformnotes"/>
        <w:rPr>
          <w:sz w:val="24"/>
          <w:szCs w:val="24"/>
        </w:rPr>
      </w:pPr>
    </w:p>
    <w:p w14:paraId="5445470C" w14:textId="77777777" w:rsidR="00FB29D8" w:rsidRPr="00A25529" w:rsidRDefault="00FB29D8">
      <w:pPr>
        <w:pStyle w:val="pxformnote"/>
        <w:spacing w:before="180"/>
      </w:pPr>
      <w:del w:id="6140" w:author="Cara Cardinale" w:date="2025-01-14T20:47:00Z">
        <w:r w:rsidRPr="00A25529" w:rsidDel="00CF1278">
          <w:delText>Drafter's Note</w:delText>
        </w:r>
      </w:del>
      <w:r w:rsidRPr="00A25529">
        <w:t xml:space="preserve"> </w:t>
      </w:r>
    </w:p>
    <w:p w14:paraId="00C376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The plan of merger or consolidation must be approved at a meeting of the members by two-thirds vote as provided in </w:t>
      </w:r>
      <w:r w:rsidRPr="00A25529">
        <w:rPr>
          <w:rStyle w:val="pxst"/>
          <w:color w:val="FF0000"/>
          <w:vertAlign w:val="superscript"/>
        </w:rPr>
        <w:t>►</w:t>
      </w:r>
      <w:r w:rsidRPr="00A25529">
        <w:rPr>
          <w:rStyle w:val="pxst"/>
        </w:rPr>
        <w:fldChar w:fldCharType="begin"/>
      </w:r>
      <w:r w:rsidRPr="00A25529">
        <w:rPr>
          <w:rStyle w:val="pxst"/>
        </w:rPr>
        <w:instrText>st.ref.id="I007ZSZ"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613(c)</w:t>
      </w:r>
      <w:r w:rsidRPr="00A25529">
        <w:t>.</w:t>
      </w:r>
    </w:p>
    <w:p w14:paraId="65983AA9" w14:textId="77777777" w:rsidR="00FB29D8" w:rsidRPr="00A25529" w:rsidRDefault="00FB29D8">
      <w:pPr>
        <w:pStyle w:val="pxformrr"/>
        <w:rPr>
          <w:sz w:val="24"/>
          <w:szCs w:val="24"/>
        </w:rPr>
      </w:pPr>
      <w:r w:rsidRPr="00A25529">
        <w:rPr>
          <w:rStyle w:val="pxvis"/>
          <w:rFonts w:cs="Arial"/>
          <w:bCs/>
          <w:sz w:val="50"/>
          <w:rPrChange w:id="6141" w:author="Cara Cardinale" w:date="2025-03-04T10:36:00Z">
            <w:rPr>
              <w:rStyle w:val="pxvis"/>
              <w:rFonts w:cs="Arial"/>
              <w:bCs/>
            </w:rPr>
          </w:rPrChange>
        </w:rPr>
        <w:t>Research References</w:t>
      </w:r>
    </w:p>
    <w:p w14:paraId="1C0F61B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tk.ref.id="I00ASXV"</w:instrText>
      </w:r>
      <w:r w:rsidRPr="00A25529">
        <w:rPr>
          <w:rStyle w:val="pxtk"/>
        </w:rPr>
        <w:fldChar w:fldCharType="end"/>
      </w:r>
      <w:r w:rsidRPr="00A25529">
        <w:rPr>
          <w:rStyle w:val="pxtk"/>
        </w:rPr>
        <w:t>West's Key Number Digest, Corporations and Business Organizations &amp;key;3470 to 3479</w:t>
      </w:r>
    </w:p>
    <w:p w14:paraId="1524027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rc.ref.id="I00DM2R"</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142" w:author="Cara Cardinale" w:date="2025-01-28T14:46:00Z">
        <w:r w:rsidRPr="00A25529" w:rsidDel="00C35131">
          <w:rPr>
            <w:rStyle w:val="pxrc"/>
          </w:rPr>
          <w:delText>1324</w:delText>
        </w:r>
      </w:del>
      <w:ins w:id="6143" w:author="Cara Cardinale" w:date="2025-01-28T14:46:00Z">
        <w:r w:rsidR="00C35131" w:rsidRPr="00A25529">
          <w:rPr>
            <w:rStyle w:val="pxrc"/>
          </w:rPr>
          <w:t>1290</w:t>
        </w:r>
      </w:ins>
    </w:p>
    <w:p w14:paraId="217E90E7" w14:textId="77777777" w:rsidR="00FB29D8" w:rsidRPr="00A25529" w:rsidRDefault="00FB29D8">
      <w:pPr>
        <w:pStyle w:val="pxs"/>
        <w:spacing w:before="180"/>
        <w:rPr>
          <w:rPrChange w:id="6144" w:author="Cara Cardinale" w:date="2025-03-04T10:36:00Z">
            <w:rPr>
              <w:sz w:val="27"/>
            </w:rPr>
          </w:rPrChange>
        </w:rPr>
      </w:pPr>
      <w:r w:rsidRPr="00A25529">
        <w:rPr>
          <w:rPrChange w:id="6145" w:author="Cara Cardinale" w:date="2025-03-04T10:36:00Z">
            <w:rPr>
              <w:sz w:val="27"/>
            </w:rPr>
          </w:rPrChange>
        </w:rPr>
        <w:t>30:203. Certificate of merger of domestic corporations</w:t>
      </w:r>
    </w:p>
    <w:p w14:paraId="0F89BE52" w14:textId="77777777" w:rsidR="00FB29D8" w:rsidRPr="00A25529" w:rsidRDefault="00FB29D8">
      <w:pPr>
        <w:pStyle w:val="pxov"/>
        <w:rPr>
          <w:vanish/>
        </w:rPr>
      </w:pPr>
      <w:r w:rsidRPr="00A25529">
        <w:rPr>
          <w:vanish/>
        </w:rPr>
        <w:t>FMS</w:t>
      </w:r>
    </w:p>
    <w:p w14:paraId="3256FF72" w14:textId="77777777" w:rsidR="00FB29D8" w:rsidRPr="00A25529" w:rsidRDefault="00FB29D8">
      <w:pPr>
        <w:pStyle w:val="pxov"/>
        <w:rPr>
          <w:vanish/>
        </w:rPr>
      </w:pPr>
      <w:r w:rsidRPr="00A25529">
        <w:rPr>
          <w:vanish/>
        </w:rPr>
        <w:t>COL</w:t>
      </w:r>
    </w:p>
    <w:p w14:paraId="4E927FF8" w14:textId="77777777" w:rsidR="00FB29D8" w:rsidRPr="00A25529" w:rsidRDefault="00FB29D8">
      <w:pPr>
        <w:pStyle w:val="pxov"/>
        <w:rPr>
          <w:vanish/>
        </w:rPr>
      </w:pPr>
      <w:r w:rsidRPr="00A25529">
        <w:rPr>
          <w:vanish/>
        </w:rPr>
        <w:t>NFP</w:t>
      </w:r>
    </w:p>
    <w:p w14:paraId="654438D7" w14:textId="77777777" w:rsidR="00FB29D8" w:rsidRPr="00A25529" w:rsidRDefault="00FB29D8">
      <w:pPr>
        <w:pStyle w:val="pxov"/>
        <w:rPr>
          <w:vanish/>
        </w:rPr>
      </w:pPr>
      <w:r w:rsidRPr="00A25529">
        <w:rPr>
          <w:vanish/>
        </w:rPr>
        <w:t>MRG</w:t>
      </w:r>
    </w:p>
    <w:p w14:paraId="05457197" w14:textId="77777777" w:rsidR="00FB29D8" w:rsidRPr="00A25529" w:rsidRDefault="00FB29D8">
      <w:pPr>
        <w:pStyle w:val="pxov"/>
        <w:rPr>
          <w:vanish/>
        </w:rPr>
      </w:pPr>
      <w:r w:rsidRPr="00A25529">
        <w:rPr>
          <w:vanish/>
        </w:rPr>
        <w:t>FCV</w:t>
      </w:r>
    </w:p>
    <w:p w14:paraId="54236D65" w14:textId="77777777" w:rsidR="00FB29D8" w:rsidRPr="00A25529" w:rsidRDefault="00FB29D8">
      <w:pPr>
        <w:pStyle w:val="pxov"/>
        <w:rPr>
          <w:vanish/>
        </w:rPr>
      </w:pPr>
      <w:r w:rsidRPr="00A25529">
        <w:rPr>
          <w:vanish/>
        </w:rPr>
        <w:t>FTR</w:t>
      </w:r>
    </w:p>
    <w:p w14:paraId="6E2896BA" w14:textId="77777777" w:rsidR="00FB29D8" w:rsidRPr="00A25529" w:rsidRDefault="00FB29D8">
      <w:pPr>
        <w:pStyle w:val="pxov"/>
        <w:rPr>
          <w:vanish/>
        </w:rPr>
      </w:pPr>
      <w:r w:rsidRPr="00A25529">
        <w:rPr>
          <w:vanish/>
        </w:rPr>
        <w:t>EBL</w:t>
      </w:r>
    </w:p>
    <w:p w14:paraId="262B5203" w14:textId="77777777" w:rsidR="00FB29D8" w:rsidRPr="00A25529" w:rsidRDefault="00FB29D8">
      <w:pPr>
        <w:pStyle w:val="pxov"/>
        <w:rPr>
          <w:vanish/>
        </w:rPr>
      </w:pPr>
      <w:r w:rsidRPr="00A25529">
        <w:rPr>
          <w:vanish/>
        </w:rPr>
        <w:t>TEM</w:t>
      </w:r>
    </w:p>
    <w:p w14:paraId="66F5FB0E" w14:textId="77777777" w:rsidR="00FB29D8" w:rsidRPr="00A25529" w:rsidRDefault="00FB29D8">
      <w:pPr>
        <w:pStyle w:val="pxov"/>
        <w:rPr>
          <w:vanish/>
        </w:rPr>
      </w:pPr>
      <w:r w:rsidRPr="00A25529">
        <w:rPr>
          <w:vanish/>
        </w:rPr>
        <w:t>MTD</w:t>
      </w:r>
    </w:p>
    <w:p w14:paraId="05AD2A3F"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form.fid="Id56b08e01b6411e684899cfd92da4eb0"</w:instrText>
      </w:r>
      <w:r w:rsidRPr="00A25529">
        <w:fldChar w:fldCharType="end"/>
      </w:r>
    </w:p>
    <w:p w14:paraId="5F3A646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MERGER OF </w:t>
      </w:r>
      <w:r w:rsidRPr="00A25529">
        <w:rPr>
          <w:rStyle w:val="pxfinstr"/>
          <w:i/>
          <w:iCs/>
        </w:rPr>
        <w:t>[NAME OF CORPORATION 1]</w:t>
      </w:r>
      <w:r w:rsidRPr="00A25529">
        <w:t xml:space="preserve"> AND </w:t>
      </w:r>
      <w:r w:rsidRPr="00A25529">
        <w:rPr>
          <w:rStyle w:val="pxfinstr"/>
          <w:i/>
          <w:iCs/>
        </w:rPr>
        <w:t>[NAME OF CORPORATION 2]</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st.ref.id="I00GF7N"</w:instrText>
      </w:r>
      <w:r w:rsidRPr="00A25529">
        <w:rPr>
          <w:rStyle w:val="pxst"/>
        </w:rPr>
        <w:fldChar w:fldCharType="end"/>
      </w:r>
      <w:r w:rsidRPr="00A25529">
        <w:rPr>
          <w:rStyle w:val="pxst"/>
        </w:rPr>
        <w:t>SECTION 904 OF THE N.Y. NOT-FOR-PROFIT CORPORATION LAW</w:t>
      </w:r>
    </w:p>
    <w:p w14:paraId="5E2B12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st.ref.id="I00J8CJ"</w:instrText>
      </w:r>
      <w:r w:rsidRPr="00A25529">
        <w:rPr>
          <w:rStyle w:val="pxst"/>
        </w:rPr>
        <w:fldChar w:fldCharType="end"/>
      </w:r>
      <w:r w:rsidRPr="00A25529">
        <w:rPr>
          <w:rStyle w:val="pxst"/>
        </w:rPr>
        <w:t>Section 904 of the New York Not-for-Profit Corporation Law</w:t>
      </w:r>
      <w:r w:rsidRPr="00A25529">
        <w:t>, the undersigned corporations adopted the following certificate of merger for the purpose of merging them into one corporation:</w:t>
      </w:r>
    </w:p>
    <w:p w14:paraId="357DD3BD" w14:textId="77777777" w:rsidR="00FB29D8" w:rsidRPr="00A25529" w:rsidRDefault="00FB29D8">
      <w:pPr>
        <w:pStyle w:val="pxformfl"/>
        <w:ind w:left="500"/>
      </w:pPr>
      <w:r w:rsidRPr="00A25529">
        <w:t xml:space="preserve"> </w:t>
      </w:r>
    </w:p>
    <w:p w14:paraId="3730BE2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63FB6C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names of the constituent corporations are </w:t>
      </w:r>
      <w:r w:rsidRPr="00A25529">
        <w:rPr>
          <w:rStyle w:val="pxfinstr"/>
          <w:i/>
          <w:iCs/>
        </w:rPr>
        <w:t>[name of corporation 1]</w:t>
      </w:r>
      <w:r w:rsidRPr="00A25529">
        <w:t xml:space="preserve"> and </w:t>
      </w:r>
      <w:r w:rsidRPr="00A25529">
        <w:rPr>
          <w:rStyle w:val="pxfinstr"/>
          <w:i/>
          <w:iCs/>
        </w:rPr>
        <w:t>[name of corporation 2]</w:t>
      </w:r>
      <w:r w:rsidRPr="00A25529">
        <w:t xml:space="preserve">. </w:t>
      </w:r>
      <w:r w:rsidRPr="00A25529">
        <w:rPr>
          <w:rStyle w:val="pxfinstr"/>
          <w:i/>
          <w:iCs/>
        </w:rPr>
        <w:t>[OPTIONAL: [Name of corporation 1] was originally formed under the name [name of corporation 1 at formation].]</w:t>
      </w:r>
      <w:r w:rsidRPr="00A25529">
        <w:t xml:space="preserve"> </w:t>
      </w:r>
      <w:r w:rsidRPr="00A25529">
        <w:rPr>
          <w:rStyle w:val="pxfinstr"/>
          <w:i/>
          <w:iCs/>
        </w:rPr>
        <w:t>[OPTIONAL: [Name of corporation 2] was originally formed under the name [name of corporation 2 at formation].]</w:t>
      </w:r>
    </w:p>
    <w:p w14:paraId="3F6C39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name of the surviving corporation is </w:t>
      </w:r>
      <w:r w:rsidRPr="00A25529">
        <w:rPr>
          <w:rStyle w:val="pxfinstr"/>
          <w:i/>
          <w:iCs/>
        </w:rPr>
        <w:t>[name of surviving corporation]</w:t>
      </w:r>
      <w:r w:rsidRPr="00A25529">
        <w:t>.</w:t>
      </w:r>
    </w:p>
    <w:p w14:paraId="35E8135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2339B6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certificate of incorporation of the surviving corporation is amended or changed as follows: </w:t>
      </w:r>
      <w:r w:rsidRPr="00A25529">
        <w:rPr>
          <w:rStyle w:val="pxfinstr"/>
          <w:i/>
          <w:iCs/>
        </w:rPr>
        <w:t>[[Specification of amendments]/[Specification of changes]]</w:t>
      </w:r>
      <w:r w:rsidRPr="00A25529">
        <w:t>.</w:t>
      </w:r>
    </w:p>
    <w:p w14:paraId="7809462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16D5C3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effective date of the merger is </w:t>
      </w:r>
      <w:r w:rsidRPr="00A25529">
        <w:rPr>
          <w:rStyle w:val="pxfinstr"/>
          <w:i/>
          <w:iCs/>
        </w:rPr>
        <w:t>[effective date of merger]</w:t>
      </w:r>
      <w:r w:rsidRPr="00A25529">
        <w:t>.</w:t>
      </w:r>
    </w:p>
    <w:p w14:paraId="21C283D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3E47F3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date when the certificate of incorporation of </w:t>
      </w:r>
      <w:r w:rsidRPr="00A25529">
        <w:rPr>
          <w:rStyle w:val="pxfinstr"/>
          <w:i/>
          <w:iCs/>
        </w:rPr>
        <w:t>[name of corporation 1]</w:t>
      </w:r>
      <w:r w:rsidRPr="00A25529">
        <w:t xml:space="preserve"> was filed by the Department of State is </w:t>
      </w:r>
      <w:r w:rsidRPr="00A25529">
        <w:rPr>
          <w:rStyle w:val="pxfinstr"/>
          <w:i/>
          <w:iCs/>
        </w:rPr>
        <w:t>[date of filing]</w:t>
      </w:r>
      <w:r w:rsidRPr="00A25529">
        <w:t xml:space="preserve">. The date when the certificate of incorporation of </w:t>
      </w:r>
      <w:r w:rsidRPr="00A25529">
        <w:rPr>
          <w:rStyle w:val="pxfinstr"/>
          <w:i/>
          <w:iCs/>
        </w:rPr>
        <w:t>[name of corporation 2]</w:t>
      </w:r>
      <w:r w:rsidRPr="00A25529">
        <w:t xml:space="preserve"> was filed by the Department of State is </w:t>
      </w:r>
      <w:r w:rsidRPr="00A25529">
        <w:rPr>
          <w:rStyle w:val="pxfinstr"/>
          <w:i/>
          <w:iCs/>
        </w:rPr>
        <w:t>[date of filing]</w:t>
      </w:r>
      <w:r w:rsidRPr="00A25529">
        <w:t>.</w:t>
      </w:r>
    </w:p>
    <w:p w14:paraId="6956F6A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 </w:t>
      </w:r>
    </w:p>
    <w:p w14:paraId="484273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merger of </w:t>
      </w:r>
      <w:r w:rsidRPr="00A25529">
        <w:rPr>
          <w:rStyle w:val="pxfinstr"/>
          <w:i/>
          <w:iCs/>
        </w:rPr>
        <w:t>[name of corporation 1]</w:t>
      </w:r>
      <w:r w:rsidRPr="00A25529">
        <w:t xml:space="preserve"> and </w:t>
      </w:r>
      <w:r w:rsidRPr="00A25529">
        <w:rPr>
          <w:rStyle w:val="pxfinstr"/>
          <w:i/>
          <w:iCs/>
        </w:rPr>
        <w:t>[name of corporation 2]</w:t>
      </w:r>
      <w:r w:rsidRPr="00A25529">
        <w:t xml:space="preserve"> was authorized with respect to </w:t>
      </w:r>
      <w:r w:rsidRPr="00A25529">
        <w:rPr>
          <w:rStyle w:val="pxfinstr"/>
          <w:i/>
          <w:iCs/>
        </w:rPr>
        <w:t>[name of corporation 1]</w:t>
      </w:r>
      <w:r w:rsidRPr="00A25529">
        <w:t xml:space="preserve"> by </w:t>
      </w:r>
      <w:r w:rsidRPr="00A25529">
        <w:rPr>
          <w:rStyle w:val="pxfinstr"/>
          <w:i/>
          <w:iCs/>
        </w:rPr>
        <w:t>[specification of manner of authorization]</w:t>
      </w:r>
      <w:r w:rsidRPr="00A25529">
        <w:t>.</w:t>
      </w:r>
    </w:p>
    <w:p w14:paraId="38591D6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 </w:t>
      </w:r>
    </w:p>
    <w:p w14:paraId="4DCAD9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merger of </w:t>
      </w:r>
      <w:r w:rsidRPr="00A25529">
        <w:rPr>
          <w:rStyle w:val="pxfinstr"/>
          <w:i/>
          <w:iCs/>
        </w:rPr>
        <w:t>[name of corporation 2]</w:t>
      </w:r>
      <w:r w:rsidRPr="00A25529">
        <w:t xml:space="preserve"> and </w:t>
      </w:r>
      <w:r w:rsidRPr="00A25529">
        <w:rPr>
          <w:rStyle w:val="pxfinstr"/>
          <w:i/>
          <w:iCs/>
        </w:rPr>
        <w:t>[name of corporation 1]</w:t>
      </w:r>
      <w:r w:rsidRPr="00A25529">
        <w:t xml:space="preserve"> was authorized with respect to </w:t>
      </w:r>
      <w:r w:rsidRPr="00A25529">
        <w:rPr>
          <w:rStyle w:val="pxfinstr"/>
          <w:i/>
          <w:iCs/>
        </w:rPr>
        <w:t>[name of corporation 2]</w:t>
      </w:r>
      <w:r w:rsidRPr="00A25529">
        <w:t xml:space="preserve"> by </w:t>
      </w:r>
      <w:r w:rsidRPr="00A25529">
        <w:rPr>
          <w:rStyle w:val="pxfinstr"/>
          <w:i/>
          <w:iCs/>
        </w:rPr>
        <w:t>[specification of manner of authorization]</w:t>
      </w:r>
      <w:r w:rsidRPr="00A25529">
        <w:t>.</w:t>
      </w:r>
    </w:p>
    <w:p w14:paraId="7A17588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CACF1E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merger]</w:t>
      </w:r>
    </w:p>
    <w:p w14:paraId="41CA606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1]</w:t>
      </w:r>
    </w:p>
    <w:p w14:paraId="0BE2002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782CA7BD"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42BFA1D"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1]</w:t>
      </w:r>
    </w:p>
    <w:p w14:paraId="06271F81"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25F039BC"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BE398AC"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3564BAE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74620CA5"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1]</w:t>
      </w:r>
    </w:p>
    <w:p w14:paraId="708C1E02"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1]</w:t>
      </w:r>
    </w:p>
    <w:p w14:paraId="4A682D89"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2]</w:t>
      </w:r>
    </w:p>
    <w:p w14:paraId="19A7AF86"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5105577C"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54FA058A"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2]</w:t>
      </w:r>
    </w:p>
    <w:p w14:paraId="16B362A4"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7ADBE971"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61979946"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0FDFEAC6"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1C3E6754" w14:textId="77777777" w:rsidR="00FB29D8" w:rsidRPr="00A25529" w:rsidRDefault="00FB29D8">
      <w:pPr>
        <w:pStyle w:val="pxformattach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2]</w:t>
      </w:r>
    </w:p>
    <w:p w14:paraId="210EBA3D"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2]</w:t>
      </w:r>
    </w:p>
    <w:p w14:paraId="4D0B7CE4" w14:textId="77777777" w:rsidR="00FB29D8" w:rsidRPr="00A25529" w:rsidRDefault="00FB29D8">
      <w:pPr>
        <w:pStyle w:val="pxformnotes"/>
        <w:jc w:val="center"/>
        <w:rPr>
          <w:sz w:val="24"/>
          <w:szCs w:val="24"/>
        </w:rPr>
      </w:pPr>
      <w:r w:rsidRPr="00A25529">
        <w:rPr>
          <w:rStyle w:val="pxvis"/>
          <w:rFonts w:cs="Arial"/>
          <w:bCs/>
          <w:sz w:val="24"/>
          <w:szCs w:val="24"/>
          <w:rPrChange w:id="6146" w:author="Cara Cardinale" w:date="2025-03-04T10:36:00Z">
            <w:rPr>
              <w:rStyle w:val="pxvis"/>
              <w:rFonts w:cs="Arial"/>
              <w:bCs/>
              <w:szCs w:val="24"/>
            </w:rPr>
          </w:rPrChange>
        </w:rPr>
        <w:t>Notes to Form</w:t>
      </w:r>
    </w:p>
    <w:p w14:paraId="4CC322A6" w14:textId="77777777" w:rsidR="00FB29D8" w:rsidRPr="00A25529" w:rsidRDefault="00FB29D8">
      <w:pPr>
        <w:pStyle w:val="pxformnotes"/>
        <w:rPr>
          <w:sz w:val="24"/>
          <w:szCs w:val="24"/>
        </w:rPr>
      </w:pPr>
    </w:p>
    <w:p w14:paraId="751522C0" w14:textId="77777777" w:rsidR="00FB29D8" w:rsidRPr="00A25529" w:rsidRDefault="00FB29D8">
      <w:pPr>
        <w:pStyle w:val="pxformnote"/>
        <w:spacing w:before="180"/>
      </w:pPr>
      <w:del w:id="6147" w:author="Cara Cardinale" w:date="2025-01-14T20:47:00Z">
        <w:r w:rsidRPr="00A25529" w:rsidDel="00CF1278">
          <w:delText>Drafter's Note</w:delText>
        </w:r>
      </w:del>
      <w:r w:rsidRPr="00A25529">
        <w:t xml:space="preserve"> </w:t>
      </w:r>
    </w:p>
    <w:p w14:paraId="46E327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The optional clause is to be used if the name of any constituent corporation has been changed.</w:t>
      </w:r>
    </w:p>
    <w:p w14:paraId="137E57AF" w14:textId="77777777" w:rsidR="00FB29D8" w:rsidRPr="00A25529" w:rsidRDefault="00FB29D8">
      <w:pPr>
        <w:pStyle w:val="pxformrr"/>
        <w:rPr>
          <w:sz w:val="24"/>
          <w:szCs w:val="24"/>
        </w:rPr>
      </w:pPr>
      <w:r w:rsidRPr="00A25529">
        <w:rPr>
          <w:rStyle w:val="pxvis"/>
          <w:rFonts w:cs="Arial"/>
          <w:bCs/>
          <w:sz w:val="50"/>
          <w:rPrChange w:id="6148" w:author="Cara Cardinale" w:date="2025-03-04T10:36:00Z">
            <w:rPr>
              <w:rStyle w:val="pxvis"/>
              <w:rFonts w:cs="Arial"/>
              <w:bCs/>
            </w:rPr>
          </w:rPrChange>
        </w:rPr>
        <w:t>Research References</w:t>
      </w:r>
    </w:p>
    <w:p w14:paraId="70F67FB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tk.ref.id="I007ZYN"</w:instrText>
      </w:r>
      <w:r w:rsidRPr="00A25529">
        <w:rPr>
          <w:rStyle w:val="pxtk"/>
        </w:rPr>
        <w:fldChar w:fldCharType="end"/>
      </w:r>
      <w:r w:rsidRPr="00A25529">
        <w:rPr>
          <w:rStyle w:val="pxtk"/>
        </w:rPr>
        <w:t>West's Key Number Digest, Corporations and Business Organizations &amp;key;3470 to 3479</w:t>
      </w:r>
    </w:p>
    <w:p w14:paraId="3B8F1AC0" w14:textId="77777777" w:rsidR="00FB29D8" w:rsidRPr="00A25529" w:rsidRDefault="00FB29D8">
      <w:pPr>
        <w:pStyle w:val="pxs"/>
        <w:spacing w:before="180"/>
        <w:rPr>
          <w:rPrChange w:id="6149" w:author="Cara Cardinale" w:date="2025-03-04T10:36:00Z">
            <w:rPr>
              <w:sz w:val="27"/>
            </w:rPr>
          </w:rPrChange>
        </w:rPr>
      </w:pPr>
      <w:r w:rsidRPr="00A25529">
        <w:rPr>
          <w:rPrChange w:id="6150" w:author="Cara Cardinale" w:date="2025-03-04T10:36:00Z">
            <w:rPr>
              <w:sz w:val="27"/>
            </w:rPr>
          </w:rPrChange>
        </w:rPr>
        <w:t>30:204. Cover sheet for certificate of merger</w:t>
      </w:r>
      <w:r w:rsidRPr="00A25529">
        <w:rPr>
          <w:rStyle w:val="pxsep"/>
        </w:rPr>
        <w:t xml:space="preserve">-- </w:t>
      </w:r>
      <w:r w:rsidRPr="00A25529">
        <w:rPr>
          <w:rPrChange w:id="6151" w:author="Cara Cardinale" w:date="2025-03-04T10:36:00Z">
            <w:rPr>
              <w:sz w:val="27"/>
            </w:rPr>
          </w:rPrChange>
        </w:rPr>
        <w:t>Official form</w:t>
      </w:r>
    </w:p>
    <w:p w14:paraId="7C020E4A" w14:textId="77777777" w:rsidR="00FB29D8" w:rsidRPr="00A25529" w:rsidRDefault="00FB29D8">
      <w:pPr>
        <w:pStyle w:val="pxov"/>
        <w:rPr>
          <w:vanish/>
        </w:rPr>
      </w:pPr>
      <w:r w:rsidRPr="00A25529">
        <w:rPr>
          <w:vanish/>
        </w:rPr>
        <w:t>COL</w:t>
      </w:r>
    </w:p>
    <w:p w14:paraId="75EB2537" w14:textId="77777777" w:rsidR="00FB29D8" w:rsidRPr="00A25529" w:rsidRDefault="00FB29D8">
      <w:pPr>
        <w:pStyle w:val="pxov"/>
        <w:rPr>
          <w:vanish/>
        </w:rPr>
      </w:pPr>
      <w:r w:rsidRPr="00A25529">
        <w:rPr>
          <w:vanish/>
        </w:rPr>
        <w:t>NFP</w:t>
      </w:r>
    </w:p>
    <w:p w14:paraId="58FFA464" w14:textId="77777777" w:rsidR="00FB29D8" w:rsidRPr="00A25529" w:rsidRDefault="00FB29D8">
      <w:pPr>
        <w:pStyle w:val="pxov"/>
        <w:rPr>
          <w:vanish/>
        </w:rPr>
      </w:pPr>
      <w:r w:rsidRPr="00A25529">
        <w:rPr>
          <w:vanish/>
        </w:rPr>
        <w:t>MRG</w:t>
      </w:r>
    </w:p>
    <w:p w14:paraId="62528271" w14:textId="77777777" w:rsidR="00FB29D8" w:rsidRPr="00A25529" w:rsidRDefault="00FB29D8">
      <w:pPr>
        <w:pStyle w:val="pxov"/>
        <w:rPr>
          <w:vanish/>
        </w:rPr>
      </w:pPr>
      <w:r w:rsidRPr="00A25529">
        <w:rPr>
          <w:vanish/>
        </w:rPr>
        <w:t>FCV</w:t>
      </w:r>
    </w:p>
    <w:p w14:paraId="12631B65" w14:textId="77777777" w:rsidR="00FB29D8" w:rsidRPr="00A25529" w:rsidRDefault="00FB29D8">
      <w:pPr>
        <w:pStyle w:val="pxov"/>
        <w:rPr>
          <w:vanish/>
        </w:rPr>
      </w:pPr>
      <w:r w:rsidRPr="00A25529">
        <w:rPr>
          <w:vanish/>
        </w:rPr>
        <w:t>FTR</w:t>
      </w:r>
    </w:p>
    <w:p w14:paraId="7F1EAC35" w14:textId="77777777" w:rsidR="00FB29D8" w:rsidRPr="00A25529" w:rsidRDefault="00FB29D8">
      <w:pPr>
        <w:pStyle w:val="pxov"/>
        <w:rPr>
          <w:vanish/>
        </w:rPr>
      </w:pPr>
      <w:r w:rsidRPr="00A25529">
        <w:rPr>
          <w:vanish/>
        </w:rPr>
        <w:t>EFM</w:t>
      </w:r>
    </w:p>
    <w:p w14:paraId="56C16823" w14:textId="77777777" w:rsidR="00FB29D8" w:rsidRPr="00A25529" w:rsidRDefault="00FB29D8">
      <w:pPr>
        <w:pStyle w:val="pxov"/>
        <w:rPr>
          <w:vanish/>
        </w:rPr>
      </w:pPr>
      <w:r w:rsidRPr="00A25529">
        <w:rPr>
          <w:vanish/>
        </w:rPr>
        <w:t>EBL</w:t>
      </w:r>
    </w:p>
    <w:p w14:paraId="54C4DC5B" w14:textId="77777777" w:rsidR="00FB29D8" w:rsidRPr="00A25529" w:rsidRDefault="00FB29D8">
      <w:pPr>
        <w:pStyle w:val="pxov"/>
        <w:rPr>
          <w:vanish/>
        </w:rPr>
      </w:pPr>
      <w:r w:rsidRPr="00A25529">
        <w:rPr>
          <w:vanish/>
        </w:rPr>
        <w:t>TEM</w:t>
      </w:r>
    </w:p>
    <w:p w14:paraId="1F468081" w14:textId="77777777" w:rsidR="00FB29D8" w:rsidRPr="00A25529" w:rsidRDefault="00FB29D8">
      <w:pPr>
        <w:pStyle w:val="pxov"/>
        <w:rPr>
          <w:vanish/>
        </w:rPr>
      </w:pPr>
      <w:r w:rsidRPr="00A25529">
        <w:rPr>
          <w:vanish/>
        </w:rPr>
        <w:t>MTD</w:t>
      </w:r>
    </w:p>
    <w:p w14:paraId="6EBC887D"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form.fid="Id56b57001b6411e684899cfd92da4eb0"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ib.ct.id="f2fd26a0b92511efa75bc0a5c2da1858|216|30:204"</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im.id="I06HIUC"</w:instrText>
      </w:r>
      <w:r w:rsidRPr="00A25529">
        <w:fldChar w:fldCharType="end"/>
      </w:r>
    </w:p>
    <w:p w14:paraId="51CD030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im.id="I06GE6T"</w:instrText>
      </w:r>
      <w:r w:rsidRPr="00A25529">
        <w:fldChar w:fldCharType="end"/>
      </w:r>
      <w:r w:rsidRPr="00A25529">
        <w:fldChar w:fldCharType="begin"/>
      </w:r>
      <w:r w:rsidRPr="00A25529">
        <w:instrText>im.suppress.online="yes"</w:instrText>
      </w:r>
      <w:r w:rsidRPr="00A25529">
        <w:fldChar w:fldCharType="end"/>
      </w:r>
    </w:p>
    <w:p w14:paraId="40F9A7F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#I06GE6T goes here</w:t>
      </w:r>
    </w:p>
    <w:p w14:paraId="44AD7DB4" w14:textId="77777777" w:rsidR="00FB29D8" w:rsidRPr="00A25529" w:rsidRDefault="00FB29D8">
      <w:pPr>
        <w:pStyle w:val="pxformnotes"/>
        <w:jc w:val="center"/>
        <w:rPr>
          <w:sz w:val="24"/>
          <w:szCs w:val="24"/>
        </w:rPr>
      </w:pPr>
      <w:r w:rsidRPr="00A25529">
        <w:rPr>
          <w:rStyle w:val="pxvis"/>
          <w:rFonts w:cs="Arial"/>
          <w:bCs/>
          <w:sz w:val="50"/>
          <w:rPrChange w:id="6152" w:author="Cara Cardinale" w:date="2025-03-04T10:36:00Z">
            <w:rPr>
              <w:rStyle w:val="pxvis"/>
              <w:rFonts w:cs="Arial"/>
              <w:bCs/>
            </w:rPr>
          </w:rPrChange>
        </w:rPr>
        <w:t>Notes to Form</w:t>
      </w:r>
    </w:p>
    <w:p w14:paraId="4EBC4D76" w14:textId="77777777" w:rsidR="00FB29D8" w:rsidRPr="00A25529" w:rsidRDefault="00FB29D8">
      <w:pPr>
        <w:pStyle w:val="pxformnotes"/>
        <w:rPr>
          <w:sz w:val="24"/>
          <w:szCs w:val="24"/>
        </w:rPr>
      </w:pPr>
    </w:p>
    <w:p w14:paraId="28F4975D" w14:textId="77777777" w:rsidR="00FB29D8" w:rsidRPr="00A25529" w:rsidRDefault="00FB29D8">
      <w:pPr>
        <w:pStyle w:val="pxformnote"/>
        <w:spacing w:before="180"/>
      </w:pPr>
      <w:del w:id="6153" w:author="Cara Cardinale" w:date="2025-01-14T20:47:00Z">
        <w:r w:rsidRPr="00A25529" w:rsidDel="00CF1278">
          <w:delText>Drafter's Note</w:delText>
        </w:r>
      </w:del>
      <w:r w:rsidRPr="00A25529">
        <w:t xml:space="preserve"> </w:t>
      </w:r>
    </w:p>
    <w:p w14:paraId="4A5F89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p.ct.id="f2fd26a0b92511efa75bc0a5c2da1858|216|30:204"</w:instrText>
      </w:r>
      <w:r w:rsidRPr="00A25529">
        <w:fldChar w:fldCharType="end"/>
      </w:r>
      <w:r w:rsidRPr="00A25529">
        <w:t xml:space="preserve">The above form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url.ref.id="I007ZYP"</w:instrText>
      </w:r>
      <w:r w:rsidRPr="00A25529">
        <w:rPr>
          <w:rStyle w:val="pxurl"/>
        </w:rPr>
        <w:fldChar w:fldCharType="end"/>
      </w:r>
      <w:r w:rsidRPr="00A25529">
        <w:rPr>
          <w:rStyle w:val="pxurl"/>
        </w:rPr>
        <w:t>http://www.dos.ny.gov</w:t>
      </w:r>
      <w:r w:rsidRPr="00A25529">
        <w:t>, and is reprinted here for illustrative purposes.</w:t>
      </w:r>
    </w:p>
    <w:p w14:paraId="4E198F63" w14:textId="77777777" w:rsidR="00FB29D8" w:rsidRPr="00A25529" w:rsidRDefault="00FB29D8">
      <w:pPr>
        <w:pStyle w:val="pxformrr"/>
        <w:rPr>
          <w:sz w:val="24"/>
          <w:szCs w:val="24"/>
        </w:rPr>
      </w:pPr>
      <w:r w:rsidRPr="00A25529">
        <w:rPr>
          <w:rStyle w:val="pxvis"/>
          <w:rFonts w:cs="Arial"/>
          <w:bCs/>
          <w:sz w:val="50"/>
          <w:rPrChange w:id="6154" w:author="Cara Cardinale" w:date="2025-03-04T10:36:00Z">
            <w:rPr>
              <w:rStyle w:val="pxvis"/>
              <w:rFonts w:cs="Arial"/>
              <w:bCs/>
            </w:rPr>
          </w:rPrChange>
        </w:rPr>
        <w:t>Research References</w:t>
      </w:r>
    </w:p>
    <w:p w14:paraId="459EB6B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tk.ref.id="I00AT3L"</w:instrText>
      </w:r>
      <w:r w:rsidRPr="00A25529">
        <w:rPr>
          <w:rStyle w:val="pxtk"/>
        </w:rPr>
        <w:fldChar w:fldCharType="end"/>
      </w:r>
      <w:r w:rsidRPr="00A25529">
        <w:rPr>
          <w:rStyle w:val="pxtk"/>
        </w:rPr>
        <w:t>West's Key Number Digest, Corporations and Business Organizations &amp;key;3470 to 3479</w:t>
      </w:r>
    </w:p>
    <w:p w14:paraId="74D5281B" w14:textId="77777777" w:rsidR="00FB29D8" w:rsidRPr="00A25529" w:rsidRDefault="00FB29D8">
      <w:pPr>
        <w:pStyle w:val="pxd"/>
        <w:spacing w:before="180"/>
      </w:pPr>
      <w:r w:rsidRPr="00A25529">
        <w:t>7. Dissolution</w:t>
      </w:r>
    </w:p>
    <w:p w14:paraId="30707D89" w14:textId="77777777" w:rsidR="00FB29D8" w:rsidRPr="00A25529" w:rsidRDefault="00FB29D8">
      <w:pPr>
        <w:pStyle w:val="pxs"/>
        <w:spacing w:before="180"/>
        <w:rPr>
          <w:rPrChange w:id="6155" w:author="Cara Cardinale" w:date="2025-03-04T10:36:00Z">
            <w:rPr>
              <w:sz w:val="27"/>
            </w:rPr>
          </w:rPrChange>
        </w:rPr>
      </w:pPr>
      <w:r w:rsidRPr="00A25529">
        <w:rPr>
          <w:rPrChange w:id="6156" w:author="Cara Cardinale" w:date="2025-03-04T10:36:00Z">
            <w:rPr>
              <w:sz w:val="27"/>
            </w:rPr>
          </w:rPrChange>
        </w:rPr>
        <w:t>30:205. Directors' resolution recommending dissolution</w:t>
      </w:r>
    </w:p>
    <w:p w14:paraId="668CAFA2" w14:textId="77777777" w:rsidR="00FB29D8" w:rsidRPr="00A25529" w:rsidRDefault="00FB29D8">
      <w:pPr>
        <w:pStyle w:val="pxov"/>
        <w:rPr>
          <w:vanish/>
        </w:rPr>
      </w:pPr>
      <w:r w:rsidRPr="00A25529">
        <w:rPr>
          <w:vanish/>
        </w:rPr>
        <w:t>FMS</w:t>
      </w:r>
    </w:p>
    <w:p w14:paraId="3E3AC2E7" w14:textId="77777777" w:rsidR="00FB29D8" w:rsidRPr="00A25529" w:rsidRDefault="00FB29D8">
      <w:pPr>
        <w:pStyle w:val="pxov"/>
        <w:rPr>
          <w:vanish/>
        </w:rPr>
      </w:pPr>
      <w:r w:rsidRPr="00A25529">
        <w:rPr>
          <w:vanish/>
        </w:rPr>
        <w:t>NFP</w:t>
      </w:r>
    </w:p>
    <w:p w14:paraId="6F53E4B8" w14:textId="77777777" w:rsidR="00FB29D8" w:rsidRPr="00A25529" w:rsidRDefault="00FB29D8">
      <w:pPr>
        <w:pStyle w:val="pxov"/>
        <w:rPr>
          <w:vanish/>
        </w:rPr>
      </w:pPr>
      <w:r w:rsidRPr="00A25529">
        <w:rPr>
          <w:vanish/>
        </w:rPr>
        <w:t>COL</w:t>
      </w:r>
    </w:p>
    <w:p w14:paraId="007A47A8" w14:textId="77777777" w:rsidR="00FB29D8" w:rsidRPr="00A25529" w:rsidRDefault="00FB29D8">
      <w:pPr>
        <w:pStyle w:val="pxov"/>
        <w:rPr>
          <w:vanish/>
        </w:rPr>
      </w:pPr>
      <w:r w:rsidRPr="00A25529">
        <w:rPr>
          <w:vanish/>
        </w:rPr>
        <w:t>REO</w:t>
      </w:r>
    </w:p>
    <w:p w14:paraId="6E1B9F37" w14:textId="77777777" w:rsidR="00FB29D8" w:rsidRPr="00A25529" w:rsidRDefault="00FB29D8">
      <w:pPr>
        <w:pStyle w:val="pxov"/>
        <w:rPr>
          <w:vanish/>
        </w:rPr>
      </w:pPr>
      <w:r w:rsidRPr="00A25529">
        <w:rPr>
          <w:vanish/>
        </w:rPr>
        <w:t>FCV</w:t>
      </w:r>
    </w:p>
    <w:p w14:paraId="34B8011C" w14:textId="77777777" w:rsidR="00FB29D8" w:rsidRPr="00A25529" w:rsidRDefault="00FB29D8">
      <w:pPr>
        <w:pStyle w:val="pxov"/>
        <w:rPr>
          <w:vanish/>
        </w:rPr>
      </w:pPr>
      <w:r w:rsidRPr="00A25529">
        <w:rPr>
          <w:vanish/>
        </w:rPr>
        <w:t>FTR</w:t>
      </w:r>
    </w:p>
    <w:p w14:paraId="120F656B" w14:textId="77777777" w:rsidR="00FB29D8" w:rsidRPr="00A25529" w:rsidRDefault="00FB29D8">
      <w:pPr>
        <w:pStyle w:val="pxov"/>
        <w:rPr>
          <w:vanish/>
        </w:rPr>
      </w:pPr>
      <w:r w:rsidRPr="00A25529">
        <w:rPr>
          <w:vanish/>
        </w:rPr>
        <w:t>EBL</w:t>
      </w:r>
    </w:p>
    <w:p w14:paraId="73B26FF7" w14:textId="77777777" w:rsidR="00FB29D8" w:rsidRPr="00A25529" w:rsidRDefault="00FB29D8">
      <w:pPr>
        <w:pStyle w:val="pxov"/>
        <w:rPr>
          <w:vanish/>
        </w:rPr>
      </w:pPr>
      <w:r w:rsidRPr="00A25529">
        <w:rPr>
          <w:vanish/>
        </w:rPr>
        <w:t>TEM</w:t>
      </w:r>
    </w:p>
    <w:p w14:paraId="1F7E5C7B" w14:textId="77777777" w:rsidR="00FB29D8" w:rsidRPr="00A25529" w:rsidRDefault="00FB29D8">
      <w:pPr>
        <w:pStyle w:val="pxov"/>
        <w:rPr>
          <w:vanish/>
        </w:rPr>
      </w:pPr>
      <w:r w:rsidRPr="00A25529">
        <w:rPr>
          <w:vanish/>
        </w:rPr>
        <w:t>MTD</w:t>
      </w:r>
    </w:p>
    <w:p w14:paraId="4DAE97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form.fid="Id56c1a501b6411e684899cfd92da4eb0"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Whereas, in the opinion of the board of directors, it is deemed to be in the best interests of this corporation that the corporation be dissolved;</w:t>
      </w:r>
    </w:p>
    <w:p w14:paraId="3DE3BD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Therefore, be it resolved, that the board of directors of this corporation recommend that the corporation be dissolved; and</w:t>
      </w:r>
    </w:p>
    <w:p w14:paraId="64E23F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Resolved further, that the officers and directors of this corporation submit to a vote at the </w:t>
      </w:r>
      <w:r w:rsidRPr="00A25529">
        <w:rPr>
          <w:rStyle w:val="pxfinstr"/>
          <w:i/>
          <w:iCs/>
        </w:rPr>
        <w:t>[annual/special]</w:t>
      </w:r>
      <w:r w:rsidRPr="00A25529">
        <w:t xml:space="preserve"> meeting of the members the adoption of this resolution. Such meeting of the members shall be held at </w:t>
      </w:r>
      <w:r w:rsidRPr="00A25529">
        <w:rPr>
          <w:rStyle w:val="pxfinstr"/>
          <w:i/>
          <w:iCs/>
        </w:rPr>
        <w:t>[location of meeting]</w:t>
      </w:r>
      <w:r w:rsidRPr="00A25529">
        <w:t xml:space="preserve">, in the </w:t>
      </w:r>
      <w:r w:rsidRPr="00A25529">
        <w:rPr>
          <w:rStyle w:val="pxfinstr"/>
          <w:i/>
          <w:iCs/>
        </w:rPr>
        <w:t>[name of city]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w:t>
      </w:r>
    </w:p>
    <w:p w14:paraId="569E0254" w14:textId="77777777" w:rsidR="00FB29D8" w:rsidRPr="00A25529" w:rsidRDefault="00FB29D8">
      <w:pPr>
        <w:pStyle w:val="pxformnotes"/>
        <w:jc w:val="center"/>
        <w:rPr>
          <w:sz w:val="24"/>
          <w:szCs w:val="24"/>
        </w:rPr>
      </w:pPr>
      <w:r w:rsidRPr="00A25529">
        <w:rPr>
          <w:rStyle w:val="pxvis"/>
          <w:rFonts w:cs="Arial"/>
          <w:bCs/>
          <w:sz w:val="50"/>
          <w:rPrChange w:id="6157" w:author="Cara Cardinale" w:date="2025-03-04T10:36:00Z">
            <w:rPr>
              <w:rStyle w:val="pxvis"/>
              <w:rFonts w:cs="Arial"/>
              <w:bCs/>
            </w:rPr>
          </w:rPrChange>
        </w:rPr>
        <w:t>Notes to Form</w:t>
      </w:r>
    </w:p>
    <w:p w14:paraId="06CC22B7" w14:textId="77777777" w:rsidR="00FB29D8" w:rsidRPr="00A25529" w:rsidRDefault="00FB29D8">
      <w:pPr>
        <w:pStyle w:val="pxformnotes"/>
        <w:rPr>
          <w:sz w:val="24"/>
          <w:szCs w:val="24"/>
        </w:rPr>
      </w:pPr>
    </w:p>
    <w:p w14:paraId="605C83EC" w14:textId="77777777" w:rsidR="00FB29D8" w:rsidRPr="00A25529" w:rsidRDefault="00FB29D8">
      <w:pPr>
        <w:pStyle w:val="pxformnote"/>
        <w:spacing w:before="180"/>
      </w:pPr>
      <w:del w:id="6158" w:author="Cara Cardinale" w:date="2025-01-14T20:47:00Z">
        <w:r w:rsidRPr="00A25529" w:rsidDel="00CF1278">
          <w:delText>Drafter's Note</w:delText>
        </w:r>
      </w:del>
      <w:r w:rsidRPr="00A25529">
        <w:t xml:space="preserve"> </w:t>
      </w:r>
    </w:p>
    <w:p w14:paraId="583DCC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st.ref.id="I00DM8H"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55DA32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st.ref.id="I05Q0K8"</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2ED7B0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st.ref.id="I05LSUW"</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239556CC" w14:textId="77777777" w:rsidR="00FB29D8" w:rsidRPr="00A25529" w:rsidRDefault="00FB29D8">
      <w:pPr>
        <w:pStyle w:val="pxformrr"/>
        <w:rPr>
          <w:sz w:val="24"/>
          <w:szCs w:val="24"/>
        </w:rPr>
      </w:pPr>
      <w:r w:rsidRPr="00A25529">
        <w:rPr>
          <w:rStyle w:val="pxvis"/>
          <w:rFonts w:cs="Arial"/>
          <w:bCs/>
          <w:sz w:val="50"/>
          <w:rPrChange w:id="6159" w:author="Cara Cardinale" w:date="2025-03-04T10:36:00Z">
            <w:rPr>
              <w:rStyle w:val="pxvis"/>
              <w:rFonts w:cs="Arial"/>
              <w:bCs/>
            </w:rPr>
          </w:rPrChange>
        </w:rPr>
        <w:t>Research References</w:t>
      </w:r>
    </w:p>
    <w:p w14:paraId="332F8B6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tk.ref.id="I05HL5K"</w:instrText>
      </w:r>
      <w:r w:rsidRPr="00A25529">
        <w:rPr>
          <w:rStyle w:val="pxtk"/>
        </w:rPr>
        <w:fldChar w:fldCharType="end"/>
      </w:r>
      <w:r w:rsidRPr="00A25529">
        <w:rPr>
          <w:rStyle w:val="pxtk"/>
        </w:rPr>
        <w:t>West's Key Number Digest, Corporations and Business Organizations &amp;key;3390</w:t>
      </w:r>
    </w:p>
    <w:p w14:paraId="4202D5B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tk.ref.id="I05DDG8"</w:instrText>
      </w:r>
      <w:r w:rsidRPr="00A25529">
        <w:rPr>
          <w:rStyle w:val="pxtk"/>
        </w:rPr>
        <w:fldChar w:fldCharType="end"/>
      </w:r>
      <w:r w:rsidRPr="00A25529">
        <w:rPr>
          <w:rStyle w:val="pxtk"/>
        </w:rPr>
        <w:t>West's Key Number Digest, Corporations and Business Organizations &amp;key;3480 et seq.</w:t>
      </w:r>
    </w:p>
    <w:p w14:paraId="01CDA04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rc.ref.id="I00J8IB"</w:instrText>
      </w:r>
      <w:r w:rsidRPr="00A25529">
        <w:rPr>
          <w:rStyle w:val="pxrc"/>
        </w:rPr>
        <w:fldChar w:fldCharType="end"/>
      </w:r>
      <w:r w:rsidRPr="00A25529">
        <w:rPr>
          <w:rStyle w:val="pxrc"/>
        </w:rPr>
        <w:t>Right to assets of voluntarily dissolved lodge or club, 70 A.L.R.4th 897</w:t>
      </w:r>
    </w:p>
    <w:p w14:paraId="488A92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rc.ref.id="I00M1N7"</w:instrText>
      </w:r>
      <w:r w:rsidRPr="00A25529">
        <w:rPr>
          <w:rStyle w:val="pxrc"/>
        </w:rPr>
        <w:fldChar w:fldCharType="end"/>
      </w:r>
      <w:r w:rsidRPr="00A25529">
        <w:rPr>
          <w:rStyle w:val="pxrc"/>
        </w:rPr>
        <w:t>Distribution of funds by nonprofit corporation absent dissolution, 51 A.L.R.3d 1318</w:t>
      </w:r>
    </w:p>
    <w:p w14:paraId="0727948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rc.ref.id="I00OUS3"</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160" w:author="Cara Cardinale" w:date="2025-01-22T12:36:00Z">
        <w:r w:rsidRPr="00A25529" w:rsidDel="00B747E7">
          <w:rPr>
            <w:rStyle w:val="pxrc"/>
          </w:rPr>
          <w:delText>1361 to 1369</w:delText>
        </w:r>
      </w:del>
      <w:ins w:id="6161" w:author="Cara Cardinale" w:date="2025-01-22T12:36:00Z">
        <w:r w:rsidR="00B747E7" w:rsidRPr="00A25529">
          <w:rPr>
            <w:rStyle w:val="pxrc"/>
          </w:rPr>
          <w:t>1328 to 1336</w:t>
        </w:r>
      </w:ins>
    </w:p>
    <w:p w14:paraId="147A3426" w14:textId="77777777" w:rsidR="00FB29D8" w:rsidRPr="00A25529" w:rsidRDefault="00FB29D8">
      <w:pPr>
        <w:pStyle w:val="pxs"/>
        <w:spacing w:before="180"/>
        <w:rPr>
          <w:rPrChange w:id="6162" w:author="Cara Cardinale" w:date="2025-03-04T10:36:00Z">
            <w:rPr>
              <w:sz w:val="27"/>
            </w:rPr>
          </w:rPrChange>
        </w:rPr>
      </w:pPr>
      <w:r w:rsidRPr="00A25529">
        <w:rPr>
          <w:rPrChange w:id="6163" w:author="Cara Cardinale" w:date="2025-03-04T10:36:00Z">
            <w:rPr>
              <w:sz w:val="27"/>
            </w:rPr>
          </w:rPrChange>
        </w:rPr>
        <w:t>30:206. Directors' resolution authorizing and recommending approval of dissolution</w:t>
      </w:r>
    </w:p>
    <w:p w14:paraId="2F2F4A41" w14:textId="77777777" w:rsidR="00FB29D8" w:rsidRPr="00A25529" w:rsidRDefault="00FB29D8">
      <w:pPr>
        <w:pStyle w:val="pxov"/>
        <w:rPr>
          <w:vanish/>
        </w:rPr>
      </w:pPr>
      <w:r w:rsidRPr="00A25529">
        <w:rPr>
          <w:vanish/>
        </w:rPr>
        <w:t>FMS</w:t>
      </w:r>
    </w:p>
    <w:p w14:paraId="44407F26" w14:textId="77777777" w:rsidR="00FB29D8" w:rsidRPr="00A25529" w:rsidRDefault="00FB29D8">
      <w:pPr>
        <w:pStyle w:val="pxov"/>
        <w:rPr>
          <w:vanish/>
        </w:rPr>
      </w:pPr>
      <w:r w:rsidRPr="00A25529">
        <w:rPr>
          <w:vanish/>
        </w:rPr>
        <w:t>NFP</w:t>
      </w:r>
    </w:p>
    <w:p w14:paraId="795A9EFB" w14:textId="77777777" w:rsidR="00FB29D8" w:rsidRPr="00A25529" w:rsidRDefault="00FB29D8">
      <w:pPr>
        <w:pStyle w:val="pxov"/>
        <w:rPr>
          <w:vanish/>
        </w:rPr>
      </w:pPr>
      <w:r w:rsidRPr="00A25529">
        <w:rPr>
          <w:vanish/>
        </w:rPr>
        <w:t>COL</w:t>
      </w:r>
    </w:p>
    <w:p w14:paraId="2491FCA5" w14:textId="77777777" w:rsidR="00FB29D8" w:rsidRPr="00A25529" w:rsidRDefault="00FB29D8">
      <w:pPr>
        <w:pStyle w:val="pxov"/>
        <w:rPr>
          <w:vanish/>
        </w:rPr>
      </w:pPr>
      <w:r w:rsidRPr="00A25529">
        <w:rPr>
          <w:vanish/>
        </w:rPr>
        <w:t>FCV</w:t>
      </w:r>
    </w:p>
    <w:p w14:paraId="0F960A5B" w14:textId="77777777" w:rsidR="00FB29D8" w:rsidRPr="00A25529" w:rsidRDefault="00FB29D8">
      <w:pPr>
        <w:pStyle w:val="pxov"/>
        <w:rPr>
          <w:vanish/>
        </w:rPr>
      </w:pPr>
      <w:r w:rsidRPr="00A25529">
        <w:rPr>
          <w:vanish/>
        </w:rPr>
        <w:t>FTR</w:t>
      </w:r>
    </w:p>
    <w:p w14:paraId="0A17F252" w14:textId="77777777" w:rsidR="00FB29D8" w:rsidRPr="00A25529" w:rsidRDefault="00FB29D8">
      <w:pPr>
        <w:pStyle w:val="pxov"/>
        <w:rPr>
          <w:vanish/>
        </w:rPr>
      </w:pPr>
      <w:r w:rsidRPr="00A25529">
        <w:rPr>
          <w:vanish/>
        </w:rPr>
        <w:t>REO</w:t>
      </w:r>
    </w:p>
    <w:p w14:paraId="53B7DC2D" w14:textId="77777777" w:rsidR="00FB29D8" w:rsidRPr="00A25529" w:rsidRDefault="00FB29D8">
      <w:pPr>
        <w:pStyle w:val="pxov"/>
        <w:rPr>
          <w:vanish/>
        </w:rPr>
      </w:pPr>
      <w:r w:rsidRPr="00A25529">
        <w:rPr>
          <w:vanish/>
        </w:rPr>
        <w:t>EBL</w:t>
      </w:r>
    </w:p>
    <w:p w14:paraId="4F868084" w14:textId="77777777" w:rsidR="00FB29D8" w:rsidRPr="00A25529" w:rsidRDefault="00FB29D8">
      <w:pPr>
        <w:pStyle w:val="pxov"/>
        <w:rPr>
          <w:vanish/>
        </w:rPr>
      </w:pPr>
      <w:r w:rsidRPr="00A25529">
        <w:rPr>
          <w:vanish/>
        </w:rPr>
        <w:t>TEM</w:t>
      </w:r>
    </w:p>
    <w:p w14:paraId="75FD1D71" w14:textId="77777777" w:rsidR="00FB29D8" w:rsidRPr="00A25529" w:rsidRDefault="00FB29D8">
      <w:pPr>
        <w:pStyle w:val="pxov"/>
        <w:rPr>
          <w:vanish/>
        </w:rPr>
      </w:pPr>
      <w:r w:rsidRPr="00A25529">
        <w:rPr>
          <w:vanish/>
        </w:rPr>
        <w:t>MTD</w:t>
      </w:r>
    </w:p>
    <w:p w14:paraId="0A5F81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form.fid="Id56c68701b6411e684899cfd92da4eb0"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 xml:space="preserve">The undersigned, being all the directors of </w:t>
      </w:r>
      <w:r w:rsidRPr="00A25529">
        <w:rPr>
          <w:rStyle w:val="pxfinstr"/>
          <w:i/>
          <w:iCs/>
        </w:rPr>
        <w:t>[name of corporation]</w:t>
      </w:r>
      <w:r w:rsidRPr="00A25529">
        <w:t xml:space="preserve">, do hereby consent, pursuant to </w:t>
      </w:r>
      <w:r w:rsidRPr="00A25529">
        <w:rPr>
          <w:rStyle w:val="pxst"/>
          <w:color w:val="FF0000"/>
          <w:vertAlign w:val="superscript"/>
        </w:rPr>
        <w:t>►</w:t>
      </w:r>
      <w:r w:rsidRPr="00A25529">
        <w:rPr>
          <w:rStyle w:val="pxst"/>
        </w:rPr>
        <w:fldChar w:fldCharType="begin"/>
      </w:r>
      <w:r w:rsidRPr="00A25529">
        <w:rPr>
          <w:rStyle w:val="pxst"/>
        </w:rPr>
        <w:instrText>st.ref.id="I007ZYU"</w:instrText>
      </w:r>
      <w:r w:rsidRPr="00A25529">
        <w:rPr>
          <w:rStyle w:val="pxst"/>
        </w:rPr>
        <w:fldChar w:fldCharType="end"/>
      </w:r>
      <w:r w:rsidRPr="00A25529">
        <w:rPr>
          <w:rStyle w:val="pxst"/>
        </w:rPr>
        <w:t>Section 708(b) of the Not-for-Profit Corporation Law of the State of New York</w:t>
      </w:r>
      <w:r w:rsidRPr="00A25529">
        <w:t>, to the adoption of the following resolutions in lieu of a meeting of the Board of Directors.</w:t>
      </w:r>
    </w:p>
    <w:p w14:paraId="0D07F69B" w14:textId="77777777" w:rsidR="00FB29D8" w:rsidRPr="00A25529" w:rsidRDefault="00FB29D8">
      <w:pPr>
        <w:pStyle w:val="pxformfac"/>
        <w:jc w:val="center"/>
        <w:rPr>
          <w:sz w:val="24"/>
          <w:szCs w:val="24"/>
        </w:rPr>
      </w:pPr>
      <w:r w:rsidRPr="00BD0DFB">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Authorization and Recommended Approval of Corporate Plan of Dissolution</w:t>
      </w:r>
    </w:p>
    <w:p w14:paraId="058C50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 xml:space="preserve">RESOLVED, that the Plan of Dissolution, a copy of which is annexed hereto, is approved by the Board of Directors and recommended to </w:t>
      </w:r>
      <w:r w:rsidRPr="00A25529">
        <w:rPr>
          <w:rStyle w:val="pxfinstr"/>
          <w:i/>
          <w:iCs/>
        </w:rPr>
        <w:t>[name of member]</w:t>
      </w:r>
      <w:r w:rsidRPr="00A25529">
        <w:t xml:space="preserve">, the </w:t>
      </w:r>
      <w:r w:rsidRPr="00A25529">
        <w:rPr>
          <w:rStyle w:val="pxfinstr"/>
          <w:i/>
          <w:iCs/>
        </w:rPr>
        <w:t>[name of corporation]</w:t>
      </w:r>
      <w:r w:rsidRPr="00A25529">
        <w:t>'s sole member, for approval; and it is further</w:t>
      </w:r>
    </w:p>
    <w:p w14:paraId="7304C7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 xml:space="preserve">RESOLVED, that the Board of Directors authorizes the filing of a Certificate of Dissolution in accordance with </w:t>
      </w:r>
      <w:r w:rsidRPr="00A25529">
        <w:rPr>
          <w:rStyle w:val="pxst"/>
          <w:color w:val="FF0000"/>
          <w:vertAlign w:val="superscript"/>
        </w:rPr>
        <w:t>►</w:t>
      </w:r>
      <w:r w:rsidRPr="00A25529">
        <w:rPr>
          <w:rStyle w:val="pxst"/>
        </w:rPr>
        <w:fldChar w:fldCharType="begin"/>
      </w:r>
      <w:r w:rsidRPr="00A25529">
        <w:rPr>
          <w:rStyle w:val="pxst"/>
        </w:rPr>
        <w:instrText>st.ref.id="I00AT3Q"</w:instrText>
      </w:r>
      <w:r w:rsidRPr="00A25529">
        <w:rPr>
          <w:rStyle w:val="pxst"/>
        </w:rPr>
        <w:fldChar w:fldCharType="end"/>
      </w:r>
      <w:r w:rsidRPr="00A25529">
        <w:rPr>
          <w:rStyle w:val="pxst"/>
        </w:rPr>
        <w:t>Section 1003 of the Not-for-Profit Corporation Law</w:t>
      </w:r>
      <w:r w:rsidRPr="00A25529">
        <w:t>.</w:t>
      </w:r>
    </w:p>
    <w:p w14:paraId="195429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IN WITNESS WHEREOF, the undersigned do authorize and agree to the foregoing resolutions as of the dates shown below.</w:t>
      </w:r>
    </w:p>
    <w:p w14:paraId="4CC3BC1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C146A86"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[specification of date]</w:t>
      </w:r>
    </w:p>
    <w:p w14:paraId="06473CD2"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75F50938"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46FADBE"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5B692A5D" w14:textId="77777777" w:rsidR="00FB29D8" w:rsidRPr="00A25529" w:rsidRDefault="00FB29D8">
      <w:pPr>
        <w:pStyle w:val="pxformnotes"/>
        <w:jc w:val="center"/>
        <w:rPr>
          <w:sz w:val="24"/>
          <w:szCs w:val="24"/>
        </w:rPr>
      </w:pPr>
      <w:r w:rsidRPr="00A25529">
        <w:rPr>
          <w:rStyle w:val="pxvis"/>
          <w:rFonts w:cs="Arial"/>
          <w:bCs/>
          <w:sz w:val="24"/>
          <w:szCs w:val="24"/>
          <w:rPrChange w:id="6164" w:author="Cara Cardinale" w:date="2025-03-04T10:36:00Z">
            <w:rPr>
              <w:rStyle w:val="pxvis"/>
              <w:rFonts w:cs="Arial"/>
              <w:bCs/>
              <w:szCs w:val="24"/>
            </w:rPr>
          </w:rPrChange>
        </w:rPr>
        <w:t>Notes to Form</w:t>
      </w:r>
    </w:p>
    <w:p w14:paraId="6C8B118B" w14:textId="77777777" w:rsidR="00FB29D8" w:rsidRPr="00A25529" w:rsidRDefault="00FB29D8">
      <w:pPr>
        <w:pStyle w:val="pxformnotes"/>
        <w:rPr>
          <w:sz w:val="24"/>
          <w:szCs w:val="24"/>
        </w:rPr>
      </w:pPr>
    </w:p>
    <w:p w14:paraId="2E2CE095" w14:textId="77777777" w:rsidR="00FB29D8" w:rsidRPr="00A25529" w:rsidRDefault="00FB29D8">
      <w:pPr>
        <w:pStyle w:val="pxformrr"/>
        <w:rPr>
          <w:sz w:val="24"/>
          <w:szCs w:val="24"/>
        </w:rPr>
      </w:pPr>
      <w:r w:rsidRPr="00A25529">
        <w:rPr>
          <w:rStyle w:val="pxvis"/>
          <w:rFonts w:cs="Arial"/>
          <w:bCs/>
          <w:sz w:val="24"/>
          <w:szCs w:val="24"/>
          <w:rPrChange w:id="6165" w:author="Cara Cardinale" w:date="2025-03-04T10:36:00Z">
            <w:rPr>
              <w:rStyle w:val="pxvis"/>
              <w:rFonts w:cs="Arial"/>
              <w:bCs/>
              <w:szCs w:val="24"/>
            </w:rPr>
          </w:rPrChange>
        </w:rPr>
        <w:t>Research References</w:t>
      </w:r>
    </w:p>
    <w:p w14:paraId="0AB07AF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tk.ref.id="I00DM8M"</w:instrText>
      </w:r>
      <w:r w:rsidRPr="00A25529">
        <w:rPr>
          <w:rStyle w:val="pxtk"/>
        </w:rPr>
        <w:fldChar w:fldCharType="end"/>
      </w:r>
      <w:r w:rsidRPr="00A25529">
        <w:rPr>
          <w:rStyle w:val="pxtk"/>
        </w:rPr>
        <w:t>West's Key Number Digest, Corporations and Business Organizations &amp;key;3390</w:t>
      </w:r>
    </w:p>
    <w:p w14:paraId="2F6915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tk.ref.id="I00GFDI"</w:instrText>
      </w:r>
      <w:r w:rsidRPr="00A25529">
        <w:rPr>
          <w:rStyle w:val="pxtk"/>
        </w:rPr>
        <w:fldChar w:fldCharType="end"/>
      </w:r>
      <w:r w:rsidRPr="00A25529">
        <w:rPr>
          <w:rStyle w:val="pxtk"/>
        </w:rPr>
        <w:t>West's Key Number Digest, Corporations and Business Organizations &amp;key;3480 et seq.</w:t>
      </w:r>
    </w:p>
    <w:p w14:paraId="6D6F0C5D" w14:textId="77777777" w:rsidR="00FB29D8" w:rsidRPr="00A25529" w:rsidRDefault="00FB29D8">
      <w:pPr>
        <w:pStyle w:val="pxs"/>
        <w:spacing w:before="180"/>
        <w:rPr>
          <w:rPrChange w:id="6166" w:author="Cara Cardinale" w:date="2025-03-04T10:36:00Z">
            <w:rPr>
              <w:sz w:val="27"/>
            </w:rPr>
          </w:rPrChange>
        </w:rPr>
      </w:pPr>
      <w:r w:rsidRPr="00A25529">
        <w:rPr>
          <w:rPrChange w:id="6167" w:author="Cara Cardinale" w:date="2025-03-04T10:36:00Z">
            <w:rPr>
              <w:sz w:val="27"/>
            </w:rPr>
          </w:rPrChange>
        </w:rPr>
        <w:t>30:207. Notice of special meeting of members to consider directors' recommendation to dissolve</w:t>
      </w:r>
    </w:p>
    <w:p w14:paraId="583A2DF1" w14:textId="77777777" w:rsidR="00FB29D8" w:rsidRPr="00A25529" w:rsidRDefault="00FB29D8">
      <w:pPr>
        <w:pStyle w:val="pxov"/>
        <w:rPr>
          <w:vanish/>
        </w:rPr>
      </w:pPr>
      <w:r w:rsidRPr="00A25529">
        <w:rPr>
          <w:vanish/>
        </w:rPr>
        <w:t>FMS</w:t>
      </w:r>
    </w:p>
    <w:p w14:paraId="4B014E97" w14:textId="77777777" w:rsidR="00FB29D8" w:rsidRPr="00A25529" w:rsidRDefault="00FB29D8">
      <w:pPr>
        <w:pStyle w:val="pxov"/>
        <w:rPr>
          <w:vanish/>
        </w:rPr>
      </w:pPr>
      <w:r w:rsidRPr="00A25529">
        <w:rPr>
          <w:vanish/>
        </w:rPr>
        <w:t>NFP</w:t>
      </w:r>
    </w:p>
    <w:p w14:paraId="0C30E11B" w14:textId="77777777" w:rsidR="00FB29D8" w:rsidRPr="00A25529" w:rsidRDefault="00FB29D8">
      <w:pPr>
        <w:pStyle w:val="pxov"/>
        <w:rPr>
          <w:vanish/>
        </w:rPr>
      </w:pPr>
      <w:r w:rsidRPr="00A25529">
        <w:rPr>
          <w:vanish/>
        </w:rPr>
        <w:t>COL</w:t>
      </w:r>
    </w:p>
    <w:p w14:paraId="4A389203" w14:textId="77777777" w:rsidR="00FB29D8" w:rsidRPr="00A25529" w:rsidRDefault="00FB29D8">
      <w:pPr>
        <w:pStyle w:val="pxov"/>
        <w:rPr>
          <w:vanish/>
        </w:rPr>
      </w:pPr>
      <w:r w:rsidRPr="00A25529">
        <w:rPr>
          <w:vanish/>
        </w:rPr>
        <w:t>FCV</w:t>
      </w:r>
    </w:p>
    <w:p w14:paraId="774668AF" w14:textId="77777777" w:rsidR="00FB29D8" w:rsidRPr="00A25529" w:rsidRDefault="00FB29D8">
      <w:pPr>
        <w:pStyle w:val="pxov"/>
        <w:rPr>
          <w:vanish/>
        </w:rPr>
      </w:pPr>
      <w:r w:rsidRPr="00A25529">
        <w:rPr>
          <w:vanish/>
        </w:rPr>
        <w:t>FTR</w:t>
      </w:r>
    </w:p>
    <w:p w14:paraId="632AFB7B" w14:textId="77777777" w:rsidR="00FB29D8" w:rsidRPr="00A25529" w:rsidRDefault="00FB29D8">
      <w:pPr>
        <w:pStyle w:val="pxov"/>
        <w:rPr>
          <w:vanish/>
        </w:rPr>
      </w:pPr>
      <w:r w:rsidRPr="00A25529">
        <w:rPr>
          <w:vanish/>
        </w:rPr>
        <w:t>REO</w:t>
      </w:r>
    </w:p>
    <w:p w14:paraId="02FE8BE8" w14:textId="77777777" w:rsidR="00FB29D8" w:rsidRPr="00A25529" w:rsidRDefault="00FB29D8">
      <w:pPr>
        <w:pStyle w:val="pxov"/>
        <w:rPr>
          <w:vanish/>
        </w:rPr>
      </w:pPr>
      <w:r w:rsidRPr="00A25529">
        <w:rPr>
          <w:vanish/>
        </w:rPr>
        <w:t>EBL</w:t>
      </w:r>
    </w:p>
    <w:p w14:paraId="7A49FE2C" w14:textId="77777777" w:rsidR="00FB29D8" w:rsidRPr="00A25529" w:rsidRDefault="00FB29D8">
      <w:pPr>
        <w:pStyle w:val="pxov"/>
        <w:rPr>
          <w:vanish/>
        </w:rPr>
      </w:pPr>
      <w:r w:rsidRPr="00A25529">
        <w:rPr>
          <w:vanish/>
        </w:rPr>
        <w:t>TEM</w:t>
      </w:r>
    </w:p>
    <w:p w14:paraId="03A8D55A" w14:textId="77777777" w:rsidR="00FB29D8" w:rsidRPr="00A25529" w:rsidRDefault="00FB29D8">
      <w:pPr>
        <w:pStyle w:val="pxov"/>
        <w:rPr>
          <w:vanish/>
        </w:rPr>
      </w:pPr>
      <w:r w:rsidRPr="00A25529">
        <w:rPr>
          <w:vanish/>
        </w:rPr>
        <w:t>MTD</w:t>
      </w:r>
    </w:p>
    <w:p w14:paraId="7F0D8F5F"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form.fid="Id56d2bc01b6411e684899cfd92da4eb0"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The members of </w:t>
      </w:r>
      <w:r w:rsidRPr="00A25529">
        <w:rPr>
          <w:rStyle w:val="pxfinstr"/>
          <w:i/>
          <w:iCs/>
          <w:szCs w:val="24"/>
        </w:rPr>
        <w:t>[name of club]</w:t>
      </w:r>
    </w:p>
    <w:p w14:paraId="464219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Notice is hereby given that a special meeting of the members of </w:t>
      </w:r>
      <w:r w:rsidRPr="00A25529">
        <w:rPr>
          <w:rStyle w:val="pxfinstr"/>
          <w:i/>
          <w:iCs/>
        </w:rPr>
        <w:t>[name of club]</w:t>
      </w:r>
      <w:r w:rsidRPr="00A25529">
        <w:t xml:space="preserve"> will be held at the principal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following purposes:</w:t>
      </w:r>
    </w:p>
    <w:p w14:paraId="70E31731" w14:textId="77777777" w:rsidR="00FB29D8" w:rsidRPr="00A25529" w:rsidRDefault="00FB29D8">
      <w:pPr>
        <w:pStyle w:val="pxformfl"/>
        <w:ind w:left="500"/>
      </w:pPr>
      <w:r w:rsidRPr="00A25529">
        <w:t xml:space="preserve"> </w:t>
      </w:r>
    </w:p>
    <w:p w14:paraId="52FDAC5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8C92A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To consider and act on a recommendation of the board of directors that the club be dissolved.</w:t>
      </w:r>
    </w:p>
    <w:p w14:paraId="0877C52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75D274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To consider and act on any other business that may come before the meeting.</w:t>
      </w:r>
    </w:p>
    <w:p w14:paraId="25C69A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By order of the board of directors.</w:t>
      </w:r>
    </w:p>
    <w:p w14:paraId="4F11D4F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A250B68"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 of special meeting]</w:t>
      </w:r>
    </w:p>
    <w:p w14:paraId="7A338DA3"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26CDA5F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3A64E965" w14:textId="77777777" w:rsidR="00FB29D8" w:rsidRPr="00A25529" w:rsidRDefault="00FB29D8">
      <w:pPr>
        <w:pStyle w:val="pxformnotes"/>
        <w:jc w:val="center"/>
        <w:rPr>
          <w:sz w:val="24"/>
          <w:szCs w:val="24"/>
        </w:rPr>
      </w:pPr>
      <w:r w:rsidRPr="00A25529">
        <w:rPr>
          <w:rStyle w:val="pxvis"/>
          <w:rFonts w:cs="Arial"/>
          <w:bCs/>
          <w:sz w:val="24"/>
          <w:szCs w:val="24"/>
          <w:rPrChange w:id="6168" w:author="Cara Cardinale" w:date="2025-03-04T10:36:00Z">
            <w:rPr>
              <w:rStyle w:val="pxvis"/>
              <w:rFonts w:cs="Arial"/>
              <w:bCs/>
              <w:szCs w:val="24"/>
            </w:rPr>
          </w:rPrChange>
        </w:rPr>
        <w:t>Notes to Form</w:t>
      </w:r>
    </w:p>
    <w:p w14:paraId="4C5A9A69" w14:textId="77777777" w:rsidR="00FB29D8" w:rsidRPr="00A25529" w:rsidRDefault="00FB29D8">
      <w:pPr>
        <w:pStyle w:val="pxformnotes"/>
        <w:rPr>
          <w:sz w:val="24"/>
          <w:szCs w:val="24"/>
        </w:rPr>
      </w:pPr>
    </w:p>
    <w:p w14:paraId="4AE29C5D" w14:textId="77777777" w:rsidR="00FB29D8" w:rsidRPr="00A25529" w:rsidRDefault="00FB29D8">
      <w:pPr>
        <w:pStyle w:val="pxformnote"/>
        <w:spacing w:before="180"/>
      </w:pPr>
      <w:del w:id="6169" w:author="Cara Cardinale" w:date="2025-01-14T20:47:00Z">
        <w:r w:rsidRPr="00A25529" w:rsidDel="00CF1278">
          <w:delText>Drafter's Note</w:delText>
        </w:r>
      </w:del>
      <w:r w:rsidRPr="00A25529">
        <w:t xml:space="preserve"> </w:t>
      </w:r>
    </w:p>
    <w:p w14:paraId="72957D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del w:id="6170" w:author="Cara Cardinale" w:date="2025-03-02T17:37:00Z">
        <w:r w:rsidRPr="00A25529" w:rsidDel="00EE1CEA">
          <w:delText>Written notice stating the place, date, and hour of the meeting and, in the case of a special meeting, the purpose or purposes for which the meeting is called must be delivered (if delivered personally, by first class mail or by facsimile telecommunications or by electronic mail) not less than 10 nor more than 50 days before the date of the meeting, or (if delivered by any other class of mail) not less than 30 nor more than 60 days before the date of the meeting, to each member of record entitled to vote at the meeting.</w:delText>
        </w:r>
      </w:del>
      <w:ins w:id="6171" w:author="Cara Cardinale" w:date="2025-03-02T17:37:00Z">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ins>
      <w:ins w:id="6172" w:author="Cara Cardinale" w:date="2025-03-04T10:34:00Z">
        <w:r w:rsidR="00A25529" w:rsidRPr="00A25529">
          <w:t xml:space="preserve">he or </w:t>
        </w:r>
      </w:ins>
      <w:ins w:id="6173" w:author="Cara Cardinale" w:date="2025-03-04T10:35:00Z">
        <w:r w:rsidR="00A25529" w:rsidRPr="00A25529">
          <w:t>she has</w:t>
        </w:r>
      </w:ins>
      <w:ins w:id="6174" w:author="Cara Cardinale" w:date="2025-03-02T17:37:00Z">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ins>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st.ref.id="I05Q0HS"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6BEADFFE" w14:textId="77777777" w:rsidR="00FB29D8" w:rsidRPr="00A25529" w:rsidDel="00B502E6" w:rsidRDefault="00FB29D8">
      <w:pPr>
        <w:pStyle w:val="pxformp"/>
        <w:rPr>
          <w:del w:id="6175" w:author="Cara Cardinale" w:date="2025-01-28T20:26:00Z"/>
        </w:rPr>
      </w:pPr>
      <w:del w:id="6176" w:author="Cara Cardinale" w:date="2025-01-28T20:26:00Z">
        <w:r w:rsidRPr="00A25529" w:rsidDel="00B502E6">
          <w:delText xml:space="preserve"> </w:delText>
        </w:r>
        <w:r w:rsidRPr="00A25529" w:rsidDel="00B502E6">
          <w:rPr>
            <w:rStyle w:val="pxvis"/>
            <w:rFonts w:ascii="Times NewRoman" w:hAnsi="Times NewRoman"/>
            <w:b w:val="0"/>
            <w:sz w:val="24"/>
          </w:rPr>
          <w:tab/>
        </w:r>
        <w:r w:rsidRPr="00A25529" w:rsidDel="00B502E6">
          <w:rPr>
            <w:color w:val="FF0000"/>
            <w:vertAlign w:val="superscript"/>
          </w:rPr>
          <w:delText>►</w:delText>
        </w:r>
        <w:r w:rsidRPr="00A25529" w:rsidDel="00B502E6">
          <w:fldChar w:fldCharType="begin"/>
        </w:r>
        <w:r w:rsidRPr="00A25529" w:rsidDel="00B502E6">
          <w:delInstrText>p.ct.id="f2fd26a0b92511efa75bc0a5c2da1858|219|30:207"</w:delInstrText>
        </w:r>
        <w:r w:rsidRPr="00A25529" w:rsidDel="00B502E6">
          <w:fldChar w:fldCharType="end"/>
        </w:r>
        <w:r w:rsidRPr="00A25529" w:rsidDel="00B502E6">
          <w:delText xml:space="preserve">Note that </w:delText>
        </w:r>
        <w:r w:rsidRPr="00A25529" w:rsidDel="00B502E6">
          <w:rPr>
            <w:rStyle w:val="pxst"/>
            <w:color w:val="FF0000"/>
            <w:vertAlign w:val="superscript"/>
          </w:rPr>
          <w:delText>►</w:delText>
        </w:r>
        <w:r w:rsidRPr="00A25529" w:rsidDel="00B502E6">
          <w:rPr>
            <w:rStyle w:val="pxst"/>
          </w:rPr>
          <w:fldChar w:fldCharType="begin"/>
        </w:r>
        <w:r w:rsidRPr="00A25529" w:rsidDel="00B502E6">
          <w:rPr>
            <w:rStyle w:val="pxst"/>
          </w:rPr>
          <w:delInstrText>st.ref.id="I05LSSG"</w:delInstrText>
        </w:r>
        <w:r w:rsidRPr="00A25529" w:rsidDel="00B502E6">
          <w:rPr>
            <w:rStyle w:val="pxst"/>
          </w:rPr>
          <w:fldChar w:fldCharType="end"/>
        </w:r>
        <w:r w:rsidRPr="00A25529" w:rsidDel="00B502E6">
          <w:rPr>
            <w:rStyle w:val="pxst"/>
          </w:rPr>
          <w:delText xml:space="preserve">N-PCL </w:delText>
        </w:r>
        <w:r w:rsidRPr="00A25529" w:rsidDel="00B502E6">
          <w:rPr>
            <w:rStyle w:val="pxst"/>
            <w:vanish/>
          </w:rPr>
          <w:delText>&amp;s;</w:delText>
        </w:r>
        <w:r w:rsidRPr="00A25529" w:rsidDel="00B502E6">
          <w:rPr>
            <w:rStyle w:val="pxvis"/>
            <w:rFonts w:ascii="Times NewRoman" w:hAnsi="Times NewRoman"/>
            <w:b w:val="0"/>
            <w:sz w:val="24"/>
          </w:rPr>
          <w:delText>§</w:delText>
        </w:r>
        <w:r w:rsidRPr="00A25529" w:rsidDel="00B502E6">
          <w:rPr>
            <w:rStyle w:val="pxst"/>
          </w:rPr>
          <w:delText>605</w:delText>
        </w:r>
        <w:r w:rsidRPr="00A25529" w:rsidDel="00B502E6">
          <w:delText xml:space="preserve"> has been amended by </w:delText>
        </w:r>
        <w:r w:rsidRPr="00A25529" w:rsidDel="00B502E6">
          <w:rPr>
            <w:rStyle w:val="pxst"/>
            <w:color w:val="FF0000"/>
            <w:vertAlign w:val="superscript"/>
          </w:rPr>
          <w:delText>►</w:delText>
        </w:r>
        <w:r w:rsidRPr="00A25529" w:rsidDel="00B502E6">
          <w:rPr>
            <w:rStyle w:val="pxst"/>
          </w:rPr>
          <w:fldChar w:fldCharType="begin"/>
        </w:r>
        <w:r w:rsidRPr="00A25529" w:rsidDel="00B502E6">
          <w:rPr>
            <w:rStyle w:val="pxst"/>
          </w:rPr>
          <w:delInstrText>st.ref.id="I05HL34"</w:delInstrText>
        </w:r>
        <w:r w:rsidRPr="00A25529" w:rsidDel="00B502E6">
          <w:rPr>
            <w:rStyle w:val="pxst"/>
          </w:rPr>
          <w:fldChar w:fldCharType="end"/>
        </w:r>
        <w:r w:rsidRPr="00A25529" w:rsidDel="00B502E6">
          <w:rPr>
            <w:rStyle w:val="pxst"/>
          </w:rPr>
          <w:delText xml:space="preserve">L.2021, c. 98, </w:delText>
        </w:r>
        <w:r w:rsidRPr="00A25529" w:rsidDel="00B502E6">
          <w:rPr>
            <w:rStyle w:val="pxst"/>
            <w:vanish/>
          </w:rPr>
          <w:delText>&amp;s;</w:delText>
        </w:r>
        <w:r w:rsidRPr="00A25529" w:rsidDel="00B502E6">
          <w:rPr>
            <w:rStyle w:val="pxvis"/>
            <w:rFonts w:ascii="Times NewRoman" w:hAnsi="Times NewRoman"/>
            <w:b w:val="0"/>
            <w:sz w:val="24"/>
          </w:rPr>
          <w:delText>§</w:delText>
        </w:r>
        <w:r w:rsidRPr="00A25529" w:rsidDel="00B502E6">
          <w:rPr>
            <w:rStyle w:val="pxst"/>
          </w:rPr>
          <w:delText>4</w:delText>
        </w:r>
        <w:r w:rsidRPr="00A25529" w:rsidDel="00B502E6">
          <w:delText xml:space="preserve">, eff. April 6, 2021, allowing for electronic notification of board meetings, stating </w:delText>
        </w:r>
        <w:r w:rsidRPr="00A25529" w:rsidDel="00B502E6">
          <w:rPr>
            <w:vanish/>
          </w:rPr>
          <w:delText>&amp;ldquo;</w:delText>
        </w:r>
        <w:r w:rsidRPr="00A25529" w:rsidDel="00B502E6">
          <w:rPr>
            <w:rStyle w:val="pxvis"/>
            <w:rFonts w:ascii="Times NewRoman" w:hAnsi="Times NewRoman"/>
            <w:b w:val="0"/>
            <w:sz w:val="24"/>
          </w:rPr>
          <w:delText>“</w:delText>
        </w:r>
        <w:r w:rsidRPr="00A25529" w:rsidDel="00B502E6">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RPr="00A25529" w:rsidDel="00B502E6">
          <w:rPr>
            <w:vanish/>
          </w:rPr>
          <w:delText>&amp;rdquo;</w:delText>
        </w:r>
        <w:r w:rsidRPr="00A25529" w:rsidDel="00B502E6">
          <w:rPr>
            <w:rStyle w:val="pxvis"/>
            <w:rFonts w:ascii="Times NewRoman" w:hAnsi="Times NewRoman"/>
            <w:b w:val="0"/>
            <w:sz w:val="24"/>
          </w:rPr>
          <w:delText>”</w:delText>
        </w:r>
      </w:del>
    </w:p>
    <w:p w14:paraId="2C9FFA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st.ref.id="I05DDDS"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10636B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st.ref.id="I008002"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512949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st.ref.id="I00AT4Y"</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37F9F3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st.ref.id="I00DM9U"</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0B10FBBD" w14:textId="77777777" w:rsidR="00FB29D8" w:rsidRPr="00A25529" w:rsidRDefault="00FB29D8">
      <w:pPr>
        <w:pStyle w:val="pxformrr"/>
        <w:rPr>
          <w:sz w:val="24"/>
          <w:szCs w:val="24"/>
        </w:rPr>
      </w:pPr>
      <w:r w:rsidRPr="00A25529">
        <w:rPr>
          <w:rStyle w:val="pxvis"/>
          <w:rFonts w:cs="Arial"/>
          <w:bCs/>
          <w:sz w:val="50"/>
          <w:rPrChange w:id="6177" w:author="Cara Cardinale" w:date="2025-03-04T10:36:00Z">
            <w:rPr>
              <w:rStyle w:val="pxvis"/>
              <w:rFonts w:cs="Arial"/>
              <w:bCs/>
            </w:rPr>
          </w:rPrChange>
        </w:rPr>
        <w:t>Research References</w:t>
      </w:r>
    </w:p>
    <w:p w14:paraId="25962D3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tk.ref.id="I00GFEQ"</w:instrText>
      </w:r>
      <w:r w:rsidRPr="00A25529">
        <w:rPr>
          <w:rStyle w:val="pxtk"/>
        </w:rPr>
        <w:fldChar w:fldCharType="end"/>
      </w:r>
      <w:r w:rsidRPr="00A25529">
        <w:rPr>
          <w:rStyle w:val="pxtk"/>
        </w:rPr>
        <w:t>West's Key Number Digest, Corporations and Business Organizations &amp;key;3390</w:t>
      </w:r>
    </w:p>
    <w:p w14:paraId="0D509F1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tk.ref.id="I00J8JM"</w:instrText>
      </w:r>
      <w:r w:rsidRPr="00A25529">
        <w:rPr>
          <w:rStyle w:val="pxtk"/>
        </w:rPr>
        <w:fldChar w:fldCharType="end"/>
      </w:r>
      <w:r w:rsidRPr="00A25529">
        <w:rPr>
          <w:rStyle w:val="pxtk"/>
        </w:rPr>
        <w:t>West's Key Number Digest, Corporations and Business Organizations &amp;key;3411</w:t>
      </w:r>
    </w:p>
    <w:p w14:paraId="68F443F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tk.ref.id="I00M1OI"</w:instrText>
      </w:r>
      <w:r w:rsidRPr="00A25529">
        <w:rPr>
          <w:rStyle w:val="pxtk"/>
        </w:rPr>
        <w:fldChar w:fldCharType="end"/>
      </w:r>
      <w:r w:rsidRPr="00A25529">
        <w:rPr>
          <w:rStyle w:val="pxtk"/>
        </w:rPr>
        <w:t>West's Key Number Digest, Corporations and Business Organizations &amp;key;3480 et seq.</w:t>
      </w:r>
    </w:p>
    <w:p w14:paraId="7DDF67C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rc.ref.id="I00OUTE"</w:instrText>
      </w:r>
      <w:r w:rsidRPr="00A25529">
        <w:rPr>
          <w:rStyle w:val="pxrc"/>
        </w:rPr>
        <w:fldChar w:fldCharType="end"/>
      </w:r>
      <w:r w:rsidRPr="00A25529">
        <w:rPr>
          <w:rStyle w:val="pxrc"/>
        </w:rPr>
        <w:t>Right to assets of voluntarily dissolved lodge or club, 70 A.L.R.4th 897</w:t>
      </w:r>
    </w:p>
    <w:p w14:paraId="7E9D982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rc.ref.id="I00RNYA"</w:instrText>
      </w:r>
      <w:r w:rsidRPr="00A25529">
        <w:rPr>
          <w:rStyle w:val="pxrc"/>
        </w:rPr>
        <w:fldChar w:fldCharType="end"/>
      </w:r>
      <w:r w:rsidRPr="00A25529">
        <w:rPr>
          <w:rStyle w:val="pxrc"/>
        </w:rPr>
        <w:t>Distribution of funds by nonprofit corporation absent dissolution, 51 A.L.R.3d 1318</w:t>
      </w:r>
    </w:p>
    <w:p w14:paraId="7EE3266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rc.ref.id="I00UH36"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178" w:author="Cara Cardinale" w:date="2025-01-21T18:37:00Z">
        <w:r w:rsidRPr="00A25529" w:rsidDel="002B506A">
          <w:rPr>
            <w:rStyle w:val="pxrc"/>
          </w:rPr>
          <w:delText>903 to 909</w:delText>
        </w:r>
      </w:del>
      <w:ins w:id="6179" w:author="Cara Cardinale" w:date="2025-01-21T18:37:00Z">
        <w:r w:rsidR="002B506A" w:rsidRPr="00A25529">
          <w:rPr>
            <w:rStyle w:val="pxrc"/>
          </w:rPr>
          <w:t>901 to 907</w:t>
        </w:r>
      </w:ins>
      <w:r w:rsidRPr="00A25529">
        <w:rPr>
          <w:rStyle w:val="pxrc"/>
        </w:rPr>
        <w:t xml:space="preserve">, </w:t>
      </w:r>
      <w:del w:id="6180" w:author="Cara Cardinale" w:date="2025-01-22T12:36:00Z">
        <w:r w:rsidRPr="00A25529" w:rsidDel="00B747E7">
          <w:rPr>
            <w:rStyle w:val="pxrc"/>
          </w:rPr>
          <w:delText>1361 to 1369</w:delText>
        </w:r>
      </w:del>
      <w:ins w:id="6181" w:author="Cara Cardinale" w:date="2025-01-22T12:36:00Z">
        <w:r w:rsidR="00B747E7" w:rsidRPr="00A25529">
          <w:rPr>
            <w:rStyle w:val="pxrc"/>
          </w:rPr>
          <w:t>1328 to 1336</w:t>
        </w:r>
      </w:ins>
    </w:p>
    <w:p w14:paraId="6B44F83C" w14:textId="77777777" w:rsidR="00FB29D8" w:rsidRPr="00A25529" w:rsidRDefault="00FB29D8">
      <w:pPr>
        <w:pStyle w:val="pxs"/>
        <w:spacing w:before="180"/>
        <w:rPr>
          <w:rPrChange w:id="6182" w:author="Cara Cardinale" w:date="2025-03-04T10:36:00Z">
            <w:rPr>
              <w:sz w:val="27"/>
            </w:rPr>
          </w:rPrChange>
        </w:rPr>
      </w:pPr>
      <w:r w:rsidRPr="00A25529">
        <w:rPr>
          <w:rPrChange w:id="6183" w:author="Cara Cardinale" w:date="2025-03-04T10:36:00Z">
            <w:rPr>
              <w:sz w:val="27"/>
            </w:rPr>
          </w:rPrChange>
        </w:rPr>
        <w:t>30:208. Members' resolution approving dissolution of club</w:t>
      </w:r>
    </w:p>
    <w:p w14:paraId="4FF40643" w14:textId="77777777" w:rsidR="00FB29D8" w:rsidRPr="00A25529" w:rsidRDefault="00FB29D8">
      <w:pPr>
        <w:pStyle w:val="pxov"/>
        <w:rPr>
          <w:vanish/>
        </w:rPr>
      </w:pPr>
      <w:r w:rsidRPr="00A25529">
        <w:rPr>
          <w:vanish/>
        </w:rPr>
        <w:t>FMS</w:t>
      </w:r>
    </w:p>
    <w:p w14:paraId="5FA12AE7" w14:textId="77777777" w:rsidR="00FB29D8" w:rsidRPr="00A25529" w:rsidRDefault="00FB29D8">
      <w:pPr>
        <w:pStyle w:val="pxov"/>
        <w:rPr>
          <w:vanish/>
        </w:rPr>
      </w:pPr>
      <w:r w:rsidRPr="00A25529">
        <w:rPr>
          <w:vanish/>
        </w:rPr>
        <w:t>NFP</w:t>
      </w:r>
    </w:p>
    <w:p w14:paraId="44F7D5B5" w14:textId="77777777" w:rsidR="00FB29D8" w:rsidRPr="00A25529" w:rsidRDefault="00FB29D8">
      <w:pPr>
        <w:pStyle w:val="pxov"/>
        <w:rPr>
          <w:vanish/>
        </w:rPr>
      </w:pPr>
      <w:r w:rsidRPr="00A25529">
        <w:rPr>
          <w:vanish/>
        </w:rPr>
        <w:t>COL</w:t>
      </w:r>
    </w:p>
    <w:p w14:paraId="72CE48E8" w14:textId="77777777" w:rsidR="00FB29D8" w:rsidRPr="00A25529" w:rsidRDefault="00FB29D8">
      <w:pPr>
        <w:pStyle w:val="pxov"/>
        <w:rPr>
          <w:vanish/>
        </w:rPr>
      </w:pPr>
      <w:r w:rsidRPr="00A25529">
        <w:rPr>
          <w:vanish/>
        </w:rPr>
        <w:t>FCV</w:t>
      </w:r>
    </w:p>
    <w:p w14:paraId="6ECFE969" w14:textId="77777777" w:rsidR="00FB29D8" w:rsidRPr="00A25529" w:rsidRDefault="00FB29D8">
      <w:pPr>
        <w:pStyle w:val="pxov"/>
        <w:rPr>
          <w:vanish/>
        </w:rPr>
      </w:pPr>
      <w:r w:rsidRPr="00A25529">
        <w:rPr>
          <w:vanish/>
        </w:rPr>
        <w:t>FTR</w:t>
      </w:r>
    </w:p>
    <w:p w14:paraId="393A482C" w14:textId="77777777" w:rsidR="00FB29D8" w:rsidRPr="00A25529" w:rsidRDefault="00FB29D8">
      <w:pPr>
        <w:pStyle w:val="pxov"/>
        <w:rPr>
          <w:vanish/>
        </w:rPr>
      </w:pPr>
      <w:r w:rsidRPr="00A25529">
        <w:rPr>
          <w:vanish/>
        </w:rPr>
        <w:t>REO</w:t>
      </w:r>
    </w:p>
    <w:p w14:paraId="0BEF9089" w14:textId="77777777" w:rsidR="00FB29D8" w:rsidRPr="00A25529" w:rsidRDefault="00FB29D8">
      <w:pPr>
        <w:pStyle w:val="pxov"/>
        <w:rPr>
          <w:vanish/>
        </w:rPr>
      </w:pPr>
      <w:r w:rsidRPr="00A25529">
        <w:rPr>
          <w:vanish/>
        </w:rPr>
        <w:t>EBL</w:t>
      </w:r>
    </w:p>
    <w:p w14:paraId="0088955D" w14:textId="77777777" w:rsidR="00FB29D8" w:rsidRPr="00A25529" w:rsidRDefault="00FB29D8">
      <w:pPr>
        <w:pStyle w:val="pxov"/>
        <w:rPr>
          <w:vanish/>
        </w:rPr>
      </w:pPr>
      <w:r w:rsidRPr="00A25529">
        <w:rPr>
          <w:vanish/>
        </w:rPr>
        <w:t>TEM</w:t>
      </w:r>
    </w:p>
    <w:p w14:paraId="12D6D01A" w14:textId="77777777" w:rsidR="00FB29D8" w:rsidRPr="00A25529" w:rsidRDefault="00FB29D8">
      <w:pPr>
        <w:pStyle w:val="pxov"/>
        <w:rPr>
          <w:vanish/>
        </w:rPr>
      </w:pPr>
      <w:r w:rsidRPr="00A25529">
        <w:rPr>
          <w:vanish/>
        </w:rPr>
        <w:t>MTD</w:t>
      </w:r>
    </w:p>
    <w:p w14:paraId="55FA3B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form.fid="Id56d52d01b6411e684899cfd92da4eb0"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Whereas, the board of directors of the club, at a meeting held on </w:t>
      </w:r>
      <w:r w:rsidRPr="00A25529">
        <w:rPr>
          <w:rStyle w:val="pxfinstr"/>
          <w:i/>
          <w:iCs/>
        </w:rPr>
        <w:t>[date of meeting]</w:t>
      </w:r>
      <w:r w:rsidRPr="00A25529">
        <w:t xml:space="preserve">, at </w:t>
      </w:r>
      <w:r w:rsidRPr="00A25529">
        <w:rPr>
          <w:rStyle w:val="pxfinstr"/>
          <w:i/>
          <w:iCs/>
        </w:rPr>
        <w:t>[address of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adopted resolutions recommending the dissolution of this club and ordering that the issue of dissolution be submitted to a vote of members at this meeting; and</w:t>
      </w:r>
    </w:p>
    <w:p w14:paraId="7BCC82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Whereas, more than two-thirds of the members present and voting have voted to authorize such dissolution; it is</w:t>
      </w:r>
    </w:p>
    <w:p w14:paraId="6FBF25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Resolved, that </w:t>
      </w:r>
      <w:r w:rsidRPr="00A25529">
        <w:rPr>
          <w:rStyle w:val="pxfinstr"/>
          <w:i/>
          <w:iCs/>
        </w:rPr>
        <w:t>[name of club]</w:t>
      </w:r>
      <w:r w:rsidRPr="00A25529">
        <w:t>, a New York not-for-profit corporation, be dissolved; and</w:t>
      </w:r>
    </w:p>
    <w:p w14:paraId="130059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Further resolved, that the appropriate officers of the club are directed to execute and file the requisite certificate of dissolution with the New York Secretary of State, and to take such further action as may be necessary or appropriate to carry out the intent of this resolution.</w:t>
      </w:r>
    </w:p>
    <w:p w14:paraId="0F633224" w14:textId="77777777" w:rsidR="00FB29D8" w:rsidRPr="00A25529" w:rsidRDefault="00FB29D8">
      <w:pPr>
        <w:pStyle w:val="pxformnotes"/>
        <w:jc w:val="center"/>
        <w:rPr>
          <w:sz w:val="24"/>
          <w:szCs w:val="24"/>
        </w:rPr>
      </w:pPr>
      <w:r w:rsidRPr="00A25529">
        <w:rPr>
          <w:rStyle w:val="pxvis"/>
          <w:rFonts w:cs="Arial"/>
          <w:bCs/>
          <w:sz w:val="50"/>
          <w:rPrChange w:id="6184" w:author="Cara Cardinale" w:date="2025-03-04T10:36:00Z">
            <w:rPr>
              <w:rStyle w:val="pxvis"/>
              <w:rFonts w:cs="Arial"/>
              <w:bCs/>
            </w:rPr>
          </w:rPrChange>
        </w:rPr>
        <w:t>Notes to Form</w:t>
      </w:r>
    </w:p>
    <w:p w14:paraId="6B873A16" w14:textId="77777777" w:rsidR="00FB29D8" w:rsidRPr="00A25529" w:rsidRDefault="00FB29D8">
      <w:pPr>
        <w:pStyle w:val="pxformnotes"/>
        <w:rPr>
          <w:sz w:val="24"/>
          <w:szCs w:val="24"/>
        </w:rPr>
      </w:pPr>
    </w:p>
    <w:p w14:paraId="3DCC41DF" w14:textId="77777777" w:rsidR="00FB29D8" w:rsidRPr="00A25529" w:rsidRDefault="00FB29D8">
      <w:pPr>
        <w:pStyle w:val="pxformnote"/>
        <w:spacing w:before="180"/>
      </w:pPr>
      <w:del w:id="6185" w:author="Cara Cardinale" w:date="2025-01-14T20:47:00Z">
        <w:r w:rsidRPr="00A25529" w:rsidDel="00CF1278">
          <w:delText>Drafter's Note</w:delText>
        </w:r>
      </w:del>
      <w:r w:rsidRPr="00A25529">
        <w:t xml:space="preserve"> </w:t>
      </w:r>
    </w:p>
    <w:p w14:paraId="6007E6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st.ref.id="I00805P"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2A2DF1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st.ref.id="I00ATAL"</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3F901F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st.ref.id="I00DMFH"</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1721A23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For statutory provisions concerning procedure for voluntary, nonjudicial dissolution, see </w:t>
      </w:r>
      <w:r w:rsidRPr="00A25529">
        <w:rPr>
          <w:rStyle w:val="pxst"/>
          <w:color w:val="FF0000"/>
          <w:vertAlign w:val="superscript"/>
        </w:rPr>
        <w:t>►</w:t>
      </w:r>
      <w:r w:rsidRPr="00A25529">
        <w:rPr>
          <w:rStyle w:val="pxst"/>
        </w:rPr>
        <w:fldChar w:fldCharType="begin"/>
      </w:r>
      <w:r w:rsidRPr="00A25529">
        <w:rPr>
          <w:rStyle w:val="pxst"/>
        </w:rPr>
        <w:instrText>st.ref.id="I00805S"</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0059EE08" w14:textId="77777777" w:rsidR="00FB29D8" w:rsidRPr="00A25529" w:rsidRDefault="00FB29D8">
      <w:pPr>
        <w:pStyle w:val="pxformrr"/>
        <w:rPr>
          <w:sz w:val="24"/>
          <w:szCs w:val="24"/>
        </w:rPr>
      </w:pPr>
      <w:r w:rsidRPr="00A25529">
        <w:rPr>
          <w:rStyle w:val="pxvis"/>
          <w:rFonts w:cs="Arial"/>
          <w:bCs/>
          <w:sz w:val="50"/>
          <w:rPrChange w:id="6186" w:author="Cara Cardinale" w:date="2025-03-04T10:36:00Z">
            <w:rPr>
              <w:rStyle w:val="pxvis"/>
              <w:rFonts w:cs="Arial"/>
              <w:bCs/>
            </w:rPr>
          </w:rPrChange>
        </w:rPr>
        <w:t>Research References</w:t>
      </w:r>
    </w:p>
    <w:p w14:paraId="150D63A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tk.ref.id="I00ATAO"</w:instrText>
      </w:r>
      <w:r w:rsidRPr="00A25529">
        <w:rPr>
          <w:rStyle w:val="pxtk"/>
        </w:rPr>
        <w:fldChar w:fldCharType="end"/>
      </w:r>
      <w:r w:rsidRPr="00A25529">
        <w:rPr>
          <w:rStyle w:val="pxtk"/>
        </w:rPr>
        <w:t>West's Key Number Digest, Corporations and Business Organizations &amp;key;3390</w:t>
      </w:r>
    </w:p>
    <w:p w14:paraId="3DB4C0B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tk.ref.id="I00DMFK"</w:instrText>
      </w:r>
      <w:r w:rsidRPr="00A25529">
        <w:rPr>
          <w:rStyle w:val="pxtk"/>
        </w:rPr>
        <w:fldChar w:fldCharType="end"/>
      </w:r>
      <w:r w:rsidRPr="00A25529">
        <w:rPr>
          <w:rStyle w:val="pxtk"/>
        </w:rPr>
        <w:t>West's Key Number Digest, Corporations and Business Organizations &amp;key;3480 et seq.</w:t>
      </w:r>
    </w:p>
    <w:p w14:paraId="5A529D9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rc.ref.id="I00GFKG"</w:instrText>
      </w:r>
      <w:r w:rsidRPr="00A25529">
        <w:rPr>
          <w:rStyle w:val="pxrc"/>
        </w:rPr>
        <w:fldChar w:fldCharType="end"/>
      </w:r>
      <w:r w:rsidRPr="00A25529">
        <w:rPr>
          <w:rStyle w:val="pxrc"/>
        </w:rPr>
        <w:t>Right to assets of voluntarily dissolved lodge or club, 70 A.L.R.4th 897</w:t>
      </w:r>
    </w:p>
    <w:p w14:paraId="2E742C6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rc.ref.id="I00J8PC"</w:instrText>
      </w:r>
      <w:r w:rsidRPr="00A25529">
        <w:rPr>
          <w:rStyle w:val="pxrc"/>
        </w:rPr>
        <w:fldChar w:fldCharType="end"/>
      </w:r>
      <w:r w:rsidRPr="00A25529">
        <w:rPr>
          <w:rStyle w:val="pxrc"/>
        </w:rPr>
        <w:t>Distribution of funds by nonprofit corporation absent dissolution, 51 A.L.R.3d 1318</w:t>
      </w:r>
    </w:p>
    <w:p w14:paraId="39D84C0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rc.ref.id="I00M1U8"</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187" w:author="Cara Cardinale" w:date="2025-01-22T12:36:00Z">
        <w:r w:rsidRPr="00A25529" w:rsidDel="00B747E7">
          <w:rPr>
            <w:rStyle w:val="pxrc"/>
          </w:rPr>
          <w:delText>1361 to 1369</w:delText>
        </w:r>
      </w:del>
      <w:ins w:id="6188" w:author="Cara Cardinale" w:date="2025-01-22T12:36:00Z">
        <w:r w:rsidR="00B747E7" w:rsidRPr="00A25529">
          <w:rPr>
            <w:rStyle w:val="pxrc"/>
          </w:rPr>
          <w:t>1328 to 1336</w:t>
        </w:r>
      </w:ins>
    </w:p>
    <w:p w14:paraId="39E87B03" w14:textId="77777777" w:rsidR="00FB29D8" w:rsidRPr="00A25529" w:rsidRDefault="00FB29D8">
      <w:pPr>
        <w:pStyle w:val="pxs"/>
        <w:spacing w:before="180"/>
        <w:rPr>
          <w:rPrChange w:id="6189" w:author="Cara Cardinale" w:date="2025-03-04T10:36:00Z">
            <w:rPr>
              <w:sz w:val="27"/>
            </w:rPr>
          </w:rPrChange>
        </w:rPr>
      </w:pPr>
      <w:r w:rsidRPr="00A25529">
        <w:rPr>
          <w:rPrChange w:id="6190" w:author="Cara Cardinale" w:date="2025-03-04T10:36:00Z">
            <w:rPr>
              <w:sz w:val="27"/>
            </w:rPr>
          </w:rPrChange>
        </w:rPr>
        <w:t>30:209. Resolution of member's board of directors approving and consenting to dissolution of corporation</w:t>
      </w:r>
    </w:p>
    <w:p w14:paraId="26C3E1DB" w14:textId="77777777" w:rsidR="00FB29D8" w:rsidRPr="00A25529" w:rsidRDefault="00FB29D8">
      <w:pPr>
        <w:pStyle w:val="pxov"/>
        <w:rPr>
          <w:vanish/>
        </w:rPr>
      </w:pPr>
      <w:r w:rsidRPr="00A25529">
        <w:rPr>
          <w:vanish/>
        </w:rPr>
        <w:t>FMS</w:t>
      </w:r>
    </w:p>
    <w:p w14:paraId="43BC5823" w14:textId="77777777" w:rsidR="00FB29D8" w:rsidRPr="00A25529" w:rsidRDefault="00FB29D8">
      <w:pPr>
        <w:pStyle w:val="pxov"/>
        <w:rPr>
          <w:vanish/>
        </w:rPr>
      </w:pPr>
      <w:r w:rsidRPr="00A25529">
        <w:rPr>
          <w:vanish/>
        </w:rPr>
        <w:t>NFP</w:t>
      </w:r>
    </w:p>
    <w:p w14:paraId="2B8E1ECB" w14:textId="77777777" w:rsidR="00FB29D8" w:rsidRPr="00A25529" w:rsidRDefault="00FB29D8">
      <w:pPr>
        <w:pStyle w:val="pxov"/>
        <w:rPr>
          <w:vanish/>
        </w:rPr>
      </w:pPr>
      <w:r w:rsidRPr="00A25529">
        <w:rPr>
          <w:vanish/>
        </w:rPr>
        <w:t>COL</w:t>
      </w:r>
    </w:p>
    <w:p w14:paraId="064010B1" w14:textId="77777777" w:rsidR="00FB29D8" w:rsidRPr="00A25529" w:rsidRDefault="00FB29D8">
      <w:pPr>
        <w:pStyle w:val="pxov"/>
        <w:rPr>
          <w:vanish/>
        </w:rPr>
      </w:pPr>
      <w:r w:rsidRPr="00A25529">
        <w:rPr>
          <w:vanish/>
        </w:rPr>
        <w:t>REO</w:t>
      </w:r>
    </w:p>
    <w:p w14:paraId="62CCF997" w14:textId="77777777" w:rsidR="00FB29D8" w:rsidRPr="00A25529" w:rsidRDefault="00FB29D8">
      <w:pPr>
        <w:pStyle w:val="pxov"/>
        <w:rPr>
          <w:vanish/>
        </w:rPr>
      </w:pPr>
      <w:r w:rsidRPr="00A25529">
        <w:rPr>
          <w:vanish/>
        </w:rPr>
        <w:t>FCV</w:t>
      </w:r>
    </w:p>
    <w:p w14:paraId="6C9004E6" w14:textId="77777777" w:rsidR="00FB29D8" w:rsidRPr="00A25529" w:rsidRDefault="00FB29D8">
      <w:pPr>
        <w:pStyle w:val="pxov"/>
        <w:rPr>
          <w:vanish/>
        </w:rPr>
      </w:pPr>
      <w:r w:rsidRPr="00A25529">
        <w:rPr>
          <w:vanish/>
        </w:rPr>
        <w:t>FTR</w:t>
      </w:r>
    </w:p>
    <w:p w14:paraId="6C18CCBC" w14:textId="77777777" w:rsidR="00FB29D8" w:rsidRPr="00A25529" w:rsidRDefault="00FB29D8">
      <w:pPr>
        <w:pStyle w:val="pxov"/>
        <w:rPr>
          <w:vanish/>
        </w:rPr>
      </w:pPr>
      <w:r w:rsidRPr="00A25529">
        <w:rPr>
          <w:vanish/>
        </w:rPr>
        <w:t>EBL</w:t>
      </w:r>
    </w:p>
    <w:p w14:paraId="0E7338C5" w14:textId="77777777" w:rsidR="00FB29D8" w:rsidRPr="00A25529" w:rsidRDefault="00FB29D8">
      <w:pPr>
        <w:pStyle w:val="pxov"/>
        <w:rPr>
          <w:vanish/>
        </w:rPr>
      </w:pPr>
      <w:r w:rsidRPr="00A25529">
        <w:rPr>
          <w:vanish/>
        </w:rPr>
        <w:t>TEM</w:t>
      </w:r>
    </w:p>
    <w:p w14:paraId="75558367" w14:textId="77777777" w:rsidR="00FB29D8" w:rsidRPr="00A25529" w:rsidRDefault="00FB29D8">
      <w:pPr>
        <w:pStyle w:val="pxov"/>
        <w:rPr>
          <w:vanish/>
        </w:rPr>
      </w:pPr>
      <w:r w:rsidRPr="00A25529">
        <w:rPr>
          <w:vanish/>
        </w:rPr>
        <w:t>MTD</w:t>
      </w:r>
    </w:p>
    <w:p w14:paraId="6C9EFC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form.fid="Id56def101b6411e684899cfd92da4eb0"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WHEREAS, </w:t>
      </w:r>
      <w:r w:rsidRPr="00A25529">
        <w:rPr>
          <w:rStyle w:val="pxfinstr"/>
          <w:i/>
          <w:iCs/>
        </w:rPr>
        <w:t>[name of member]</w:t>
      </w:r>
      <w:r w:rsidRPr="00A25529">
        <w:t xml:space="preserve"> is the sole member of </w:t>
      </w:r>
      <w:r w:rsidRPr="00A25529">
        <w:rPr>
          <w:rStyle w:val="pxfinstr"/>
          <w:i/>
          <w:iCs/>
        </w:rPr>
        <w:t>[name of corporation]</w:t>
      </w:r>
      <w:r w:rsidRPr="00A25529">
        <w:t xml:space="preserve">, a New York not-for-profit corporation formed on </w:t>
      </w:r>
      <w:r w:rsidRPr="00A25529">
        <w:rPr>
          <w:rStyle w:val="pxfinstr"/>
          <w:i/>
          <w:iCs/>
        </w:rPr>
        <w:t>[date of formation]</w:t>
      </w:r>
      <w:r w:rsidRPr="00A25529">
        <w:t>;</w:t>
      </w:r>
    </w:p>
    <w:p w14:paraId="2A3E45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WHEREAS, the board of directors of </w:t>
      </w:r>
      <w:r w:rsidRPr="00A25529">
        <w:rPr>
          <w:rStyle w:val="pxfinstr"/>
          <w:i/>
          <w:iCs/>
        </w:rPr>
        <w:t>[name of corporation]</w:t>
      </w:r>
      <w:r w:rsidRPr="00A25529">
        <w:t xml:space="preserve"> has approved by unanimous written consent a plan of dissolution for </w:t>
      </w:r>
      <w:r w:rsidRPr="00A25529">
        <w:rPr>
          <w:rStyle w:val="pxfinstr"/>
          <w:i/>
          <w:iCs/>
        </w:rPr>
        <w:t>[name of corporation]</w:t>
      </w:r>
      <w:r w:rsidRPr="00A25529">
        <w:t xml:space="preserve"> and recommended such plan to the Board of Directors of </w:t>
      </w:r>
      <w:r w:rsidRPr="00A25529">
        <w:rPr>
          <w:rStyle w:val="pxfinstr"/>
          <w:i/>
          <w:iCs/>
        </w:rPr>
        <w:t>[name of member]</w:t>
      </w:r>
      <w:r w:rsidRPr="00A25529">
        <w:t xml:space="preserve"> for approval;</w:t>
      </w:r>
    </w:p>
    <w:p w14:paraId="31F9A3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NOW, THEREFORE, BE IT RESOLVED, that the Board of Directors hereby approves and consents to the Plan of Dissolution of </w:t>
      </w:r>
      <w:r w:rsidRPr="00A25529">
        <w:rPr>
          <w:rStyle w:val="pxfinstr"/>
          <w:i/>
          <w:iCs/>
        </w:rPr>
        <w:t>[name of corporation]</w:t>
      </w:r>
      <w:r w:rsidRPr="00A25529">
        <w:t>, a copy of which is annexed hereto; and it is further</w:t>
      </w:r>
    </w:p>
    <w:p w14:paraId="5114E8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RESOLVED, that the Board of Directors approves the filing of a Certificate of Dissolution by </w:t>
      </w:r>
      <w:r w:rsidRPr="00A25529">
        <w:rPr>
          <w:rStyle w:val="pxfinstr"/>
          <w:i/>
          <w:iCs/>
        </w:rPr>
        <w:t>[name of corporation]</w:t>
      </w:r>
      <w:r w:rsidRPr="00A25529">
        <w:t xml:space="preserve"> in accordance with </w:t>
      </w:r>
      <w:r w:rsidRPr="00A25529">
        <w:rPr>
          <w:rStyle w:val="pxst"/>
          <w:color w:val="FF0000"/>
          <w:vertAlign w:val="superscript"/>
        </w:rPr>
        <w:t>►</w:t>
      </w:r>
      <w:r w:rsidRPr="00A25529">
        <w:rPr>
          <w:rStyle w:val="pxst"/>
        </w:rPr>
        <w:fldChar w:fldCharType="begin"/>
      </w:r>
      <w:r w:rsidRPr="00A25529">
        <w:rPr>
          <w:rStyle w:val="pxst"/>
        </w:rPr>
        <w:instrText>st.ref.id="I00805U"</w:instrText>
      </w:r>
      <w:r w:rsidRPr="00A25529">
        <w:rPr>
          <w:rStyle w:val="pxst"/>
        </w:rPr>
        <w:fldChar w:fldCharType="end"/>
      </w:r>
      <w:r w:rsidRPr="00A25529">
        <w:rPr>
          <w:rStyle w:val="pxst"/>
        </w:rPr>
        <w:t>Section 1003 of the New York Not-for-Profit Corporation Law</w:t>
      </w:r>
      <w:r w:rsidRPr="00A25529">
        <w:t>; and it is further</w:t>
      </w:r>
    </w:p>
    <w:p w14:paraId="2A2429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RESOLVED, that the board of directors of </w:t>
      </w:r>
      <w:r w:rsidRPr="00A25529">
        <w:rPr>
          <w:rStyle w:val="pxfinstr"/>
          <w:i/>
          <w:iCs/>
        </w:rPr>
        <w:t>[name of corporation]</w:t>
      </w:r>
      <w:r w:rsidRPr="00A25529">
        <w:t xml:space="preserve"> is authorized to take all action necessary to effectuate the dissolution of </w:t>
      </w:r>
      <w:r w:rsidRPr="00A25529">
        <w:rPr>
          <w:rStyle w:val="pxfinstr"/>
          <w:i/>
          <w:iCs/>
        </w:rPr>
        <w:t>[name of corporation]</w:t>
      </w:r>
      <w:r w:rsidRPr="00A25529">
        <w:t>.</w:t>
      </w:r>
    </w:p>
    <w:p w14:paraId="4849D669" w14:textId="77777777" w:rsidR="00FB29D8" w:rsidRPr="00A25529" w:rsidRDefault="00FB29D8">
      <w:pPr>
        <w:pStyle w:val="pxformnotes"/>
        <w:jc w:val="center"/>
        <w:rPr>
          <w:sz w:val="24"/>
          <w:szCs w:val="24"/>
        </w:rPr>
      </w:pPr>
      <w:r w:rsidRPr="00A25529">
        <w:rPr>
          <w:rStyle w:val="pxvis"/>
          <w:rFonts w:cs="Arial"/>
          <w:bCs/>
          <w:sz w:val="50"/>
          <w:rPrChange w:id="6191" w:author="Cara Cardinale" w:date="2025-03-04T10:36:00Z">
            <w:rPr>
              <w:rStyle w:val="pxvis"/>
              <w:rFonts w:cs="Arial"/>
              <w:bCs/>
            </w:rPr>
          </w:rPrChange>
        </w:rPr>
        <w:t>Notes to Form</w:t>
      </w:r>
    </w:p>
    <w:p w14:paraId="53B35FAC" w14:textId="77777777" w:rsidR="00FB29D8" w:rsidRPr="00A25529" w:rsidRDefault="00FB29D8">
      <w:pPr>
        <w:pStyle w:val="pxformnotes"/>
        <w:rPr>
          <w:sz w:val="24"/>
          <w:szCs w:val="24"/>
        </w:rPr>
      </w:pPr>
    </w:p>
    <w:p w14:paraId="236A280C" w14:textId="77777777" w:rsidR="00FB29D8" w:rsidRPr="00A25529" w:rsidRDefault="00FB29D8">
      <w:pPr>
        <w:pStyle w:val="pxformrr"/>
        <w:rPr>
          <w:sz w:val="24"/>
          <w:szCs w:val="24"/>
        </w:rPr>
      </w:pPr>
      <w:r w:rsidRPr="00A25529">
        <w:rPr>
          <w:rStyle w:val="pxvis"/>
          <w:rFonts w:cs="Arial"/>
          <w:bCs/>
          <w:sz w:val="24"/>
          <w:szCs w:val="24"/>
          <w:rPrChange w:id="6192" w:author="Cara Cardinale" w:date="2025-03-04T10:36:00Z">
            <w:rPr>
              <w:rStyle w:val="pxvis"/>
              <w:rFonts w:cs="Arial"/>
              <w:bCs/>
              <w:szCs w:val="24"/>
            </w:rPr>
          </w:rPrChange>
        </w:rPr>
        <w:t>Research References</w:t>
      </w:r>
    </w:p>
    <w:p w14:paraId="3A8F10A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tk.ref.id="I00ATAQ"</w:instrText>
      </w:r>
      <w:r w:rsidRPr="00A25529">
        <w:rPr>
          <w:rStyle w:val="pxtk"/>
        </w:rPr>
        <w:fldChar w:fldCharType="end"/>
      </w:r>
      <w:r w:rsidRPr="00A25529">
        <w:rPr>
          <w:rStyle w:val="pxtk"/>
        </w:rPr>
        <w:t>West's Key Number Digest, Corporations and Business Organizations &amp;key;3390</w:t>
      </w:r>
    </w:p>
    <w:p w14:paraId="1D7F9F2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tk.ref.id="I00DMFM"</w:instrText>
      </w:r>
      <w:r w:rsidRPr="00A25529">
        <w:rPr>
          <w:rStyle w:val="pxtk"/>
        </w:rPr>
        <w:fldChar w:fldCharType="end"/>
      </w:r>
      <w:r w:rsidRPr="00A25529">
        <w:rPr>
          <w:rStyle w:val="pxtk"/>
        </w:rPr>
        <w:t>West's Key Number Digest, Corporations and Business Organizations &amp;key;3480 et seq.</w:t>
      </w:r>
    </w:p>
    <w:p w14:paraId="440980FF" w14:textId="77777777" w:rsidR="00FB29D8" w:rsidRPr="00A25529" w:rsidRDefault="00FB29D8">
      <w:pPr>
        <w:pStyle w:val="pxs"/>
        <w:spacing w:before="180"/>
        <w:rPr>
          <w:rPrChange w:id="6193" w:author="Cara Cardinale" w:date="2025-03-04T10:36:00Z">
            <w:rPr>
              <w:sz w:val="27"/>
            </w:rPr>
          </w:rPrChange>
        </w:rPr>
      </w:pPr>
      <w:r w:rsidRPr="00A25529">
        <w:rPr>
          <w:rPrChange w:id="6194" w:author="Cara Cardinale" w:date="2025-03-04T10:36:00Z">
            <w:rPr>
              <w:sz w:val="27"/>
            </w:rPr>
          </w:rPrChange>
        </w:rPr>
        <w:t>30:210. Members' unanimous written consent to voluntary dissolution</w:t>
      </w:r>
    </w:p>
    <w:p w14:paraId="3BA68AB5" w14:textId="77777777" w:rsidR="00FB29D8" w:rsidRPr="00A25529" w:rsidRDefault="00FB29D8">
      <w:pPr>
        <w:pStyle w:val="pxov"/>
        <w:rPr>
          <w:vanish/>
        </w:rPr>
      </w:pPr>
      <w:r w:rsidRPr="00A25529">
        <w:rPr>
          <w:vanish/>
        </w:rPr>
        <w:t>FMS</w:t>
      </w:r>
    </w:p>
    <w:p w14:paraId="7F2413F2" w14:textId="77777777" w:rsidR="00FB29D8" w:rsidRPr="00A25529" w:rsidRDefault="00FB29D8">
      <w:pPr>
        <w:pStyle w:val="pxov"/>
        <w:rPr>
          <w:vanish/>
        </w:rPr>
      </w:pPr>
      <w:r w:rsidRPr="00A25529">
        <w:rPr>
          <w:vanish/>
        </w:rPr>
        <w:t>NFP</w:t>
      </w:r>
    </w:p>
    <w:p w14:paraId="261E3515" w14:textId="77777777" w:rsidR="00FB29D8" w:rsidRPr="00A25529" w:rsidRDefault="00FB29D8">
      <w:pPr>
        <w:pStyle w:val="pxov"/>
        <w:rPr>
          <w:vanish/>
        </w:rPr>
      </w:pPr>
      <w:r w:rsidRPr="00A25529">
        <w:rPr>
          <w:vanish/>
        </w:rPr>
        <w:t>COL</w:t>
      </w:r>
    </w:p>
    <w:p w14:paraId="6FE73E5E" w14:textId="77777777" w:rsidR="00FB29D8" w:rsidRPr="00A25529" w:rsidRDefault="00FB29D8">
      <w:pPr>
        <w:pStyle w:val="pxov"/>
        <w:rPr>
          <w:vanish/>
        </w:rPr>
      </w:pPr>
      <w:r w:rsidRPr="00A25529">
        <w:rPr>
          <w:vanish/>
        </w:rPr>
        <w:t>FCV</w:t>
      </w:r>
    </w:p>
    <w:p w14:paraId="155090E4" w14:textId="77777777" w:rsidR="00FB29D8" w:rsidRPr="00A25529" w:rsidRDefault="00FB29D8">
      <w:pPr>
        <w:pStyle w:val="pxov"/>
        <w:rPr>
          <w:vanish/>
        </w:rPr>
      </w:pPr>
      <w:r w:rsidRPr="00A25529">
        <w:rPr>
          <w:vanish/>
        </w:rPr>
        <w:t>FTR</w:t>
      </w:r>
    </w:p>
    <w:p w14:paraId="4ED32E4E" w14:textId="77777777" w:rsidR="00FB29D8" w:rsidRPr="00A25529" w:rsidRDefault="00FB29D8">
      <w:pPr>
        <w:pStyle w:val="pxov"/>
        <w:rPr>
          <w:vanish/>
        </w:rPr>
      </w:pPr>
      <w:r w:rsidRPr="00A25529">
        <w:rPr>
          <w:vanish/>
        </w:rPr>
        <w:t>REO</w:t>
      </w:r>
    </w:p>
    <w:p w14:paraId="16A43803" w14:textId="77777777" w:rsidR="00FB29D8" w:rsidRPr="00A25529" w:rsidRDefault="00FB29D8">
      <w:pPr>
        <w:pStyle w:val="pxov"/>
        <w:rPr>
          <w:vanish/>
        </w:rPr>
      </w:pPr>
      <w:r w:rsidRPr="00A25529">
        <w:rPr>
          <w:vanish/>
        </w:rPr>
        <w:t>EBL</w:t>
      </w:r>
    </w:p>
    <w:p w14:paraId="35057E1E" w14:textId="77777777" w:rsidR="00FB29D8" w:rsidRPr="00A25529" w:rsidRDefault="00FB29D8">
      <w:pPr>
        <w:pStyle w:val="pxov"/>
        <w:rPr>
          <w:vanish/>
        </w:rPr>
      </w:pPr>
      <w:r w:rsidRPr="00A25529">
        <w:rPr>
          <w:vanish/>
        </w:rPr>
        <w:t>TEM</w:t>
      </w:r>
    </w:p>
    <w:p w14:paraId="2EC41320" w14:textId="77777777" w:rsidR="00FB29D8" w:rsidRPr="00A25529" w:rsidRDefault="00FB29D8">
      <w:pPr>
        <w:pStyle w:val="pxov"/>
        <w:rPr>
          <w:vanish/>
        </w:rPr>
      </w:pPr>
      <w:r w:rsidRPr="00A25529">
        <w:rPr>
          <w:vanish/>
        </w:rPr>
        <w:t>MTD</w:t>
      </w:r>
    </w:p>
    <w:p w14:paraId="331E7E6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form.fid="Id56e8b501b6411e684899cfd92da4eb0"</w:instrText>
      </w:r>
      <w:r w:rsidRPr="00A25529">
        <w:fldChar w:fldCharType="end"/>
      </w:r>
      <w:r w:rsidRPr="00A25529">
        <w:t xml:space="preserve">UNANIMOUS WRITTEN CONSENT OF MEMBERS TO VOLUNTARY DISSOLUTION OF </w:t>
      </w:r>
      <w:r w:rsidRPr="00A25529">
        <w:rPr>
          <w:rStyle w:val="pxfinstr"/>
          <w:i/>
          <w:iCs/>
        </w:rPr>
        <w:t>[NAME OF CORPORATION]</w:t>
      </w:r>
      <w:r w:rsidRPr="00A25529">
        <w:t xml:space="preserve">, A NEW YORK NOT-FOR-PROFIT CORPORATION </w:t>
      </w:r>
    </w:p>
    <w:p w14:paraId="33E31B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We, the undersigned, being all of the members of </w:t>
      </w:r>
      <w:r w:rsidRPr="00A25529">
        <w:rPr>
          <w:rStyle w:val="pxfinstr"/>
          <w:i/>
          <w:iCs/>
        </w:rPr>
        <w:t>[name of club]</w:t>
      </w:r>
      <w:r w:rsidRPr="00A25529">
        <w:t>, a New York not-for-profit corporation, do hereby consent to the voluntary dissolution of such club and do authorize and direct the appropriate officers of the club to take all steps necessary or appropriate to carry out the intent of this resolution.</w:t>
      </w:r>
    </w:p>
    <w:p w14:paraId="2A97ED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In assent to the above, each of the undersigned members has signed his or her name and dated the signing.</w:t>
      </w:r>
    </w:p>
    <w:p w14:paraId="218D0BCE"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3B0AB37B"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249440C4"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68552D4" w14:textId="77777777" w:rsidR="00FB29D8" w:rsidRPr="00A25529" w:rsidRDefault="00FB29D8">
      <w:pPr>
        <w:pStyle w:val="pxformfsigfal"/>
        <w:rPr>
          <w:sz w:val="24"/>
          <w:szCs w:val="24"/>
        </w:rPr>
      </w:pPr>
      <w:r w:rsidRPr="00BD0DFB">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23C76EA0" w14:textId="77777777" w:rsidR="00FB29D8" w:rsidRPr="00A25529" w:rsidRDefault="00FB29D8">
      <w:pPr>
        <w:pStyle w:val="pxformnotes"/>
        <w:jc w:val="center"/>
        <w:rPr>
          <w:sz w:val="24"/>
          <w:szCs w:val="24"/>
        </w:rPr>
      </w:pPr>
      <w:r w:rsidRPr="00A25529">
        <w:rPr>
          <w:rStyle w:val="pxvis"/>
          <w:rFonts w:cs="Arial"/>
          <w:bCs/>
          <w:sz w:val="24"/>
          <w:szCs w:val="24"/>
          <w:rPrChange w:id="6195" w:author="Cara Cardinale" w:date="2025-03-04T10:36:00Z">
            <w:rPr>
              <w:rStyle w:val="pxvis"/>
              <w:rFonts w:cs="Arial"/>
              <w:bCs/>
              <w:szCs w:val="24"/>
            </w:rPr>
          </w:rPrChange>
        </w:rPr>
        <w:t>Notes to Form</w:t>
      </w:r>
    </w:p>
    <w:p w14:paraId="34EBC146" w14:textId="77777777" w:rsidR="00FB29D8" w:rsidRPr="00A25529" w:rsidRDefault="00FB29D8">
      <w:pPr>
        <w:pStyle w:val="pxformnotes"/>
        <w:rPr>
          <w:sz w:val="24"/>
          <w:szCs w:val="24"/>
        </w:rPr>
      </w:pPr>
    </w:p>
    <w:p w14:paraId="53626967" w14:textId="77777777" w:rsidR="00FB29D8" w:rsidRPr="00A25529" w:rsidRDefault="00FB29D8">
      <w:pPr>
        <w:pStyle w:val="pxformnote"/>
        <w:spacing w:before="180"/>
      </w:pPr>
      <w:del w:id="6196" w:author="Cara Cardinale" w:date="2025-01-14T20:47:00Z">
        <w:r w:rsidRPr="00A25529" w:rsidDel="00CF1278">
          <w:delText>Drafter's Note</w:delText>
        </w:r>
      </w:del>
      <w:r w:rsidRPr="00A25529">
        <w:t xml:space="preserve"> </w:t>
      </w:r>
    </w:p>
    <w:p w14:paraId="01727F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This form is based on the provisions of </w:t>
      </w:r>
      <w:r w:rsidRPr="00A25529">
        <w:rPr>
          <w:rStyle w:val="pxst"/>
          <w:color w:val="FF0000"/>
          <w:vertAlign w:val="superscript"/>
        </w:rPr>
        <w:t>►</w:t>
      </w:r>
      <w:r w:rsidRPr="00A25529">
        <w:rPr>
          <w:rStyle w:val="pxst"/>
        </w:rPr>
        <w:fldChar w:fldCharType="begin"/>
      </w:r>
      <w:r w:rsidRPr="00A25529">
        <w:rPr>
          <w:rStyle w:val="pxst"/>
        </w:rPr>
        <w:instrText>st.ref.id="I00GFKI"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w:t>
      </w:r>
      <w:r w:rsidRPr="00A25529">
        <w:t xml:space="preserve">. That section provides that, unless otherwise provided in the certificate of incorporation or the bylaws, any action required or permitted to be taken at any meeting of the members by the N.Y. Not-for-Profit Corporation Law or the certificate of incorporation or the bylaws may be taken without a meeting if all the members entitled to vote thereon consent thereto in writing or electronically. See </w:t>
      </w:r>
      <w:r w:rsidRPr="00A25529">
        <w:rPr>
          <w:rStyle w:val="pxst"/>
          <w:color w:val="FF0000"/>
          <w:vertAlign w:val="superscript"/>
        </w:rPr>
        <w:t>►</w:t>
      </w:r>
      <w:r w:rsidRPr="00A25529">
        <w:rPr>
          <w:rStyle w:val="pxst"/>
        </w:rPr>
        <w:fldChar w:fldCharType="begin"/>
      </w:r>
      <w:r w:rsidRPr="00A25529">
        <w:rPr>
          <w:rStyle w:val="pxst"/>
        </w:rPr>
        <w:instrText>st.ref.id="I00J8PE"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614(a)</w:t>
      </w:r>
      <w:r w:rsidRPr="00A25529">
        <w:t>.</w:t>
      </w:r>
    </w:p>
    <w:p w14:paraId="2091CD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st.ref.id="I05Q05Y"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1494FB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st.ref.id="I05LSGM"</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32830D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st.ref.id="I05HKRA"</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68979B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For statutory provisions concerning procedure for voluntary, nonjudicial dissolution, see </w:t>
      </w:r>
      <w:r w:rsidRPr="00A25529">
        <w:rPr>
          <w:rStyle w:val="pxst"/>
          <w:color w:val="FF0000"/>
          <w:vertAlign w:val="superscript"/>
        </w:rPr>
        <w:t>►</w:t>
      </w:r>
      <w:r w:rsidRPr="00A25529">
        <w:rPr>
          <w:rStyle w:val="pxst"/>
        </w:rPr>
        <w:fldChar w:fldCharType="begin"/>
      </w:r>
      <w:r w:rsidRPr="00A25529">
        <w:rPr>
          <w:rStyle w:val="pxst"/>
        </w:rPr>
        <w:instrText>st.ref.id="I05DD1Y"</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1B391ACF" w14:textId="77777777" w:rsidR="00FB29D8" w:rsidRPr="00A25529" w:rsidRDefault="00FB29D8">
      <w:pPr>
        <w:pStyle w:val="pxformrr"/>
        <w:rPr>
          <w:sz w:val="24"/>
          <w:szCs w:val="24"/>
        </w:rPr>
      </w:pPr>
      <w:r w:rsidRPr="00A25529">
        <w:rPr>
          <w:rStyle w:val="pxvis"/>
          <w:rFonts w:cs="Arial"/>
          <w:bCs/>
          <w:sz w:val="50"/>
          <w:rPrChange w:id="6197" w:author="Cara Cardinale" w:date="2025-03-04T10:36:00Z">
            <w:rPr>
              <w:rStyle w:val="pxvis"/>
              <w:rFonts w:cs="Arial"/>
              <w:bCs/>
            </w:rPr>
          </w:rPrChange>
        </w:rPr>
        <w:t>Research References</w:t>
      </w:r>
    </w:p>
    <w:p w14:paraId="78C6274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tk.ref.id="I0595CM"</w:instrText>
      </w:r>
      <w:r w:rsidRPr="00A25529">
        <w:rPr>
          <w:rStyle w:val="pxtk"/>
        </w:rPr>
        <w:fldChar w:fldCharType="end"/>
      </w:r>
      <w:r w:rsidRPr="00A25529">
        <w:rPr>
          <w:rStyle w:val="pxtk"/>
        </w:rPr>
        <w:t>West's Key Number Digest, Corporations and Business Organizations &amp;key;3390</w:t>
      </w:r>
    </w:p>
    <w:p w14:paraId="64DEA65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tk.ref.id="I00M1UC"</w:instrText>
      </w:r>
      <w:r w:rsidRPr="00A25529">
        <w:rPr>
          <w:rStyle w:val="pxtk"/>
        </w:rPr>
        <w:fldChar w:fldCharType="end"/>
      </w:r>
      <w:r w:rsidRPr="00A25529">
        <w:rPr>
          <w:rStyle w:val="pxtk"/>
        </w:rPr>
        <w:t>West's Key Number Digest, Corporations and Business Organizations &amp;key;3480 et seq.</w:t>
      </w:r>
    </w:p>
    <w:p w14:paraId="4CA02A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rc.ref.id="I00OUZ8"</w:instrText>
      </w:r>
      <w:r w:rsidRPr="00A25529">
        <w:rPr>
          <w:rStyle w:val="pxrc"/>
        </w:rPr>
        <w:fldChar w:fldCharType="end"/>
      </w:r>
      <w:r w:rsidRPr="00A25529">
        <w:rPr>
          <w:rStyle w:val="pxrc"/>
        </w:rPr>
        <w:t>Right to assets of voluntarily dissolved lodge or club, 70 A.L.R.4th 897</w:t>
      </w:r>
    </w:p>
    <w:p w14:paraId="3792FFB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rc.ref.id="I008072"</w:instrText>
      </w:r>
      <w:r w:rsidRPr="00A25529">
        <w:rPr>
          <w:rStyle w:val="pxrc"/>
        </w:rPr>
        <w:fldChar w:fldCharType="end"/>
      </w:r>
      <w:r w:rsidRPr="00A25529">
        <w:rPr>
          <w:rStyle w:val="pxrc"/>
        </w:rPr>
        <w:t>Distribution of funds by nonprofit corporation absent dissolution, 51 A.L.R.3d 1318</w:t>
      </w:r>
    </w:p>
    <w:p w14:paraId="1D694F3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rc.ref.id="I00ATBY"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89</w:t>
      </w:r>
      <w:ins w:id="6198" w:author="Cara Cardinale" w:date="2025-01-21T18:54:00Z">
        <w:r w:rsidR="001D54A5" w:rsidRPr="00A25529">
          <w:rPr>
            <w:rStyle w:val="pxrc"/>
          </w:rPr>
          <w:t>4</w:t>
        </w:r>
      </w:ins>
      <w:del w:id="6199" w:author="Cara Cardinale" w:date="2025-01-21T18:54:00Z">
        <w:r w:rsidRPr="00A25529" w:rsidDel="001D54A5">
          <w:rPr>
            <w:rStyle w:val="pxrc"/>
          </w:rPr>
          <w:delText>6</w:delText>
        </w:r>
      </w:del>
      <w:r w:rsidRPr="00A25529">
        <w:rPr>
          <w:rStyle w:val="pxrc"/>
        </w:rPr>
        <w:t xml:space="preserve">, </w:t>
      </w:r>
      <w:del w:id="6200" w:author="Cara Cardinale" w:date="2025-01-22T12:36:00Z">
        <w:r w:rsidRPr="00A25529" w:rsidDel="00B747E7">
          <w:rPr>
            <w:rStyle w:val="pxrc"/>
          </w:rPr>
          <w:delText>1361 to 1369</w:delText>
        </w:r>
      </w:del>
      <w:ins w:id="6201" w:author="Cara Cardinale" w:date="2025-01-22T12:36:00Z">
        <w:r w:rsidR="00B747E7" w:rsidRPr="00A25529">
          <w:rPr>
            <w:rStyle w:val="pxrc"/>
          </w:rPr>
          <w:t>1328 to 1336</w:t>
        </w:r>
      </w:ins>
    </w:p>
    <w:p w14:paraId="6C111093" w14:textId="77777777" w:rsidR="00FB29D8" w:rsidRPr="00A25529" w:rsidRDefault="00FB29D8">
      <w:pPr>
        <w:pStyle w:val="pxs"/>
        <w:spacing w:before="180"/>
        <w:rPr>
          <w:rPrChange w:id="6202" w:author="Cara Cardinale" w:date="2025-03-04T10:36:00Z">
            <w:rPr>
              <w:sz w:val="27"/>
            </w:rPr>
          </w:rPrChange>
        </w:rPr>
      </w:pPr>
      <w:r w:rsidRPr="00A25529">
        <w:rPr>
          <w:rPrChange w:id="6203" w:author="Cara Cardinale" w:date="2025-03-04T10:36:00Z">
            <w:rPr>
              <w:sz w:val="27"/>
            </w:rPr>
          </w:rPrChange>
        </w:rPr>
        <w:t>30:211. Resolution approving plan of dissolution and asset transfer</w:t>
      </w:r>
    </w:p>
    <w:p w14:paraId="65B5D38E" w14:textId="77777777" w:rsidR="00FB29D8" w:rsidRPr="00A25529" w:rsidRDefault="00FB29D8">
      <w:pPr>
        <w:pStyle w:val="pxov"/>
        <w:rPr>
          <w:vanish/>
        </w:rPr>
      </w:pPr>
      <w:r w:rsidRPr="00A25529">
        <w:rPr>
          <w:vanish/>
        </w:rPr>
        <w:t>FMS</w:t>
      </w:r>
    </w:p>
    <w:p w14:paraId="0B81EE0B" w14:textId="77777777" w:rsidR="00FB29D8" w:rsidRPr="00A25529" w:rsidRDefault="00FB29D8">
      <w:pPr>
        <w:pStyle w:val="pxov"/>
        <w:rPr>
          <w:vanish/>
        </w:rPr>
      </w:pPr>
      <w:r w:rsidRPr="00A25529">
        <w:rPr>
          <w:vanish/>
        </w:rPr>
        <w:t>NFP</w:t>
      </w:r>
    </w:p>
    <w:p w14:paraId="1295CE5A" w14:textId="77777777" w:rsidR="00FB29D8" w:rsidRPr="00A25529" w:rsidRDefault="00FB29D8">
      <w:pPr>
        <w:pStyle w:val="pxov"/>
        <w:rPr>
          <w:vanish/>
        </w:rPr>
      </w:pPr>
      <w:r w:rsidRPr="00A25529">
        <w:rPr>
          <w:vanish/>
        </w:rPr>
        <w:t>COL</w:t>
      </w:r>
    </w:p>
    <w:p w14:paraId="181A0892" w14:textId="77777777" w:rsidR="00FB29D8" w:rsidRPr="00A25529" w:rsidRDefault="00FB29D8">
      <w:pPr>
        <w:pStyle w:val="pxov"/>
        <w:rPr>
          <w:vanish/>
        </w:rPr>
      </w:pPr>
      <w:r w:rsidRPr="00A25529">
        <w:rPr>
          <w:vanish/>
        </w:rPr>
        <w:t>FCV</w:t>
      </w:r>
    </w:p>
    <w:p w14:paraId="39C79385" w14:textId="77777777" w:rsidR="00FB29D8" w:rsidRPr="00A25529" w:rsidRDefault="00FB29D8">
      <w:pPr>
        <w:pStyle w:val="pxov"/>
        <w:rPr>
          <w:vanish/>
        </w:rPr>
      </w:pPr>
      <w:r w:rsidRPr="00A25529">
        <w:rPr>
          <w:vanish/>
        </w:rPr>
        <w:t>FTR</w:t>
      </w:r>
    </w:p>
    <w:p w14:paraId="38731DEC" w14:textId="77777777" w:rsidR="00FB29D8" w:rsidRPr="00A25529" w:rsidRDefault="00FB29D8">
      <w:pPr>
        <w:pStyle w:val="pxov"/>
        <w:rPr>
          <w:vanish/>
        </w:rPr>
      </w:pPr>
      <w:r w:rsidRPr="00A25529">
        <w:rPr>
          <w:vanish/>
        </w:rPr>
        <w:t>REO</w:t>
      </w:r>
    </w:p>
    <w:p w14:paraId="334FC0F3" w14:textId="77777777" w:rsidR="00FB29D8" w:rsidRPr="00A25529" w:rsidRDefault="00FB29D8">
      <w:pPr>
        <w:pStyle w:val="pxov"/>
        <w:rPr>
          <w:vanish/>
        </w:rPr>
      </w:pPr>
      <w:r w:rsidRPr="00A25529">
        <w:rPr>
          <w:vanish/>
        </w:rPr>
        <w:t>EBL</w:t>
      </w:r>
    </w:p>
    <w:p w14:paraId="15A9F86E" w14:textId="77777777" w:rsidR="00FB29D8" w:rsidRPr="00A25529" w:rsidRDefault="00FB29D8">
      <w:pPr>
        <w:pStyle w:val="pxov"/>
        <w:rPr>
          <w:vanish/>
        </w:rPr>
      </w:pPr>
      <w:r w:rsidRPr="00A25529">
        <w:rPr>
          <w:vanish/>
        </w:rPr>
        <w:t>TEM</w:t>
      </w:r>
    </w:p>
    <w:p w14:paraId="34AC58BF" w14:textId="77777777" w:rsidR="00FB29D8" w:rsidRPr="00A25529" w:rsidRDefault="00FB29D8">
      <w:pPr>
        <w:pStyle w:val="pxov"/>
        <w:rPr>
          <w:vanish/>
        </w:rPr>
      </w:pPr>
      <w:r w:rsidRPr="00A25529">
        <w:rPr>
          <w:vanish/>
        </w:rPr>
        <w:t>MTD</w:t>
      </w:r>
    </w:p>
    <w:p w14:paraId="52D567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form.fid="Id56ed9701b6411e684899cfd92da4eb0"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w:t>
      </w:r>
      <w:r w:rsidRPr="00A25529">
        <w:rPr>
          <w:rStyle w:val="pxfinstr"/>
          <w:i/>
          <w:iCs/>
        </w:rPr>
        <w:t>[name of corporation]</w:t>
      </w:r>
      <w:r w:rsidRPr="00A25529">
        <w:t xml:space="preserve"> has assets consisting of real property, buildings, equipment, furniture, records, investments and cash and such assets include certain temporarily restricted assets that are legally required to be used for a particular purpose; and</w:t>
      </w:r>
    </w:p>
    <w:p w14:paraId="5FEFE0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w:t>
      </w:r>
      <w:r w:rsidRPr="00A25529">
        <w:rPr>
          <w:rStyle w:val="pxfinstr"/>
          <w:i/>
          <w:iCs/>
        </w:rPr>
        <w:t>[name of corporation]</w:t>
      </w:r>
      <w:r w:rsidRPr="00A25529">
        <w:t xml:space="preserve"> has liabilities; and</w:t>
      </w:r>
    </w:p>
    <w:p w14:paraId="10867F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w:t>
      </w:r>
      <w:r w:rsidRPr="00A25529">
        <w:rPr>
          <w:rStyle w:val="pxfinstr"/>
          <w:i/>
          <w:iCs/>
        </w:rPr>
        <w:t>[name of corporation]</w:t>
      </w:r>
      <w:r w:rsidRPr="00A25529">
        <w:t xml:space="preserve"> shall sell the buildings and real property, equipment, furniture and other tangible personal property for fair market value and upon terms that are fair and reasonable to </w:t>
      </w:r>
      <w:r w:rsidRPr="00A25529">
        <w:rPr>
          <w:rStyle w:val="pxfinstr"/>
          <w:i/>
          <w:iCs/>
        </w:rPr>
        <w:t>[name of corporation]</w:t>
      </w:r>
      <w:r w:rsidRPr="00A25529">
        <w:t xml:space="preserve">, provided that certain records and other tangible personal property important to </w:t>
      </w:r>
      <w:r w:rsidRPr="00A25529">
        <w:rPr>
          <w:rStyle w:val="pxfinstr"/>
          <w:i/>
          <w:iCs/>
        </w:rPr>
        <w:t>[name of corporation]</w:t>
      </w:r>
      <w:r w:rsidRPr="00A25529">
        <w:t xml:space="preserve">'s purposes shall be distributed to </w:t>
      </w:r>
      <w:r w:rsidRPr="00A25529">
        <w:rPr>
          <w:rStyle w:val="pxfinstr"/>
          <w:i/>
          <w:iCs/>
        </w:rPr>
        <w:t>[name of distributee]</w:t>
      </w:r>
      <w:r w:rsidRPr="00A25529">
        <w:t xml:space="preserve"> (the </w:t>
      </w:r>
      <w:r w:rsidRPr="00A25529">
        <w:rPr>
          <w:vanish/>
        </w:rPr>
        <w:t>&amp;ldquo;</w:t>
      </w:r>
      <w:r w:rsidRPr="00A25529">
        <w:rPr>
          <w:rStyle w:val="pxvis"/>
          <w:rFonts w:ascii="Times NewRoman" w:hAnsi="Times NewRoman"/>
          <w:b w:val="0"/>
          <w:sz w:val="24"/>
        </w:rPr>
        <w:t>“</w:t>
      </w:r>
      <w:r w:rsidRPr="00A25529">
        <w:t>Distributee</w:t>
      </w:r>
      <w:r w:rsidRPr="00A25529">
        <w:rPr>
          <w:vanish/>
        </w:rPr>
        <w:t>&amp;rdquo;</w:t>
      </w:r>
      <w:r w:rsidRPr="00A25529">
        <w:rPr>
          <w:rStyle w:val="pxvis"/>
          <w:rFonts w:ascii="Times NewRoman" w:hAnsi="Times NewRoman"/>
          <w:b w:val="0"/>
          <w:sz w:val="24"/>
        </w:rPr>
        <w:t>”</w:t>
      </w:r>
      <w:r w:rsidRPr="00A25529">
        <w:t xml:space="preserve">), which is of substantially similar purpose as </w:t>
      </w:r>
      <w:r w:rsidRPr="00A25529">
        <w:rPr>
          <w:rStyle w:val="pxfinstr"/>
          <w:i/>
          <w:iCs/>
        </w:rPr>
        <w:t>[name of corporation]</w:t>
      </w:r>
      <w:r w:rsidRPr="00A25529">
        <w:t xml:space="preserve"> and which qualifies as an exempt organization pursuant to </w:t>
      </w:r>
      <w:r w:rsidRPr="00A25529">
        <w:rPr>
          <w:rStyle w:val="pxst"/>
          <w:color w:val="FF0000"/>
          <w:vertAlign w:val="superscript"/>
        </w:rPr>
        <w:t>►</w:t>
      </w:r>
      <w:r w:rsidRPr="00A25529">
        <w:rPr>
          <w:rStyle w:val="pxst"/>
        </w:rPr>
        <w:fldChar w:fldCharType="begin"/>
      </w:r>
      <w:r w:rsidRPr="00A25529">
        <w:rPr>
          <w:rStyle w:val="pxst"/>
        </w:rPr>
        <w:instrText>st.ref.id="I00DMGU"</w:instrText>
      </w:r>
      <w:r w:rsidRPr="00A25529">
        <w:rPr>
          <w:rStyle w:val="pxst"/>
        </w:rPr>
        <w:fldChar w:fldCharType="end"/>
      </w:r>
      <w:r w:rsidRPr="00A25529">
        <w:rPr>
          <w:rStyle w:val="pxst"/>
        </w:rPr>
        <w:t>Section 501(c)(3) of the Internal Revenue Code of 1986</w:t>
      </w:r>
      <w:r w:rsidRPr="00A25529">
        <w:t>, as amended, and has agreed to only use the temporarily restricted assets in accordance with the terms of the gift instrument restricting each such asset; and</w:t>
      </w:r>
    </w:p>
    <w:p w14:paraId="12DB07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the sale of </w:t>
      </w:r>
      <w:r w:rsidRPr="00A25529">
        <w:rPr>
          <w:rStyle w:val="pxfinstr"/>
          <w:i/>
          <w:iCs/>
        </w:rPr>
        <w:t>[name of corporation]</w:t>
      </w:r>
      <w:r w:rsidRPr="00A25529">
        <w:t xml:space="preserve">'s buildings and real property shall be authorized by a majority of </w:t>
      </w:r>
      <w:r w:rsidRPr="00A25529">
        <w:rPr>
          <w:rStyle w:val="pxfinstr"/>
          <w:i/>
          <w:iCs/>
        </w:rPr>
        <w:t>[name of corporation]</w:t>
      </w:r>
      <w:r w:rsidRPr="00A25529">
        <w:t xml:space="preserve">'s Board of Directors pursuant to </w:t>
      </w:r>
      <w:r w:rsidRPr="00A25529">
        <w:rPr>
          <w:rStyle w:val="pxst"/>
          <w:color w:val="FF0000"/>
          <w:vertAlign w:val="superscript"/>
        </w:rPr>
        <w:t>►</w:t>
      </w:r>
      <w:r w:rsidRPr="00A25529">
        <w:rPr>
          <w:rStyle w:val="pxst"/>
        </w:rPr>
        <w:fldChar w:fldCharType="begin"/>
      </w:r>
      <w:r w:rsidRPr="00A25529">
        <w:rPr>
          <w:rStyle w:val="pxst"/>
        </w:rPr>
        <w:instrText>st.ref.id="I00GFLQ"</w:instrText>
      </w:r>
      <w:r w:rsidRPr="00A25529">
        <w:rPr>
          <w:rStyle w:val="pxst"/>
        </w:rPr>
        <w:fldChar w:fldCharType="end"/>
      </w:r>
      <w:r w:rsidRPr="00A25529">
        <w:rPr>
          <w:rStyle w:val="pxst"/>
        </w:rPr>
        <w:t>Section 509(b) of the New York Not-for-Profit Corporation Law</w:t>
      </w:r>
      <w:r w:rsidRPr="00A25529">
        <w:t xml:space="preserve"> which requires the sale of real property to be approved by a majority of a corporation's board of directors; and</w:t>
      </w:r>
    </w:p>
    <w:p w14:paraId="77B6B7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it is in the best interest of </w:t>
      </w:r>
      <w:r w:rsidRPr="00A25529">
        <w:rPr>
          <w:rStyle w:val="pxfinstr"/>
          <w:i/>
          <w:iCs/>
        </w:rPr>
        <w:t>[name of corporation]</w:t>
      </w:r>
      <w:r w:rsidRPr="00A25529">
        <w:t xml:space="preserve"> to dissolve under the New York Not-for-Profit Corporation Law.</w:t>
      </w:r>
    </w:p>
    <w:p w14:paraId="379A65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NOW, THEREFORE, it is hereby</w:t>
      </w:r>
    </w:p>
    <w:p w14:paraId="3942A2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Plan of Dissolution and Distribution of Assets, a form of which is attached hereto as Exhibit </w:t>
      </w:r>
      <w:r w:rsidRPr="00A25529">
        <w:rPr>
          <w:rStyle w:val="pxfinstr"/>
          <w:i/>
          <w:iCs/>
        </w:rPr>
        <w:t>[designation of exhibit]</w:t>
      </w:r>
      <w:r w:rsidRPr="00A25529">
        <w:t xml:space="preserve">, is approved in all respects and is adopted as the Plan of Dissolution of </w:t>
      </w:r>
      <w:r w:rsidRPr="00A25529">
        <w:rPr>
          <w:rStyle w:val="pxfinstr"/>
          <w:i/>
          <w:iCs/>
        </w:rPr>
        <w:t>[name of corporation]</w:t>
      </w:r>
      <w:r w:rsidRPr="00A25529">
        <w:t>;</w:t>
      </w:r>
    </w:p>
    <w:p w14:paraId="4C6D8D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proper officers of </w:t>
      </w:r>
      <w:r w:rsidRPr="00A25529">
        <w:rPr>
          <w:rStyle w:val="pxfinstr"/>
          <w:i/>
          <w:iCs/>
        </w:rPr>
        <w:t>[name of corporation]</w:t>
      </w:r>
      <w:r w:rsidRPr="00A25529">
        <w:t xml:space="preserve"> are instructed and authorized to obtain the consent of the members of </w:t>
      </w:r>
      <w:r w:rsidRPr="00A25529">
        <w:rPr>
          <w:rStyle w:val="pxfinstr"/>
          <w:i/>
          <w:iCs/>
        </w:rPr>
        <w:t>[name of corporation]</w:t>
      </w:r>
      <w:r w:rsidRPr="00A25529">
        <w:t>;</w:t>
      </w:r>
    </w:p>
    <w:p w14:paraId="21CD382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proper officers of </w:t>
      </w:r>
      <w:r w:rsidRPr="00A25529">
        <w:rPr>
          <w:rStyle w:val="pxfinstr"/>
          <w:i/>
          <w:iCs/>
        </w:rPr>
        <w:t>[name of corporation]</w:t>
      </w:r>
      <w:r w:rsidRPr="00A25529">
        <w:t xml:space="preserve"> are instructed and authorized to make any necessary changes to the Plan of Dissolution and Distribution of Assets and to execute and deliver any and all documents necessary to effectuate the dissolution of the Corporation, including the filing of a Certificate of Dissolution in accordance with </w:t>
      </w:r>
      <w:r w:rsidRPr="00A25529">
        <w:rPr>
          <w:rStyle w:val="pxst"/>
          <w:color w:val="FF0000"/>
          <w:vertAlign w:val="superscript"/>
        </w:rPr>
        <w:t>►</w:t>
      </w:r>
      <w:r w:rsidRPr="00A25529">
        <w:rPr>
          <w:rStyle w:val="pxst"/>
        </w:rPr>
        <w:fldChar w:fldCharType="begin"/>
      </w:r>
      <w:r w:rsidRPr="00A25529">
        <w:rPr>
          <w:rStyle w:val="pxst"/>
        </w:rPr>
        <w:instrText>st.ref.id="I00J8QM"</w:instrText>
      </w:r>
      <w:r w:rsidRPr="00A25529">
        <w:rPr>
          <w:rStyle w:val="pxst"/>
        </w:rPr>
        <w:fldChar w:fldCharType="end"/>
      </w:r>
      <w:r w:rsidRPr="00A25529">
        <w:rPr>
          <w:rStyle w:val="pxst"/>
        </w:rPr>
        <w:t>Section 1003 of the Not-for-Profit Corporation Law</w:t>
      </w:r>
      <w:r w:rsidRPr="00A25529">
        <w:t>; and</w:t>
      </w:r>
    </w:p>
    <w:p w14:paraId="58F138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proper officers of </w:t>
      </w:r>
      <w:r w:rsidRPr="00A25529">
        <w:rPr>
          <w:rStyle w:val="pxfinstr"/>
          <w:i/>
          <w:iCs/>
        </w:rPr>
        <w:t>[name of corporation]</w:t>
      </w:r>
      <w:r w:rsidRPr="00A25529">
        <w:t xml:space="preserve"> are hereby authorized to take any further action and execute and deliver any agreements, instruments and documents, in the name of </w:t>
      </w:r>
      <w:r w:rsidRPr="00A25529">
        <w:rPr>
          <w:rStyle w:val="pxfinstr"/>
          <w:i/>
          <w:iCs/>
        </w:rPr>
        <w:t>[name of corporation]</w:t>
      </w:r>
      <w:r w:rsidRPr="00A25529">
        <w:t>, as in their judgment shall be necessary, proper or advisable in order to carry out the intent and accomplish the purposes of the resolutions adopted hereby.</w:t>
      </w:r>
    </w:p>
    <w:p w14:paraId="390596D4" w14:textId="77777777" w:rsidR="00FB29D8" w:rsidRPr="00A25529" w:rsidRDefault="00FB29D8">
      <w:pPr>
        <w:pStyle w:val="pxformnotes"/>
        <w:jc w:val="center"/>
        <w:rPr>
          <w:sz w:val="24"/>
          <w:szCs w:val="24"/>
        </w:rPr>
      </w:pPr>
      <w:r w:rsidRPr="00A25529">
        <w:rPr>
          <w:rStyle w:val="pxvis"/>
          <w:rFonts w:cs="Arial"/>
          <w:bCs/>
          <w:sz w:val="50"/>
          <w:rPrChange w:id="6204" w:author="Cara Cardinale" w:date="2025-03-04T10:36:00Z">
            <w:rPr>
              <w:rStyle w:val="pxvis"/>
              <w:rFonts w:cs="Arial"/>
              <w:bCs/>
            </w:rPr>
          </w:rPrChange>
        </w:rPr>
        <w:t>Notes to Form</w:t>
      </w:r>
    </w:p>
    <w:p w14:paraId="2678137E" w14:textId="77777777" w:rsidR="00FB29D8" w:rsidRPr="00A25529" w:rsidRDefault="00FB29D8">
      <w:pPr>
        <w:pStyle w:val="pxformnotes"/>
        <w:rPr>
          <w:sz w:val="24"/>
          <w:szCs w:val="24"/>
        </w:rPr>
      </w:pPr>
    </w:p>
    <w:p w14:paraId="67907F65" w14:textId="77777777" w:rsidR="00FB29D8" w:rsidRPr="00A25529" w:rsidRDefault="00FB29D8">
      <w:pPr>
        <w:pStyle w:val="pxformrr"/>
        <w:rPr>
          <w:sz w:val="24"/>
          <w:szCs w:val="24"/>
        </w:rPr>
      </w:pPr>
      <w:r w:rsidRPr="00A25529">
        <w:rPr>
          <w:rStyle w:val="pxvis"/>
          <w:rFonts w:cs="Arial"/>
          <w:bCs/>
          <w:sz w:val="24"/>
          <w:szCs w:val="24"/>
          <w:rPrChange w:id="6205" w:author="Cara Cardinale" w:date="2025-03-04T10:36:00Z">
            <w:rPr>
              <w:rStyle w:val="pxvis"/>
              <w:rFonts w:cs="Arial"/>
              <w:bCs/>
              <w:szCs w:val="24"/>
            </w:rPr>
          </w:rPrChange>
        </w:rPr>
        <w:t>Research References</w:t>
      </w:r>
    </w:p>
    <w:p w14:paraId="2D742F7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tk.ref.id="I05Q03I"</w:instrText>
      </w:r>
      <w:r w:rsidRPr="00A25529">
        <w:rPr>
          <w:rStyle w:val="pxtk"/>
        </w:rPr>
        <w:fldChar w:fldCharType="end"/>
      </w:r>
      <w:r w:rsidRPr="00A25529">
        <w:rPr>
          <w:rStyle w:val="pxtk"/>
        </w:rPr>
        <w:t>West's Key Number Digest, Corporations and Business Organizations &amp;key;3390</w:t>
      </w:r>
    </w:p>
    <w:p w14:paraId="5D4EBA8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tk.ref.id="I05LSE6"</w:instrText>
      </w:r>
      <w:r w:rsidRPr="00A25529">
        <w:rPr>
          <w:rStyle w:val="pxtk"/>
        </w:rPr>
        <w:fldChar w:fldCharType="end"/>
      </w:r>
      <w:r w:rsidRPr="00A25529">
        <w:rPr>
          <w:rStyle w:val="pxtk"/>
        </w:rPr>
        <w:t>West's Key Number Digest, Corporations and Business Organizations &amp;key;3480 et seq.</w:t>
      </w:r>
    </w:p>
    <w:p w14:paraId="3056D15E" w14:textId="77777777" w:rsidR="00FB29D8" w:rsidRPr="00A25529" w:rsidRDefault="00FB29D8">
      <w:pPr>
        <w:pStyle w:val="pxs"/>
        <w:spacing w:before="180"/>
        <w:rPr>
          <w:rPrChange w:id="6206" w:author="Cara Cardinale" w:date="2025-03-04T10:36:00Z">
            <w:rPr>
              <w:sz w:val="27"/>
            </w:rPr>
          </w:rPrChange>
        </w:rPr>
      </w:pPr>
      <w:r w:rsidRPr="00A25529">
        <w:rPr>
          <w:rPrChange w:id="6207" w:author="Cara Cardinale" w:date="2025-03-04T10:36:00Z">
            <w:rPr>
              <w:sz w:val="27"/>
            </w:rPr>
          </w:rPrChange>
        </w:rPr>
        <w:t>30:212. Plan of complete liquidation and dissolution</w:t>
      </w:r>
    </w:p>
    <w:p w14:paraId="0DAAD473" w14:textId="77777777" w:rsidR="00FB29D8" w:rsidRPr="00A25529" w:rsidRDefault="00FB29D8">
      <w:pPr>
        <w:pStyle w:val="pxov"/>
        <w:rPr>
          <w:vanish/>
        </w:rPr>
      </w:pPr>
      <w:r w:rsidRPr="00A25529">
        <w:rPr>
          <w:vanish/>
        </w:rPr>
        <w:t>FMS</w:t>
      </w:r>
    </w:p>
    <w:p w14:paraId="6DA4F653" w14:textId="77777777" w:rsidR="00FB29D8" w:rsidRPr="00A25529" w:rsidRDefault="00FB29D8">
      <w:pPr>
        <w:pStyle w:val="pxov"/>
        <w:rPr>
          <w:vanish/>
        </w:rPr>
      </w:pPr>
      <w:r w:rsidRPr="00A25529">
        <w:rPr>
          <w:vanish/>
        </w:rPr>
        <w:t>NFP</w:t>
      </w:r>
    </w:p>
    <w:p w14:paraId="6C8AB0FB" w14:textId="77777777" w:rsidR="00FB29D8" w:rsidRPr="00A25529" w:rsidRDefault="00FB29D8">
      <w:pPr>
        <w:pStyle w:val="pxov"/>
        <w:rPr>
          <w:vanish/>
        </w:rPr>
      </w:pPr>
      <w:r w:rsidRPr="00A25529">
        <w:rPr>
          <w:vanish/>
        </w:rPr>
        <w:t>COL</w:t>
      </w:r>
    </w:p>
    <w:p w14:paraId="1FB47D81" w14:textId="77777777" w:rsidR="00FB29D8" w:rsidRPr="00A25529" w:rsidRDefault="00FB29D8">
      <w:pPr>
        <w:pStyle w:val="pxov"/>
        <w:rPr>
          <w:vanish/>
        </w:rPr>
      </w:pPr>
      <w:r w:rsidRPr="00A25529">
        <w:rPr>
          <w:vanish/>
        </w:rPr>
        <w:t>REO</w:t>
      </w:r>
    </w:p>
    <w:p w14:paraId="6A3F7C20" w14:textId="77777777" w:rsidR="00FB29D8" w:rsidRPr="00A25529" w:rsidRDefault="00FB29D8">
      <w:pPr>
        <w:pStyle w:val="pxov"/>
        <w:rPr>
          <w:vanish/>
        </w:rPr>
      </w:pPr>
      <w:r w:rsidRPr="00A25529">
        <w:rPr>
          <w:vanish/>
        </w:rPr>
        <w:t>FCV</w:t>
      </w:r>
    </w:p>
    <w:p w14:paraId="2089D5A8" w14:textId="77777777" w:rsidR="00FB29D8" w:rsidRPr="00A25529" w:rsidRDefault="00FB29D8">
      <w:pPr>
        <w:pStyle w:val="pxov"/>
        <w:rPr>
          <w:vanish/>
        </w:rPr>
      </w:pPr>
      <w:r w:rsidRPr="00A25529">
        <w:rPr>
          <w:vanish/>
        </w:rPr>
        <w:t>FTR</w:t>
      </w:r>
    </w:p>
    <w:p w14:paraId="62D65570" w14:textId="77777777" w:rsidR="00FB29D8" w:rsidRPr="00A25529" w:rsidRDefault="00FB29D8">
      <w:pPr>
        <w:pStyle w:val="pxov"/>
        <w:rPr>
          <w:vanish/>
        </w:rPr>
      </w:pPr>
      <w:r w:rsidRPr="00A25529">
        <w:rPr>
          <w:vanish/>
        </w:rPr>
        <w:t>EBL</w:t>
      </w:r>
    </w:p>
    <w:p w14:paraId="5398877F" w14:textId="77777777" w:rsidR="00FB29D8" w:rsidRPr="00A25529" w:rsidRDefault="00FB29D8">
      <w:pPr>
        <w:pStyle w:val="pxov"/>
        <w:rPr>
          <w:vanish/>
        </w:rPr>
      </w:pPr>
      <w:r w:rsidRPr="00A25529">
        <w:rPr>
          <w:vanish/>
        </w:rPr>
        <w:t>TEM</w:t>
      </w:r>
    </w:p>
    <w:p w14:paraId="1D92FCDD" w14:textId="77777777" w:rsidR="00FB29D8" w:rsidRPr="00A25529" w:rsidRDefault="00FB29D8">
      <w:pPr>
        <w:pStyle w:val="pxov"/>
        <w:rPr>
          <w:vanish/>
        </w:rPr>
      </w:pPr>
      <w:r w:rsidRPr="00A25529">
        <w:rPr>
          <w:vanish/>
        </w:rPr>
        <w:t>MTD</w:t>
      </w:r>
    </w:p>
    <w:p w14:paraId="2AFB6914"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form.fid="Id56f4ea01b6411e684899cfd92da4eb0"</w:instrText>
      </w:r>
      <w:r w:rsidRPr="00A25529">
        <w:fldChar w:fldCharType="end"/>
      </w:r>
      <w:r w:rsidRPr="00A25529">
        <w:t xml:space="preserve">PLAN OF COMPLETE LIQUIDATION AND DISSOLUTION </w:t>
      </w:r>
    </w:p>
    <w:p w14:paraId="09FADF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Plan of complete liquidation and dissolution of </w:t>
      </w:r>
      <w:r w:rsidRPr="00A25529">
        <w:rPr>
          <w:rStyle w:val="pxfinstr"/>
          <w:i/>
          <w:iCs/>
        </w:rPr>
        <w:t>[name of club]</w:t>
      </w:r>
      <w:r w:rsidRPr="00A25529">
        <w:t>, a New York not-for-profit corporation, subsequently called the Corporation.</w:t>
      </w:r>
    </w:p>
    <w:p w14:paraId="786F9777" w14:textId="77777777" w:rsidR="00FB29D8" w:rsidRPr="00A25529" w:rsidRDefault="00FB29D8">
      <w:pPr>
        <w:pStyle w:val="pxformfl"/>
        <w:ind w:left="500"/>
      </w:pPr>
      <w:r w:rsidRPr="00A25529">
        <w:t xml:space="preserve"> </w:t>
      </w:r>
    </w:p>
    <w:p w14:paraId="6C12B70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One.  APPROVAL OF PLAN</w:t>
      </w:r>
    </w:p>
    <w:p w14:paraId="250458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This plan shall become effective on approval by the members of the corporation, either by unanimous written consent, in compliance with </w:t>
      </w:r>
      <w:r w:rsidRPr="00A25529">
        <w:rPr>
          <w:rStyle w:val="pxst"/>
          <w:color w:val="FF0000"/>
          <w:vertAlign w:val="superscript"/>
        </w:rPr>
        <w:t>►</w:t>
      </w:r>
      <w:r w:rsidRPr="00A25529">
        <w:rPr>
          <w:rStyle w:val="pxst"/>
        </w:rPr>
        <w:fldChar w:fldCharType="begin"/>
      </w:r>
      <w:r w:rsidRPr="00A25529">
        <w:rPr>
          <w:rStyle w:val="pxst"/>
        </w:rPr>
        <w:instrText>st.ref.id="I05HKOU"</w:instrText>
      </w:r>
      <w:r w:rsidRPr="00A25529">
        <w:rPr>
          <w:rStyle w:val="pxst"/>
        </w:rPr>
        <w:fldChar w:fldCharType="end"/>
      </w:r>
      <w:r w:rsidRPr="00A25529">
        <w:rPr>
          <w:rStyle w:val="pxst"/>
        </w:rPr>
        <w:t>Section 614 of the Not-for-Profit Corporation Law</w:t>
      </w:r>
      <w:r w:rsidRPr="00A25529">
        <w:t xml:space="preserve">, or by affirmative vote of at least two-thirds of the members of the corporation, in compliance with </w:t>
      </w:r>
      <w:r w:rsidRPr="00A25529">
        <w:rPr>
          <w:rStyle w:val="pxst"/>
          <w:color w:val="FF0000"/>
          <w:vertAlign w:val="superscript"/>
        </w:rPr>
        <w:t>►</w:t>
      </w:r>
      <w:r w:rsidRPr="00A25529">
        <w:rPr>
          <w:rStyle w:val="pxst"/>
        </w:rPr>
        <w:fldChar w:fldCharType="begin"/>
      </w:r>
      <w:r w:rsidRPr="00A25529">
        <w:rPr>
          <w:rStyle w:val="pxst"/>
        </w:rPr>
        <w:instrText>st.ref.id="I05DCZI"</w:instrText>
      </w:r>
      <w:r w:rsidRPr="00A25529">
        <w:rPr>
          <w:rStyle w:val="pxst"/>
        </w:rPr>
        <w:fldChar w:fldCharType="end"/>
      </w:r>
      <w:r w:rsidRPr="00A25529">
        <w:rPr>
          <w:rStyle w:val="pxst"/>
        </w:rPr>
        <w:t>Section 1002(a) of the Not-for-Profit Corporation Law</w:t>
      </w:r>
      <w:r w:rsidRPr="00A25529">
        <w:t>.</w:t>
      </w:r>
    </w:p>
    <w:p w14:paraId="32CB4D5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Two.  COLLECTION OF ASSETS AND PAYMENT OF OBLIGATIONS</w:t>
      </w:r>
    </w:p>
    <w:p w14:paraId="3C6341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After approval and adoption of the plan by the members, the corporation shall proceed to collect its assets and to sell, exchange, convey, or otherwise dispose of or reduce to cash all of such assets, except such assets as may be distributed in kind to the members in pro rata distributions, and to pay, satisfy, and discharge or make provision for payment, satisfaction, and discharge of its liabilities and obligations, including unascertained or contingent liabilities and obligations. Such sale, exchange, conveyance, or other disposition of the assets of the corporation shall be completed as quickly as possible after the approval and adoption of the plan by the members.</w:t>
      </w:r>
    </w:p>
    <w:p w14:paraId="46CFC4E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Three.  DISTRIBUTION OF ASSETS</w:t>
      </w:r>
    </w:p>
    <w:p w14:paraId="2BC0F71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As soon as practicable, the corporation shall:</w:t>
      </w:r>
    </w:p>
    <w:p w14:paraId="24D49AF4" w14:textId="77777777" w:rsidR="00FB29D8" w:rsidRPr="00A25529" w:rsidRDefault="00FB29D8">
      <w:pPr>
        <w:pStyle w:val="pxformfl"/>
        <w:ind w:left="500"/>
      </w:pPr>
      <w:r w:rsidRPr="00A25529">
        <w:t xml:space="preserve"> </w:t>
      </w:r>
    </w:p>
    <w:p w14:paraId="0B495BC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1853CD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Make one or more pro rata distributions to members, in cash or in kind, of assets of the corporation legally available for distribution in accordance with the provisions of the corporation's certificate of incorporation </w:t>
      </w:r>
      <w:r w:rsidRPr="00A25529">
        <w:rPr>
          <w:rStyle w:val="pxfinstr"/>
          <w:i/>
          <w:iCs/>
        </w:rPr>
        <w:t>[OPTIONAL: and bylaws]</w:t>
      </w:r>
      <w:r w:rsidRPr="00A25529">
        <w:t xml:space="preserve"> governing the distributive rights of members </w:t>
      </w:r>
      <w:r w:rsidRPr="00A25529">
        <w:rPr>
          <w:rStyle w:val="pxfinstr"/>
          <w:i/>
          <w:iCs/>
        </w:rPr>
        <w:t>[OPTIONAL: and classes of members]</w:t>
      </w:r>
      <w:r w:rsidRPr="00A25529">
        <w:t xml:space="preserve">, specifically </w:t>
      </w:r>
      <w:r w:rsidRPr="00A25529">
        <w:rPr>
          <w:rStyle w:val="pxfinstr"/>
          <w:i/>
          <w:iCs/>
        </w:rPr>
        <w:t>[recitation of sections of certificate of incorporation and/or bylaws]</w:t>
      </w:r>
      <w:r w:rsidRPr="00A25529">
        <w:t>;</w:t>
      </w:r>
    </w:p>
    <w:p w14:paraId="62003F6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3E8E50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All assets held by the corporation for a </w:t>
      </w:r>
      <w:r w:rsidRPr="00A25529">
        <w:rPr>
          <w:rStyle w:val="pxfinstr"/>
          <w:i/>
          <w:iCs/>
        </w:rPr>
        <w:t>[charitable/eleemosynary/benevolent/educational/[specification of usage of assets]]</w:t>
      </w:r>
      <w:r w:rsidRPr="00A25529">
        <w:t xml:space="preserve"> use, consisting of </w:t>
      </w:r>
      <w:r w:rsidRPr="00A25529">
        <w:rPr>
          <w:rStyle w:val="pxfinstr"/>
          <w:i/>
          <w:iCs/>
        </w:rPr>
        <w:t>[list of assets]</w:t>
      </w:r>
      <w:r w:rsidRPr="00A25529">
        <w:t xml:space="preserve">, which assets are not held upon a condition requiring return, transfer, or conveyance by reason of the dissolution of the corporation, shall be transferred or conveyed to </w:t>
      </w:r>
      <w:r w:rsidRPr="00A25529">
        <w:rPr>
          <w:rStyle w:val="pxfinstr"/>
          <w:i/>
          <w:iCs/>
        </w:rPr>
        <w:t>[list of one or more domestic or foreign corporations, societies, or organizations engaged in activities substantially similar to those of dissolving corporation]</w:t>
      </w:r>
      <w:r w:rsidRPr="00A25529">
        <w:t>, pursuant to the plan of distribution to be subsequently adopted by the corporation;</w:t>
      </w:r>
    </w:p>
    <w:p w14:paraId="74A6B9C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(c). </w:t>
      </w:r>
    </w:p>
    <w:p w14:paraId="3B328C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All assets held by the corporation upon a condition requiring return, transfer, or conveyance by reason of the dissolution of the corporation shall be returned, transferred, or conveyed in accordance with the requirements appertaining thereto; and</w:t>
      </w:r>
    </w:p>
    <w:p w14:paraId="1D4D3EF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(d). </w:t>
      </w:r>
    </w:p>
    <w:p w14:paraId="377484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Dissolve and file a formal certificate of dissolution in compliance with the provisions of the N.Y. Not-for-Profit Corporation Law.</w:t>
      </w:r>
    </w:p>
    <w:p w14:paraId="0BFB0B7E" w14:textId="77777777" w:rsidR="00FB29D8" w:rsidRPr="00A25529" w:rsidRDefault="00FB29D8">
      <w:pPr>
        <w:pStyle w:val="pxformnotes"/>
        <w:jc w:val="center"/>
        <w:rPr>
          <w:sz w:val="24"/>
          <w:szCs w:val="24"/>
        </w:rPr>
      </w:pPr>
      <w:r w:rsidRPr="00A25529">
        <w:rPr>
          <w:rStyle w:val="pxvis"/>
          <w:rFonts w:cs="Arial"/>
          <w:bCs/>
          <w:sz w:val="50"/>
          <w:rPrChange w:id="6208" w:author="Cara Cardinale" w:date="2025-03-04T10:36:00Z">
            <w:rPr>
              <w:rStyle w:val="pxvis"/>
              <w:rFonts w:cs="Arial"/>
              <w:bCs/>
            </w:rPr>
          </w:rPrChange>
        </w:rPr>
        <w:t>Notes to Form</w:t>
      </w:r>
    </w:p>
    <w:p w14:paraId="38F4A4A9" w14:textId="77777777" w:rsidR="00FB29D8" w:rsidRPr="00A25529" w:rsidRDefault="00FB29D8">
      <w:pPr>
        <w:pStyle w:val="pxformnotes"/>
        <w:rPr>
          <w:sz w:val="24"/>
          <w:szCs w:val="24"/>
        </w:rPr>
      </w:pPr>
    </w:p>
    <w:p w14:paraId="1C5DB09A" w14:textId="77777777" w:rsidR="00FB29D8" w:rsidRPr="00A25529" w:rsidRDefault="00FB29D8">
      <w:pPr>
        <w:pStyle w:val="pxformnote"/>
        <w:spacing w:before="180"/>
      </w:pPr>
      <w:del w:id="6209" w:author="Cara Cardinale" w:date="2025-01-14T20:47:00Z">
        <w:r w:rsidRPr="00A25529" w:rsidDel="00CF1278">
          <w:delText>Drafter's Note</w:delText>
        </w:r>
      </w:del>
      <w:r w:rsidRPr="00A25529">
        <w:t xml:space="preserve"> </w:t>
      </w:r>
    </w:p>
    <w:p w14:paraId="514CC9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A nonjudicial dissolution of a not-for-profit corporation must be initiated by the adoption by its board of directors of a plan for its dissolution and the distribution of its assets. This plan must implement any provision in the certificate of incorporation prescribing the distributive rights of its members. </w:t>
      </w:r>
      <w:r w:rsidRPr="00A25529">
        <w:rPr>
          <w:rStyle w:val="pxst"/>
          <w:color w:val="FF0000"/>
          <w:vertAlign w:val="superscript"/>
        </w:rPr>
        <w:t>►</w:t>
      </w:r>
      <w:r w:rsidRPr="00A25529">
        <w:rPr>
          <w:rStyle w:val="pxst"/>
        </w:rPr>
        <w:fldChar w:fldCharType="begin"/>
      </w:r>
      <w:r w:rsidRPr="00A25529">
        <w:rPr>
          <w:rStyle w:val="pxst"/>
        </w:rPr>
        <w:instrText>st.ref.id="I008077"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1001(a)</w:t>
      </w:r>
      <w:r w:rsidRPr="00A25529">
        <w:t>.</w:t>
      </w:r>
    </w:p>
    <w:p w14:paraId="09CEBD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st.ref.id="I00ATC3"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5B3F54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If the corporation is a charitable corporation and has no assets to distribute and no liabilities at the time of dissolution, the plan of dissolution shall include a statement to that effect. </w:t>
      </w:r>
      <w:r w:rsidRPr="00A25529">
        <w:rPr>
          <w:rStyle w:val="pxst"/>
          <w:color w:val="FF0000"/>
          <w:vertAlign w:val="superscript"/>
        </w:rPr>
        <w:t>►</w:t>
      </w:r>
      <w:r w:rsidRPr="00A25529">
        <w:rPr>
          <w:rStyle w:val="pxst"/>
        </w:rPr>
        <w:fldChar w:fldCharType="begin"/>
      </w:r>
      <w:r w:rsidRPr="00A25529">
        <w:rPr>
          <w:rStyle w:val="pxst"/>
        </w:rPr>
        <w:instrText>st.ref.id="I00DMGZ"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1001(b)</w:t>
      </w:r>
      <w:r w:rsidRPr="00A25529">
        <w:t>.</w:t>
      </w:r>
    </w:p>
    <w:p w14:paraId="27A370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The board must submit its plan to the members of the corporation for approval. The dissolution is deemed authorized when the plan is approved by the statutory two-thirds vote of the members. </w:t>
      </w:r>
      <w:r w:rsidRPr="00A25529">
        <w:rPr>
          <w:rStyle w:val="pxst"/>
          <w:color w:val="FF0000"/>
          <w:vertAlign w:val="superscript"/>
        </w:rPr>
        <w:t>►</w:t>
      </w:r>
      <w:r w:rsidRPr="00A25529">
        <w:rPr>
          <w:rStyle w:val="pxst"/>
        </w:rPr>
        <w:fldChar w:fldCharType="begin"/>
      </w:r>
      <w:r w:rsidRPr="00A25529">
        <w:rPr>
          <w:rStyle w:val="pxst"/>
        </w:rPr>
        <w:instrText>st.ref.id="I00GFLV"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1002(a)</w:t>
      </w:r>
      <w:r w:rsidRPr="00A25529">
        <w:t>.</w:t>
      </w:r>
    </w:p>
    <w:p w14:paraId="4429E4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The plan of dissolution must also be approved by any governmental body or officer whose approval was required for the formation of the corporation. </w:t>
      </w:r>
      <w:r w:rsidRPr="00A25529">
        <w:rPr>
          <w:rStyle w:val="pxst"/>
          <w:color w:val="FF0000"/>
          <w:vertAlign w:val="superscript"/>
        </w:rPr>
        <w:t>►</w:t>
      </w:r>
      <w:r w:rsidRPr="00A25529">
        <w:rPr>
          <w:rStyle w:val="pxst"/>
        </w:rPr>
        <w:fldChar w:fldCharType="begin"/>
      </w:r>
      <w:r w:rsidRPr="00A25529">
        <w:rPr>
          <w:rStyle w:val="pxst"/>
        </w:rPr>
        <w:instrText>st.ref.id="I05PZS2"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1002(c)</w:t>
      </w:r>
      <w:r w:rsidRPr="00A25529">
        <w:t xml:space="preserve">. Moreover, the plan of dissolution and distribution of assets must have annexed thereto the approval of the Attorney General in the case of a charitable corporation, and in the case of any noncharitable corporation which at the time of dissolution holds assets legally required to be used for a particular purpose. Application to the Attorney General for such approval must be by verified petition, with the plan of dissolution and distribution of assets and certified copies of the consents prescribed by statute annexed thereto. </w:t>
      </w:r>
      <w:r w:rsidRPr="00A25529">
        <w:rPr>
          <w:rStyle w:val="pxst"/>
          <w:color w:val="FF0000"/>
          <w:vertAlign w:val="superscript"/>
        </w:rPr>
        <w:t>►</w:t>
      </w:r>
      <w:r w:rsidRPr="00A25529">
        <w:rPr>
          <w:rStyle w:val="pxst"/>
        </w:rPr>
        <w:fldChar w:fldCharType="begin"/>
      </w:r>
      <w:r w:rsidRPr="00A25529">
        <w:rPr>
          <w:rStyle w:val="pxst"/>
        </w:rPr>
        <w:instrText>st.ref.id="I05LS2Q"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1002(d)</w:t>
      </w:r>
      <w:r w:rsidRPr="00A25529">
        <w:t>.</w:t>
      </w:r>
    </w:p>
    <w:p w14:paraId="162904D1" w14:textId="77777777" w:rsidR="00FB29D8" w:rsidRPr="00A25529" w:rsidRDefault="00FB29D8">
      <w:pPr>
        <w:pStyle w:val="pxformrr"/>
        <w:rPr>
          <w:sz w:val="24"/>
          <w:szCs w:val="24"/>
        </w:rPr>
      </w:pPr>
      <w:r w:rsidRPr="00A25529">
        <w:rPr>
          <w:rStyle w:val="pxvis"/>
          <w:rFonts w:cs="Arial"/>
          <w:bCs/>
          <w:sz w:val="50"/>
          <w:rPrChange w:id="6210" w:author="Cara Cardinale" w:date="2025-03-04T10:36:00Z">
            <w:rPr>
              <w:rStyle w:val="pxvis"/>
              <w:rFonts w:cs="Arial"/>
              <w:bCs/>
            </w:rPr>
          </w:rPrChange>
        </w:rPr>
        <w:t>Research References</w:t>
      </w:r>
    </w:p>
    <w:p w14:paraId="3EAA966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tk.ref.id="I00DMMM"</w:instrText>
      </w:r>
      <w:r w:rsidRPr="00A25529">
        <w:rPr>
          <w:rStyle w:val="pxtk"/>
        </w:rPr>
        <w:fldChar w:fldCharType="end"/>
      </w:r>
      <w:r w:rsidRPr="00A25529">
        <w:rPr>
          <w:rStyle w:val="pxtk"/>
        </w:rPr>
        <w:t>West's Key Number Digest, Corporations and Business Organizations &amp;key;3390</w:t>
      </w:r>
    </w:p>
    <w:p w14:paraId="3158A4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tk.ref.id="I00GFRI"</w:instrText>
      </w:r>
      <w:r w:rsidRPr="00A25529">
        <w:rPr>
          <w:rStyle w:val="pxtk"/>
        </w:rPr>
        <w:fldChar w:fldCharType="end"/>
      </w:r>
      <w:r w:rsidRPr="00A25529">
        <w:rPr>
          <w:rStyle w:val="pxtk"/>
        </w:rPr>
        <w:t>West's Key Number Digest, Corporations and Business Organizations &amp;key;3480 et seq.</w:t>
      </w:r>
    </w:p>
    <w:p w14:paraId="3099FD6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rc.ref.id="I00J8WE"</w:instrText>
      </w:r>
      <w:r w:rsidRPr="00A25529">
        <w:rPr>
          <w:rStyle w:val="pxrc"/>
        </w:rPr>
        <w:fldChar w:fldCharType="end"/>
      </w:r>
      <w:r w:rsidRPr="00A25529">
        <w:rPr>
          <w:rStyle w:val="pxrc"/>
        </w:rPr>
        <w:t>Right to assets of voluntarily dissolved lodge or club, 70 A.L.R.4th 897</w:t>
      </w:r>
    </w:p>
    <w:p w14:paraId="1E9C511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rc.ref.id="I00M21A"</w:instrText>
      </w:r>
      <w:r w:rsidRPr="00A25529">
        <w:rPr>
          <w:rStyle w:val="pxrc"/>
        </w:rPr>
        <w:fldChar w:fldCharType="end"/>
      </w:r>
      <w:r w:rsidRPr="00A25529">
        <w:rPr>
          <w:rStyle w:val="pxrc"/>
        </w:rPr>
        <w:t>Distribution of funds by nonprofit corporation absent dissolution, 51 A.L.R.3d 1318</w:t>
      </w:r>
    </w:p>
    <w:p w14:paraId="6DDF709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rc.ref.id="I00OV66"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211" w:author="Cara Cardinale" w:date="2025-01-22T12:36:00Z">
        <w:r w:rsidRPr="00A25529" w:rsidDel="00B747E7">
          <w:rPr>
            <w:rStyle w:val="pxrc"/>
          </w:rPr>
          <w:delText>1361 to 1369</w:delText>
        </w:r>
      </w:del>
      <w:ins w:id="6212" w:author="Cara Cardinale" w:date="2025-01-22T12:36:00Z">
        <w:r w:rsidR="00B747E7" w:rsidRPr="00A25529">
          <w:rPr>
            <w:rStyle w:val="pxrc"/>
          </w:rPr>
          <w:t>1328 to 1336</w:t>
        </w:r>
      </w:ins>
    </w:p>
    <w:p w14:paraId="2FEF2227" w14:textId="77777777" w:rsidR="00FB29D8" w:rsidRPr="00A25529" w:rsidRDefault="00FB29D8">
      <w:pPr>
        <w:pStyle w:val="pxs"/>
        <w:spacing w:before="180"/>
        <w:rPr>
          <w:rPrChange w:id="6213" w:author="Cara Cardinale" w:date="2025-03-04T10:36:00Z">
            <w:rPr>
              <w:sz w:val="27"/>
            </w:rPr>
          </w:rPrChange>
        </w:rPr>
      </w:pPr>
      <w:r w:rsidRPr="00A25529">
        <w:rPr>
          <w:rPrChange w:id="6214" w:author="Cara Cardinale" w:date="2025-03-04T10:36:00Z">
            <w:rPr>
              <w:sz w:val="27"/>
            </w:rPr>
          </w:rPrChange>
        </w:rPr>
        <w:t>30:213. Plan of dissolution</w:t>
      </w:r>
    </w:p>
    <w:p w14:paraId="03FE0F28" w14:textId="77777777" w:rsidR="00FB29D8" w:rsidRPr="00A25529" w:rsidRDefault="00FB29D8">
      <w:pPr>
        <w:pStyle w:val="pxov"/>
        <w:rPr>
          <w:vanish/>
        </w:rPr>
      </w:pPr>
      <w:r w:rsidRPr="00A25529">
        <w:rPr>
          <w:vanish/>
        </w:rPr>
        <w:t>FMS</w:t>
      </w:r>
    </w:p>
    <w:p w14:paraId="449834F7" w14:textId="77777777" w:rsidR="00FB29D8" w:rsidRPr="00A25529" w:rsidRDefault="00FB29D8">
      <w:pPr>
        <w:pStyle w:val="pxov"/>
        <w:rPr>
          <w:vanish/>
        </w:rPr>
      </w:pPr>
      <w:r w:rsidRPr="00A25529">
        <w:rPr>
          <w:vanish/>
        </w:rPr>
        <w:t>NFP</w:t>
      </w:r>
    </w:p>
    <w:p w14:paraId="1E34D3DB" w14:textId="77777777" w:rsidR="00FB29D8" w:rsidRPr="00A25529" w:rsidRDefault="00FB29D8">
      <w:pPr>
        <w:pStyle w:val="pxov"/>
        <w:rPr>
          <w:vanish/>
        </w:rPr>
      </w:pPr>
      <w:r w:rsidRPr="00A25529">
        <w:rPr>
          <w:vanish/>
        </w:rPr>
        <w:t>COL</w:t>
      </w:r>
    </w:p>
    <w:p w14:paraId="6BB03027" w14:textId="77777777" w:rsidR="00FB29D8" w:rsidRPr="00A25529" w:rsidRDefault="00FB29D8">
      <w:pPr>
        <w:pStyle w:val="pxov"/>
        <w:rPr>
          <w:vanish/>
        </w:rPr>
      </w:pPr>
      <w:r w:rsidRPr="00A25529">
        <w:rPr>
          <w:vanish/>
        </w:rPr>
        <w:t>REO</w:t>
      </w:r>
    </w:p>
    <w:p w14:paraId="61343FD4" w14:textId="77777777" w:rsidR="00FB29D8" w:rsidRPr="00A25529" w:rsidRDefault="00FB29D8">
      <w:pPr>
        <w:pStyle w:val="pxov"/>
        <w:rPr>
          <w:vanish/>
        </w:rPr>
      </w:pPr>
      <w:r w:rsidRPr="00A25529">
        <w:rPr>
          <w:vanish/>
        </w:rPr>
        <w:t>FCV</w:t>
      </w:r>
    </w:p>
    <w:p w14:paraId="2C818501" w14:textId="77777777" w:rsidR="00FB29D8" w:rsidRPr="00A25529" w:rsidRDefault="00FB29D8">
      <w:pPr>
        <w:pStyle w:val="pxov"/>
        <w:rPr>
          <w:vanish/>
        </w:rPr>
      </w:pPr>
      <w:r w:rsidRPr="00A25529">
        <w:rPr>
          <w:vanish/>
        </w:rPr>
        <w:t>FTR</w:t>
      </w:r>
    </w:p>
    <w:p w14:paraId="7FD83ACC" w14:textId="77777777" w:rsidR="00FB29D8" w:rsidRPr="00A25529" w:rsidRDefault="00FB29D8">
      <w:pPr>
        <w:pStyle w:val="pxov"/>
        <w:rPr>
          <w:vanish/>
        </w:rPr>
      </w:pPr>
      <w:r w:rsidRPr="00A25529">
        <w:rPr>
          <w:vanish/>
        </w:rPr>
        <w:t>EBL</w:t>
      </w:r>
    </w:p>
    <w:p w14:paraId="2554903C" w14:textId="77777777" w:rsidR="00FB29D8" w:rsidRPr="00A25529" w:rsidRDefault="00FB29D8">
      <w:pPr>
        <w:pStyle w:val="pxov"/>
        <w:rPr>
          <w:vanish/>
        </w:rPr>
      </w:pPr>
      <w:r w:rsidRPr="00A25529">
        <w:rPr>
          <w:vanish/>
        </w:rPr>
        <w:t>TEM</w:t>
      </w:r>
    </w:p>
    <w:p w14:paraId="382E0578" w14:textId="77777777" w:rsidR="00FB29D8" w:rsidRPr="00A25529" w:rsidRDefault="00FB29D8">
      <w:pPr>
        <w:pStyle w:val="pxov"/>
        <w:rPr>
          <w:vanish/>
        </w:rPr>
      </w:pPr>
      <w:r w:rsidRPr="00A25529">
        <w:rPr>
          <w:vanish/>
        </w:rPr>
        <w:t>MTD</w:t>
      </w:r>
    </w:p>
    <w:p w14:paraId="5894A4DC"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form.fid="Id56f9cc01b6411e684899cfd92da4eb0"</w:instrText>
      </w:r>
      <w:r w:rsidRPr="00A25529">
        <w:fldChar w:fldCharType="end"/>
      </w:r>
      <w:r w:rsidRPr="00A25529">
        <w:t xml:space="preserve">Plan of Dissolution of </w:t>
      </w:r>
      <w:r w:rsidRPr="00A25529">
        <w:rPr>
          <w:rStyle w:val="pxfinstr"/>
          <w:i/>
          <w:iCs/>
        </w:rPr>
        <w:t>[Name of Corporation]</w:t>
      </w:r>
      <w:r w:rsidRPr="00A25529">
        <w:t xml:space="preserve"> </w:t>
      </w:r>
    </w:p>
    <w:p w14:paraId="598564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The Board of Directors (</w:t>
      </w:r>
      <w:r w:rsidRPr="00A25529">
        <w:rPr>
          <w:vanish/>
        </w:rPr>
        <w:t>&amp;ldquo;</w:t>
      </w:r>
      <w:r w:rsidRPr="00A25529">
        <w:rPr>
          <w:rStyle w:val="pxvis"/>
          <w:rFonts w:ascii="Times NewRoman" w:hAnsi="Times NewRoman"/>
          <w:b w:val="0"/>
          <w:sz w:val="24"/>
        </w:rPr>
        <w:t>“</w:t>
      </w:r>
      <w:r w:rsidRPr="00A25529">
        <w:t>Directors</w:t>
      </w:r>
      <w:r w:rsidRPr="00A25529">
        <w:rPr>
          <w:vanish/>
        </w:rPr>
        <w:t>&amp;rdquo;</w:t>
      </w:r>
      <w:r w:rsidRPr="00A25529">
        <w:rPr>
          <w:rStyle w:val="pxvis"/>
          <w:rFonts w:ascii="Times NewRoman" w:hAnsi="Times NewRoman"/>
          <w:b w:val="0"/>
          <w:sz w:val="24"/>
        </w:rPr>
        <w:t>”</w:t>
      </w:r>
      <w:r w:rsidRPr="00A25529">
        <w:t xml:space="preserve">) of </w:t>
      </w:r>
      <w:r w:rsidRPr="00A25529">
        <w:rPr>
          <w:rStyle w:val="pxfinstr"/>
          <w:i/>
          <w:iCs/>
        </w:rPr>
        <w:t>[name of corporation]</w:t>
      </w:r>
      <w:r w:rsidRPr="00A25529">
        <w:t xml:space="preserve"> does hereby resolve and recommend to its sole member for approval that the corporation be dissolved. The Directors considered the advisability of voluntarily dissolving the corporation. All of the Directors determined that dissolution was advisable and in the best interest of the corporation and agreed to this resolution by unanimous written consent without a meeting. They adopted the following plan:</w:t>
      </w:r>
    </w:p>
    <w:p w14:paraId="6D757D52" w14:textId="77777777" w:rsidR="00FB29D8" w:rsidRPr="00A25529" w:rsidRDefault="00FB29D8">
      <w:pPr>
        <w:pStyle w:val="pxformfl"/>
        <w:ind w:left="500"/>
      </w:pPr>
      <w:r w:rsidRPr="00A25529">
        <w:t xml:space="preserve"> </w:t>
      </w:r>
    </w:p>
    <w:p w14:paraId="4F559F8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22D52D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Following resolution of the Board of Directors adopting a Plan of Dissolution, the board shall submit the plan to its sole member for approval.</w:t>
      </w:r>
    </w:p>
    <w:p w14:paraId="6744F09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5ACF1F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No approval of the dissolution of the corporation by any governmental body or officer is required.</w:t>
      </w:r>
    </w:p>
    <w:p w14:paraId="5701365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648E15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The corporation has no assets or liabilities.</w:t>
      </w:r>
    </w:p>
    <w:p w14:paraId="39E8FDC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3A5D5E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A Certificate of Dissolution shall be signed by an authorized director or officer and all required approvals shall be attached thereto.</w:t>
      </w:r>
    </w:p>
    <w:p w14:paraId="2AFAEFA8" w14:textId="77777777" w:rsidR="00FB29D8" w:rsidRPr="00A25529" w:rsidRDefault="00FB29D8">
      <w:pPr>
        <w:pStyle w:val="pxformnotes"/>
        <w:jc w:val="center"/>
        <w:rPr>
          <w:sz w:val="24"/>
          <w:szCs w:val="24"/>
        </w:rPr>
      </w:pPr>
      <w:r w:rsidRPr="00A25529">
        <w:rPr>
          <w:rStyle w:val="pxvis"/>
          <w:rFonts w:cs="Arial"/>
          <w:bCs/>
          <w:sz w:val="50"/>
          <w:rPrChange w:id="6215" w:author="Cara Cardinale" w:date="2025-03-04T10:36:00Z">
            <w:rPr>
              <w:rStyle w:val="pxvis"/>
              <w:rFonts w:cs="Arial"/>
              <w:bCs/>
            </w:rPr>
          </w:rPrChange>
        </w:rPr>
        <w:t>Notes to Form</w:t>
      </w:r>
    </w:p>
    <w:p w14:paraId="77C8C4E3" w14:textId="77777777" w:rsidR="00FB29D8" w:rsidRPr="00A25529" w:rsidRDefault="00FB29D8">
      <w:pPr>
        <w:pStyle w:val="pxformnotes"/>
        <w:rPr>
          <w:sz w:val="24"/>
          <w:szCs w:val="24"/>
        </w:rPr>
      </w:pPr>
    </w:p>
    <w:p w14:paraId="6C3635E4" w14:textId="77777777" w:rsidR="00FB29D8" w:rsidRPr="00A25529" w:rsidRDefault="00FB29D8">
      <w:pPr>
        <w:pStyle w:val="pxformnote"/>
        <w:spacing w:before="180"/>
      </w:pPr>
      <w:del w:id="6216" w:author="Cara Cardinale" w:date="2025-01-14T20:47:00Z">
        <w:r w:rsidRPr="00A25529" w:rsidDel="00CF1278">
          <w:delText>Drafter's Note</w:delText>
        </w:r>
      </w:del>
      <w:r w:rsidRPr="00A25529">
        <w:t xml:space="preserve"> </w:t>
      </w:r>
    </w:p>
    <w:p w14:paraId="76BE6E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 xml:space="preserve">See Notes following </w:t>
      </w:r>
      <w:r w:rsidRPr="00A25529">
        <w:rPr>
          <w:rStyle w:val="pxx"/>
          <w:color w:val="FF0000"/>
          <w:vertAlign w:val="superscript"/>
        </w:rPr>
        <w:t>►</w:t>
      </w:r>
      <w:r w:rsidRPr="00A25529">
        <w:rPr>
          <w:rStyle w:val="pxx"/>
        </w:rPr>
        <w:fldChar w:fldCharType="begin"/>
      </w:r>
      <w:r w:rsidRPr="00A25529">
        <w:rPr>
          <w:rStyle w:val="pxx"/>
        </w:rPr>
        <w:instrText>x.ref.id="I0080CX"</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30:212</w:t>
      </w:r>
      <w:r w:rsidRPr="00A25529">
        <w:t>.</w:t>
      </w:r>
    </w:p>
    <w:p w14:paraId="02AABC00" w14:textId="77777777" w:rsidR="00FB29D8" w:rsidRPr="00A25529" w:rsidRDefault="00FB29D8">
      <w:pPr>
        <w:pStyle w:val="pxformrr"/>
        <w:rPr>
          <w:sz w:val="24"/>
          <w:szCs w:val="24"/>
        </w:rPr>
      </w:pPr>
      <w:r w:rsidRPr="00A25529">
        <w:rPr>
          <w:rStyle w:val="pxvis"/>
          <w:rFonts w:cs="Arial"/>
          <w:bCs/>
          <w:sz w:val="50"/>
          <w:rPrChange w:id="6217" w:author="Cara Cardinale" w:date="2025-03-04T10:36:00Z">
            <w:rPr>
              <w:rStyle w:val="pxvis"/>
              <w:rFonts w:cs="Arial"/>
              <w:bCs/>
            </w:rPr>
          </w:rPrChange>
        </w:rPr>
        <w:t>Research References</w:t>
      </w:r>
    </w:p>
    <w:p w14:paraId="6AFB0B2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tk.ref.id="I00ATHT"</w:instrText>
      </w:r>
      <w:r w:rsidRPr="00A25529">
        <w:rPr>
          <w:rStyle w:val="pxtk"/>
        </w:rPr>
        <w:fldChar w:fldCharType="end"/>
      </w:r>
      <w:r w:rsidRPr="00A25529">
        <w:rPr>
          <w:rStyle w:val="pxtk"/>
        </w:rPr>
        <w:t>West's Key Number Digest, Corporations and Business Organizations &amp;key;3390</w:t>
      </w:r>
    </w:p>
    <w:p w14:paraId="3BE828D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tk.ref.id="I00DMMP"</w:instrText>
      </w:r>
      <w:r w:rsidRPr="00A25529">
        <w:rPr>
          <w:rStyle w:val="pxtk"/>
        </w:rPr>
        <w:fldChar w:fldCharType="end"/>
      </w:r>
      <w:r w:rsidRPr="00A25529">
        <w:rPr>
          <w:rStyle w:val="pxtk"/>
        </w:rPr>
        <w:t>West's Key Number Digest, Corporations and Business Organizations &amp;key;3480 et seq.</w:t>
      </w:r>
    </w:p>
    <w:p w14:paraId="5472D3AF" w14:textId="77777777" w:rsidR="00FB29D8" w:rsidRPr="00A25529" w:rsidRDefault="00FB29D8">
      <w:pPr>
        <w:pStyle w:val="pxs"/>
        <w:spacing w:before="180"/>
        <w:rPr>
          <w:rPrChange w:id="6218" w:author="Cara Cardinale" w:date="2025-03-04T10:36:00Z">
            <w:rPr>
              <w:sz w:val="27"/>
            </w:rPr>
          </w:rPrChange>
        </w:rPr>
      </w:pPr>
      <w:r w:rsidRPr="00A25529">
        <w:rPr>
          <w:rPrChange w:id="6219" w:author="Cara Cardinale" w:date="2025-03-04T10:36:00Z">
            <w:rPr>
              <w:sz w:val="27"/>
            </w:rPr>
          </w:rPrChange>
        </w:rPr>
        <w:t>30:214. Notice to creditor of known claim</w:t>
      </w:r>
    </w:p>
    <w:p w14:paraId="542FC0C8" w14:textId="77777777" w:rsidR="00FB29D8" w:rsidRPr="00A25529" w:rsidRDefault="00FB29D8">
      <w:pPr>
        <w:pStyle w:val="pxov"/>
        <w:rPr>
          <w:vanish/>
        </w:rPr>
      </w:pPr>
      <w:r w:rsidRPr="00A25529">
        <w:rPr>
          <w:vanish/>
        </w:rPr>
        <w:t>FMS</w:t>
      </w:r>
    </w:p>
    <w:p w14:paraId="47039B30" w14:textId="77777777" w:rsidR="00FB29D8" w:rsidRPr="00A25529" w:rsidRDefault="00FB29D8">
      <w:pPr>
        <w:pStyle w:val="pxov"/>
        <w:rPr>
          <w:vanish/>
        </w:rPr>
      </w:pPr>
      <w:r w:rsidRPr="00A25529">
        <w:rPr>
          <w:vanish/>
        </w:rPr>
        <w:t>NFP</w:t>
      </w:r>
    </w:p>
    <w:p w14:paraId="706554CE" w14:textId="77777777" w:rsidR="00FB29D8" w:rsidRPr="00A25529" w:rsidRDefault="00FB29D8">
      <w:pPr>
        <w:pStyle w:val="pxov"/>
        <w:rPr>
          <w:vanish/>
        </w:rPr>
      </w:pPr>
      <w:r w:rsidRPr="00A25529">
        <w:rPr>
          <w:vanish/>
        </w:rPr>
        <w:t>COL</w:t>
      </w:r>
    </w:p>
    <w:p w14:paraId="7A7350E7" w14:textId="77777777" w:rsidR="00FB29D8" w:rsidRPr="00A25529" w:rsidRDefault="00FB29D8">
      <w:pPr>
        <w:pStyle w:val="pxov"/>
        <w:rPr>
          <w:vanish/>
        </w:rPr>
      </w:pPr>
      <w:r w:rsidRPr="00A25529">
        <w:rPr>
          <w:vanish/>
        </w:rPr>
        <w:t>REO</w:t>
      </w:r>
    </w:p>
    <w:p w14:paraId="34F3A7AD" w14:textId="77777777" w:rsidR="00FB29D8" w:rsidRPr="00A25529" w:rsidRDefault="00FB29D8">
      <w:pPr>
        <w:pStyle w:val="pxov"/>
        <w:rPr>
          <w:vanish/>
        </w:rPr>
      </w:pPr>
      <w:r w:rsidRPr="00A25529">
        <w:rPr>
          <w:vanish/>
        </w:rPr>
        <w:t>FCV</w:t>
      </w:r>
    </w:p>
    <w:p w14:paraId="02747822" w14:textId="77777777" w:rsidR="00FB29D8" w:rsidRPr="00A25529" w:rsidRDefault="00FB29D8">
      <w:pPr>
        <w:pStyle w:val="pxov"/>
        <w:rPr>
          <w:vanish/>
        </w:rPr>
      </w:pPr>
      <w:r w:rsidRPr="00A25529">
        <w:rPr>
          <w:vanish/>
        </w:rPr>
        <w:t>FTR</w:t>
      </w:r>
    </w:p>
    <w:p w14:paraId="4931737D" w14:textId="77777777" w:rsidR="00FB29D8" w:rsidRPr="00A25529" w:rsidRDefault="00FB29D8">
      <w:pPr>
        <w:pStyle w:val="pxov"/>
        <w:rPr>
          <w:vanish/>
        </w:rPr>
      </w:pPr>
      <w:r w:rsidRPr="00A25529">
        <w:rPr>
          <w:vanish/>
        </w:rPr>
        <w:t>EBL</w:t>
      </w:r>
    </w:p>
    <w:p w14:paraId="092852AA" w14:textId="77777777" w:rsidR="00FB29D8" w:rsidRPr="00A25529" w:rsidRDefault="00FB29D8">
      <w:pPr>
        <w:pStyle w:val="pxov"/>
        <w:rPr>
          <w:vanish/>
        </w:rPr>
      </w:pPr>
      <w:r w:rsidRPr="00A25529">
        <w:rPr>
          <w:vanish/>
        </w:rPr>
        <w:t>TEM</w:t>
      </w:r>
    </w:p>
    <w:p w14:paraId="6AF7FC7A" w14:textId="77777777" w:rsidR="00FB29D8" w:rsidRPr="00A25529" w:rsidRDefault="00FB29D8">
      <w:pPr>
        <w:pStyle w:val="pxov"/>
        <w:rPr>
          <w:vanish/>
        </w:rPr>
      </w:pPr>
      <w:r w:rsidRPr="00A25529">
        <w:rPr>
          <w:vanish/>
        </w:rPr>
        <w:t>MTD</w:t>
      </w:r>
    </w:p>
    <w:p w14:paraId="469DC16A"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form.fid="Id56fc3d01b6411e684899cfd92da4eb0"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tbl.uuid="I024W3A"</w:instrText>
      </w:r>
      <w:r w:rsidRPr="00A25529">
        <w:fldChar w:fldCharType="end"/>
      </w:r>
    </w:p>
    <w:p w14:paraId="2D11EB55"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237DDDF8"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2EB92E83"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13A3301"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4DDAB702" w14:textId="77777777">
        <w:tblPrEx>
          <w:tblCellMar>
            <w:top w:w="0" w:type="dxa"/>
            <w:left w:w="0" w:type="dxa"/>
            <w:bottom w:w="0" w:type="dxa"/>
            <w:right w:w="0" w:type="dxa"/>
          </w:tblCellMar>
        </w:tblPrEx>
        <w:tc>
          <w:tcPr>
            <w:tcW w:w="4320" w:type="dxa"/>
            <w:tcBorders>
              <w:top w:val="nil"/>
              <w:left w:val="nil"/>
              <w:bottom w:val="nil"/>
              <w:right w:val="nil"/>
            </w:tcBorders>
          </w:tcPr>
          <w:p w14:paraId="00C377EC"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entry.morerows="1"</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6220" w:author="Cara Cardinale" w:date="2025-01-28T20:30:00Z">
              <w:r w:rsidR="00B502E6" w:rsidRPr="00A25529">
                <w:rPr>
                  <w:rStyle w:val="pxfinstr"/>
                  <w:i/>
                  <w:iCs/>
                </w:rPr>
                <w:t xml:space="preserve"> [name of creditor]</w:t>
              </w:r>
            </w:ins>
          </w:p>
        </w:tc>
        <w:tc>
          <w:tcPr>
            <w:tcW w:w="4320" w:type="dxa"/>
            <w:tcBorders>
              <w:top w:val="nil"/>
              <w:left w:val="nil"/>
              <w:bottom w:val="nil"/>
              <w:right w:val="nil"/>
            </w:tcBorders>
          </w:tcPr>
          <w:p w14:paraId="65DC41F1"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6221" w:author="Cara Cardinale" w:date="2025-01-28T20:30:00Z">
              <w:r w:rsidRPr="00A25529" w:rsidDel="00B502E6">
                <w:rPr>
                  <w:rStyle w:val="pxfinstr"/>
                  <w:i/>
                  <w:iCs/>
                </w:rPr>
                <w:delText>[name of creditor]</w:delText>
              </w:r>
            </w:del>
          </w:p>
        </w:tc>
      </w:tr>
      <w:tr w:rsidR="00FB29D8" w:rsidRPr="00A25529" w14:paraId="799A4880" w14:textId="77777777">
        <w:tblPrEx>
          <w:tblCellMar>
            <w:top w:w="0" w:type="dxa"/>
            <w:left w:w="0" w:type="dxa"/>
            <w:bottom w:w="0" w:type="dxa"/>
            <w:right w:w="0" w:type="dxa"/>
          </w:tblCellMar>
        </w:tblPrEx>
        <w:tc>
          <w:tcPr>
            <w:tcW w:w="4320" w:type="dxa"/>
            <w:tcBorders>
              <w:top w:val="nil"/>
              <w:left w:val="nil"/>
              <w:bottom w:val="nil"/>
              <w:right w:val="nil"/>
            </w:tcBorders>
          </w:tcPr>
          <w:p w14:paraId="5AABA1B7"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creditor]</w:t>
            </w:r>
          </w:p>
        </w:tc>
        <w:tc>
          <w:tcPr>
            <w:tcW w:w="4320" w:type="dxa"/>
            <w:tcBorders>
              <w:top w:val="nil"/>
              <w:left w:val="nil"/>
              <w:bottom w:val="nil"/>
              <w:right w:val="nil"/>
            </w:tcBorders>
          </w:tcPr>
          <w:p w14:paraId="0567C918" w14:textId="77777777" w:rsidR="00FB29D8" w:rsidRPr="00A25529" w:rsidRDefault="00FB29D8"/>
        </w:tc>
      </w:tr>
    </w:tbl>
    <w:p w14:paraId="2EDC4BD7" w14:textId="77777777" w:rsidR="00FB29D8" w:rsidRPr="00A25529" w:rsidRDefault="00FB29D8">
      <w:pPr>
        <w:pStyle w:val="pxtbody"/>
      </w:pPr>
    </w:p>
    <w:p w14:paraId="54563BF7" w14:textId="77777777" w:rsidR="00FB29D8" w:rsidRPr="00A25529" w:rsidRDefault="00FB29D8"/>
    <w:p w14:paraId="0B4749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st.ref.id="I0080CZ"</w:instrText>
      </w:r>
      <w:r w:rsidRPr="00A25529">
        <w:rPr>
          <w:rStyle w:val="pxst"/>
        </w:rPr>
        <w:fldChar w:fldCharType="end"/>
      </w:r>
      <w:r w:rsidRPr="00A25529">
        <w:rPr>
          <w:rStyle w:val="pxst"/>
        </w:rPr>
        <w:t>Section 1007 of the Not-for-Profit Corp. Law</w:t>
      </w:r>
      <w:r w:rsidRPr="00A25529">
        <w:t>, you are hereby notified as follows:</w:t>
      </w:r>
    </w:p>
    <w:p w14:paraId="48E6F37F" w14:textId="77777777" w:rsidR="00FB29D8" w:rsidRPr="00A25529" w:rsidRDefault="00FB29D8">
      <w:pPr>
        <w:pStyle w:val="pxformfl"/>
        <w:ind w:left="500"/>
      </w:pPr>
      <w:r w:rsidRPr="00A25529">
        <w:t xml:space="preserve"> </w:t>
      </w:r>
    </w:p>
    <w:p w14:paraId="5F18278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3CB232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The undersigned corporation has been dissolved effective </w:t>
      </w:r>
      <w:r w:rsidRPr="00A25529">
        <w:rPr>
          <w:rStyle w:val="pxfinstr"/>
          <w:i/>
          <w:iCs/>
        </w:rPr>
        <w:t>[effective date of dissolution]</w:t>
      </w:r>
      <w:r w:rsidRPr="00A25529">
        <w:t>.</w:t>
      </w:r>
    </w:p>
    <w:p w14:paraId="1B596F3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510D64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If you have a claim against the dissolved corporation, you must send your claim, including </w:t>
      </w:r>
      <w:r w:rsidRPr="00A25529">
        <w:rPr>
          <w:rStyle w:val="pxfinstr"/>
          <w:i/>
          <w:iCs/>
        </w:rPr>
        <w:t>[description of required information about claim]</w:t>
      </w:r>
      <w:r w:rsidRPr="00A25529">
        <w:t xml:space="preserve">, to the following address: </w:t>
      </w:r>
      <w:r w:rsidRPr="00A25529">
        <w:rPr>
          <w:rStyle w:val="pxfinstr"/>
          <w:i/>
          <w:iCs/>
        </w:rPr>
        <w:t>[name of corporation]</w:t>
      </w:r>
      <w:r w:rsidRPr="00A25529">
        <w:t xml:space="preserve">, Attention: </w:t>
      </w:r>
      <w:r w:rsidRPr="00A25529">
        <w:rPr>
          <w:rStyle w:val="pxfinstr"/>
          <w:i/>
          <w:iCs/>
        </w:rPr>
        <w:t>[name of individual]</w:t>
      </w:r>
      <w:r w:rsidRPr="00A25529">
        <w:t xml:space="preserve">, </w:t>
      </w:r>
      <w:r w:rsidRPr="00A25529">
        <w:rPr>
          <w:rStyle w:val="pxfinstr"/>
          <w:i/>
          <w:iCs/>
        </w:rPr>
        <w:t>[address of individual]</w:t>
      </w:r>
      <w:r w:rsidRPr="00A25529">
        <w:t xml:space="preserve">, </w:t>
      </w:r>
      <w:r w:rsidRPr="00A25529">
        <w:rPr>
          <w:rStyle w:val="pxfinstr"/>
          <w:i/>
          <w:iCs/>
        </w:rPr>
        <w:t>[name of city]</w:t>
      </w:r>
      <w:r w:rsidRPr="00A25529">
        <w:t xml:space="preserve">, New York </w:t>
      </w:r>
      <w:r w:rsidRPr="00A25529">
        <w:rPr>
          <w:rStyle w:val="pxfinstr"/>
          <w:i/>
          <w:iCs/>
        </w:rPr>
        <w:t>[zip code of individual's address]</w:t>
      </w:r>
      <w:r w:rsidRPr="00A25529">
        <w:t>.</w:t>
      </w:r>
    </w:p>
    <w:p w14:paraId="09DA5CC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192685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Your claim package must be received by the dissolved corporation no later than </w:t>
      </w:r>
      <w:r w:rsidRPr="00A25529">
        <w:rPr>
          <w:rStyle w:val="pxfinstr"/>
          <w:i/>
          <w:iCs/>
        </w:rPr>
        <w:t>[due date of receipt]</w:t>
      </w:r>
      <w:r w:rsidRPr="00A25529">
        <w:t>.</w:t>
      </w:r>
    </w:p>
    <w:p w14:paraId="75D1E5B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1066DA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IF YOUR CLAIM IS NOT RECEIVED ON OR BEFORE THE DEADLINE SPECIFIED IN PARAGRAPH 3, ABOVE, IT WILL BE FOREVER BARRED PURSUANT TO </w:t>
      </w:r>
      <w:r w:rsidRPr="00A25529">
        <w:rPr>
          <w:rStyle w:val="pxst"/>
          <w:color w:val="FF0000"/>
          <w:vertAlign w:val="superscript"/>
        </w:rPr>
        <w:t>►</w:t>
      </w:r>
      <w:r w:rsidRPr="00A25529">
        <w:rPr>
          <w:rStyle w:val="pxst"/>
        </w:rPr>
        <w:fldChar w:fldCharType="begin"/>
      </w:r>
      <w:r w:rsidRPr="00A25529">
        <w:rPr>
          <w:rStyle w:val="pxst"/>
        </w:rPr>
        <w:instrText>st.ref.id="I00ATHV"</w:instrText>
      </w:r>
      <w:r w:rsidRPr="00A25529">
        <w:rPr>
          <w:rStyle w:val="pxst"/>
        </w:rPr>
        <w:fldChar w:fldCharType="end"/>
      </w:r>
      <w:r w:rsidRPr="00A25529">
        <w:rPr>
          <w:rStyle w:val="pxst"/>
        </w:rPr>
        <w:t>Section 1007 of the Not-for-Profit Corporation Law</w:t>
      </w:r>
      <w:r w:rsidRPr="00A25529">
        <w:t>.</w:t>
      </w:r>
    </w:p>
    <w:p w14:paraId="54D46B9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42F7995"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5C58362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3F2234BC" w14:textId="77777777" w:rsidR="00FB29D8" w:rsidRPr="00A25529" w:rsidRDefault="00FB29D8">
      <w:pPr>
        <w:pStyle w:val="pxformnotes"/>
        <w:jc w:val="center"/>
        <w:rPr>
          <w:sz w:val="24"/>
          <w:szCs w:val="24"/>
        </w:rPr>
      </w:pPr>
      <w:r w:rsidRPr="00A25529">
        <w:rPr>
          <w:rStyle w:val="pxvis"/>
          <w:rFonts w:cs="Arial"/>
          <w:bCs/>
          <w:sz w:val="24"/>
          <w:szCs w:val="24"/>
          <w:rPrChange w:id="6222" w:author="Cara Cardinale" w:date="2025-03-04T10:36:00Z">
            <w:rPr>
              <w:rStyle w:val="pxvis"/>
              <w:rFonts w:cs="Arial"/>
              <w:bCs/>
              <w:szCs w:val="24"/>
            </w:rPr>
          </w:rPrChange>
        </w:rPr>
        <w:t>Notes to Form</w:t>
      </w:r>
    </w:p>
    <w:p w14:paraId="1E4DDD7A" w14:textId="77777777" w:rsidR="00FB29D8" w:rsidRPr="00A25529" w:rsidRDefault="00FB29D8">
      <w:pPr>
        <w:pStyle w:val="pxformnotes"/>
        <w:rPr>
          <w:sz w:val="24"/>
          <w:szCs w:val="24"/>
        </w:rPr>
      </w:pPr>
    </w:p>
    <w:p w14:paraId="2C36483F" w14:textId="77777777" w:rsidR="00FB29D8" w:rsidRPr="00A25529" w:rsidRDefault="00FB29D8">
      <w:pPr>
        <w:pStyle w:val="pxformnote"/>
        <w:spacing w:before="180"/>
      </w:pPr>
      <w:del w:id="6223" w:author="Cara Cardinale" w:date="2025-01-14T20:47:00Z">
        <w:r w:rsidRPr="00A25529" w:rsidDel="00CF1278">
          <w:delText>Drafter's Note</w:delText>
        </w:r>
      </w:del>
      <w:r w:rsidRPr="00A25529">
        <w:t xml:space="preserve"> </w:t>
      </w:r>
    </w:p>
    <w:p w14:paraId="397E51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At any time after the plan of dissolution and distribution of assets has been authorized or approved pursuant to statute, and prior to filing the certificate of dissolution, the corporation may give a notice requiring all creditors and claimants to present their claims in writing and in detail at a specified place and by a specified day, which shall not be less than six months after the first publication of such notice. The notice must be published at least once a week for two successive weeks in a newspaper of general circulation in the county in which the office of the corporation was located on the date of authorization of its plan of dissolution and distribution of assets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st.ref.id="I00DMMR"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1007(a)</w:t>
      </w:r>
      <w:r w:rsidRPr="00A25529">
        <w:t>.</w:t>
      </w:r>
    </w:p>
    <w:p w14:paraId="3E1634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On or before the date of the first publication of such notice, the corporation must mail a copy thereof, postage prepaid, to each person believed to be a creditor of or claimant against the corporation whose current name and address are known to or can with due diligence be ascertained by the corporation. </w:t>
      </w:r>
      <w:r w:rsidRPr="00A25529">
        <w:rPr>
          <w:rStyle w:val="pxst"/>
          <w:color w:val="FF0000"/>
          <w:vertAlign w:val="superscript"/>
        </w:rPr>
        <w:t>►</w:t>
      </w:r>
      <w:r w:rsidRPr="00A25529">
        <w:rPr>
          <w:rStyle w:val="pxst"/>
        </w:rPr>
        <w:fldChar w:fldCharType="begin"/>
      </w:r>
      <w:r w:rsidRPr="00A25529">
        <w:rPr>
          <w:rStyle w:val="pxst"/>
        </w:rPr>
        <w:instrText>st.ref.id="I0080D2"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1007(a)</w:t>
      </w:r>
      <w:r w:rsidRPr="00A25529">
        <w:t>.</w:t>
      </w:r>
    </w:p>
    <w:p w14:paraId="74D65C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Any creditor who does not file a claim as provided in the notice published in the newspaper and/or mailed to known creditors will be forever barred from suing on the claim or otherwise realizing upon or enforcing it, with certain exceptions. See </w:t>
      </w:r>
      <w:r w:rsidRPr="00A25529">
        <w:rPr>
          <w:rStyle w:val="pxst"/>
          <w:color w:val="FF0000"/>
          <w:vertAlign w:val="superscript"/>
        </w:rPr>
        <w:t>►</w:t>
      </w:r>
      <w:r w:rsidRPr="00A25529">
        <w:rPr>
          <w:rStyle w:val="pxst"/>
        </w:rPr>
        <w:fldChar w:fldCharType="begin"/>
      </w:r>
      <w:r w:rsidRPr="00A25529">
        <w:rPr>
          <w:rStyle w:val="pxst"/>
        </w:rPr>
        <w:instrText>st.ref.id="I00ATHY"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1007(b)</w:t>
      </w:r>
      <w:r w:rsidRPr="00A25529">
        <w:t>.</w:t>
      </w:r>
    </w:p>
    <w:p w14:paraId="5EB74038" w14:textId="77777777" w:rsidR="00FB29D8" w:rsidRPr="00A25529" w:rsidRDefault="00FB29D8">
      <w:pPr>
        <w:pStyle w:val="pxformrr"/>
        <w:rPr>
          <w:sz w:val="24"/>
          <w:szCs w:val="24"/>
        </w:rPr>
      </w:pPr>
      <w:r w:rsidRPr="00A25529">
        <w:rPr>
          <w:rStyle w:val="pxvis"/>
          <w:rFonts w:cs="Arial"/>
          <w:bCs/>
          <w:sz w:val="50"/>
          <w:rPrChange w:id="6224" w:author="Cara Cardinale" w:date="2025-03-04T10:36:00Z">
            <w:rPr>
              <w:rStyle w:val="pxvis"/>
              <w:rFonts w:cs="Arial"/>
              <w:bCs/>
            </w:rPr>
          </w:rPrChange>
        </w:rPr>
        <w:t>Research References</w:t>
      </w:r>
    </w:p>
    <w:p w14:paraId="37277BA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tk.ref.id="I00DMMU"</w:instrText>
      </w:r>
      <w:r w:rsidRPr="00A25529">
        <w:rPr>
          <w:rStyle w:val="pxtk"/>
        </w:rPr>
        <w:fldChar w:fldCharType="end"/>
      </w:r>
      <w:r w:rsidRPr="00A25529">
        <w:rPr>
          <w:rStyle w:val="pxtk"/>
        </w:rPr>
        <w:t>West's Key Number Digest, Corporations and Business Organizations &amp;key;3482</w:t>
      </w:r>
    </w:p>
    <w:p w14:paraId="00BEE72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rc.ref.id="I00GFRQ"</w:instrText>
      </w:r>
      <w:r w:rsidRPr="00A25529">
        <w:rPr>
          <w:rStyle w:val="pxrc"/>
        </w:rPr>
        <w:fldChar w:fldCharType="end"/>
      </w:r>
      <w:r w:rsidRPr="00A25529">
        <w:rPr>
          <w:rStyle w:val="pxrc"/>
        </w:rPr>
        <w:t>Right to assets of voluntarily dissolved lodge or club, 70 A.L.R.4th 897</w:t>
      </w:r>
    </w:p>
    <w:p w14:paraId="36B6427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rc.ref.id="I00J8WM"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225" w:author="Cara Cardinale" w:date="2025-01-22T12:36:00Z">
        <w:r w:rsidRPr="00A25529" w:rsidDel="00B747E7">
          <w:rPr>
            <w:rStyle w:val="pxrc"/>
          </w:rPr>
          <w:delText>1361 to 1369</w:delText>
        </w:r>
      </w:del>
      <w:ins w:id="6226" w:author="Cara Cardinale" w:date="2025-01-22T12:36:00Z">
        <w:r w:rsidR="00B747E7" w:rsidRPr="00A25529">
          <w:rPr>
            <w:rStyle w:val="pxrc"/>
          </w:rPr>
          <w:t>1328 to 1336</w:t>
        </w:r>
      </w:ins>
    </w:p>
    <w:p w14:paraId="0921C3A1" w14:textId="77777777" w:rsidR="00FB29D8" w:rsidRPr="00A25529" w:rsidRDefault="00FB29D8">
      <w:pPr>
        <w:pStyle w:val="pxs"/>
        <w:spacing w:before="180"/>
        <w:rPr>
          <w:rPrChange w:id="6227" w:author="Cara Cardinale" w:date="2025-03-04T10:36:00Z">
            <w:rPr>
              <w:sz w:val="27"/>
            </w:rPr>
          </w:rPrChange>
        </w:rPr>
      </w:pPr>
      <w:r w:rsidRPr="00A25529">
        <w:rPr>
          <w:rPrChange w:id="6228" w:author="Cara Cardinale" w:date="2025-03-04T10:36:00Z">
            <w:rPr>
              <w:sz w:val="27"/>
            </w:rPr>
          </w:rPrChange>
        </w:rPr>
        <w:t>30:215. Rejection by dissolved corporation of creditor's claim</w:t>
      </w:r>
    </w:p>
    <w:p w14:paraId="6F5AACFC" w14:textId="77777777" w:rsidR="00FB29D8" w:rsidRPr="00A25529" w:rsidRDefault="00FB29D8">
      <w:pPr>
        <w:pStyle w:val="pxov"/>
        <w:rPr>
          <w:vanish/>
        </w:rPr>
      </w:pPr>
      <w:r w:rsidRPr="00A25529">
        <w:rPr>
          <w:vanish/>
        </w:rPr>
        <w:t>FMS</w:t>
      </w:r>
    </w:p>
    <w:p w14:paraId="04AB33EA" w14:textId="77777777" w:rsidR="00FB29D8" w:rsidRPr="00A25529" w:rsidRDefault="00FB29D8">
      <w:pPr>
        <w:pStyle w:val="pxov"/>
        <w:rPr>
          <w:vanish/>
        </w:rPr>
      </w:pPr>
      <w:r w:rsidRPr="00A25529">
        <w:rPr>
          <w:vanish/>
        </w:rPr>
        <w:t>NFP</w:t>
      </w:r>
    </w:p>
    <w:p w14:paraId="36F34EEE" w14:textId="77777777" w:rsidR="00FB29D8" w:rsidRPr="00A25529" w:rsidRDefault="00FB29D8">
      <w:pPr>
        <w:pStyle w:val="pxov"/>
        <w:rPr>
          <w:vanish/>
        </w:rPr>
      </w:pPr>
      <w:r w:rsidRPr="00A25529">
        <w:rPr>
          <w:vanish/>
        </w:rPr>
        <w:t>COL</w:t>
      </w:r>
    </w:p>
    <w:p w14:paraId="2F27DFC5" w14:textId="77777777" w:rsidR="00FB29D8" w:rsidRPr="00A25529" w:rsidRDefault="00FB29D8">
      <w:pPr>
        <w:pStyle w:val="pxov"/>
        <w:rPr>
          <w:vanish/>
        </w:rPr>
      </w:pPr>
      <w:r w:rsidRPr="00A25529">
        <w:rPr>
          <w:vanish/>
        </w:rPr>
        <w:t>REO</w:t>
      </w:r>
    </w:p>
    <w:p w14:paraId="27C06435" w14:textId="77777777" w:rsidR="00FB29D8" w:rsidRPr="00A25529" w:rsidRDefault="00FB29D8">
      <w:pPr>
        <w:pStyle w:val="pxov"/>
        <w:rPr>
          <w:vanish/>
        </w:rPr>
      </w:pPr>
      <w:r w:rsidRPr="00A25529">
        <w:rPr>
          <w:vanish/>
        </w:rPr>
        <w:t>FCV</w:t>
      </w:r>
    </w:p>
    <w:p w14:paraId="1AD0FE5A" w14:textId="77777777" w:rsidR="00FB29D8" w:rsidRPr="00A25529" w:rsidRDefault="00FB29D8">
      <w:pPr>
        <w:pStyle w:val="pxov"/>
        <w:rPr>
          <w:vanish/>
        </w:rPr>
      </w:pPr>
      <w:r w:rsidRPr="00A25529">
        <w:rPr>
          <w:vanish/>
        </w:rPr>
        <w:t>FTR</w:t>
      </w:r>
    </w:p>
    <w:p w14:paraId="5EBA85E8" w14:textId="77777777" w:rsidR="00FB29D8" w:rsidRPr="00A25529" w:rsidRDefault="00FB29D8">
      <w:pPr>
        <w:pStyle w:val="pxov"/>
        <w:rPr>
          <w:vanish/>
        </w:rPr>
      </w:pPr>
      <w:r w:rsidRPr="00A25529">
        <w:rPr>
          <w:vanish/>
        </w:rPr>
        <w:t>CRD</w:t>
      </w:r>
    </w:p>
    <w:p w14:paraId="34AFEC80" w14:textId="77777777" w:rsidR="00FB29D8" w:rsidRPr="00A25529" w:rsidRDefault="00FB29D8">
      <w:pPr>
        <w:pStyle w:val="pxov"/>
        <w:rPr>
          <w:vanish/>
        </w:rPr>
      </w:pPr>
      <w:r w:rsidRPr="00A25529">
        <w:rPr>
          <w:vanish/>
        </w:rPr>
        <w:t>AMT</w:t>
      </w:r>
    </w:p>
    <w:p w14:paraId="5C10AE75" w14:textId="77777777" w:rsidR="00FB29D8" w:rsidRPr="00A25529" w:rsidRDefault="00FB29D8">
      <w:pPr>
        <w:pStyle w:val="pxov"/>
        <w:rPr>
          <w:vanish/>
        </w:rPr>
      </w:pPr>
      <w:r w:rsidRPr="00A25529">
        <w:rPr>
          <w:vanish/>
        </w:rPr>
        <w:t>EBL</w:t>
      </w:r>
    </w:p>
    <w:p w14:paraId="0701B50B" w14:textId="77777777" w:rsidR="00FB29D8" w:rsidRPr="00A25529" w:rsidRDefault="00FB29D8">
      <w:pPr>
        <w:pStyle w:val="pxov"/>
        <w:rPr>
          <w:vanish/>
        </w:rPr>
      </w:pPr>
      <w:r w:rsidRPr="00A25529">
        <w:rPr>
          <w:vanish/>
        </w:rPr>
        <w:t>TEM</w:t>
      </w:r>
    </w:p>
    <w:p w14:paraId="678B281B" w14:textId="77777777" w:rsidR="00FB29D8" w:rsidRPr="00A25529" w:rsidRDefault="00FB29D8">
      <w:pPr>
        <w:pStyle w:val="pxov"/>
        <w:rPr>
          <w:vanish/>
        </w:rPr>
      </w:pPr>
      <w:r w:rsidRPr="00A25529">
        <w:rPr>
          <w:vanish/>
        </w:rPr>
        <w:t>MTD</w:t>
      </w:r>
    </w:p>
    <w:p w14:paraId="608E8E17"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form.fid="Id56feae01b6411e684899cfd92da4eb0"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tbl.uuid="I022C9V"</w:instrText>
      </w:r>
      <w:r w:rsidRPr="00A25529">
        <w:fldChar w:fldCharType="end"/>
      </w:r>
    </w:p>
    <w:p w14:paraId="57EDF2FA"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5E8F4CDE"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3A84B7A4"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085E40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rsidRPr="00A25529" w14:paraId="17F8E1E1" w14:textId="77777777">
        <w:tblPrEx>
          <w:tblCellMar>
            <w:top w:w="0" w:type="dxa"/>
            <w:left w:w="0" w:type="dxa"/>
            <w:bottom w:w="0" w:type="dxa"/>
            <w:right w:w="0" w:type="dxa"/>
          </w:tblCellMar>
        </w:tblPrEx>
        <w:tc>
          <w:tcPr>
            <w:tcW w:w="4320" w:type="dxa"/>
            <w:tcBorders>
              <w:top w:val="nil"/>
              <w:left w:val="nil"/>
              <w:bottom w:val="nil"/>
              <w:right w:val="nil"/>
            </w:tcBorders>
          </w:tcPr>
          <w:p w14:paraId="7B888A2B"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entry.morerows="2"</w:instrText>
            </w:r>
            <w:r w:rsidRPr="00A25529">
              <w:rPr>
                <w:rStyle w:val="pxrowentry"/>
              </w:rPr>
              <w:fldChar w:fldCharType="end"/>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To:</w:t>
            </w:r>
            <w:ins w:id="6229" w:author="Cara Cardinale" w:date="2025-01-28T20:31:00Z">
              <w:r w:rsidR="00B502E6" w:rsidRPr="00A25529">
                <w:rPr>
                  <w:rStyle w:val="pxfinstr"/>
                  <w:i/>
                  <w:iCs/>
                </w:rPr>
                <w:t xml:space="preserve"> [name of creditor]</w:t>
              </w:r>
            </w:ins>
          </w:p>
        </w:tc>
        <w:tc>
          <w:tcPr>
            <w:tcW w:w="4320" w:type="dxa"/>
            <w:tcBorders>
              <w:top w:val="nil"/>
              <w:left w:val="nil"/>
              <w:bottom w:val="nil"/>
              <w:right w:val="nil"/>
            </w:tcBorders>
          </w:tcPr>
          <w:p w14:paraId="4029A056" w14:textId="77777777" w:rsidR="00FB29D8" w:rsidRPr="00A25529" w:rsidRDefault="00FB29D8">
            <w:r w:rsidRPr="00A25529">
              <w:rPr>
                <w:rStyle w:val="pxentry"/>
                <w:color w:val="FF0000"/>
                <w:vertAlign w:val="superscript"/>
              </w:rPr>
              <w:t>►</w:t>
            </w:r>
            <w:r w:rsidRPr="00A25529">
              <w:rPr>
                <w:rStyle w:val="pxentry"/>
              </w:rPr>
              <w:fldChar w:fldCharType="begin"/>
            </w:r>
            <w:r w:rsidRPr="00A25529">
              <w:rPr>
                <w:rStyle w:val="pxentry"/>
              </w:rPr>
              <w:instrText>entry.resize="same"</w:instrText>
            </w:r>
            <w:r w:rsidRPr="00A25529">
              <w:rPr>
                <w:rStyle w:val="pxentry"/>
              </w:rPr>
              <w:fldChar w:fldCharType="end"/>
            </w:r>
            <w:r w:rsidRPr="00A25529">
              <w:rPr>
                <w:rStyle w:val="pxentry"/>
              </w:rPr>
              <w:fldChar w:fldCharType="begin"/>
            </w:r>
            <w:r w:rsidRPr="00A25529">
              <w:rPr>
                <w:rStyle w:val="pxentry"/>
              </w:rPr>
              <w:instrText>entry.style="block"</w:instrText>
            </w:r>
            <w:r w:rsidRPr="00A25529">
              <w:rPr>
                <w:rStyle w:val="pxentry"/>
              </w:rPr>
              <w:fldChar w:fldCharType="end"/>
            </w:r>
            <w:del w:id="6230" w:author="Cara Cardinale" w:date="2025-01-28T20:31:00Z">
              <w:r w:rsidRPr="00A25529" w:rsidDel="00B502E6">
                <w:rPr>
                  <w:rStyle w:val="pxfinstr"/>
                  <w:i/>
                  <w:iCs/>
                </w:rPr>
                <w:delText>[name of creditor]</w:delText>
              </w:r>
            </w:del>
          </w:p>
        </w:tc>
      </w:tr>
      <w:tr w:rsidR="00FB29D8" w:rsidRPr="00A25529" w14:paraId="422501FD" w14:textId="77777777">
        <w:tblPrEx>
          <w:tblCellMar>
            <w:top w:w="0" w:type="dxa"/>
            <w:left w:w="0" w:type="dxa"/>
            <w:bottom w:w="0" w:type="dxa"/>
            <w:right w:w="0" w:type="dxa"/>
          </w:tblCellMar>
        </w:tblPrEx>
        <w:tc>
          <w:tcPr>
            <w:tcW w:w="4320" w:type="dxa"/>
            <w:tcBorders>
              <w:top w:val="nil"/>
              <w:left w:val="nil"/>
              <w:bottom w:val="nil"/>
              <w:right w:val="nil"/>
            </w:tcBorders>
          </w:tcPr>
          <w:p w14:paraId="41FE3806"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finstr"/>
                <w:i/>
                <w:iCs/>
              </w:rPr>
              <w:t>[address of creditor]</w:t>
            </w:r>
          </w:p>
        </w:tc>
        <w:tc>
          <w:tcPr>
            <w:tcW w:w="4320" w:type="dxa"/>
            <w:tcBorders>
              <w:top w:val="nil"/>
              <w:left w:val="nil"/>
              <w:bottom w:val="nil"/>
              <w:right w:val="nil"/>
            </w:tcBorders>
          </w:tcPr>
          <w:p w14:paraId="50B81C5D" w14:textId="77777777" w:rsidR="00FB29D8" w:rsidRPr="00A25529" w:rsidRDefault="00FB29D8"/>
        </w:tc>
      </w:tr>
      <w:tr w:rsidR="00FB29D8" w:rsidRPr="00A25529" w14:paraId="13DAB92F" w14:textId="77777777">
        <w:tblPrEx>
          <w:tblCellMar>
            <w:top w:w="0" w:type="dxa"/>
            <w:left w:w="0" w:type="dxa"/>
            <w:bottom w:w="0" w:type="dxa"/>
            <w:right w:w="0" w:type="dxa"/>
          </w:tblCellMar>
        </w:tblPrEx>
        <w:tc>
          <w:tcPr>
            <w:tcW w:w="4320" w:type="dxa"/>
            <w:tcBorders>
              <w:top w:val="nil"/>
              <w:left w:val="nil"/>
              <w:bottom w:val="nil"/>
              <w:right w:val="nil"/>
            </w:tcBorders>
          </w:tcPr>
          <w:p w14:paraId="20CA1776" w14:textId="77777777" w:rsidR="00FB29D8" w:rsidRPr="00A25529" w:rsidRDefault="00FB29D8">
            <w:r w:rsidRPr="00A25529">
              <w:rPr>
                <w:rStyle w:val="pxrowentry"/>
                <w:color w:val="FF0000"/>
                <w:vertAlign w:val="superscript"/>
              </w:rPr>
              <w:t>►</w:t>
            </w:r>
            <w:r w:rsidRPr="00A25529">
              <w:rPr>
                <w:rStyle w:val="pxrowentry"/>
              </w:rPr>
              <w:fldChar w:fldCharType="begin"/>
            </w:r>
            <w:r w:rsidRPr="00A25529">
              <w:rPr>
                <w:rStyle w:val="pxrowentry"/>
              </w:rPr>
              <w:instrText>row.date.updated="0"</w:instrText>
            </w:r>
            <w:r w:rsidRPr="00A25529">
              <w:rPr>
                <w:rStyle w:val="pxrowentry"/>
              </w:rPr>
              <w:fldChar w:fldCharType="end"/>
            </w:r>
            <w:r w:rsidRPr="00A25529">
              <w:rPr>
                <w:rStyle w:val="pxrowentry"/>
                <w:color w:val="FF0000"/>
                <w:vertAlign w:val="superscript"/>
              </w:rPr>
              <w:t>►</w:t>
            </w:r>
            <w:r w:rsidRPr="00A25529">
              <w:rPr>
                <w:rStyle w:val="pxrowentry"/>
              </w:rPr>
              <w:fldChar w:fldCharType="begin"/>
            </w:r>
            <w:r w:rsidRPr="00A25529">
              <w:rPr>
                <w:rStyle w:val="pxrowentry"/>
              </w:rPr>
              <w:instrText>entry.resize="same"</w:instrText>
            </w:r>
            <w:r w:rsidRPr="00A25529">
              <w:rPr>
                <w:rStyle w:val="pxrowentry"/>
              </w:rPr>
              <w:fldChar w:fldCharType="end"/>
            </w:r>
            <w:r w:rsidRPr="00A25529">
              <w:rPr>
                <w:rStyle w:val="pxrowentry"/>
              </w:rPr>
              <w:fldChar w:fldCharType="begin"/>
            </w:r>
            <w:r w:rsidRPr="00A25529">
              <w:rPr>
                <w:rStyle w:val="pxrowentry"/>
              </w:rPr>
              <w:instrText>entry.style="block"</w:instrText>
            </w:r>
            <w:r w:rsidRPr="00A25529">
              <w:rPr>
                <w:rStyle w:val="pxrowentry"/>
              </w:rPr>
              <w:fldChar w:fldCharType="end"/>
            </w:r>
            <w:r w:rsidRPr="00A25529">
              <w:rPr>
                <w:rStyle w:val="pxrowentry"/>
              </w:rPr>
              <w:t xml:space="preserve">Re: </w:t>
            </w:r>
            <w:r w:rsidRPr="00A25529">
              <w:rPr>
                <w:rStyle w:val="pxfinstr"/>
                <w:i/>
                <w:iCs/>
              </w:rPr>
              <w:t>[description of claim of creditor]</w:t>
            </w:r>
          </w:p>
        </w:tc>
        <w:tc>
          <w:tcPr>
            <w:tcW w:w="4320" w:type="dxa"/>
            <w:tcBorders>
              <w:top w:val="nil"/>
              <w:left w:val="nil"/>
              <w:bottom w:val="nil"/>
              <w:right w:val="nil"/>
            </w:tcBorders>
          </w:tcPr>
          <w:p w14:paraId="03F2C776" w14:textId="77777777" w:rsidR="00FB29D8" w:rsidRPr="00A25529" w:rsidRDefault="00FB29D8"/>
        </w:tc>
      </w:tr>
    </w:tbl>
    <w:p w14:paraId="48FF0635" w14:textId="77777777" w:rsidR="00FB29D8" w:rsidRPr="00A25529" w:rsidRDefault="00FB29D8">
      <w:pPr>
        <w:pStyle w:val="pxtbody"/>
      </w:pPr>
    </w:p>
    <w:p w14:paraId="7A9DF9B0" w14:textId="77777777" w:rsidR="00FB29D8" w:rsidRPr="00A25529" w:rsidRDefault="00FB29D8"/>
    <w:p w14:paraId="1980DE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 xml:space="preserve">With regard to the above-referenced claim, you are hereby notified that </w:t>
      </w:r>
      <w:r w:rsidRPr="00A25529">
        <w:rPr>
          <w:rStyle w:val="pxfinstr"/>
          <w:i/>
          <w:iCs/>
        </w:rPr>
        <w:t>[name of club]</w:t>
      </w:r>
      <w:r w:rsidRPr="00A25529">
        <w:t xml:space="preserve">, a dissolved not-for-profit corporation, rejects such claim </w:t>
      </w:r>
      <w:r w:rsidRPr="00A25529">
        <w:rPr>
          <w:rStyle w:val="pxfinstr"/>
          <w:i/>
          <w:iCs/>
        </w:rPr>
        <w:t>[in its entirety/[specification of portion of claim rejected]]</w:t>
      </w:r>
      <w:r w:rsidRPr="00A25529">
        <w:t>.</w:t>
      </w:r>
    </w:p>
    <w:p w14:paraId="7FDF27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 xml:space="preserve">You are further notified that, 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st.ref.id="I0080E7"</w:instrText>
      </w:r>
      <w:r w:rsidRPr="00A25529">
        <w:rPr>
          <w:rStyle w:val="pxst"/>
        </w:rPr>
        <w:fldChar w:fldCharType="end"/>
      </w:r>
      <w:r w:rsidRPr="00A25529">
        <w:rPr>
          <w:rStyle w:val="pxst"/>
        </w:rPr>
        <w:t>Section 1007(b) of the Not-for-Profit Corporation Law</w:t>
      </w:r>
      <w:r w:rsidRPr="00A25529">
        <w:t>, any claim(s) disputed by a dissolved not-for-profit corporation may be submitted for determination to the Supreme Court in the judicial district where the office of the dissolved corporation was located at the date of its dissolution. A special proceeding in the Supreme Court may be instituted upon the petition of the corporation or that of a creditor, claimant, and certain others.</w:t>
      </w:r>
    </w:p>
    <w:p w14:paraId="2F0E1A6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B18E22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rejection]</w:t>
      </w:r>
    </w:p>
    <w:p w14:paraId="14A9A7A0"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corporate officer]</w:t>
      </w:r>
    </w:p>
    <w:p w14:paraId="4B905F58" w14:textId="77777777" w:rsidR="00FB29D8" w:rsidRPr="00A25529" w:rsidRDefault="00FB29D8">
      <w:pPr>
        <w:pStyle w:val="pxformnotes"/>
        <w:jc w:val="center"/>
        <w:rPr>
          <w:sz w:val="24"/>
          <w:szCs w:val="24"/>
        </w:rPr>
      </w:pPr>
      <w:r w:rsidRPr="00A25529">
        <w:rPr>
          <w:rStyle w:val="pxvis"/>
          <w:rFonts w:cs="Arial"/>
          <w:bCs/>
          <w:sz w:val="24"/>
          <w:szCs w:val="24"/>
          <w:rPrChange w:id="6231" w:author="Cara Cardinale" w:date="2025-03-04T10:36:00Z">
            <w:rPr>
              <w:rStyle w:val="pxvis"/>
              <w:rFonts w:cs="Arial"/>
              <w:bCs/>
              <w:szCs w:val="24"/>
            </w:rPr>
          </w:rPrChange>
        </w:rPr>
        <w:t>Notes to Form</w:t>
      </w:r>
    </w:p>
    <w:p w14:paraId="7CA691F9" w14:textId="77777777" w:rsidR="00FB29D8" w:rsidRPr="00A25529" w:rsidRDefault="00FB29D8">
      <w:pPr>
        <w:pStyle w:val="pxformnotes"/>
        <w:rPr>
          <w:sz w:val="24"/>
          <w:szCs w:val="24"/>
        </w:rPr>
      </w:pPr>
    </w:p>
    <w:p w14:paraId="1D3B09F3" w14:textId="77777777" w:rsidR="00FB29D8" w:rsidRPr="00A25529" w:rsidRDefault="00FB29D8">
      <w:pPr>
        <w:pStyle w:val="pxformnote"/>
        <w:spacing w:before="180"/>
      </w:pPr>
      <w:del w:id="6232" w:author="Cara Cardinale" w:date="2025-01-14T20:47:00Z">
        <w:r w:rsidRPr="00A25529" w:rsidDel="00CF1278">
          <w:delText>Drafter's Note</w:delText>
        </w:r>
      </w:del>
      <w:r w:rsidRPr="00A25529">
        <w:t xml:space="preserve"> </w:t>
      </w:r>
    </w:p>
    <w:p w14:paraId="7CF978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 xml:space="preserve">The above form is based on the provisions of </w:t>
      </w:r>
      <w:r w:rsidRPr="00A25529">
        <w:rPr>
          <w:rStyle w:val="pxst"/>
          <w:color w:val="FF0000"/>
          <w:vertAlign w:val="superscript"/>
        </w:rPr>
        <w:t>►</w:t>
      </w:r>
      <w:r w:rsidRPr="00A25529">
        <w:rPr>
          <w:rStyle w:val="pxst"/>
        </w:rPr>
        <w:fldChar w:fldCharType="begin"/>
      </w:r>
      <w:r w:rsidRPr="00A25529">
        <w:rPr>
          <w:rStyle w:val="pxst"/>
        </w:rPr>
        <w:instrText>st.ref.id="I00ATJ3"</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1007, 1008</w:t>
      </w:r>
      <w:r w:rsidRPr="00A25529">
        <w:t>.</w:t>
      </w:r>
    </w:p>
    <w:p w14:paraId="09A131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If, after sending the notice to the creditor, the dissolved corporation rejects the claim, in whole or in part, the dissolved corporation should notify the creditor of such rejection and explain what remedies exist in the situation.</w:t>
      </w:r>
    </w:p>
    <w:p w14:paraId="07F50333" w14:textId="77777777" w:rsidR="00FB29D8" w:rsidRPr="00A25529" w:rsidRDefault="00FB29D8">
      <w:pPr>
        <w:pStyle w:val="pxformrr"/>
        <w:rPr>
          <w:sz w:val="24"/>
          <w:szCs w:val="24"/>
        </w:rPr>
      </w:pPr>
      <w:r w:rsidRPr="00A25529">
        <w:rPr>
          <w:rStyle w:val="pxvis"/>
          <w:rFonts w:cs="Arial"/>
          <w:bCs/>
          <w:sz w:val="50"/>
          <w:rPrChange w:id="6233" w:author="Cara Cardinale" w:date="2025-03-04T10:36:00Z">
            <w:rPr>
              <w:rStyle w:val="pxvis"/>
              <w:rFonts w:cs="Arial"/>
              <w:bCs/>
            </w:rPr>
          </w:rPrChange>
        </w:rPr>
        <w:t>Research References</w:t>
      </w:r>
    </w:p>
    <w:p w14:paraId="5D886D2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tk.ref.id="I00GFSV"</w:instrText>
      </w:r>
      <w:r w:rsidRPr="00A25529">
        <w:rPr>
          <w:rStyle w:val="pxtk"/>
        </w:rPr>
        <w:fldChar w:fldCharType="end"/>
      </w:r>
      <w:r w:rsidRPr="00A25529">
        <w:rPr>
          <w:rStyle w:val="pxtk"/>
        </w:rPr>
        <w:t>West's Key Number Digest, Corporations and Business Organizations &amp;key;3482</w:t>
      </w:r>
    </w:p>
    <w:p w14:paraId="55CF6E4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rc.ref.id="I00J8XR"</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del w:id="6234" w:author="Cara Cardinale" w:date="2025-01-22T12:36:00Z">
        <w:r w:rsidRPr="00A25529" w:rsidDel="00B747E7">
          <w:rPr>
            <w:rStyle w:val="pxrc"/>
          </w:rPr>
          <w:delText>1361 to 1369</w:delText>
        </w:r>
      </w:del>
      <w:ins w:id="6235" w:author="Cara Cardinale" w:date="2025-01-22T12:36:00Z">
        <w:r w:rsidR="00B747E7" w:rsidRPr="00A25529">
          <w:rPr>
            <w:rStyle w:val="pxrc"/>
          </w:rPr>
          <w:t>1328 to 1336</w:t>
        </w:r>
      </w:ins>
    </w:p>
    <w:p w14:paraId="11C61A65" w14:textId="77777777" w:rsidR="00FB29D8" w:rsidRPr="00A25529" w:rsidRDefault="00FB29D8">
      <w:pPr>
        <w:pStyle w:val="pxs"/>
        <w:spacing w:before="180"/>
        <w:rPr>
          <w:rPrChange w:id="6236" w:author="Cara Cardinale" w:date="2025-03-04T10:36:00Z">
            <w:rPr>
              <w:sz w:val="27"/>
            </w:rPr>
          </w:rPrChange>
        </w:rPr>
      </w:pPr>
      <w:r w:rsidRPr="00A25529">
        <w:rPr>
          <w:rPrChange w:id="6237" w:author="Cara Cardinale" w:date="2025-03-04T10:36:00Z">
            <w:rPr>
              <w:sz w:val="27"/>
            </w:rPr>
          </w:rPrChange>
        </w:rPr>
        <w:t>30:216. Certificate of dissolution</w:t>
      </w:r>
      <w:r w:rsidRPr="00A25529">
        <w:rPr>
          <w:rStyle w:val="pxsep"/>
        </w:rPr>
        <w:t xml:space="preserve">-- </w:t>
      </w:r>
      <w:r w:rsidRPr="00A25529">
        <w:rPr>
          <w:rPrChange w:id="6238" w:author="Cara Cardinale" w:date="2025-03-04T10:36:00Z">
            <w:rPr>
              <w:sz w:val="27"/>
            </w:rPr>
          </w:rPrChange>
        </w:rPr>
        <w:t>Official form</w:t>
      </w:r>
    </w:p>
    <w:p w14:paraId="77EF598C" w14:textId="77777777" w:rsidR="00FB29D8" w:rsidRPr="00A25529" w:rsidRDefault="00FB29D8">
      <w:pPr>
        <w:pStyle w:val="pxov"/>
        <w:rPr>
          <w:vanish/>
        </w:rPr>
      </w:pPr>
      <w:r w:rsidRPr="00A25529">
        <w:rPr>
          <w:vanish/>
        </w:rPr>
        <w:t>COL</w:t>
      </w:r>
    </w:p>
    <w:p w14:paraId="344B4D4A" w14:textId="77777777" w:rsidR="00FB29D8" w:rsidRPr="00A25529" w:rsidRDefault="00FB29D8">
      <w:pPr>
        <w:pStyle w:val="pxov"/>
        <w:rPr>
          <w:vanish/>
        </w:rPr>
      </w:pPr>
      <w:r w:rsidRPr="00A25529">
        <w:rPr>
          <w:vanish/>
        </w:rPr>
        <w:t>NFP</w:t>
      </w:r>
    </w:p>
    <w:p w14:paraId="47E0EC6B" w14:textId="77777777" w:rsidR="00FB29D8" w:rsidRPr="00A25529" w:rsidRDefault="00FB29D8">
      <w:pPr>
        <w:pStyle w:val="pxov"/>
        <w:rPr>
          <w:vanish/>
        </w:rPr>
      </w:pPr>
      <w:r w:rsidRPr="00A25529">
        <w:rPr>
          <w:vanish/>
        </w:rPr>
        <w:t>REO</w:t>
      </w:r>
    </w:p>
    <w:p w14:paraId="1ADAAB3A" w14:textId="77777777" w:rsidR="00FB29D8" w:rsidRPr="00A25529" w:rsidRDefault="00FB29D8">
      <w:pPr>
        <w:pStyle w:val="pxov"/>
        <w:rPr>
          <w:vanish/>
        </w:rPr>
      </w:pPr>
      <w:r w:rsidRPr="00A25529">
        <w:rPr>
          <w:vanish/>
        </w:rPr>
        <w:t>FCV</w:t>
      </w:r>
    </w:p>
    <w:p w14:paraId="51E78831" w14:textId="77777777" w:rsidR="00FB29D8" w:rsidRPr="00A25529" w:rsidRDefault="00FB29D8">
      <w:pPr>
        <w:pStyle w:val="pxov"/>
        <w:rPr>
          <w:vanish/>
        </w:rPr>
      </w:pPr>
      <w:r w:rsidRPr="00A25529">
        <w:rPr>
          <w:vanish/>
        </w:rPr>
        <w:t>FTR</w:t>
      </w:r>
    </w:p>
    <w:p w14:paraId="3A609B84" w14:textId="77777777" w:rsidR="00FB29D8" w:rsidRPr="00A25529" w:rsidRDefault="00FB29D8">
      <w:pPr>
        <w:pStyle w:val="pxov"/>
        <w:rPr>
          <w:vanish/>
        </w:rPr>
      </w:pPr>
      <w:r w:rsidRPr="00A25529">
        <w:rPr>
          <w:vanish/>
        </w:rPr>
        <w:t>EFM</w:t>
      </w:r>
    </w:p>
    <w:p w14:paraId="273AD705" w14:textId="77777777" w:rsidR="00FB29D8" w:rsidRPr="00A25529" w:rsidRDefault="00FB29D8">
      <w:pPr>
        <w:pStyle w:val="pxov"/>
        <w:rPr>
          <w:vanish/>
        </w:rPr>
      </w:pPr>
      <w:r w:rsidRPr="00A25529">
        <w:rPr>
          <w:vanish/>
        </w:rPr>
        <w:t>EBL</w:t>
      </w:r>
    </w:p>
    <w:p w14:paraId="175799E9" w14:textId="77777777" w:rsidR="00FB29D8" w:rsidRPr="00A25529" w:rsidRDefault="00FB29D8">
      <w:pPr>
        <w:pStyle w:val="pxov"/>
        <w:rPr>
          <w:vanish/>
        </w:rPr>
      </w:pPr>
      <w:r w:rsidRPr="00A25529">
        <w:rPr>
          <w:vanish/>
        </w:rPr>
        <w:t>TEM</w:t>
      </w:r>
    </w:p>
    <w:p w14:paraId="16B830E0" w14:textId="77777777" w:rsidR="00FB29D8" w:rsidRPr="00A25529" w:rsidRDefault="00FB29D8">
      <w:pPr>
        <w:pStyle w:val="pxov"/>
        <w:rPr>
          <w:vanish/>
        </w:rPr>
      </w:pPr>
      <w:r w:rsidRPr="00A25529">
        <w:rPr>
          <w:vanish/>
        </w:rPr>
        <w:t>MTD</w:t>
      </w:r>
    </w:p>
    <w:p w14:paraId="3337C1D0"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form.fid="Id57011f01b6411e684899cfd92da4eb0"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ib.ct.id="f2fd26a0b92511efa75bc0a5c2da1858|228|30:216"</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im.id="I039SGV"</w:instrText>
      </w:r>
      <w:r w:rsidRPr="00A25529">
        <w:fldChar w:fldCharType="end"/>
      </w:r>
      <w:r w:rsidRPr="00A25529">
        <w:fldChar w:fldCharType="begin"/>
      </w:r>
      <w:r w:rsidRPr="00A25529">
        <w:instrText>im.suppress.print="yes"</w:instrText>
      </w:r>
      <w:r w:rsidRPr="00A25529">
        <w:fldChar w:fldCharType="end"/>
      </w:r>
    </w:p>
    <w:p w14:paraId="7D132A7E"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im.id="I01IV0X"</w:instrText>
      </w:r>
      <w:r w:rsidRPr="00A25529">
        <w:fldChar w:fldCharType="end"/>
      </w:r>
      <w:r w:rsidRPr="00A25529">
        <w:fldChar w:fldCharType="begin"/>
      </w:r>
      <w:r w:rsidRPr="00A25529">
        <w:instrText>im.suppress.online="yes"</w:instrText>
      </w:r>
      <w:r w:rsidRPr="00A25529">
        <w:fldChar w:fldCharType="end"/>
      </w:r>
    </w:p>
    <w:p w14:paraId="63520D1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#I01IV0X goes here</w:t>
      </w:r>
    </w:p>
    <w:p w14:paraId="5DCE471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im.id="I01K8ST"</w:instrText>
      </w:r>
      <w:r w:rsidRPr="00A25529">
        <w:fldChar w:fldCharType="end"/>
      </w:r>
      <w:r w:rsidRPr="00A25529">
        <w:fldChar w:fldCharType="begin"/>
      </w:r>
      <w:r w:rsidRPr="00A25529">
        <w:instrText>im.suppress.online="yes"</w:instrText>
      </w:r>
      <w:r w:rsidRPr="00A25529">
        <w:fldChar w:fldCharType="end"/>
      </w:r>
    </w:p>
    <w:p w14:paraId="4D89F54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#I01K8ST goes here</w:t>
      </w:r>
    </w:p>
    <w:p w14:paraId="4092856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im.id="I01LFFI"</w:instrText>
      </w:r>
      <w:r w:rsidRPr="00A25529">
        <w:fldChar w:fldCharType="end"/>
      </w:r>
      <w:r w:rsidRPr="00A25529">
        <w:fldChar w:fldCharType="begin"/>
      </w:r>
      <w:r w:rsidRPr="00A25529">
        <w:instrText>im.suppress.online="yes"</w:instrText>
      </w:r>
      <w:r w:rsidRPr="00A25529">
        <w:fldChar w:fldCharType="end"/>
      </w:r>
    </w:p>
    <w:p w14:paraId="50154CA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#I01LFFI goes here</w:t>
      </w:r>
    </w:p>
    <w:p w14:paraId="5C2AD3B9" w14:textId="77777777" w:rsidR="00FB29D8" w:rsidRPr="00A25529" w:rsidRDefault="00FB29D8">
      <w:pPr>
        <w:pStyle w:val="pxformnotes"/>
        <w:jc w:val="center"/>
        <w:rPr>
          <w:sz w:val="24"/>
          <w:szCs w:val="24"/>
        </w:rPr>
      </w:pPr>
      <w:r w:rsidRPr="00A25529">
        <w:rPr>
          <w:rStyle w:val="pxvis"/>
          <w:rFonts w:cs="Arial"/>
          <w:bCs/>
          <w:sz w:val="50"/>
          <w:rPrChange w:id="6239" w:author="Cara Cardinale" w:date="2025-03-04T10:36:00Z">
            <w:rPr>
              <w:rStyle w:val="pxvis"/>
              <w:rFonts w:cs="Arial"/>
              <w:bCs/>
            </w:rPr>
          </w:rPrChange>
        </w:rPr>
        <w:t>Notes to Form</w:t>
      </w:r>
    </w:p>
    <w:p w14:paraId="7209425C" w14:textId="77777777" w:rsidR="00FB29D8" w:rsidRPr="00A25529" w:rsidRDefault="00FB29D8">
      <w:pPr>
        <w:pStyle w:val="pxformnotes"/>
        <w:rPr>
          <w:sz w:val="24"/>
          <w:szCs w:val="24"/>
        </w:rPr>
      </w:pPr>
    </w:p>
    <w:p w14:paraId="6843C1AD" w14:textId="77777777" w:rsidR="00FB29D8" w:rsidRPr="00A25529" w:rsidRDefault="00FB29D8">
      <w:pPr>
        <w:pStyle w:val="pxformnote"/>
        <w:spacing w:before="180"/>
      </w:pPr>
      <w:del w:id="6240" w:author="Cara Cardinale" w:date="2025-01-14T20:47:00Z">
        <w:r w:rsidRPr="00A25529" w:rsidDel="00CF1278">
          <w:delText>Drafter's Note</w:delText>
        </w:r>
      </w:del>
      <w:r w:rsidRPr="00A25529">
        <w:t xml:space="preserve"> </w:t>
      </w:r>
    </w:p>
    <w:p w14:paraId="0A69E6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p.ct.id="f2fd26a0b92511efa75bc0a5c2da1858|228|30:216"</w:instrText>
      </w:r>
      <w:r w:rsidRPr="00A25529">
        <w:fldChar w:fldCharType="end"/>
      </w:r>
      <w:r w:rsidRPr="00A25529">
        <w:t>The above form</w:t>
      </w:r>
      <w:ins w:id="6241" w:author="Cara Cardinale" w:date="2025-01-28T20:54:00Z">
        <w:r w:rsidR="004D0650" w:rsidRPr="00A25529">
          <w:t>, revised 1/18,</w:t>
        </w:r>
      </w:ins>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url.ref.id="I0080E9"</w:instrText>
      </w:r>
      <w:r w:rsidRPr="00A25529">
        <w:rPr>
          <w:rStyle w:val="pxurl"/>
        </w:rPr>
        <w:fldChar w:fldCharType="end"/>
      </w:r>
      <w:r w:rsidRPr="00A25529">
        <w:rPr>
          <w:rStyle w:val="pxurl"/>
        </w:rPr>
        <w:t>http://www.dos.ny.gov</w:t>
      </w:r>
      <w:r w:rsidRPr="00A25529">
        <w:t>, and is reprinted here for illustrative purposes.</w:t>
      </w:r>
    </w:p>
    <w:p w14:paraId="1BB26437" w14:textId="77777777" w:rsidR="00FB29D8" w:rsidRPr="00A25529" w:rsidRDefault="00FB29D8">
      <w:pPr>
        <w:pStyle w:val="pxformrr"/>
        <w:rPr>
          <w:sz w:val="24"/>
          <w:szCs w:val="24"/>
        </w:rPr>
      </w:pPr>
      <w:r w:rsidRPr="00A25529">
        <w:rPr>
          <w:rStyle w:val="pxvis"/>
          <w:rFonts w:cs="Arial"/>
          <w:bCs/>
          <w:sz w:val="50"/>
          <w:rPrChange w:id="6242" w:author="Cara Cardinale" w:date="2025-03-04T10:36:00Z">
            <w:rPr>
              <w:rStyle w:val="pxvis"/>
              <w:rFonts w:cs="Arial"/>
              <w:bCs/>
            </w:rPr>
          </w:rPrChange>
        </w:rPr>
        <w:t>Research References</w:t>
      </w:r>
    </w:p>
    <w:p w14:paraId="25BB525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tk.ref.id="I00ATJ5"</w:instrText>
      </w:r>
      <w:r w:rsidRPr="00A25529">
        <w:rPr>
          <w:rStyle w:val="pxtk"/>
        </w:rPr>
        <w:fldChar w:fldCharType="end"/>
      </w:r>
      <w:r w:rsidRPr="00A25529">
        <w:rPr>
          <w:rStyle w:val="pxtk"/>
        </w:rPr>
        <w:t>West's Key Number Digest, Corporations and Business Organizations &amp;key;3480 to 3489</w:t>
      </w:r>
    </w:p>
    <w:p w14:paraId="1E52D4E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rc.ref.id="I00DMO1"</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13</w:t>
      </w:r>
      <w:ins w:id="6243" w:author="Cara Cardinale" w:date="2025-01-22T13:21:00Z">
        <w:r w:rsidR="006D1F1E" w:rsidRPr="00A25529">
          <w:rPr>
            <w:rStyle w:val="pxrc"/>
          </w:rPr>
          <w:t>32</w:t>
        </w:r>
      </w:ins>
      <w:del w:id="6244" w:author="Cara Cardinale" w:date="2025-01-22T13:21:00Z">
        <w:r w:rsidRPr="00A25529" w:rsidDel="006D1F1E">
          <w:rPr>
            <w:rStyle w:val="pxrc"/>
          </w:rPr>
          <w:delText>65</w:delText>
        </w:r>
      </w:del>
      <w:r w:rsidRPr="00A25529">
        <w:rPr>
          <w:rStyle w:val="pxrc"/>
        </w:rPr>
        <w:t>, 14</w:t>
      </w:r>
      <w:ins w:id="6245" w:author="Cara Cardinale" w:date="2025-01-28T20:55:00Z">
        <w:r w:rsidR="004D0650" w:rsidRPr="00A25529">
          <w:rPr>
            <w:rStyle w:val="pxrc"/>
          </w:rPr>
          <w:t>00</w:t>
        </w:r>
      </w:ins>
      <w:del w:id="6246" w:author="Cara Cardinale" w:date="2025-01-28T20:55:00Z">
        <w:r w:rsidRPr="00A25529" w:rsidDel="004D0650">
          <w:rPr>
            <w:rStyle w:val="pxrc"/>
          </w:rPr>
          <w:delText>36</w:delText>
        </w:r>
      </w:del>
      <w:r w:rsidRPr="00A25529">
        <w:rPr>
          <w:rStyle w:val="pxrc"/>
        </w:rPr>
        <w:t xml:space="preserve"> to 14</w:t>
      </w:r>
      <w:ins w:id="6247" w:author="Cara Cardinale" w:date="2025-01-28T20:55:00Z">
        <w:r w:rsidR="004D0650" w:rsidRPr="00A25529">
          <w:rPr>
            <w:rStyle w:val="pxrc"/>
          </w:rPr>
          <w:t>18</w:t>
        </w:r>
      </w:ins>
      <w:del w:id="6248" w:author="Cara Cardinale" w:date="2025-01-28T20:55:00Z">
        <w:r w:rsidRPr="00A25529" w:rsidDel="004D0650">
          <w:rPr>
            <w:rStyle w:val="pxrc"/>
          </w:rPr>
          <w:delText>50</w:delText>
        </w:r>
      </w:del>
    </w:p>
    <w:p w14:paraId="6ABF9BEE" w14:textId="77777777" w:rsidR="00FB29D8" w:rsidRPr="00A25529" w:rsidRDefault="00FB29D8">
      <w:pPr>
        <w:pStyle w:val="pxd"/>
        <w:spacing w:before="180"/>
      </w:pPr>
      <w:r w:rsidRPr="00A25529">
        <w:t>8. Surrender of Authority</w:t>
      </w:r>
    </w:p>
    <w:p w14:paraId="53CDE1C3" w14:textId="77777777" w:rsidR="00FB29D8" w:rsidRPr="00A25529" w:rsidRDefault="00FB29D8">
      <w:pPr>
        <w:pStyle w:val="pxs"/>
        <w:spacing w:before="180"/>
        <w:rPr>
          <w:rPrChange w:id="6249" w:author="Cara Cardinale" w:date="2025-03-04T10:36:00Z">
            <w:rPr>
              <w:sz w:val="27"/>
            </w:rPr>
          </w:rPrChange>
        </w:rPr>
      </w:pPr>
      <w:r w:rsidRPr="00A25529">
        <w:rPr>
          <w:rPrChange w:id="6250" w:author="Cara Cardinale" w:date="2025-03-04T10:36:00Z">
            <w:rPr>
              <w:sz w:val="27"/>
            </w:rPr>
          </w:rPrChange>
        </w:rPr>
        <w:t>30:217. Certificate of surrender of authority</w:t>
      </w:r>
      <w:r w:rsidRPr="00A25529">
        <w:rPr>
          <w:rStyle w:val="pxsep"/>
        </w:rPr>
        <w:t xml:space="preserve">-- </w:t>
      </w:r>
      <w:r w:rsidRPr="00A25529">
        <w:rPr>
          <w:rPrChange w:id="6251" w:author="Cara Cardinale" w:date="2025-03-04T10:36:00Z">
            <w:rPr>
              <w:sz w:val="27"/>
            </w:rPr>
          </w:rPrChange>
        </w:rPr>
        <w:t>Official form</w:t>
      </w:r>
    </w:p>
    <w:p w14:paraId="1C5AC9B0" w14:textId="77777777" w:rsidR="00FB29D8" w:rsidRPr="00A25529" w:rsidRDefault="00FB29D8">
      <w:pPr>
        <w:pStyle w:val="pxov"/>
        <w:rPr>
          <w:vanish/>
        </w:rPr>
      </w:pPr>
      <w:r w:rsidRPr="00A25529">
        <w:rPr>
          <w:vanish/>
        </w:rPr>
        <w:t>NFP</w:t>
      </w:r>
    </w:p>
    <w:p w14:paraId="61F8223A" w14:textId="77777777" w:rsidR="00FB29D8" w:rsidRPr="00A25529" w:rsidRDefault="00FB29D8">
      <w:pPr>
        <w:pStyle w:val="pxov"/>
        <w:rPr>
          <w:vanish/>
        </w:rPr>
      </w:pPr>
      <w:r w:rsidRPr="00A25529">
        <w:rPr>
          <w:vanish/>
        </w:rPr>
        <w:t>COL</w:t>
      </w:r>
    </w:p>
    <w:p w14:paraId="0745FB3E" w14:textId="77777777" w:rsidR="00FB29D8" w:rsidRPr="00A25529" w:rsidRDefault="00FB29D8">
      <w:pPr>
        <w:pStyle w:val="pxov"/>
        <w:rPr>
          <w:vanish/>
        </w:rPr>
      </w:pPr>
      <w:r w:rsidRPr="00A25529">
        <w:rPr>
          <w:vanish/>
        </w:rPr>
        <w:t>FCV</w:t>
      </w:r>
    </w:p>
    <w:p w14:paraId="22C429C8" w14:textId="77777777" w:rsidR="00FB29D8" w:rsidRPr="00A25529" w:rsidRDefault="00FB29D8">
      <w:pPr>
        <w:pStyle w:val="pxov"/>
        <w:rPr>
          <w:vanish/>
        </w:rPr>
      </w:pPr>
      <w:r w:rsidRPr="00A25529">
        <w:rPr>
          <w:vanish/>
        </w:rPr>
        <w:t>FTR</w:t>
      </w:r>
    </w:p>
    <w:p w14:paraId="5A83903B" w14:textId="77777777" w:rsidR="00FB29D8" w:rsidRPr="00A25529" w:rsidRDefault="00FB29D8">
      <w:pPr>
        <w:pStyle w:val="pxov"/>
        <w:rPr>
          <w:vanish/>
        </w:rPr>
      </w:pPr>
      <w:r w:rsidRPr="00A25529">
        <w:rPr>
          <w:vanish/>
        </w:rPr>
        <w:t>REO</w:t>
      </w:r>
    </w:p>
    <w:p w14:paraId="04411894" w14:textId="77777777" w:rsidR="00FB29D8" w:rsidRPr="00A25529" w:rsidRDefault="00FB29D8">
      <w:pPr>
        <w:pStyle w:val="pxov"/>
        <w:rPr>
          <w:vanish/>
        </w:rPr>
      </w:pPr>
      <w:r w:rsidRPr="00A25529">
        <w:rPr>
          <w:vanish/>
        </w:rPr>
        <w:t>EFM</w:t>
      </w:r>
    </w:p>
    <w:p w14:paraId="5058A3E1" w14:textId="77777777" w:rsidR="00FB29D8" w:rsidRPr="00A25529" w:rsidRDefault="00FB29D8">
      <w:pPr>
        <w:pStyle w:val="pxov"/>
        <w:rPr>
          <w:vanish/>
        </w:rPr>
      </w:pPr>
      <w:r w:rsidRPr="00A25529">
        <w:rPr>
          <w:vanish/>
        </w:rPr>
        <w:t>EBL</w:t>
      </w:r>
    </w:p>
    <w:p w14:paraId="7393DED4" w14:textId="77777777" w:rsidR="00FB29D8" w:rsidRPr="00A25529" w:rsidRDefault="00FB29D8">
      <w:pPr>
        <w:pStyle w:val="pxov"/>
        <w:rPr>
          <w:vanish/>
        </w:rPr>
      </w:pPr>
      <w:r w:rsidRPr="00A25529">
        <w:rPr>
          <w:vanish/>
        </w:rPr>
        <w:t>TEM</w:t>
      </w:r>
    </w:p>
    <w:p w14:paraId="0AD86108" w14:textId="77777777" w:rsidR="00FB29D8" w:rsidRPr="00A25529" w:rsidRDefault="00FB29D8">
      <w:pPr>
        <w:pStyle w:val="pxov"/>
        <w:rPr>
          <w:vanish/>
        </w:rPr>
      </w:pPr>
      <w:r w:rsidRPr="00A25529">
        <w:rPr>
          <w:vanish/>
        </w:rPr>
        <w:t>MTD</w:t>
      </w:r>
    </w:p>
    <w:p w14:paraId="2A0F26AE"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form.fid="Id57060101b6411e684899cfd92da4eb0"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ib.ct.id="f2fd26a0b92511efa75bc0a5c2da1858|229|30:217"</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im.id="I03UPY8"</w:instrText>
      </w:r>
      <w:r w:rsidRPr="00A25529">
        <w:fldChar w:fldCharType="end"/>
      </w:r>
    </w:p>
    <w:p w14:paraId="224BB29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im.id="I03UZ8I"</w:instrText>
      </w:r>
      <w:r w:rsidRPr="00A25529">
        <w:fldChar w:fldCharType="end"/>
      </w:r>
    </w:p>
    <w:p w14:paraId="4D0EE20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#I03UZ8I goes here</w:t>
      </w:r>
    </w:p>
    <w:p w14:paraId="4F01456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im.id="I01QUQB"</w:instrText>
      </w:r>
      <w:r w:rsidRPr="00A25529">
        <w:fldChar w:fldCharType="end"/>
      </w:r>
    </w:p>
    <w:p w14:paraId="7ED1A3F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#I01QUQB goes here</w:t>
      </w:r>
    </w:p>
    <w:p w14:paraId="4B8B2E9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im.id="I01QVX1"</w:instrText>
      </w:r>
      <w:r w:rsidRPr="00A25529">
        <w:fldChar w:fldCharType="end"/>
      </w:r>
    </w:p>
    <w:p w14:paraId="358823C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#I01QVX1 goes here</w:t>
      </w:r>
    </w:p>
    <w:p w14:paraId="42D0CACE" w14:textId="77777777" w:rsidR="00FB29D8" w:rsidRPr="00A25529" w:rsidRDefault="00FB29D8">
      <w:pPr>
        <w:pStyle w:val="pxformnotes"/>
        <w:jc w:val="center"/>
        <w:rPr>
          <w:sz w:val="24"/>
          <w:szCs w:val="24"/>
        </w:rPr>
      </w:pPr>
      <w:r w:rsidRPr="00A25529">
        <w:rPr>
          <w:rStyle w:val="pxvis"/>
          <w:rFonts w:cs="Arial"/>
          <w:bCs/>
          <w:sz w:val="50"/>
          <w:rPrChange w:id="6252" w:author="Cara Cardinale" w:date="2025-03-04T10:36:00Z">
            <w:rPr>
              <w:rStyle w:val="pxvis"/>
              <w:rFonts w:cs="Arial"/>
              <w:bCs/>
            </w:rPr>
          </w:rPrChange>
        </w:rPr>
        <w:t>Notes to Form</w:t>
      </w:r>
    </w:p>
    <w:p w14:paraId="5F0107F1" w14:textId="77777777" w:rsidR="00FB29D8" w:rsidRPr="00A25529" w:rsidRDefault="00FB29D8">
      <w:pPr>
        <w:pStyle w:val="pxformnotes"/>
        <w:rPr>
          <w:sz w:val="24"/>
          <w:szCs w:val="24"/>
        </w:rPr>
      </w:pPr>
    </w:p>
    <w:p w14:paraId="459A90DA" w14:textId="77777777" w:rsidR="00FB29D8" w:rsidRPr="00A25529" w:rsidRDefault="00FB29D8">
      <w:pPr>
        <w:pStyle w:val="pxformnote"/>
        <w:spacing w:before="180"/>
      </w:pPr>
      <w:del w:id="6253" w:author="Cara Cardinale" w:date="2025-01-14T20:47:00Z">
        <w:r w:rsidRPr="00A25529" w:rsidDel="00CF1278">
          <w:delText>Drafter's Note</w:delText>
        </w:r>
      </w:del>
      <w:r w:rsidRPr="00A25529">
        <w:t xml:space="preserve"> </w:t>
      </w:r>
    </w:p>
    <w:p w14:paraId="55B3CF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p.ct.id="f2fd26a0b92511efa75bc0a5c2da1858|229|30:217"</w:instrText>
      </w:r>
      <w:r w:rsidRPr="00A25529">
        <w:fldChar w:fldCharType="end"/>
      </w:r>
      <w:r w:rsidRPr="00A25529">
        <w:t>The above form</w:t>
      </w:r>
      <w:ins w:id="6254" w:author="Cara Cardinale" w:date="2025-01-28T21:00:00Z">
        <w:r w:rsidR="004D0650" w:rsidRPr="00A25529">
          <w:t>, revised 12/22,</w:t>
        </w:r>
      </w:ins>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url.ref.id="I0080JX"</w:instrText>
      </w:r>
      <w:r w:rsidRPr="00A25529">
        <w:rPr>
          <w:rStyle w:val="pxurl"/>
        </w:rPr>
        <w:fldChar w:fldCharType="end"/>
      </w:r>
      <w:r w:rsidRPr="00A25529">
        <w:rPr>
          <w:rStyle w:val="pxurl"/>
        </w:rPr>
        <w:t>http://www.dos.ny.gov</w:t>
      </w:r>
      <w:r w:rsidRPr="00A25529">
        <w:t>, and is reprinted here for illustrative purposes.</w:t>
      </w:r>
    </w:p>
    <w:p w14:paraId="6E1A9649" w14:textId="77777777" w:rsidR="00FB29D8" w:rsidRPr="00A25529" w:rsidRDefault="00FB29D8">
      <w:pPr>
        <w:pStyle w:val="pxformrr"/>
        <w:rPr>
          <w:sz w:val="24"/>
          <w:szCs w:val="24"/>
        </w:rPr>
      </w:pPr>
      <w:r w:rsidRPr="00A25529">
        <w:rPr>
          <w:rStyle w:val="pxvis"/>
          <w:rFonts w:cs="Arial"/>
          <w:bCs/>
          <w:sz w:val="50"/>
          <w:rPrChange w:id="6255" w:author="Cara Cardinale" w:date="2025-03-04T10:36:00Z">
            <w:rPr>
              <w:rStyle w:val="pxvis"/>
              <w:rFonts w:cs="Arial"/>
              <w:bCs/>
            </w:rPr>
          </w:rPrChange>
        </w:rPr>
        <w:t>Research References</w:t>
      </w:r>
    </w:p>
    <w:p w14:paraId="0D045EB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tk.ref.id="I00ATOT"</w:instrText>
      </w:r>
      <w:r w:rsidRPr="00A25529">
        <w:rPr>
          <w:rStyle w:val="pxtk"/>
        </w:rPr>
        <w:fldChar w:fldCharType="end"/>
      </w:r>
      <w:r w:rsidRPr="00A25529">
        <w:rPr>
          <w:rStyle w:val="pxtk"/>
        </w:rPr>
        <w:t>West's Key Number Digest, Corporations and Business Organizations &amp;key;3490</w:t>
      </w:r>
    </w:p>
    <w:p w14:paraId="7BB15C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tk.ref.id="I00DMTP"</w:instrText>
      </w:r>
      <w:r w:rsidRPr="00A25529">
        <w:rPr>
          <w:rStyle w:val="pxtk"/>
        </w:rPr>
        <w:fldChar w:fldCharType="end"/>
      </w:r>
      <w:r w:rsidRPr="00A25529">
        <w:rPr>
          <w:rStyle w:val="pxtk"/>
        </w:rPr>
        <w:t>West's Key Number Digest, Corporations and Business Organizations &amp;key;3493</w:t>
      </w:r>
    </w:p>
    <w:p w14:paraId="5E3B6C6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rc.ref.id="I00GFYL"</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del w:id="6256" w:author="Cara Cardinale" w:date="2025-01-28T21:49:00Z">
        <w:r w:rsidRPr="00A25529" w:rsidDel="00F93CF8">
          <w:rPr>
            <w:rStyle w:val="pxrc"/>
          </w:rPr>
          <w:delText>228</w:delText>
        </w:r>
      </w:del>
      <w:ins w:id="6257" w:author="Cara Cardinale" w:date="2025-01-28T21:49:00Z">
        <w:r w:rsidR="00F93CF8" w:rsidRPr="00A25529">
          <w:rPr>
            <w:rStyle w:val="pxrc"/>
          </w:rPr>
          <w:t>223</w:t>
        </w:r>
      </w:ins>
    </w:p>
    <w:p w14:paraId="28BA4BB7" w14:textId="77777777" w:rsidR="00FB29D8" w:rsidRPr="00A25529" w:rsidRDefault="00FB29D8">
      <w:pPr>
        <w:pStyle w:val="pxs"/>
        <w:spacing w:before="180"/>
        <w:rPr>
          <w:rPrChange w:id="6258" w:author="Cara Cardinale" w:date="2025-03-04T10:36:00Z">
            <w:rPr>
              <w:sz w:val="27"/>
            </w:rPr>
          </w:rPrChange>
        </w:rPr>
      </w:pPr>
      <w:r w:rsidRPr="00A25529">
        <w:rPr>
          <w:rPrChange w:id="6259" w:author="Cara Cardinale" w:date="2025-03-04T10:36:00Z">
            <w:rPr>
              <w:sz w:val="27"/>
            </w:rPr>
          </w:rPrChange>
        </w:rPr>
        <w:t>30:218. Certificate of amendment of certificate of surrender of authority</w:t>
      </w:r>
      <w:r w:rsidRPr="00A25529">
        <w:rPr>
          <w:rStyle w:val="pxsep"/>
        </w:rPr>
        <w:t xml:space="preserve">-- </w:t>
      </w:r>
      <w:r w:rsidRPr="00A25529">
        <w:rPr>
          <w:rPrChange w:id="6260" w:author="Cara Cardinale" w:date="2025-03-04T10:36:00Z">
            <w:rPr>
              <w:sz w:val="27"/>
            </w:rPr>
          </w:rPrChange>
        </w:rPr>
        <w:t>Official form</w:t>
      </w:r>
    </w:p>
    <w:p w14:paraId="0DF769F9" w14:textId="77777777" w:rsidR="00FB29D8" w:rsidRPr="00A25529" w:rsidRDefault="00FB29D8">
      <w:pPr>
        <w:pStyle w:val="pxov"/>
        <w:rPr>
          <w:vanish/>
        </w:rPr>
      </w:pPr>
      <w:r w:rsidRPr="00A25529">
        <w:rPr>
          <w:vanish/>
        </w:rPr>
        <w:t>NFP</w:t>
      </w:r>
    </w:p>
    <w:p w14:paraId="67A93BAA" w14:textId="77777777" w:rsidR="00FB29D8" w:rsidRPr="00A25529" w:rsidRDefault="00FB29D8">
      <w:pPr>
        <w:pStyle w:val="pxov"/>
        <w:rPr>
          <w:vanish/>
        </w:rPr>
      </w:pPr>
      <w:r w:rsidRPr="00A25529">
        <w:rPr>
          <w:vanish/>
        </w:rPr>
        <w:t>COL</w:t>
      </w:r>
    </w:p>
    <w:p w14:paraId="6262CA2A" w14:textId="77777777" w:rsidR="00FB29D8" w:rsidRPr="00A25529" w:rsidRDefault="00FB29D8">
      <w:pPr>
        <w:pStyle w:val="pxov"/>
        <w:rPr>
          <w:vanish/>
        </w:rPr>
      </w:pPr>
      <w:r w:rsidRPr="00A25529">
        <w:rPr>
          <w:vanish/>
        </w:rPr>
        <w:t>FCV</w:t>
      </w:r>
    </w:p>
    <w:p w14:paraId="02F28C32" w14:textId="77777777" w:rsidR="00FB29D8" w:rsidRPr="00A25529" w:rsidRDefault="00FB29D8">
      <w:pPr>
        <w:pStyle w:val="pxov"/>
        <w:rPr>
          <w:vanish/>
        </w:rPr>
      </w:pPr>
      <w:r w:rsidRPr="00A25529">
        <w:rPr>
          <w:vanish/>
        </w:rPr>
        <w:t>FTR</w:t>
      </w:r>
    </w:p>
    <w:p w14:paraId="2DF912F6" w14:textId="77777777" w:rsidR="00FB29D8" w:rsidRPr="00A25529" w:rsidRDefault="00FB29D8">
      <w:pPr>
        <w:pStyle w:val="pxov"/>
        <w:rPr>
          <w:vanish/>
        </w:rPr>
      </w:pPr>
      <w:r w:rsidRPr="00A25529">
        <w:rPr>
          <w:vanish/>
        </w:rPr>
        <w:t>REO</w:t>
      </w:r>
    </w:p>
    <w:p w14:paraId="47593512" w14:textId="77777777" w:rsidR="00FB29D8" w:rsidRPr="00A25529" w:rsidRDefault="00FB29D8">
      <w:pPr>
        <w:pStyle w:val="pxov"/>
        <w:rPr>
          <w:vanish/>
        </w:rPr>
      </w:pPr>
      <w:r w:rsidRPr="00A25529">
        <w:rPr>
          <w:vanish/>
        </w:rPr>
        <w:t>EFM</w:t>
      </w:r>
    </w:p>
    <w:p w14:paraId="4455CBE1" w14:textId="77777777" w:rsidR="00FB29D8" w:rsidRPr="00A25529" w:rsidRDefault="00FB29D8">
      <w:pPr>
        <w:pStyle w:val="pxov"/>
        <w:rPr>
          <w:vanish/>
        </w:rPr>
      </w:pPr>
      <w:r w:rsidRPr="00A25529">
        <w:rPr>
          <w:vanish/>
        </w:rPr>
        <w:t>EBL</w:t>
      </w:r>
    </w:p>
    <w:p w14:paraId="2A7B5680" w14:textId="77777777" w:rsidR="00FB29D8" w:rsidRPr="00A25529" w:rsidRDefault="00FB29D8">
      <w:pPr>
        <w:pStyle w:val="pxov"/>
        <w:rPr>
          <w:vanish/>
        </w:rPr>
      </w:pPr>
      <w:r w:rsidRPr="00A25529">
        <w:rPr>
          <w:vanish/>
        </w:rPr>
        <w:t>TEM</w:t>
      </w:r>
    </w:p>
    <w:p w14:paraId="58B22538" w14:textId="77777777" w:rsidR="00FB29D8" w:rsidRPr="00A25529" w:rsidRDefault="00FB29D8">
      <w:pPr>
        <w:pStyle w:val="pxov"/>
        <w:rPr>
          <w:vanish/>
        </w:rPr>
      </w:pPr>
      <w:r w:rsidRPr="00A25529">
        <w:rPr>
          <w:vanish/>
        </w:rPr>
        <w:t>MTD</w:t>
      </w:r>
    </w:p>
    <w:p w14:paraId="454AC270"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form.fid="Id570ae301b6411e684899cfd92da4eb0"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ib.ct.id="f2fd26a0b92511efa75bc0a5c2da1858|230|30:218"</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im.id="I01R4SX"</w:instrText>
      </w:r>
      <w:r w:rsidRPr="00A25529">
        <w:fldChar w:fldCharType="end"/>
      </w:r>
    </w:p>
    <w:p w14:paraId="60122E8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im.id="I01S9UR"</w:instrText>
      </w:r>
      <w:r w:rsidRPr="00A25529">
        <w:fldChar w:fldCharType="end"/>
      </w:r>
    </w:p>
    <w:p w14:paraId="348F19A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#I01S9UR goes here</w:t>
      </w:r>
    </w:p>
    <w:p w14:paraId="70D8E3A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im.id="I01SAUC"</w:instrText>
      </w:r>
      <w:r w:rsidRPr="00A25529">
        <w:fldChar w:fldCharType="end"/>
      </w:r>
    </w:p>
    <w:p w14:paraId="4BA172E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#I01SAUC goes here</w:t>
      </w:r>
    </w:p>
    <w:p w14:paraId="0BC1D27A" w14:textId="77777777" w:rsidR="00FB29D8" w:rsidRPr="00A25529" w:rsidRDefault="00FB29D8">
      <w:pPr>
        <w:pStyle w:val="pxformnotes"/>
        <w:jc w:val="center"/>
        <w:rPr>
          <w:sz w:val="24"/>
          <w:szCs w:val="24"/>
        </w:rPr>
      </w:pPr>
      <w:r w:rsidRPr="00A25529">
        <w:rPr>
          <w:rStyle w:val="pxvis"/>
          <w:rFonts w:cs="Arial"/>
          <w:bCs/>
          <w:sz w:val="50"/>
          <w:rPrChange w:id="6261" w:author="Cara Cardinale" w:date="2025-03-04T10:36:00Z">
            <w:rPr>
              <w:rStyle w:val="pxvis"/>
              <w:rFonts w:cs="Arial"/>
              <w:bCs/>
            </w:rPr>
          </w:rPrChange>
        </w:rPr>
        <w:t>Notes to Form</w:t>
      </w:r>
    </w:p>
    <w:p w14:paraId="25B43B88" w14:textId="77777777" w:rsidR="00FB29D8" w:rsidRPr="00A25529" w:rsidRDefault="00FB29D8">
      <w:pPr>
        <w:pStyle w:val="pxformnotes"/>
        <w:rPr>
          <w:sz w:val="24"/>
          <w:szCs w:val="24"/>
        </w:rPr>
      </w:pPr>
    </w:p>
    <w:p w14:paraId="0E5CA681" w14:textId="77777777" w:rsidR="00FB29D8" w:rsidRPr="00A25529" w:rsidRDefault="00FB29D8">
      <w:pPr>
        <w:pStyle w:val="pxformnote"/>
        <w:spacing w:before="180"/>
      </w:pPr>
      <w:del w:id="6262" w:author="Cara Cardinale" w:date="2025-01-14T20:47:00Z">
        <w:r w:rsidRPr="00A25529" w:rsidDel="00CF1278">
          <w:delText>Drafter's Note</w:delText>
        </w:r>
      </w:del>
      <w:r w:rsidRPr="00A25529">
        <w:t xml:space="preserve"> </w:t>
      </w:r>
    </w:p>
    <w:p w14:paraId="136C4B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p.ct.id="f2fd26a0b92511efa75bc0a5c2da1858|230|30:218"</w:instrText>
      </w:r>
      <w:r w:rsidRPr="00A25529">
        <w:fldChar w:fldCharType="end"/>
      </w:r>
      <w:r w:rsidRPr="00A25529">
        <w:t xml:space="preserve">The above form, revised 3/16,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url.ref.id="I05PZDS"</w:instrText>
      </w:r>
      <w:r w:rsidRPr="00A25529">
        <w:rPr>
          <w:rStyle w:val="pxurl"/>
        </w:rPr>
        <w:fldChar w:fldCharType="end"/>
      </w:r>
      <w:r w:rsidRPr="00A25529">
        <w:rPr>
          <w:rStyle w:val="pxurl"/>
        </w:rPr>
        <w:t>http://www.dos.ny.gov</w:t>
      </w:r>
      <w:r w:rsidRPr="00A25529">
        <w:t>, and is reprinted here for illustrative purposes.</w:t>
      </w:r>
    </w:p>
    <w:p w14:paraId="3C870C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p.ct.id="f2fd26a0b92511efa75bc0a5c2da1858|230|30:218"</w:instrText>
      </w:r>
      <w:r w:rsidRPr="00A25529">
        <w:fldChar w:fldCharType="end"/>
      </w:r>
      <w:r w:rsidRPr="00A25529">
        <w:t xml:space="preserve">The post office address to which the Secretary of State must mail a copy of any process against it served upon him or her may be changed by delivering to the Department of State a certificate, entitled </w:t>
      </w:r>
      <w:r w:rsidRPr="00A25529">
        <w:rPr>
          <w:vanish/>
        </w:rPr>
        <w:t>&amp;ldquo;</w:t>
      </w:r>
      <w:r w:rsidRPr="00A25529">
        <w:rPr>
          <w:rStyle w:val="pxvis"/>
          <w:rFonts w:ascii="Times NewRoman" w:hAnsi="Times NewRoman"/>
          <w:b w:val="0"/>
          <w:sz w:val="24"/>
        </w:rPr>
        <w:t>“</w:t>
      </w:r>
      <w:r w:rsidRPr="00A25529">
        <w:t xml:space="preserve">Certificate of amendment of certificate of surrender of authority of ____ (name of corporation) under section </w:t>
      </w:r>
      <w:r w:rsidRPr="00A25529">
        <w:rPr>
          <w:rStyle w:val="pxst"/>
          <w:color w:val="FF0000"/>
          <w:vertAlign w:val="superscript"/>
        </w:rPr>
        <w:t>►</w:t>
      </w:r>
      <w:r w:rsidRPr="00A25529">
        <w:rPr>
          <w:rStyle w:val="pxst"/>
        </w:rPr>
        <w:fldChar w:fldCharType="begin"/>
      </w:r>
      <w:r w:rsidRPr="00A25529">
        <w:rPr>
          <w:rStyle w:val="pxst"/>
        </w:rPr>
        <w:instrText>st.ref.id="I00ATOV"</w:instrText>
      </w:r>
      <w:r w:rsidRPr="00A25529">
        <w:rPr>
          <w:rStyle w:val="pxst"/>
        </w:rPr>
        <w:fldChar w:fldCharType="end"/>
      </w:r>
      <w:r w:rsidRPr="00A25529">
        <w:rPr>
          <w:rStyle w:val="pxst"/>
        </w:rPr>
        <w:t>1311 of the Not-for-Profit Corporation Law</w:t>
      </w:r>
      <w:r w:rsidRPr="00A25529">
        <w:t>.</w:t>
      </w:r>
      <w:r w:rsidRPr="00A25529">
        <w:rPr>
          <w:vanish/>
        </w:rPr>
        <w:t>&amp;rdquo;</w:t>
      </w:r>
      <w:r w:rsidRPr="00A25529">
        <w:rPr>
          <w:rStyle w:val="pxvis"/>
          <w:rFonts w:ascii="Times NewRoman" w:hAnsi="Times NewRoman"/>
          <w:b w:val="0"/>
          <w:sz w:val="24"/>
        </w:rPr>
        <w:t>”</w:t>
      </w:r>
      <w:r w:rsidRPr="00A25529">
        <w:t xml:space="preserve"> The certificate must be signed and set forth information required by statute. </w:t>
      </w:r>
      <w:r w:rsidRPr="00A25529">
        <w:rPr>
          <w:rStyle w:val="pxst"/>
          <w:color w:val="FF0000"/>
          <w:vertAlign w:val="superscript"/>
        </w:rPr>
        <w:t>►</w:t>
      </w:r>
      <w:r w:rsidRPr="00A25529">
        <w:rPr>
          <w:rStyle w:val="pxst"/>
        </w:rPr>
        <w:fldChar w:fldCharType="begin"/>
      </w:r>
      <w:r w:rsidRPr="00A25529">
        <w:rPr>
          <w:rStyle w:val="pxst"/>
        </w:rPr>
        <w:instrText>st.ref.id="I00DMTR"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1311(d)</w:t>
      </w:r>
      <w:r w:rsidRPr="00A25529">
        <w:t>.</w:t>
      </w:r>
    </w:p>
    <w:p w14:paraId="24031CB2" w14:textId="77777777" w:rsidR="00FB29D8" w:rsidRPr="00A25529" w:rsidRDefault="00FB29D8">
      <w:pPr>
        <w:pStyle w:val="pxformrr"/>
        <w:rPr>
          <w:sz w:val="24"/>
          <w:szCs w:val="24"/>
        </w:rPr>
      </w:pPr>
      <w:r w:rsidRPr="00A25529">
        <w:rPr>
          <w:rStyle w:val="pxvis"/>
          <w:rFonts w:cs="Arial"/>
          <w:bCs/>
          <w:sz w:val="50"/>
          <w:rPrChange w:id="6263" w:author="Cara Cardinale" w:date="2025-03-04T10:36:00Z">
            <w:rPr>
              <w:rStyle w:val="pxvis"/>
              <w:rFonts w:cs="Arial"/>
              <w:bCs/>
            </w:rPr>
          </w:rPrChange>
        </w:rPr>
        <w:t>Research References</w:t>
      </w:r>
    </w:p>
    <w:p w14:paraId="267094A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tk.ref.id="I00GFYN"</w:instrText>
      </w:r>
      <w:r w:rsidRPr="00A25529">
        <w:rPr>
          <w:rStyle w:val="pxtk"/>
        </w:rPr>
        <w:fldChar w:fldCharType="end"/>
      </w:r>
      <w:r w:rsidRPr="00A25529">
        <w:rPr>
          <w:rStyle w:val="pxtk"/>
        </w:rPr>
        <w:t>West's Key Number Digest, Corporations and Business Organizations &amp;key;3490</w:t>
      </w:r>
    </w:p>
    <w:p w14:paraId="4804C40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tk.ref.id="I00J93J"</w:instrText>
      </w:r>
      <w:r w:rsidRPr="00A25529">
        <w:rPr>
          <w:rStyle w:val="pxtk"/>
        </w:rPr>
        <w:fldChar w:fldCharType="end"/>
      </w:r>
      <w:r w:rsidRPr="00A25529">
        <w:rPr>
          <w:rStyle w:val="pxtk"/>
        </w:rPr>
        <w:t>West's Key Number Digest, Corporations and Business Organizations &amp;key;3493</w:t>
      </w:r>
    </w:p>
    <w:sectPr w:rsidR="00FB29D8" w:rsidRPr="00A2552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D699" w14:textId="77777777" w:rsidR="00B17D4D" w:rsidRDefault="00B17D4D">
      <w:r>
        <w:separator/>
      </w:r>
    </w:p>
  </w:endnote>
  <w:endnote w:type="continuationSeparator" w:id="0">
    <w:p w14:paraId="14F4FCD8" w14:textId="77777777" w:rsidR="00B17D4D" w:rsidRDefault="00B1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85536" w14:textId="77777777" w:rsidR="00B17D4D" w:rsidRDefault="00B17D4D">
      <w:r>
        <w:separator/>
      </w:r>
    </w:p>
  </w:footnote>
  <w:footnote w:type="continuationSeparator" w:id="0">
    <w:p w14:paraId="50CD95B1" w14:textId="77777777" w:rsidR="00B17D4D" w:rsidRDefault="00B17D4D">
      <w:r>
        <w:continuationSeparator/>
      </w:r>
    </w:p>
  </w:footnote>
  <w:footnote w:id="1">
    <w:p w14:paraId="6F04CD5F"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647A9CE" w14:textId="77777777" w:rsidR="00FB29D8" w:rsidRDefault="00FB29D8">
      <w:pPr>
        <w:pStyle w:val="pxp"/>
      </w:pPr>
      <w:r>
        <w:rPr>
          <w:color w:val="FF0000"/>
          <w:sz w:val="20"/>
          <w:szCs w:val="20"/>
          <w:vertAlign w:val="superscript"/>
        </w:rPr>
        <w:t>►</w:t>
      </w:r>
      <w:r>
        <w:fldChar w:fldCharType="begin"/>
      </w:r>
      <w:r>
        <w:instrText>p.ct.id="f2fd26a0b92511efa75bc0a5c2da1858|1|30:1"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st.ref.id="I001TZ5"</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264A0ACC" w14:textId="77777777" w:rsidR="00FB29D8" w:rsidRDefault="00FB29D8">
      <w:pPr>
        <w:pStyle w:val="pxrr"/>
        <w:spacing w:before="180"/>
        <w:rPr>
          <w:sz w:val="24"/>
          <w:szCs w:val="24"/>
        </w:rPr>
      </w:pPr>
      <w:r>
        <w:rPr>
          <w:rStyle w:val="pxvis"/>
          <w:rFonts w:cs="Arial"/>
          <w:bCs/>
          <w:szCs w:val="28"/>
        </w:rPr>
        <w:t>Research References</w:t>
      </w:r>
    </w:p>
    <w:p w14:paraId="018CE81D" w14:textId="77777777" w:rsidR="00FB29D8" w:rsidRDefault="00FB29D8">
      <w:pPr>
        <w:pStyle w:val="pxrrp"/>
      </w:pPr>
      <w:r>
        <w:t xml:space="preserve">Nature of associations and clubs, generally, see </w:t>
      </w:r>
      <w:r>
        <w:rPr>
          <w:rStyle w:val="pxrc"/>
          <w:color w:val="FF0000"/>
          <w:sz w:val="20"/>
          <w:szCs w:val="20"/>
          <w:vertAlign w:val="superscript"/>
        </w:rPr>
        <w:t>►</w:t>
      </w:r>
      <w:r>
        <w:rPr>
          <w:rStyle w:val="pxrc"/>
        </w:rPr>
        <w:fldChar w:fldCharType="begin"/>
      </w:r>
      <w:r>
        <w:rPr>
          <w:rStyle w:val="pxrc"/>
        </w:rPr>
        <w:instrText>rc.ref.id="I000Z5R"</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 et seq.</w:t>
      </w:r>
    </w:p>
    <w:p w14:paraId="15B15643" w14:textId="77777777" w:rsidR="00FB29D8" w:rsidRDefault="00FB29D8">
      <w:pPr>
        <w:pStyle w:val="pxrrp"/>
      </w:pPr>
      <w:r>
        <w:t xml:space="preserve">N.Y. Not-for-Profit Corp. Law, see </w:t>
      </w:r>
      <w:r>
        <w:rPr>
          <w:rStyle w:val="pxrc"/>
          <w:color w:val="FF0000"/>
          <w:sz w:val="20"/>
          <w:szCs w:val="20"/>
          <w:vertAlign w:val="superscript"/>
        </w:rPr>
        <w:t>►</w:t>
      </w:r>
      <w:r>
        <w:rPr>
          <w:rStyle w:val="pxrc"/>
        </w:rPr>
        <w:fldChar w:fldCharType="begin"/>
      </w:r>
      <w:r>
        <w:rPr>
          <w:rStyle w:val="pxrc"/>
        </w:rPr>
        <w:instrText>rc.ref.id="I001TZ2"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 to 13</w:t>
      </w:r>
      <w:r>
        <w:t>.</w:t>
      </w:r>
    </w:p>
    <w:p w14:paraId="4F4704E2" w14:textId="77777777" w:rsidR="00FB29D8" w:rsidRDefault="00FB29D8">
      <w:pPr>
        <w:pStyle w:val="pxrrp"/>
      </w:pPr>
      <w:r>
        <w:t xml:space="preserve">Definition, nature, and kinds of associations and clubs, see </w:t>
      </w:r>
      <w:r>
        <w:rPr>
          <w:rStyle w:val="pxrc"/>
          <w:color w:val="FF0000"/>
          <w:sz w:val="20"/>
          <w:szCs w:val="20"/>
          <w:vertAlign w:val="superscript"/>
        </w:rPr>
        <w:t>►</w:t>
      </w:r>
      <w:r>
        <w:rPr>
          <w:rStyle w:val="pxrc"/>
        </w:rPr>
        <w:fldChar w:fldCharType="begin"/>
      </w:r>
      <w:r>
        <w:rPr>
          <w:rStyle w:val="pxrc"/>
        </w:rPr>
        <w:instrText>rc.ref.id="I000Z5U"</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to 3</w:t>
      </w:r>
      <w:r>
        <w:t>.</w:t>
      </w:r>
    </w:p>
    <w:p w14:paraId="72932E73" w14:textId="77777777" w:rsidR="00000000" w:rsidRDefault="00000000">
      <w:pPr>
        <w:pStyle w:val="pxrrp"/>
      </w:pPr>
    </w:p>
  </w:footnote>
  <w:footnote w:id="2">
    <w:p w14:paraId="1369D9E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EDA4584" w14:textId="77777777" w:rsidR="00FB29D8" w:rsidRDefault="00FB29D8">
      <w:pPr>
        <w:pStyle w:val="pxrr"/>
        <w:spacing w:before="180"/>
        <w:rPr>
          <w:sz w:val="24"/>
          <w:szCs w:val="24"/>
        </w:rPr>
      </w:pPr>
      <w:r>
        <w:rPr>
          <w:rStyle w:val="pxvis"/>
          <w:rFonts w:cs="Arial"/>
          <w:bCs/>
          <w:szCs w:val="28"/>
        </w:rPr>
        <w:t>Research References</w:t>
      </w:r>
    </w:p>
    <w:p w14:paraId="76A9D2C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rc.ref.id="I001TTF"</w:instrText>
      </w:r>
      <w:r>
        <w:rPr>
          <w:rStyle w:val="pxrc"/>
        </w:rPr>
        <w:fldChar w:fldCharType="end"/>
      </w:r>
      <w:r>
        <w:rPr>
          <w:rStyle w:val="pxrc"/>
        </w:rPr>
        <w:t>Rights and liabilities arising out of contract for lifetime membership in social or fraternal club or association, 10 A.L.R.3d 1357</w:t>
      </w:r>
      <w:r>
        <w:t>.</w:t>
      </w:r>
    </w:p>
    <w:p w14:paraId="6C085032" w14:textId="77777777" w:rsidR="00FB29D8" w:rsidRDefault="00FB29D8">
      <w:pPr>
        <w:pStyle w:val="pxrrp"/>
      </w:pPr>
      <w:r>
        <w:t xml:space="preserve">Regulation of membership in association, generally, see </w:t>
      </w:r>
      <w:r>
        <w:rPr>
          <w:rStyle w:val="pxrc"/>
          <w:color w:val="FF0000"/>
          <w:sz w:val="20"/>
          <w:szCs w:val="20"/>
          <w:vertAlign w:val="superscript"/>
        </w:rPr>
        <w:t>►</w:t>
      </w:r>
      <w:r>
        <w:rPr>
          <w:rStyle w:val="pxrc"/>
        </w:rPr>
        <w:fldChar w:fldCharType="begin"/>
      </w:r>
      <w:r>
        <w:rPr>
          <w:rStyle w:val="pxrc"/>
        </w:rPr>
        <w:instrText>rc.ref.id="I001TTC"</w:instrText>
      </w:r>
      <w:r>
        <w:rPr>
          <w:rStyle w:val="pxrc"/>
        </w:rPr>
        <w:fldChar w:fldCharType="end"/>
      </w:r>
      <w:r>
        <w:rPr>
          <w:rStyle w:val="pxrc"/>
        </w:rPr>
        <w:t xml:space="preserve">N.Y. Jur. 2d, </w:t>
      </w:r>
      <w:del w:id="45" w:author="Cara Cardinale" w:date="2025-01-12T15:55:00Z">
        <w:r w:rsidDel="00573212">
          <w:rPr>
            <w:rStyle w:val="pxrc"/>
          </w:rPr>
          <w:delText>Association and Clubs</w:delText>
        </w:r>
      </w:del>
      <w:ins w:id="46" w:author="Cara Cardinale" w:date="2025-01-12T15:55:00Z">
        <w:r w:rsidR="00573212">
          <w:rPr>
            <w:rStyle w:val="pxrc"/>
          </w:rPr>
          <w:t>Associations and Clubs</w:t>
        </w:r>
      </w:ins>
      <w:r>
        <w:rPr>
          <w:rStyle w:val="pxrc"/>
        </w:rPr>
        <w:t xml:space="preserve"> </w:t>
      </w:r>
      <w:r>
        <w:rPr>
          <w:rStyle w:val="pxrc"/>
          <w:vanish/>
        </w:rPr>
        <w:t>&amp;ss;</w:t>
      </w:r>
      <w:r>
        <w:rPr>
          <w:rStyle w:val="pxvis"/>
          <w:rFonts w:ascii="Times NewRoman" w:hAnsi="Times NewRoman"/>
          <w:b w:val="0"/>
          <w:sz w:val="24"/>
        </w:rPr>
        <w:t>§§</w:t>
      </w:r>
      <w:del w:id="47" w:author="Cara Cardinale" w:date="2025-01-12T16:10:00Z">
        <w:r w:rsidDel="004D68FF">
          <w:rPr>
            <w:rStyle w:val="pxrc"/>
          </w:rPr>
          <w:delText>17 to 28</w:delText>
        </w:r>
      </w:del>
      <w:ins w:id="48" w:author="Cara Cardinale" w:date="2025-01-12T16:10:00Z">
        <w:r w:rsidR="004D68FF">
          <w:rPr>
            <w:rStyle w:val="pxrc"/>
          </w:rPr>
          <w:t>15 to 24</w:t>
        </w:r>
      </w:ins>
      <w:r>
        <w:t>.</w:t>
      </w:r>
    </w:p>
    <w:p w14:paraId="15F96CA7" w14:textId="77777777" w:rsidR="00FB29D8" w:rsidRDefault="00FB29D8">
      <w:pPr>
        <w:pStyle w:val="pxrrp"/>
      </w:pPr>
      <w:r>
        <w:t xml:space="preserve">Members of not-for-profit corporations, generally, see </w:t>
      </w:r>
      <w:r>
        <w:rPr>
          <w:rStyle w:val="pxrc"/>
          <w:color w:val="FF0000"/>
          <w:sz w:val="20"/>
          <w:szCs w:val="20"/>
          <w:vertAlign w:val="superscript"/>
        </w:rPr>
        <w:t>►</w:t>
      </w:r>
      <w:r>
        <w:rPr>
          <w:rStyle w:val="pxrc"/>
        </w:rPr>
        <w:fldChar w:fldCharType="begin"/>
      </w:r>
      <w:r>
        <w:rPr>
          <w:rStyle w:val="pxrc"/>
        </w:rPr>
        <w:instrText>rc.ref.id="I000ZBK"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82</w:t>
      </w:r>
      <w:ins w:id="49" w:author="Cara Cardinale" w:date="2025-01-12T16:13:00Z">
        <w:r w:rsidR="004D68FF">
          <w:rPr>
            <w:rStyle w:val="pxrc"/>
          </w:rPr>
          <w:t>2</w:t>
        </w:r>
      </w:ins>
      <w:del w:id="50" w:author="Cara Cardinale" w:date="2025-01-12T16:13:00Z">
        <w:r w:rsidDel="004D68FF">
          <w:rPr>
            <w:rStyle w:val="pxrc"/>
          </w:rPr>
          <w:delText>4</w:delText>
        </w:r>
      </w:del>
      <w:r>
        <w:rPr>
          <w:rStyle w:val="pxrc"/>
        </w:rPr>
        <w:t xml:space="preserve"> to 8</w:t>
      </w:r>
      <w:ins w:id="51" w:author="Cara Cardinale" w:date="2025-01-12T16:14:00Z">
        <w:r w:rsidR="004D68FF">
          <w:rPr>
            <w:rStyle w:val="pxrc"/>
          </w:rPr>
          <w:t>38</w:t>
        </w:r>
      </w:ins>
      <w:del w:id="52" w:author="Cara Cardinale" w:date="2025-01-12T16:14:00Z">
        <w:r w:rsidDel="004D68FF">
          <w:rPr>
            <w:rStyle w:val="pxrc"/>
          </w:rPr>
          <w:delText>40</w:delText>
        </w:r>
      </w:del>
      <w:r>
        <w:t>.</w:t>
      </w:r>
    </w:p>
    <w:p w14:paraId="1CC9F818" w14:textId="77777777" w:rsidR="00000000" w:rsidRDefault="00000000">
      <w:pPr>
        <w:pStyle w:val="pxrrp"/>
      </w:pPr>
    </w:p>
  </w:footnote>
  <w:footnote w:id="3">
    <w:p w14:paraId="0B3F77C1"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CE1E216" w14:textId="77777777" w:rsidR="00FB29D8" w:rsidRDefault="00FB29D8">
      <w:pPr>
        <w:pStyle w:val="pxp"/>
      </w:pPr>
      <w:r>
        <w:rPr>
          <w:color w:val="FF0000"/>
          <w:sz w:val="20"/>
          <w:szCs w:val="20"/>
          <w:vertAlign w:val="superscript"/>
        </w:rPr>
        <w:t>►</w:t>
      </w:r>
      <w:r>
        <w:fldChar w:fldCharType="begin"/>
      </w:r>
      <w:r>
        <w:instrText>p.ct.id="f2fd26a0b92511efa75bc0a5c2da1858|1|30:1"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st.ref.id="I001TTA"</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601 et seq.</w:t>
      </w:r>
    </w:p>
    <w:p w14:paraId="20AB1799" w14:textId="77777777" w:rsidR="00000000" w:rsidRDefault="00000000">
      <w:pPr>
        <w:pStyle w:val="pxp"/>
      </w:pPr>
    </w:p>
  </w:footnote>
  <w:footnote w:id="4">
    <w:p w14:paraId="5EB5057F"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1A0CCD3" w14:textId="77777777" w:rsidR="00FB29D8" w:rsidRDefault="00FB29D8">
      <w:pPr>
        <w:pStyle w:val="pxrr"/>
        <w:spacing w:before="180"/>
        <w:rPr>
          <w:sz w:val="24"/>
          <w:szCs w:val="24"/>
        </w:rPr>
      </w:pPr>
      <w:r>
        <w:rPr>
          <w:rStyle w:val="pxvis"/>
          <w:rFonts w:cs="Arial"/>
          <w:bCs/>
          <w:szCs w:val="28"/>
        </w:rPr>
        <w:t>Research References</w:t>
      </w:r>
    </w:p>
    <w:p w14:paraId="70DEA5DF" w14:textId="77777777" w:rsidR="00FB29D8" w:rsidRDefault="00FB29D8">
      <w:pPr>
        <w:pStyle w:val="pxrrp"/>
      </w:pPr>
      <w:r>
        <w:t xml:space="preserve">Liability for dues and assessments, see </w:t>
      </w:r>
      <w:r>
        <w:rPr>
          <w:rStyle w:val="pxrc"/>
          <w:color w:val="FF0000"/>
          <w:sz w:val="20"/>
          <w:szCs w:val="20"/>
          <w:vertAlign w:val="superscript"/>
        </w:rPr>
        <w:t>►</w:t>
      </w:r>
      <w:r>
        <w:rPr>
          <w:rStyle w:val="pxrc"/>
        </w:rPr>
        <w:fldChar w:fldCharType="begin"/>
      </w:r>
      <w:r>
        <w:rPr>
          <w:rStyle w:val="pxrc"/>
        </w:rPr>
        <w:instrText>rc.ref.id="I000ZBM"</w:instrText>
      </w:r>
      <w:r>
        <w:rPr>
          <w:rStyle w:val="pxrc"/>
        </w:rPr>
        <w:fldChar w:fldCharType="end"/>
      </w:r>
      <w:r>
        <w:rPr>
          <w:rStyle w:val="pxrc"/>
        </w:rPr>
        <w:t xml:space="preserve">N.Y. Jur. 2d, </w:t>
      </w:r>
      <w:del w:id="53" w:author="Cara Cardinale" w:date="2025-01-12T15:55:00Z">
        <w:r w:rsidDel="00573212">
          <w:rPr>
            <w:rStyle w:val="pxrc"/>
          </w:rPr>
          <w:delText>Association and Clubs</w:delText>
        </w:r>
      </w:del>
      <w:ins w:id="54" w:author="Cara Cardinale" w:date="2025-01-12T15:55:00Z">
        <w:r w:rsidR="00573212">
          <w:rPr>
            <w:rStyle w:val="pxrc"/>
          </w:rPr>
          <w:t>Associations and Clubs</w:t>
        </w:r>
      </w:ins>
      <w:r>
        <w:rPr>
          <w:rStyle w:val="pxrc"/>
        </w:rPr>
        <w:t xml:space="preserve"> </w:t>
      </w:r>
      <w:r>
        <w:rPr>
          <w:rStyle w:val="pxrc"/>
          <w:vanish/>
        </w:rPr>
        <w:t>&amp;s;</w:t>
      </w:r>
      <w:r>
        <w:rPr>
          <w:rStyle w:val="pxvis"/>
          <w:rFonts w:ascii="Times NewRoman" w:hAnsi="Times NewRoman"/>
          <w:b w:val="0"/>
          <w:sz w:val="24"/>
        </w:rPr>
        <w:t>§</w:t>
      </w:r>
      <w:r>
        <w:rPr>
          <w:rStyle w:val="pxrc"/>
        </w:rPr>
        <w:t>19</w:t>
      </w:r>
      <w:r>
        <w:t>.</w:t>
      </w:r>
    </w:p>
    <w:p w14:paraId="288E5972" w14:textId="77777777" w:rsidR="00FB29D8" w:rsidRDefault="00FB29D8">
      <w:pPr>
        <w:pStyle w:val="pxrrp"/>
      </w:pPr>
      <w:r>
        <w:t xml:space="preserve">Fees, dues, and assessments in not-for-profit corporations, see </w:t>
      </w:r>
      <w:r>
        <w:rPr>
          <w:rStyle w:val="pxrc"/>
          <w:color w:val="FF0000"/>
          <w:sz w:val="20"/>
          <w:szCs w:val="20"/>
          <w:vertAlign w:val="superscript"/>
        </w:rPr>
        <w:t>►</w:t>
      </w:r>
      <w:r>
        <w:rPr>
          <w:rStyle w:val="pxrc"/>
        </w:rPr>
        <w:fldChar w:fldCharType="begin"/>
      </w:r>
      <w:r>
        <w:rPr>
          <w:rStyle w:val="pxrc"/>
        </w:rPr>
        <w:instrText>rc.ref.id="I003SGI"</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55" w:author="Cara Cardinale" w:date="2025-01-12T16:17:00Z">
        <w:r w:rsidDel="004D68FF">
          <w:rPr>
            <w:rStyle w:val="pxrc"/>
          </w:rPr>
          <w:delText>830, 831</w:delText>
        </w:r>
      </w:del>
      <w:ins w:id="56" w:author="Cara Cardinale" w:date="2025-01-12T16:17:00Z">
        <w:r w:rsidR="004D68FF">
          <w:rPr>
            <w:rStyle w:val="pxrc"/>
          </w:rPr>
          <w:t>828, 829</w:t>
        </w:r>
      </w:ins>
      <w:r>
        <w:t>.</w:t>
      </w:r>
    </w:p>
    <w:p w14:paraId="780A2096" w14:textId="77777777" w:rsidR="00000000" w:rsidRDefault="00000000">
      <w:pPr>
        <w:pStyle w:val="pxrrp"/>
      </w:pPr>
    </w:p>
  </w:footnote>
  <w:footnote w:id="5">
    <w:p w14:paraId="379100D8"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0DA3D1A" w14:textId="77777777" w:rsidR="00FB29D8" w:rsidRDefault="00FB29D8">
      <w:pPr>
        <w:pStyle w:val="pxrr"/>
        <w:spacing w:before="180"/>
        <w:rPr>
          <w:sz w:val="24"/>
          <w:szCs w:val="24"/>
        </w:rPr>
      </w:pPr>
      <w:r>
        <w:rPr>
          <w:rStyle w:val="pxvis"/>
          <w:rFonts w:cs="Arial"/>
          <w:bCs/>
          <w:szCs w:val="28"/>
        </w:rPr>
        <w:t>Research References</w:t>
      </w:r>
    </w:p>
    <w:p w14:paraId="5F66F818"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rc.ref.id="I001TT8"</w:instrText>
      </w:r>
      <w:r>
        <w:rPr>
          <w:rStyle w:val="pxrc"/>
        </w:rPr>
        <w:fldChar w:fldCharType="end"/>
      </w:r>
      <w:r>
        <w:rPr>
          <w:rStyle w:val="pxrc"/>
        </w:rPr>
        <w:t xml:space="preserve">N.Y. Jur. 2d, </w:t>
      </w:r>
      <w:del w:id="57" w:author="Cara Cardinale" w:date="2025-01-12T15:55:00Z">
        <w:r w:rsidDel="00573212">
          <w:rPr>
            <w:rStyle w:val="pxrc"/>
          </w:rPr>
          <w:delText>Association and Clubs</w:delText>
        </w:r>
      </w:del>
      <w:ins w:id="58" w:author="Cara Cardinale" w:date="2025-01-12T15:55:00Z">
        <w:r w:rsidR="00573212">
          <w:rPr>
            <w:rStyle w:val="pxrc"/>
          </w:rPr>
          <w:t>Associations and Clubs</w:t>
        </w:r>
      </w:ins>
      <w:r>
        <w:rPr>
          <w:rStyle w:val="pxrc"/>
        </w:rPr>
        <w:t xml:space="preserve"> </w:t>
      </w:r>
      <w:r>
        <w:rPr>
          <w:rStyle w:val="pxrc"/>
          <w:vanish/>
        </w:rPr>
        <w:t>&amp;ss;</w:t>
      </w:r>
      <w:r>
        <w:rPr>
          <w:rStyle w:val="pxvis"/>
          <w:rFonts w:ascii="Times NewRoman" w:hAnsi="Times NewRoman"/>
          <w:b w:val="0"/>
          <w:sz w:val="24"/>
        </w:rPr>
        <w:t>§§</w:t>
      </w:r>
      <w:del w:id="59" w:author="Cara Cardinale" w:date="2025-01-12T16:27:00Z">
        <w:r w:rsidDel="00D9691D">
          <w:rPr>
            <w:rStyle w:val="pxrc"/>
          </w:rPr>
          <w:delText>6 to 8</w:delText>
        </w:r>
      </w:del>
      <w:ins w:id="60" w:author="Cara Cardinale" w:date="2025-01-12T16:27:00Z">
        <w:r w:rsidR="00D9691D">
          <w:rPr>
            <w:rStyle w:val="pxrc"/>
          </w:rPr>
          <w:t>4 to 8</w:t>
        </w:r>
      </w:ins>
      <w:r>
        <w:t>.</w:t>
      </w:r>
    </w:p>
    <w:p w14:paraId="0C488EE8" w14:textId="77777777" w:rsidR="00000000" w:rsidRDefault="00000000">
      <w:pPr>
        <w:pStyle w:val="pxrrp"/>
      </w:pPr>
    </w:p>
  </w:footnote>
  <w:footnote w:id="6">
    <w:p w14:paraId="569F1A1E"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0B9E7D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For practical information concerning the rules and procedures for organizations that seek recognition of exemption from federal income tax under </w:t>
      </w:r>
      <w:r>
        <w:rPr>
          <w:rStyle w:val="pxst"/>
          <w:color w:val="FF0000"/>
          <w:sz w:val="20"/>
          <w:szCs w:val="20"/>
          <w:vertAlign w:val="superscript"/>
        </w:rPr>
        <w:t>►</w:t>
      </w:r>
      <w:r>
        <w:rPr>
          <w:rStyle w:val="pxst"/>
        </w:rPr>
        <w:fldChar w:fldCharType="begin"/>
      </w:r>
      <w:r>
        <w:rPr>
          <w:rStyle w:val="pxst"/>
        </w:rPr>
        <w:instrText>st.ref.id="I001TS2"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501(a)</w:t>
      </w:r>
      <w:r>
        <w:t xml:space="preserve">, see </w:t>
      </w:r>
      <w:r>
        <w:rPr>
          <w:rStyle w:val="pxst"/>
          <w:color w:val="FF0000"/>
          <w:sz w:val="20"/>
          <w:szCs w:val="20"/>
          <w:vertAlign w:val="superscript"/>
        </w:rPr>
        <w:t>►</w:t>
      </w:r>
      <w:r>
        <w:rPr>
          <w:rStyle w:val="pxst"/>
        </w:rPr>
        <w:fldChar w:fldCharType="begin"/>
      </w:r>
      <w:r>
        <w:rPr>
          <w:rStyle w:val="pxst"/>
        </w:rPr>
        <w:instrText>st.ref.id="I000ZCU"</w:instrText>
      </w:r>
      <w:r>
        <w:rPr>
          <w:rStyle w:val="pxst"/>
        </w:rPr>
        <w:fldChar w:fldCharType="end"/>
      </w:r>
      <w:r>
        <w:rPr>
          <w:rStyle w:val="pxst"/>
        </w:rPr>
        <w:t>I.R.S. Pub. 557</w:t>
      </w:r>
      <w:r>
        <w:t xml:space="preserve">, </w:t>
      </w:r>
      <w:r>
        <w:rPr>
          <w:vanish/>
        </w:rPr>
        <w:t>&amp;ldquo;</w:t>
      </w:r>
      <w:r>
        <w:rPr>
          <w:rStyle w:val="pxvis"/>
          <w:rFonts w:ascii="Times NewRoman" w:hAnsi="Times NewRoman"/>
          <w:b w:val="0"/>
          <w:sz w:val="24"/>
        </w:rPr>
        <w:t>“</w:t>
      </w:r>
      <w:r>
        <w:t>Tax-Exempt Status for Your Organization.</w:t>
      </w:r>
      <w:r>
        <w:rPr>
          <w:vanish/>
        </w:rPr>
        <w:t>&amp;rdquo;</w:t>
      </w:r>
      <w:r>
        <w:rPr>
          <w:rStyle w:val="pxvis"/>
          <w:rFonts w:ascii="Times NewRoman" w:hAnsi="Times NewRoman"/>
          <w:b w:val="0"/>
          <w:sz w:val="24"/>
        </w:rPr>
        <w:t>”</w:t>
      </w:r>
    </w:p>
    <w:p w14:paraId="66FED427" w14:textId="77777777" w:rsidR="00FB29D8" w:rsidRDefault="00FB29D8">
      <w:pPr>
        <w:pStyle w:val="pxrr"/>
        <w:spacing w:before="180"/>
        <w:rPr>
          <w:sz w:val="24"/>
          <w:szCs w:val="24"/>
        </w:rPr>
      </w:pPr>
      <w:r>
        <w:rPr>
          <w:rStyle w:val="pxvis"/>
          <w:rFonts w:cs="Arial"/>
          <w:bCs/>
          <w:szCs w:val="28"/>
        </w:rPr>
        <w:t>Research References</w:t>
      </w:r>
    </w:p>
    <w:p w14:paraId="591DC1D8" w14:textId="77777777" w:rsidR="00FB29D8" w:rsidRDefault="00FB29D8">
      <w:pPr>
        <w:pStyle w:val="pxrrp"/>
      </w:pPr>
      <w:r>
        <w:t xml:space="preserve">For discussion of tax-exempt organizations, generally, see </w:t>
      </w:r>
      <w:r>
        <w:rPr>
          <w:rStyle w:val="pxrc"/>
          <w:color w:val="FF0000"/>
          <w:sz w:val="20"/>
          <w:szCs w:val="20"/>
          <w:vertAlign w:val="superscript"/>
        </w:rPr>
        <w:t>►</w:t>
      </w:r>
      <w:r>
        <w:rPr>
          <w:rStyle w:val="pxrc"/>
        </w:rPr>
        <w:fldChar w:fldCharType="begin"/>
      </w:r>
      <w:r>
        <w:rPr>
          <w:rStyle w:val="pxrc"/>
        </w:rPr>
        <w:instrText>rc.ref.id="I001TS0"</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et seq.</w:t>
      </w:r>
    </w:p>
    <w:p w14:paraId="65A267F7" w14:textId="77777777" w:rsidR="00000000" w:rsidRDefault="00000000">
      <w:pPr>
        <w:pStyle w:val="pxrrp"/>
      </w:pPr>
    </w:p>
  </w:footnote>
  <w:footnote w:id="7">
    <w:p w14:paraId="227B492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EB2D9AC"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st.ref.id="I001TRX"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5E55A0A1" w14:textId="77777777" w:rsidR="00FB29D8" w:rsidRDefault="00FB29D8">
      <w:pPr>
        <w:pStyle w:val="pxrr"/>
        <w:spacing w:before="180"/>
        <w:rPr>
          <w:sz w:val="24"/>
          <w:szCs w:val="24"/>
        </w:rPr>
      </w:pPr>
      <w:r>
        <w:rPr>
          <w:rStyle w:val="pxvis"/>
          <w:rFonts w:cs="Arial"/>
          <w:bCs/>
          <w:szCs w:val="28"/>
        </w:rPr>
        <w:t>Research References</w:t>
      </w:r>
    </w:p>
    <w:p w14:paraId="16003827"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rc.ref.id="I000ZCZ"</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to 10:79</w:t>
      </w:r>
      <w:r>
        <w:t>.</w:t>
      </w:r>
    </w:p>
    <w:p w14:paraId="2176E6B8" w14:textId="77777777" w:rsidR="00000000" w:rsidRDefault="00000000">
      <w:pPr>
        <w:pStyle w:val="pxrrp"/>
      </w:pPr>
    </w:p>
  </w:footnote>
  <w:footnote w:id="8">
    <w:p w14:paraId="697DDD4F"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CA00FF2"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Most of these are listed in </w:t>
      </w:r>
      <w:r>
        <w:rPr>
          <w:rStyle w:val="pxst"/>
          <w:color w:val="FF0000"/>
          <w:sz w:val="20"/>
          <w:szCs w:val="20"/>
          <w:vertAlign w:val="superscript"/>
        </w:rPr>
        <w:t>►</w:t>
      </w:r>
      <w:r>
        <w:rPr>
          <w:rStyle w:val="pxst"/>
        </w:rPr>
        <w:fldChar w:fldCharType="begin"/>
      </w:r>
      <w:r>
        <w:rPr>
          <w:rStyle w:val="pxst"/>
        </w:rPr>
        <w:instrText>st.ref.id="I001TMA"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w:t>
      </w:r>
      <w:r>
        <w:t xml:space="preserve">; other exempt organizations may be found in </w:t>
      </w:r>
      <w:r>
        <w:rPr>
          <w:rStyle w:val="pxst"/>
          <w:color w:val="FF0000"/>
          <w:sz w:val="20"/>
          <w:szCs w:val="20"/>
          <w:vertAlign w:val="superscript"/>
        </w:rPr>
        <w:t>►</w:t>
      </w:r>
      <w:r>
        <w:rPr>
          <w:rStyle w:val="pxst"/>
        </w:rPr>
        <w:fldChar w:fldCharType="begin"/>
      </w:r>
      <w:r>
        <w:rPr>
          <w:rStyle w:val="pxst"/>
        </w:rPr>
        <w:instrText>st.ref.id="I000ZIM"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501(d), (f)</w:t>
      </w:r>
      <w:r>
        <w:t xml:space="preserve"> and </w:t>
      </w:r>
      <w:r>
        <w:rPr>
          <w:rStyle w:val="pxst"/>
          <w:color w:val="FF0000"/>
          <w:sz w:val="20"/>
          <w:szCs w:val="20"/>
          <w:vertAlign w:val="superscript"/>
        </w:rPr>
        <w:t>►</w:t>
      </w:r>
      <w:r>
        <w:rPr>
          <w:rStyle w:val="pxst"/>
        </w:rPr>
        <w:fldChar w:fldCharType="begin"/>
      </w:r>
      <w:r>
        <w:rPr>
          <w:rStyle w:val="pxst"/>
        </w:rPr>
        <w:instrText>st.ref.id="I003SNI"</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526 to 528</w:t>
      </w:r>
      <w:r>
        <w:t xml:space="preserve">. Farmers' cooperatives are covered by </w:t>
      </w:r>
      <w:r>
        <w:rPr>
          <w:rStyle w:val="pxst"/>
          <w:color w:val="FF0000"/>
          <w:sz w:val="20"/>
          <w:szCs w:val="20"/>
          <w:vertAlign w:val="superscript"/>
        </w:rPr>
        <w:t>►</w:t>
      </w:r>
      <w:r>
        <w:rPr>
          <w:rStyle w:val="pxst"/>
        </w:rPr>
        <w:fldChar w:fldCharType="begin"/>
      </w:r>
      <w:r>
        <w:rPr>
          <w:rStyle w:val="pxst"/>
        </w:rPr>
        <w:instrText>st.ref.id="I006LSE"</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521(a)</w:t>
      </w:r>
      <w:r>
        <w:t>.</w:t>
      </w:r>
    </w:p>
    <w:p w14:paraId="43906E23" w14:textId="77777777" w:rsidR="00FB29D8" w:rsidRDefault="00FB29D8">
      <w:pPr>
        <w:pStyle w:val="pxrr"/>
        <w:spacing w:before="180"/>
        <w:rPr>
          <w:sz w:val="24"/>
          <w:szCs w:val="24"/>
        </w:rPr>
      </w:pPr>
      <w:r>
        <w:rPr>
          <w:rStyle w:val="pxvis"/>
          <w:rFonts w:cs="Arial"/>
          <w:bCs/>
          <w:szCs w:val="28"/>
        </w:rPr>
        <w:t>Research References</w:t>
      </w:r>
    </w:p>
    <w:p w14:paraId="16DE098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rc.ref.id="I001TM7"</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to 10:79</w:t>
      </w:r>
      <w:r>
        <w:t>.</w:t>
      </w:r>
    </w:p>
    <w:p w14:paraId="5F2097EC" w14:textId="77777777" w:rsidR="00000000" w:rsidRDefault="00000000">
      <w:pPr>
        <w:pStyle w:val="pxrrp"/>
      </w:pPr>
    </w:p>
  </w:footnote>
  <w:footnote w:id="9">
    <w:p w14:paraId="007119B2"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DF376C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st.ref.id="I000ZIP"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5020F4E8" w14:textId="77777777" w:rsidR="00FB29D8" w:rsidRDefault="00FB29D8">
      <w:pPr>
        <w:pStyle w:val="pxrr"/>
        <w:spacing w:before="180"/>
        <w:rPr>
          <w:sz w:val="24"/>
          <w:szCs w:val="24"/>
        </w:rPr>
      </w:pPr>
      <w:r>
        <w:rPr>
          <w:rStyle w:val="pxvis"/>
          <w:rFonts w:cs="Arial"/>
          <w:bCs/>
          <w:szCs w:val="28"/>
        </w:rPr>
        <w:t>Research References</w:t>
      </w:r>
    </w:p>
    <w:p w14:paraId="1B603F3D" w14:textId="77777777" w:rsidR="00FB29D8" w:rsidRDefault="00FB29D8">
      <w:pPr>
        <w:pStyle w:val="pxrrp"/>
      </w:pPr>
      <w:r>
        <w:t xml:space="preserve">Political activities, </w:t>
      </w:r>
      <w:r>
        <w:rPr>
          <w:rStyle w:val="pxrc"/>
          <w:color w:val="FF0000"/>
          <w:sz w:val="20"/>
          <w:szCs w:val="20"/>
          <w:vertAlign w:val="superscript"/>
        </w:rPr>
        <w:t>►</w:t>
      </w:r>
      <w:r>
        <w:rPr>
          <w:rStyle w:val="pxrc"/>
        </w:rPr>
        <w:fldChar w:fldCharType="begin"/>
      </w:r>
      <w:r>
        <w:rPr>
          <w:rStyle w:val="pxrc"/>
        </w:rPr>
        <w:instrText>rc.ref.id="I003SNL"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ins w:id="64" w:author="Cara Cardinale" w:date="2025-01-12T21:38:00Z">
        <w:r w:rsidR="002A4BF4">
          <w:rPr>
            <w:rStyle w:val="pxrc"/>
          </w:rPr>
          <w:t>2</w:t>
        </w:r>
      </w:ins>
      <w:del w:id="65" w:author="Cara Cardinale" w:date="2025-01-12T21:38:00Z">
        <w:r w:rsidDel="002A4BF4">
          <w:rPr>
            <w:rStyle w:val="pxrc"/>
          </w:rPr>
          <w:delText>1</w:delText>
        </w:r>
      </w:del>
      <w:r>
        <w:t>.</w:t>
      </w:r>
    </w:p>
    <w:p w14:paraId="5666C5F3" w14:textId="77777777" w:rsidR="00000000" w:rsidRDefault="00000000">
      <w:pPr>
        <w:pStyle w:val="pxrrp"/>
      </w:pPr>
    </w:p>
  </w:footnote>
  <w:footnote w:id="10">
    <w:p w14:paraId="3FC4DD5C"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E6CE35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st.ref.id="I001TM5"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w:t>
      </w:r>
      <w:r>
        <w:t>.</w:t>
      </w:r>
    </w:p>
    <w:p w14:paraId="325A8767" w14:textId="77777777" w:rsidR="00000000" w:rsidRDefault="00000000">
      <w:pPr>
        <w:pStyle w:val="pxp"/>
      </w:pPr>
    </w:p>
  </w:footnote>
  <w:footnote w:id="11">
    <w:p w14:paraId="56094B90"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DA4C8A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Anticruelty societies and certain sports organizations are also covered.</w:t>
      </w:r>
    </w:p>
    <w:p w14:paraId="75B27360" w14:textId="77777777" w:rsidR="00FB29D8" w:rsidRDefault="00FB29D8">
      <w:pPr>
        <w:pStyle w:val="pxrr"/>
        <w:spacing w:before="180"/>
        <w:rPr>
          <w:sz w:val="24"/>
          <w:szCs w:val="24"/>
        </w:rPr>
      </w:pPr>
      <w:r>
        <w:rPr>
          <w:rStyle w:val="pxvis"/>
          <w:rFonts w:cs="Arial"/>
          <w:bCs/>
          <w:szCs w:val="28"/>
        </w:rPr>
        <w:t>Research References</w:t>
      </w:r>
    </w:p>
    <w:p w14:paraId="5A01195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rc.ref.id="I001TM2"</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10:8</w:t>
      </w:r>
      <w:ins w:id="66" w:author="Cara Cardinale" w:date="2025-01-12T21:58:00Z">
        <w:r w:rsidR="00681879">
          <w:rPr>
            <w:rStyle w:val="pxrc"/>
          </w:rPr>
          <w:t>1</w:t>
        </w:r>
      </w:ins>
      <w:del w:id="67" w:author="Cara Cardinale" w:date="2025-01-12T21:58:00Z">
        <w:r w:rsidDel="00681879">
          <w:rPr>
            <w:rStyle w:val="pxrc"/>
          </w:rPr>
          <w:delText>0</w:delText>
        </w:r>
      </w:del>
      <w:r>
        <w:t>.</w:t>
      </w:r>
    </w:p>
    <w:p w14:paraId="77370FC6" w14:textId="77777777" w:rsidR="00000000" w:rsidRDefault="00000000">
      <w:pPr>
        <w:pStyle w:val="pxrrp"/>
      </w:pPr>
    </w:p>
  </w:footnote>
  <w:footnote w:id="12">
    <w:p w14:paraId="16651CF6"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014D0ED"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Political activities, </w:t>
      </w:r>
      <w:r>
        <w:rPr>
          <w:rStyle w:val="pxrc"/>
          <w:color w:val="FF0000"/>
          <w:sz w:val="20"/>
          <w:szCs w:val="20"/>
          <w:vertAlign w:val="superscript"/>
        </w:rPr>
        <w:t>►</w:t>
      </w:r>
      <w:r>
        <w:rPr>
          <w:rStyle w:val="pxrc"/>
        </w:rPr>
        <w:fldChar w:fldCharType="begin"/>
      </w:r>
      <w:r>
        <w:rPr>
          <w:rStyle w:val="pxrc"/>
        </w:rPr>
        <w:instrText>rc.ref.id="I000ZIU"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ins w:id="68" w:author="Cara Cardinale" w:date="2025-01-12T21:38:00Z">
        <w:r w:rsidR="002A4BF4">
          <w:rPr>
            <w:rStyle w:val="pxrc"/>
          </w:rPr>
          <w:t>2</w:t>
        </w:r>
      </w:ins>
      <w:del w:id="69" w:author="Cara Cardinale" w:date="2025-01-12T21:38:00Z">
        <w:r w:rsidDel="002A4BF4">
          <w:rPr>
            <w:rStyle w:val="pxrc"/>
          </w:rPr>
          <w:delText>1</w:delText>
        </w:r>
      </w:del>
      <w:r>
        <w:t xml:space="preserve">. Organizations engaged in influencing legislation are not engaged in an exempt activity. </w:t>
      </w:r>
      <w:r>
        <w:rPr>
          <w:rStyle w:val="pxst"/>
          <w:color w:val="FF0000"/>
          <w:sz w:val="20"/>
          <w:szCs w:val="20"/>
          <w:vertAlign w:val="superscript"/>
        </w:rPr>
        <w:t>►</w:t>
      </w:r>
      <w:r>
        <w:rPr>
          <w:rStyle w:val="pxst"/>
        </w:rPr>
        <w:fldChar w:fldCharType="begin"/>
      </w:r>
      <w:r>
        <w:rPr>
          <w:rStyle w:val="pxst"/>
        </w:rPr>
        <w:instrText>st.ref.id="I001TKX"</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1.501(c)(3)-1(c)(3)</w:t>
      </w:r>
      <w:r>
        <w:t xml:space="preserve">. They may, however, qualify as a social welfare organization under </w:t>
      </w:r>
      <w:r>
        <w:rPr>
          <w:rStyle w:val="pxst"/>
          <w:color w:val="FF0000"/>
          <w:sz w:val="20"/>
          <w:szCs w:val="20"/>
          <w:vertAlign w:val="superscript"/>
        </w:rPr>
        <w:t>►</w:t>
      </w:r>
      <w:r>
        <w:rPr>
          <w:rStyle w:val="pxst"/>
        </w:rPr>
        <w:fldChar w:fldCharType="begin"/>
      </w:r>
      <w:r>
        <w:rPr>
          <w:rStyle w:val="pxst"/>
        </w:rPr>
        <w:instrText>st.ref.id="I000ZJZ"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799FD97A" w14:textId="77777777" w:rsidR="00000000" w:rsidRDefault="00000000">
      <w:pPr>
        <w:pStyle w:val="pxp"/>
      </w:pPr>
    </w:p>
  </w:footnote>
  <w:footnote w:id="13">
    <w:p w14:paraId="0467252B"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0409A23D"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st.ref.id="I003SOV"</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501(c)(3)-1(b)(4)</w:t>
      </w:r>
      <w:r>
        <w:t>. The charter need not contain this provision if state law requires distribution for exempt purposes.</w:t>
      </w:r>
    </w:p>
    <w:p w14:paraId="00A1B9CF" w14:textId="77777777" w:rsidR="00FB29D8" w:rsidRDefault="00FB29D8">
      <w:pPr>
        <w:pStyle w:val="pxrr"/>
        <w:spacing w:before="180"/>
        <w:rPr>
          <w:sz w:val="24"/>
          <w:szCs w:val="24"/>
        </w:rPr>
      </w:pPr>
      <w:r>
        <w:rPr>
          <w:rStyle w:val="pxvis"/>
          <w:rFonts w:cs="Arial"/>
          <w:bCs/>
          <w:szCs w:val="28"/>
        </w:rPr>
        <w:t>Research References</w:t>
      </w:r>
    </w:p>
    <w:p w14:paraId="5761DDCA" w14:textId="77777777" w:rsidR="00FB29D8" w:rsidRDefault="00FB29D8">
      <w:pPr>
        <w:pStyle w:val="pxrrp"/>
      </w:pPr>
      <w:r>
        <w:t xml:space="preserve">Private benefit rules, </w:t>
      </w:r>
      <w:r>
        <w:rPr>
          <w:rStyle w:val="pxrc"/>
          <w:color w:val="FF0000"/>
          <w:sz w:val="20"/>
          <w:szCs w:val="20"/>
          <w:vertAlign w:val="superscript"/>
        </w:rPr>
        <w:t>►</w:t>
      </w:r>
      <w:r>
        <w:rPr>
          <w:rStyle w:val="pxrc"/>
        </w:rPr>
        <w:fldChar w:fldCharType="begin"/>
      </w:r>
      <w:r>
        <w:rPr>
          <w:rStyle w:val="pxrc"/>
        </w:rPr>
        <w:instrText>rc.ref.id="I001TKV"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10:8</w:t>
      </w:r>
      <w:ins w:id="70" w:author="Cara Cardinale" w:date="2025-01-13T21:35:00Z">
        <w:r w:rsidR="00D316DB">
          <w:rPr>
            <w:rStyle w:val="pxrc"/>
          </w:rPr>
          <w:t>8</w:t>
        </w:r>
      </w:ins>
      <w:del w:id="71" w:author="Cara Cardinale" w:date="2025-01-13T21:35:00Z">
        <w:r w:rsidDel="00D316DB">
          <w:rPr>
            <w:rStyle w:val="pxrc"/>
          </w:rPr>
          <w:delText>7</w:delText>
        </w:r>
      </w:del>
      <w:r>
        <w:t>.</w:t>
      </w:r>
    </w:p>
    <w:p w14:paraId="608672F0" w14:textId="77777777" w:rsidR="00000000" w:rsidRDefault="00000000">
      <w:pPr>
        <w:pStyle w:val="pxrrp"/>
      </w:pPr>
    </w:p>
  </w:footnote>
  <w:footnote w:id="14">
    <w:p w14:paraId="20F43D5A"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4E26934"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st.ref.id="I001TF7"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502(a)</w:t>
      </w:r>
      <w:r>
        <w:t>.</w:t>
      </w:r>
    </w:p>
    <w:p w14:paraId="0CEAE2FC" w14:textId="77777777" w:rsidR="00FB29D8" w:rsidRDefault="00FB29D8">
      <w:pPr>
        <w:pStyle w:val="pxrr"/>
        <w:spacing w:before="180"/>
        <w:rPr>
          <w:sz w:val="24"/>
          <w:szCs w:val="24"/>
        </w:rPr>
      </w:pPr>
      <w:r>
        <w:rPr>
          <w:rStyle w:val="pxvis"/>
          <w:rFonts w:cs="Arial"/>
          <w:bCs/>
          <w:szCs w:val="28"/>
        </w:rPr>
        <w:t>Research References</w:t>
      </w:r>
    </w:p>
    <w:p w14:paraId="2A129106" w14:textId="77777777" w:rsidR="00FB29D8" w:rsidRDefault="00FB29D8">
      <w:pPr>
        <w:pStyle w:val="pxrrp"/>
      </w:pPr>
      <w:r>
        <w:t xml:space="preserve">Form of organization, </w:t>
      </w:r>
      <w:r>
        <w:rPr>
          <w:rStyle w:val="pxrc"/>
          <w:color w:val="FF0000"/>
          <w:sz w:val="20"/>
          <w:szCs w:val="20"/>
          <w:vertAlign w:val="superscript"/>
        </w:rPr>
        <w:t>►</w:t>
      </w:r>
      <w:r>
        <w:rPr>
          <w:rStyle w:val="pxrc"/>
        </w:rPr>
        <w:fldChar w:fldCharType="begin"/>
      </w:r>
      <w:r>
        <w:rPr>
          <w:rStyle w:val="pxrc"/>
        </w:rPr>
        <w:instrText>rc.ref.id="I000ZPP"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10:54</w:t>
      </w:r>
      <w:r>
        <w:t>.</w:t>
      </w:r>
    </w:p>
    <w:p w14:paraId="255264DA" w14:textId="77777777" w:rsidR="00000000" w:rsidRDefault="00000000">
      <w:pPr>
        <w:pStyle w:val="pxrrp"/>
      </w:pPr>
    </w:p>
  </w:footnote>
  <w:footnote w:id="15">
    <w:p w14:paraId="64F3D895"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9C8C0B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st.ref.id="I003SUL"</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1.501(c)(3)-1(c)(1)</w:t>
      </w:r>
      <w:r>
        <w:t>.</w:t>
      </w:r>
    </w:p>
    <w:p w14:paraId="25961E99" w14:textId="77777777" w:rsidR="00FB29D8" w:rsidRDefault="00FB29D8">
      <w:pPr>
        <w:pStyle w:val="pxrr"/>
        <w:spacing w:before="180"/>
        <w:rPr>
          <w:sz w:val="24"/>
          <w:szCs w:val="24"/>
        </w:rPr>
      </w:pPr>
      <w:r>
        <w:rPr>
          <w:rStyle w:val="pxvis"/>
          <w:rFonts w:cs="Arial"/>
          <w:bCs/>
          <w:szCs w:val="28"/>
        </w:rPr>
        <w:t>Research References</w:t>
      </w:r>
    </w:p>
    <w:p w14:paraId="0B209FA3" w14:textId="77777777" w:rsidR="00FB29D8" w:rsidRDefault="00FB29D8">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rc.ref.id="I001TF5"</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7D98F1B3" w14:textId="77777777" w:rsidR="00000000" w:rsidRDefault="00000000">
      <w:pPr>
        <w:pStyle w:val="pxrrp"/>
      </w:pPr>
    </w:p>
  </w:footnote>
  <w:footnote w:id="16">
    <w:p w14:paraId="6F7D56C9"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3677597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An exception exists for elections by organizations (other than churches and private foundations) to make certain limited lobbying expenditures. </w:t>
      </w:r>
      <w:r>
        <w:rPr>
          <w:rStyle w:val="pxst"/>
          <w:color w:val="FF0000"/>
          <w:sz w:val="20"/>
          <w:szCs w:val="20"/>
          <w:vertAlign w:val="superscript"/>
        </w:rPr>
        <w:t>►</w:t>
      </w:r>
      <w:r>
        <w:rPr>
          <w:rStyle w:val="pxst"/>
        </w:rPr>
        <w:fldChar w:fldCharType="begin"/>
      </w:r>
      <w:r>
        <w:rPr>
          <w:rStyle w:val="pxst"/>
        </w:rPr>
        <w:instrText>st.ref.id="I000ZPR"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1.501(h)-2(a)</w:t>
      </w:r>
      <w:r>
        <w:t>.</w:t>
      </w:r>
    </w:p>
    <w:p w14:paraId="1BB06BEC" w14:textId="77777777" w:rsidR="00FB29D8" w:rsidRDefault="00FB29D8">
      <w:pPr>
        <w:pStyle w:val="pxrr"/>
        <w:spacing w:before="180"/>
        <w:rPr>
          <w:sz w:val="24"/>
          <w:szCs w:val="24"/>
        </w:rPr>
      </w:pPr>
      <w:r>
        <w:rPr>
          <w:rStyle w:val="pxvis"/>
          <w:rFonts w:cs="Arial"/>
          <w:bCs/>
          <w:szCs w:val="28"/>
        </w:rPr>
        <w:t>Research References</w:t>
      </w:r>
    </w:p>
    <w:p w14:paraId="5A2904F7" w14:textId="77777777" w:rsidR="00FB29D8" w:rsidRDefault="00FB29D8">
      <w:pPr>
        <w:pStyle w:val="pxrrp"/>
      </w:pPr>
      <w:r>
        <w:t xml:space="preserve">Political activities, </w:t>
      </w:r>
      <w:r>
        <w:rPr>
          <w:rStyle w:val="pxrc"/>
          <w:color w:val="FF0000"/>
          <w:sz w:val="20"/>
          <w:szCs w:val="20"/>
          <w:vertAlign w:val="superscript"/>
        </w:rPr>
        <w:t>►</w:t>
      </w:r>
      <w:r>
        <w:rPr>
          <w:rStyle w:val="pxrc"/>
        </w:rPr>
        <w:fldChar w:fldCharType="begin"/>
      </w:r>
      <w:r>
        <w:rPr>
          <w:rStyle w:val="pxrc"/>
        </w:rPr>
        <w:instrText>rc.ref.id="I003SUN"</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ins w:id="72" w:author="Cara Cardinale" w:date="2025-01-12T21:39:00Z">
        <w:r w:rsidR="002A4BF4">
          <w:rPr>
            <w:rStyle w:val="pxrc"/>
          </w:rPr>
          <w:t>2</w:t>
        </w:r>
      </w:ins>
      <w:del w:id="73" w:author="Cara Cardinale" w:date="2025-01-12T21:39:00Z">
        <w:r w:rsidDel="002A4BF4">
          <w:rPr>
            <w:rStyle w:val="pxrc"/>
          </w:rPr>
          <w:delText>1</w:delText>
        </w:r>
      </w:del>
      <w:r>
        <w:t>.</w:t>
      </w:r>
    </w:p>
    <w:p w14:paraId="72B05577" w14:textId="77777777" w:rsidR="00000000" w:rsidRDefault="00000000">
      <w:pPr>
        <w:pStyle w:val="pxrrp"/>
      </w:pPr>
    </w:p>
  </w:footnote>
  <w:footnote w:id="17">
    <w:p w14:paraId="71CB98FC"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2AB8E4F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st.ref.id="I001TF2"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1234EDD1" w14:textId="77777777" w:rsidR="00000000" w:rsidRDefault="00000000">
      <w:pPr>
        <w:pStyle w:val="pxp"/>
      </w:pPr>
    </w:p>
  </w:footnote>
  <w:footnote w:id="18">
    <w:p w14:paraId="139417BC"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35F529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st.ref.id="I000ZPU"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501(c)(15)</w:t>
      </w:r>
      <w:r>
        <w:t>.</w:t>
      </w:r>
    </w:p>
    <w:p w14:paraId="6AF0A679" w14:textId="77777777" w:rsidR="00FB29D8" w:rsidRDefault="00FB29D8">
      <w:pPr>
        <w:pStyle w:val="pxrr"/>
        <w:spacing w:before="180"/>
        <w:rPr>
          <w:sz w:val="24"/>
          <w:szCs w:val="24"/>
        </w:rPr>
      </w:pPr>
      <w:r>
        <w:rPr>
          <w:rStyle w:val="pxvis"/>
          <w:rFonts w:cs="Arial"/>
          <w:bCs/>
          <w:szCs w:val="28"/>
        </w:rPr>
        <w:t>Research References</w:t>
      </w:r>
    </w:p>
    <w:p w14:paraId="2D2F6991" w14:textId="77777777" w:rsidR="00FB29D8" w:rsidRDefault="00FB29D8">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rc.ref.id="I003SUQ"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0EF1B206" w14:textId="77777777" w:rsidR="00000000" w:rsidRDefault="00000000">
      <w:pPr>
        <w:pStyle w:val="pxrrp"/>
      </w:pPr>
    </w:p>
  </w:footnote>
  <w:footnote w:id="19">
    <w:p w14:paraId="69475B8E"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71904C72"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st.ref.id="I001TF0"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501(c)(14)(A)</w:t>
      </w:r>
      <w:r>
        <w:t>.</w:t>
      </w:r>
    </w:p>
    <w:p w14:paraId="47D1A6E7" w14:textId="77777777" w:rsidR="00000000" w:rsidRDefault="00000000">
      <w:pPr>
        <w:pStyle w:val="pxp"/>
      </w:pPr>
    </w:p>
  </w:footnote>
  <w:footnote w:id="20">
    <w:p w14:paraId="50FCBE90"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0B27819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st.ref.id="I000ZPW"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501(c)(2)</w:t>
      </w:r>
      <w:r>
        <w:t>.</w:t>
      </w:r>
    </w:p>
    <w:p w14:paraId="05A256B2" w14:textId="77777777" w:rsidR="00000000" w:rsidRDefault="00000000">
      <w:pPr>
        <w:pStyle w:val="pxp"/>
      </w:pPr>
    </w:p>
  </w:footnote>
  <w:footnote w:id="21">
    <w:p w14:paraId="3FE494ED"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3F320CA8"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st.ref.id="I001TDU"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501(c)(16)</w:t>
      </w:r>
      <w:r>
        <w:t>.</w:t>
      </w:r>
    </w:p>
    <w:p w14:paraId="7E1C6A96" w14:textId="77777777" w:rsidR="00FB29D8" w:rsidRDefault="00FB29D8">
      <w:pPr>
        <w:pStyle w:val="pxrr"/>
        <w:spacing w:before="180"/>
        <w:rPr>
          <w:sz w:val="24"/>
          <w:szCs w:val="24"/>
        </w:rPr>
      </w:pPr>
      <w:r>
        <w:rPr>
          <w:rStyle w:val="pxvis"/>
          <w:rFonts w:cs="Arial"/>
          <w:bCs/>
          <w:szCs w:val="28"/>
        </w:rPr>
        <w:t>Research References</w:t>
      </w:r>
    </w:p>
    <w:p w14:paraId="2331E95D" w14:textId="77777777" w:rsidR="00FB29D8" w:rsidRDefault="00FB29D8">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rc.ref.id="I000ZR2"</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4CD26BC7" w14:textId="77777777" w:rsidR="00000000" w:rsidRDefault="00000000">
      <w:pPr>
        <w:pStyle w:val="pxrrp"/>
      </w:pPr>
    </w:p>
  </w:footnote>
  <w:footnote w:id="22">
    <w:p w14:paraId="3F7D86B6"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4DA5D0A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st.ref.id="I001TDS"</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1.501(c)(7)-1(a)</w:t>
      </w:r>
      <w:r>
        <w:t>.</w:t>
      </w:r>
    </w:p>
    <w:p w14:paraId="6D427D04" w14:textId="77777777" w:rsidR="00FB29D8" w:rsidRDefault="00FB29D8">
      <w:pPr>
        <w:pStyle w:val="pxrr"/>
        <w:spacing w:before="180"/>
        <w:rPr>
          <w:sz w:val="24"/>
          <w:szCs w:val="24"/>
        </w:rPr>
      </w:pPr>
      <w:r>
        <w:rPr>
          <w:rStyle w:val="pxvis"/>
          <w:rFonts w:cs="Arial"/>
          <w:bCs/>
          <w:szCs w:val="28"/>
        </w:rPr>
        <w:t>Research References</w:t>
      </w:r>
    </w:p>
    <w:p w14:paraId="2AC3074D" w14:textId="77777777"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rc.ref.id="I001TDP"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74" w:author="Cara Cardinale" w:date="2025-01-13T22:27:00Z">
        <w:r w:rsidDel="002C4033">
          <w:rPr>
            <w:rStyle w:val="pxrc"/>
          </w:rPr>
          <w:delText>10:74</w:delText>
        </w:r>
      </w:del>
      <w:ins w:id="75" w:author="Cara Cardinale" w:date="2025-01-13T22:27:00Z">
        <w:r w:rsidR="002C4033">
          <w:rPr>
            <w:rStyle w:val="pxrc"/>
          </w:rPr>
          <w:t>10:75</w:t>
        </w:r>
      </w:ins>
      <w:r>
        <w:t>.</w:t>
      </w:r>
    </w:p>
    <w:p w14:paraId="16FBF0C3" w14:textId="77777777" w:rsidR="00000000" w:rsidRDefault="00000000">
      <w:pPr>
        <w:pStyle w:val="pxrrp"/>
      </w:pPr>
    </w:p>
  </w:footnote>
  <w:footnote w:id="23">
    <w:p w14:paraId="5A502FDF"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51495F58"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st.ref.id="I000ZR7"</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1.501(c)(7)-(1)(b)</w:t>
      </w:r>
      <w:r>
        <w:t>.</w:t>
      </w:r>
    </w:p>
    <w:p w14:paraId="06DB8AF0" w14:textId="77777777" w:rsidR="00000000" w:rsidRDefault="00000000">
      <w:pPr>
        <w:pStyle w:val="pxp"/>
      </w:pPr>
    </w:p>
  </w:footnote>
  <w:footnote w:id="24">
    <w:p w14:paraId="2F6DD61B"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23BB9723"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cc"/>
          <w:color w:val="FF0000"/>
          <w:sz w:val="20"/>
          <w:szCs w:val="20"/>
          <w:vertAlign w:val="superscript"/>
        </w:rPr>
        <w:t>►</w:t>
      </w:r>
      <w:r>
        <w:rPr>
          <w:rStyle w:val="pxcc"/>
        </w:rPr>
        <w:fldChar w:fldCharType="begin"/>
      </w:r>
      <w:r>
        <w:rPr>
          <w:rStyle w:val="pxcc"/>
        </w:rPr>
        <w:instrText>cc.ref.id="I001T82"</w:instrText>
      </w:r>
      <w:r>
        <w:rPr>
          <w:rStyle w:val="pxcc"/>
        </w:rPr>
        <w:fldChar w:fldCharType="end"/>
      </w:r>
      <w:r>
        <w:rPr>
          <w:rStyle w:val="pxcc"/>
        </w:rPr>
        <w:t>Sun-Herald Corporation v. Duggan, 73 F.2d 298 (C.C.A. 2d Cir. 1934)</w:t>
      </w:r>
      <w:r>
        <w:t>.</w:t>
      </w:r>
    </w:p>
    <w:p w14:paraId="6EA1DE92" w14:textId="77777777" w:rsidR="00FB29D8" w:rsidRDefault="00FB29D8">
      <w:pPr>
        <w:pStyle w:val="pxrr"/>
        <w:spacing w:before="180"/>
        <w:rPr>
          <w:sz w:val="24"/>
          <w:szCs w:val="24"/>
        </w:rPr>
      </w:pPr>
      <w:r>
        <w:rPr>
          <w:rStyle w:val="pxvis"/>
          <w:rFonts w:cs="Arial"/>
          <w:bCs/>
          <w:szCs w:val="28"/>
        </w:rPr>
        <w:t>Research References</w:t>
      </w:r>
    </w:p>
    <w:p w14:paraId="52E48478" w14:textId="77777777" w:rsidR="00FB29D8" w:rsidRDefault="00FB29D8">
      <w:pPr>
        <w:pStyle w:val="pxrrp"/>
      </w:pPr>
      <w:r>
        <w:t xml:space="preserve">Charters, bylaws, and other enabling documents, </w:t>
      </w:r>
      <w:r>
        <w:rPr>
          <w:rStyle w:val="pxrc"/>
          <w:color w:val="FF0000"/>
          <w:sz w:val="20"/>
          <w:szCs w:val="20"/>
          <w:vertAlign w:val="superscript"/>
        </w:rPr>
        <w:t>►</w:t>
      </w:r>
      <w:r>
        <w:rPr>
          <w:rStyle w:val="pxrc"/>
        </w:rPr>
        <w:fldChar w:fldCharType="begin"/>
      </w:r>
      <w:r>
        <w:rPr>
          <w:rStyle w:val="pxrc"/>
        </w:rPr>
        <w:instrText>rc.ref.id="I000ZWU"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10:55</w:t>
      </w:r>
      <w:r>
        <w:t>.</w:t>
      </w:r>
    </w:p>
    <w:p w14:paraId="23BACC22" w14:textId="77777777" w:rsidR="00000000" w:rsidRDefault="00000000">
      <w:pPr>
        <w:pStyle w:val="pxrrp"/>
      </w:pPr>
    </w:p>
  </w:footnote>
  <w:footnote w:id="25">
    <w:p w14:paraId="5035F457"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40EB8C1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st.ref.id="I003T1Q"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w:t>
      </w:r>
      <w:r>
        <w:t>.</w:t>
      </w:r>
    </w:p>
    <w:p w14:paraId="276A2A12" w14:textId="77777777" w:rsidR="00000000" w:rsidRDefault="00000000">
      <w:pPr>
        <w:pStyle w:val="pxp"/>
      </w:pPr>
    </w:p>
  </w:footnote>
  <w:footnote w:id="26">
    <w:p w14:paraId="2EDCB49B"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64095D65"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st.ref.id="I001T80"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501(i)(1)</w:t>
      </w:r>
      <w:r>
        <w:t>.</w:t>
      </w:r>
    </w:p>
    <w:p w14:paraId="5650E9A5" w14:textId="77777777" w:rsidR="00000000" w:rsidRDefault="00000000">
      <w:pPr>
        <w:pStyle w:val="pxp"/>
      </w:pPr>
    </w:p>
  </w:footnote>
  <w:footnote w:id="27">
    <w:p w14:paraId="792045BD" w14:textId="77777777" w:rsidR="00FB29D8" w:rsidRDefault="00FB29D8">
      <w:pPr>
        <w:rPr>
          <w:rStyle w:val="FootnoteReference"/>
        </w:rPr>
      </w:pPr>
      <w:r w:rsidRPr="005A13DD">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66206BF4"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st.ref.id="I000ZWW"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501(i)(2)</w:t>
      </w:r>
      <w:r>
        <w:t>.</w:t>
      </w:r>
    </w:p>
    <w:p w14:paraId="04DA5912" w14:textId="77777777" w:rsidR="00000000" w:rsidRDefault="00000000">
      <w:pPr>
        <w:pStyle w:val="pxp"/>
      </w:pPr>
    </w:p>
  </w:footnote>
  <w:footnote w:id="28">
    <w:p w14:paraId="4797AA75" w14:textId="77777777" w:rsidR="00FB29D8" w:rsidRDefault="00FB29D8">
      <w:pPr>
        <w:rPr>
          <w:rStyle w:val="FootnoteReference"/>
        </w:rPr>
      </w:pPr>
      <w:r w:rsidRPr="005A13DD">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207316B5"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st.ref.id="I003T1S"</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1.501(c)(7)-1(a)</w:t>
      </w:r>
      <w:r>
        <w:t>.</w:t>
      </w:r>
    </w:p>
    <w:p w14:paraId="7A3AED2D" w14:textId="77777777" w:rsidR="00FB29D8" w:rsidRDefault="00FB29D8">
      <w:pPr>
        <w:pStyle w:val="pxrr"/>
        <w:spacing w:before="180"/>
        <w:rPr>
          <w:sz w:val="24"/>
          <w:szCs w:val="24"/>
        </w:rPr>
      </w:pPr>
      <w:r>
        <w:rPr>
          <w:rStyle w:val="pxvis"/>
          <w:rFonts w:cs="Arial"/>
          <w:bCs/>
          <w:szCs w:val="28"/>
        </w:rPr>
        <w:t>Research References</w:t>
      </w:r>
    </w:p>
    <w:p w14:paraId="41A9C5DE" w14:textId="77777777"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rc.ref.id="I001T7X"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76" w:author="Cara Cardinale" w:date="2025-01-13T22:27:00Z">
        <w:r w:rsidDel="002C4033">
          <w:rPr>
            <w:rStyle w:val="pxrc"/>
          </w:rPr>
          <w:delText>10:74</w:delText>
        </w:r>
      </w:del>
      <w:ins w:id="77" w:author="Cara Cardinale" w:date="2025-01-13T22:27:00Z">
        <w:r w:rsidR="002C4033">
          <w:rPr>
            <w:rStyle w:val="pxrc"/>
          </w:rPr>
          <w:t>10:75</w:t>
        </w:r>
      </w:ins>
      <w:r>
        <w:t>.</w:t>
      </w:r>
    </w:p>
    <w:p w14:paraId="2918AC7E" w14:textId="77777777" w:rsidR="00000000" w:rsidRDefault="00000000">
      <w:pPr>
        <w:pStyle w:val="pxrrp"/>
      </w:pPr>
    </w:p>
  </w:footnote>
  <w:footnote w:id="29">
    <w:p w14:paraId="329E2542" w14:textId="77777777" w:rsidR="00FB29D8" w:rsidRDefault="00FB29D8">
      <w:pPr>
        <w:rPr>
          <w:rStyle w:val="FootnoteReference"/>
        </w:rPr>
      </w:pPr>
      <w:r w:rsidRPr="005A13DD">
        <w:rPr>
          <w:rStyle w:val="FootnoteReference"/>
        </w:rPr>
        <w:t>2</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fn.fnref="24"</w:instrText>
      </w:r>
      <w:r>
        <w:rPr>
          <w:rStyle w:val="FootnoteReference"/>
        </w:rPr>
        <w:fldChar w:fldCharType="end"/>
      </w:r>
    </w:p>
    <w:p w14:paraId="78081364"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st.ref.id="I000ZWZ"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1.501(c)(7)-1(b)</w:t>
      </w:r>
      <w:r>
        <w:t>.</w:t>
      </w:r>
    </w:p>
    <w:p w14:paraId="68DCC8EE" w14:textId="77777777" w:rsidR="00FB29D8" w:rsidRDefault="00FB29D8">
      <w:pPr>
        <w:pStyle w:val="pxrr"/>
        <w:spacing w:before="180"/>
        <w:rPr>
          <w:sz w:val="24"/>
          <w:szCs w:val="24"/>
        </w:rPr>
      </w:pPr>
      <w:r>
        <w:rPr>
          <w:rStyle w:val="pxvis"/>
          <w:rFonts w:cs="Arial"/>
          <w:bCs/>
          <w:szCs w:val="28"/>
        </w:rPr>
        <w:t>Research References</w:t>
      </w:r>
    </w:p>
    <w:p w14:paraId="791537FC" w14:textId="77777777"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rc.ref.id="I003T1V"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78" w:author="Cara Cardinale" w:date="2025-01-13T22:27:00Z">
        <w:r w:rsidDel="002C4033">
          <w:rPr>
            <w:rStyle w:val="pxrc"/>
          </w:rPr>
          <w:delText>10:74</w:delText>
        </w:r>
      </w:del>
      <w:ins w:id="79" w:author="Cara Cardinale" w:date="2025-01-13T22:27:00Z">
        <w:r w:rsidR="002C4033">
          <w:rPr>
            <w:rStyle w:val="pxrc"/>
          </w:rPr>
          <w:t>10:75</w:t>
        </w:r>
      </w:ins>
      <w:r>
        <w:t>.</w:t>
      </w:r>
    </w:p>
    <w:p w14:paraId="3E11C378" w14:textId="77777777" w:rsidR="00000000" w:rsidRDefault="00000000">
      <w:pPr>
        <w:pStyle w:val="pxrrp"/>
      </w:pPr>
    </w:p>
  </w:footnote>
  <w:footnote w:id="30">
    <w:p w14:paraId="4A84B56D" w14:textId="77777777" w:rsidR="00FB29D8" w:rsidRDefault="00FB29D8">
      <w:pPr>
        <w:rPr>
          <w:rStyle w:val="FootnoteReference"/>
        </w:rPr>
      </w:pPr>
      <w:r w:rsidRPr="005A13DD">
        <w:rPr>
          <w:rStyle w:val="FootnoteReference"/>
        </w:rPr>
        <w:t>2</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fn.fnref="25"</w:instrText>
      </w:r>
      <w:r>
        <w:rPr>
          <w:rStyle w:val="FootnoteReference"/>
        </w:rPr>
        <w:fldChar w:fldCharType="end"/>
      </w:r>
    </w:p>
    <w:p w14:paraId="6030E07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cc"/>
          <w:color w:val="FF0000"/>
          <w:sz w:val="20"/>
          <w:szCs w:val="20"/>
          <w:vertAlign w:val="superscript"/>
        </w:rPr>
        <w:t>►</w:t>
      </w:r>
      <w:r>
        <w:rPr>
          <w:rStyle w:val="pxcc"/>
        </w:rPr>
        <w:fldChar w:fldCharType="begin"/>
      </w:r>
      <w:r>
        <w:rPr>
          <w:rStyle w:val="pxcc"/>
        </w:rPr>
        <w:instrText>cc.ref.id="I001T7V"</w:instrText>
      </w:r>
      <w:r>
        <w:rPr>
          <w:rStyle w:val="pxcc"/>
        </w:rPr>
        <w:fldChar w:fldCharType="end"/>
      </w:r>
      <w:r>
        <w:rPr>
          <w:rStyle w:val="pxcc"/>
        </w:rPr>
        <w:t>U.S. v. Fort Worth Club of Fort Worth, Tex., 348 F.2d 891 (5th Cir. 1965)</w:t>
      </w:r>
      <w:r>
        <w:t>.</w:t>
      </w:r>
    </w:p>
    <w:p w14:paraId="4E2085E8" w14:textId="77777777" w:rsidR="00FB29D8" w:rsidRDefault="00FB29D8">
      <w:pPr>
        <w:pStyle w:val="pxrr"/>
        <w:spacing w:before="180"/>
        <w:rPr>
          <w:sz w:val="24"/>
          <w:szCs w:val="24"/>
        </w:rPr>
      </w:pPr>
      <w:r>
        <w:rPr>
          <w:rStyle w:val="pxvis"/>
          <w:rFonts w:cs="Arial"/>
          <w:bCs/>
          <w:szCs w:val="28"/>
        </w:rPr>
        <w:t>Research References</w:t>
      </w:r>
    </w:p>
    <w:p w14:paraId="50BDEA19" w14:textId="77777777"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rc.ref.id="I001T6P"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80" w:author="Cara Cardinale" w:date="2025-01-13T22:27:00Z">
        <w:r w:rsidDel="002C4033">
          <w:rPr>
            <w:rStyle w:val="pxrc"/>
          </w:rPr>
          <w:delText>10:74</w:delText>
        </w:r>
      </w:del>
      <w:ins w:id="81" w:author="Cara Cardinale" w:date="2025-01-13T22:27:00Z">
        <w:r w:rsidR="002C4033">
          <w:rPr>
            <w:rStyle w:val="pxrc"/>
          </w:rPr>
          <w:t>10:75</w:t>
        </w:r>
      </w:ins>
      <w:r>
        <w:t>.</w:t>
      </w:r>
    </w:p>
    <w:p w14:paraId="20CAB29A" w14:textId="77777777" w:rsidR="00000000" w:rsidRDefault="00000000">
      <w:pPr>
        <w:pStyle w:val="pxrrp"/>
      </w:pPr>
    </w:p>
  </w:footnote>
  <w:footnote w:id="31">
    <w:p w14:paraId="1B32788B" w14:textId="77777777" w:rsidR="00FB29D8" w:rsidRDefault="00FB29D8">
      <w:pPr>
        <w:rPr>
          <w:rStyle w:val="FootnoteReference"/>
        </w:rPr>
      </w:pPr>
      <w:r w:rsidRPr="005A13DD">
        <w:rPr>
          <w:rStyle w:val="FootnoteReference"/>
        </w:rPr>
        <w:t>2</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fn.fnref="26"</w:instrText>
      </w:r>
      <w:r>
        <w:rPr>
          <w:rStyle w:val="FootnoteReference"/>
        </w:rPr>
        <w:fldChar w:fldCharType="end"/>
      </w:r>
    </w:p>
    <w:p w14:paraId="7A47219E"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st.ref.id="I001T6N"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1.501(c)(7)-1(b)</w:t>
      </w:r>
      <w:r>
        <w:t>.</w:t>
      </w:r>
    </w:p>
    <w:p w14:paraId="15E1A249" w14:textId="77777777" w:rsidR="00000000" w:rsidRDefault="00000000">
      <w:pPr>
        <w:pStyle w:val="pxp"/>
      </w:pPr>
    </w:p>
  </w:footnote>
  <w:footnote w:id="32">
    <w:p w14:paraId="0C1B95FA" w14:textId="77777777" w:rsidR="00FB29D8" w:rsidRDefault="00FB29D8">
      <w:pPr>
        <w:rPr>
          <w:rStyle w:val="FootnoteReference"/>
        </w:rPr>
      </w:pPr>
      <w:r w:rsidRPr="005A13DD">
        <w:rPr>
          <w:rStyle w:val="FootnoteReference"/>
        </w:rPr>
        <w:t>2</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fn.fnref="27"</w:instrText>
      </w:r>
      <w:r>
        <w:rPr>
          <w:rStyle w:val="FootnoteReference"/>
        </w:rPr>
        <w:fldChar w:fldCharType="end"/>
      </w:r>
    </w:p>
    <w:p w14:paraId="195547ED"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st.ref.id="I000ZY9"</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w:t>
      </w:r>
      <w:r>
        <w:t>.</w:t>
      </w:r>
    </w:p>
    <w:p w14:paraId="77B51A1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Such income is subject to the tax on unrelated business income if derived from controlled corporations. See </w:t>
      </w:r>
      <w:r>
        <w:rPr>
          <w:rStyle w:val="pxx"/>
          <w:color w:val="FF0000"/>
          <w:sz w:val="20"/>
          <w:szCs w:val="20"/>
          <w:vertAlign w:val="superscript"/>
        </w:rPr>
        <w:t>►</w:t>
      </w:r>
      <w:r>
        <w:rPr>
          <w:rStyle w:val="pxx"/>
        </w:rPr>
        <w:fldChar w:fldCharType="begin"/>
      </w:r>
      <w:r>
        <w:rPr>
          <w:rStyle w:val="pxx"/>
        </w:rPr>
        <w:instrText>x.ref.id="I003T35"</w:instrText>
      </w:r>
      <w:r>
        <w:rPr>
          <w:rStyle w:val="pxx"/>
        </w:rPr>
        <w:fldChar w:fldCharType="end"/>
      </w:r>
      <w:r>
        <w:rPr>
          <w:rStyle w:val="pxx"/>
          <w:vanish/>
        </w:rPr>
        <w:t>&amp;s;</w:t>
      </w:r>
      <w:r>
        <w:rPr>
          <w:rStyle w:val="pxvis"/>
          <w:rFonts w:ascii="Times NewRoman" w:hAnsi="Times NewRoman"/>
          <w:b w:val="0"/>
          <w:sz w:val="24"/>
        </w:rPr>
        <w:t>§</w:t>
      </w:r>
      <w:r>
        <w:rPr>
          <w:rStyle w:val="pxx"/>
        </w:rPr>
        <w:t>30:5</w:t>
      </w:r>
      <w:r>
        <w:t>.</w:t>
      </w:r>
    </w:p>
    <w:p w14:paraId="79B72A76" w14:textId="77777777" w:rsidR="00FB29D8" w:rsidRDefault="00FB29D8">
      <w:pPr>
        <w:pStyle w:val="pxrr"/>
        <w:spacing w:before="180"/>
        <w:rPr>
          <w:sz w:val="24"/>
          <w:szCs w:val="24"/>
        </w:rPr>
      </w:pPr>
      <w:r>
        <w:rPr>
          <w:rStyle w:val="pxvis"/>
          <w:rFonts w:cs="Arial"/>
          <w:bCs/>
          <w:szCs w:val="28"/>
        </w:rPr>
        <w:t>Research References</w:t>
      </w:r>
    </w:p>
    <w:p w14:paraId="02E4FAF7" w14:textId="77777777" w:rsidR="00FB29D8" w:rsidRDefault="00FB29D8">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rc.ref.id="I001T0Z"</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257C8037" w14:textId="77777777" w:rsidR="00FB29D8" w:rsidRDefault="00FB29D8">
      <w:pPr>
        <w:pStyle w:val="pxrrp"/>
      </w:pPr>
      <w:r>
        <w:t xml:space="preserve">Dividends, interest, and royalties, </w:t>
      </w:r>
      <w:r>
        <w:rPr>
          <w:rStyle w:val="pxrc"/>
          <w:color w:val="FF0000"/>
          <w:sz w:val="20"/>
          <w:szCs w:val="20"/>
          <w:vertAlign w:val="superscript"/>
        </w:rPr>
        <w:t>►</w:t>
      </w:r>
      <w:r>
        <w:rPr>
          <w:rStyle w:val="pxrc"/>
        </w:rPr>
        <w:fldChar w:fldCharType="begin"/>
      </w:r>
      <w:r>
        <w:rPr>
          <w:rStyle w:val="pxrc"/>
        </w:rPr>
        <w:instrText>rc.ref.id="I00103X"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w:t>
      </w:r>
      <w:ins w:id="82" w:author="Cara Cardinale" w:date="2025-01-13T22:36:00Z">
        <w:r w:rsidR="002C4033">
          <w:rPr>
            <w:rStyle w:val="pxrc"/>
          </w:rPr>
          <w:t>8</w:t>
        </w:r>
      </w:ins>
      <w:del w:id="83" w:author="Cara Cardinale" w:date="2025-01-13T22:36:00Z">
        <w:r w:rsidDel="002C4033">
          <w:rPr>
            <w:rStyle w:val="pxrc"/>
          </w:rPr>
          <w:delText>7</w:delText>
        </w:r>
      </w:del>
      <w:r>
        <w:t>.</w:t>
      </w:r>
    </w:p>
    <w:p w14:paraId="344F9773" w14:textId="77777777" w:rsidR="00FB29D8" w:rsidRDefault="00FB29D8">
      <w:pPr>
        <w:pStyle w:val="pxrrp"/>
      </w:pPr>
      <w:r>
        <w:t xml:space="preserve">Other investment income, </w:t>
      </w:r>
      <w:r>
        <w:rPr>
          <w:rStyle w:val="pxrc"/>
          <w:color w:val="FF0000"/>
          <w:sz w:val="20"/>
          <w:szCs w:val="20"/>
          <w:vertAlign w:val="superscript"/>
        </w:rPr>
        <w:t>►</w:t>
      </w:r>
      <w:r>
        <w:rPr>
          <w:rStyle w:val="pxrc"/>
        </w:rPr>
        <w:fldChar w:fldCharType="begin"/>
      </w:r>
      <w:r>
        <w:rPr>
          <w:rStyle w:val="pxrc"/>
        </w:rPr>
        <w:instrText>rc.ref.id="I003T8T"</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w:t>
      </w:r>
      <w:del w:id="84" w:author="Cara Cardinale" w:date="2025-01-13T22:36:00Z">
        <w:r w:rsidDel="002C4033">
          <w:rPr>
            <w:rStyle w:val="pxrc"/>
          </w:rPr>
          <w:delText>69</w:delText>
        </w:r>
      </w:del>
      <w:ins w:id="85" w:author="Cara Cardinale" w:date="2025-01-13T22:36:00Z">
        <w:r w:rsidR="002C4033">
          <w:rPr>
            <w:rStyle w:val="pxrc"/>
          </w:rPr>
          <w:t>70</w:t>
        </w:r>
      </w:ins>
      <w:r>
        <w:t>.</w:t>
      </w:r>
    </w:p>
    <w:p w14:paraId="6C71DC9C" w14:textId="77777777" w:rsidR="00FB29D8" w:rsidRDefault="00FB29D8">
      <w:pPr>
        <w:pStyle w:val="pxrrp"/>
      </w:pPr>
      <w:r>
        <w:t xml:space="preserve">Rents, </w:t>
      </w:r>
      <w:r>
        <w:rPr>
          <w:rStyle w:val="pxrc"/>
          <w:color w:val="FF0000"/>
          <w:sz w:val="20"/>
          <w:szCs w:val="20"/>
          <w:vertAlign w:val="superscript"/>
        </w:rPr>
        <w:t>►</w:t>
      </w:r>
      <w:r>
        <w:rPr>
          <w:rStyle w:val="pxrc"/>
        </w:rPr>
        <w:fldChar w:fldCharType="begin"/>
      </w:r>
      <w:r>
        <w:rPr>
          <w:rStyle w:val="pxrc"/>
        </w:rPr>
        <w:instrText>rc.ref.id="I006MDP"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ins w:id="86" w:author="Cara Cardinale" w:date="2025-01-13T22:47:00Z">
        <w:r w:rsidR="00B16172">
          <w:rPr>
            <w:rStyle w:val="pxrc"/>
          </w:rPr>
          <w:t>1</w:t>
        </w:r>
      </w:ins>
      <w:del w:id="87" w:author="Cara Cardinale" w:date="2025-01-13T22:47:00Z">
        <w:r w:rsidDel="00B16172">
          <w:rPr>
            <w:rStyle w:val="pxrc"/>
          </w:rPr>
          <w:delText>0</w:delText>
        </w:r>
      </w:del>
      <w:r>
        <w:t>.</w:t>
      </w:r>
    </w:p>
    <w:p w14:paraId="67293199" w14:textId="77777777" w:rsidR="00000000" w:rsidRDefault="00000000">
      <w:pPr>
        <w:pStyle w:val="pxrrp"/>
      </w:pPr>
    </w:p>
  </w:footnote>
  <w:footnote w:id="33">
    <w:p w14:paraId="3260AE33" w14:textId="77777777" w:rsidR="00FB29D8" w:rsidRDefault="00FB29D8">
      <w:pPr>
        <w:rPr>
          <w:rStyle w:val="FootnoteReference"/>
        </w:rPr>
      </w:pPr>
      <w:r w:rsidRPr="005A13DD">
        <w:rPr>
          <w:rStyle w:val="FootnoteReference"/>
        </w:rPr>
        <w:t>2</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fn.fnref="28"</w:instrText>
      </w:r>
      <w:r>
        <w:rPr>
          <w:rStyle w:val="FootnoteReference"/>
        </w:rPr>
        <w:fldChar w:fldCharType="end"/>
      </w:r>
    </w:p>
    <w:p w14:paraId="4207986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st.ref.id="I001T0X"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514(a)(1)</w:t>
      </w:r>
      <w:r>
        <w:t>.</w:t>
      </w:r>
    </w:p>
    <w:p w14:paraId="386F1C0F" w14:textId="77777777" w:rsidR="00FB29D8" w:rsidRDefault="00FB29D8">
      <w:pPr>
        <w:pStyle w:val="pxrr"/>
        <w:spacing w:before="180"/>
        <w:rPr>
          <w:sz w:val="24"/>
          <w:szCs w:val="24"/>
        </w:rPr>
      </w:pPr>
      <w:r>
        <w:rPr>
          <w:rStyle w:val="pxvis"/>
          <w:rFonts w:cs="Arial"/>
          <w:bCs/>
          <w:szCs w:val="28"/>
        </w:rPr>
        <w:t>Research References</w:t>
      </w:r>
    </w:p>
    <w:p w14:paraId="19944777" w14:textId="77777777" w:rsidR="00FB29D8" w:rsidRDefault="00FB29D8">
      <w:pPr>
        <w:pStyle w:val="pxrrp"/>
      </w:pPr>
      <w:r>
        <w:t xml:space="preserve">Debt-financed acquisitions, </w:t>
      </w:r>
      <w:r>
        <w:rPr>
          <w:rStyle w:val="pxrc"/>
          <w:color w:val="FF0000"/>
          <w:sz w:val="20"/>
          <w:szCs w:val="20"/>
          <w:vertAlign w:val="superscript"/>
        </w:rPr>
        <w:t>►</w:t>
      </w:r>
      <w:r>
        <w:rPr>
          <w:rStyle w:val="pxrc"/>
        </w:rPr>
        <w:fldChar w:fldCharType="begin"/>
      </w:r>
      <w:r>
        <w:rPr>
          <w:rStyle w:val="pxrc"/>
        </w:rPr>
        <w:instrText>rc.ref.id="I00103Z"</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10:7</w:t>
      </w:r>
      <w:ins w:id="88" w:author="Cara Cardinale" w:date="2025-01-13T22:50:00Z">
        <w:r w:rsidR="00B161B2">
          <w:rPr>
            <w:rStyle w:val="pxrc"/>
          </w:rPr>
          <w:t>7</w:t>
        </w:r>
      </w:ins>
      <w:del w:id="89" w:author="Cara Cardinale" w:date="2025-01-13T22:50:00Z">
        <w:r w:rsidDel="00B161B2">
          <w:rPr>
            <w:rStyle w:val="pxrc"/>
          </w:rPr>
          <w:delText>6</w:delText>
        </w:r>
      </w:del>
      <w:r>
        <w:rPr>
          <w:rStyle w:val="pxrc"/>
        </w:rPr>
        <w:t>, 10:7</w:t>
      </w:r>
      <w:del w:id="90" w:author="Cara Cardinale" w:date="2025-01-13T22:50:00Z">
        <w:r w:rsidDel="00B161B2">
          <w:rPr>
            <w:rStyle w:val="pxrc"/>
          </w:rPr>
          <w:delText>7</w:delText>
        </w:r>
      </w:del>
      <w:ins w:id="91" w:author="Cara Cardinale" w:date="2025-01-13T22:50:00Z">
        <w:r w:rsidR="00B161B2">
          <w:rPr>
            <w:rStyle w:val="pxrc"/>
          </w:rPr>
          <w:t>8</w:t>
        </w:r>
      </w:ins>
      <w:r>
        <w:t>.</w:t>
      </w:r>
    </w:p>
    <w:p w14:paraId="688655CD" w14:textId="77777777" w:rsidR="00000000" w:rsidRDefault="00000000">
      <w:pPr>
        <w:pStyle w:val="pxrrp"/>
      </w:pPr>
    </w:p>
  </w:footnote>
  <w:footnote w:id="34">
    <w:p w14:paraId="049694CF" w14:textId="77777777" w:rsidR="00FB29D8" w:rsidRDefault="00FB29D8">
      <w:pPr>
        <w:rPr>
          <w:rStyle w:val="FootnoteReference"/>
        </w:rPr>
      </w:pPr>
      <w:r w:rsidRPr="005A13DD">
        <w:rPr>
          <w:rStyle w:val="FootnoteReference"/>
        </w:rPr>
        <w:t>2</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fn.fnref="29"</w:instrText>
      </w:r>
      <w:r>
        <w:rPr>
          <w:rStyle w:val="FootnoteReference"/>
        </w:rPr>
        <w:fldChar w:fldCharType="end"/>
      </w:r>
    </w:p>
    <w:p w14:paraId="1FD77BEE"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st.ref.id="I003T8V"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512(b)(5)</w:t>
      </w:r>
      <w:r>
        <w:t>.</w:t>
      </w:r>
    </w:p>
    <w:p w14:paraId="28BA0BD1" w14:textId="77777777" w:rsidR="00FB29D8" w:rsidRDefault="00FB29D8">
      <w:pPr>
        <w:pStyle w:val="pxrr"/>
        <w:spacing w:before="180"/>
        <w:rPr>
          <w:sz w:val="24"/>
          <w:szCs w:val="24"/>
        </w:rPr>
      </w:pPr>
      <w:r>
        <w:rPr>
          <w:rStyle w:val="pxvis"/>
          <w:rFonts w:cs="Arial"/>
          <w:bCs/>
          <w:szCs w:val="28"/>
        </w:rPr>
        <w:t>Research References</w:t>
      </w:r>
    </w:p>
    <w:p w14:paraId="046406CE" w14:textId="77777777" w:rsidR="00FB29D8" w:rsidRDefault="00FB29D8">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rc.ref.id="I001T0U"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0C65B0F4" w14:textId="77777777" w:rsidR="00000000" w:rsidRDefault="00000000">
      <w:pPr>
        <w:pStyle w:val="pxrrp"/>
      </w:pPr>
    </w:p>
  </w:footnote>
  <w:footnote w:id="35">
    <w:p w14:paraId="3442493F" w14:textId="77777777" w:rsidR="00FB29D8" w:rsidRDefault="00FB29D8">
      <w:pPr>
        <w:rPr>
          <w:rStyle w:val="FootnoteReference"/>
        </w:rPr>
      </w:pPr>
      <w:r w:rsidRPr="005A13DD">
        <w:rPr>
          <w:rStyle w:val="FootnoteReference"/>
        </w:rPr>
        <w:t>3</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fn.fnref="30"</w:instrText>
      </w:r>
      <w:r>
        <w:rPr>
          <w:rStyle w:val="FootnoteReference"/>
        </w:rPr>
        <w:fldChar w:fldCharType="end"/>
      </w:r>
    </w:p>
    <w:p w14:paraId="6E00D01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cc"/>
          <w:color w:val="FF0000"/>
          <w:sz w:val="20"/>
          <w:szCs w:val="20"/>
          <w:vertAlign w:val="superscript"/>
        </w:rPr>
        <w:t>►</w:t>
      </w:r>
      <w:r>
        <w:rPr>
          <w:rStyle w:val="pxcc"/>
        </w:rPr>
        <w:fldChar w:fldCharType="begin"/>
      </w:r>
      <w:r>
        <w:rPr>
          <w:rStyle w:val="pxcc"/>
        </w:rPr>
        <w:instrText>cc.ref.id="I001042"</w:instrText>
      </w:r>
      <w:r>
        <w:rPr>
          <w:rStyle w:val="pxcc"/>
        </w:rPr>
        <w:fldChar w:fldCharType="end"/>
      </w:r>
      <w:r>
        <w:rPr>
          <w:rStyle w:val="pxcc"/>
        </w:rPr>
        <w:t>Randall Foundation, Inc. v. Riddell, 244 F.2d 803 (9th Cir. 1957)</w:t>
      </w:r>
      <w:r>
        <w:t>.</w:t>
      </w:r>
    </w:p>
    <w:p w14:paraId="303C4399" w14:textId="77777777" w:rsidR="00FB29D8" w:rsidRDefault="00FB29D8">
      <w:pPr>
        <w:pStyle w:val="pxrr"/>
        <w:spacing w:before="180"/>
        <w:rPr>
          <w:sz w:val="24"/>
          <w:szCs w:val="24"/>
        </w:rPr>
      </w:pPr>
      <w:r>
        <w:rPr>
          <w:rStyle w:val="pxvis"/>
          <w:rFonts w:cs="Arial"/>
          <w:bCs/>
          <w:szCs w:val="28"/>
        </w:rPr>
        <w:t>Research References</w:t>
      </w:r>
    </w:p>
    <w:p w14:paraId="12FA0972" w14:textId="77777777" w:rsidR="00FB29D8" w:rsidRDefault="00FB29D8">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rc.ref.id="I001T0S"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1D490B1F" w14:textId="77777777" w:rsidR="00000000" w:rsidRDefault="00000000">
      <w:pPr>
        <w:pStyle w:val="pxrrp"/>
      </w:pPr>
    </w:p>
  </w:footnote>
  <w:footnote w:id="36">
    <w:p w14:paraId="163C5A4A" w14:textId="77777777" w:rsidR="00FB29D8" w:rsidRDefault="00FB29D8">
      <w:pPr>
        <w:rPr>
          <w:rStyle w:val="FootnoteReference"/>
        </w:rPr>
      </w:pPr>
      <w:r w:rsidRPr="005A13DD">
        <w:rPr>
          <w:rStyle w:val="FootnoteReference"/>
        </w:rPr>
        <w:t>3</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fn.fnref="31"</w:instrText>
      </w:r>
      <w:r>
        <w:rPr>
          <w:rStyle w:val="FootnoteReference"/>
        </w:rPr>
        <w:fldChar w:fldCharType="end"/>
      </w:r>
    </w:p>
    <w:p w14:paraId="24607AF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st.ref.id="I001T0Q"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501(c)(25)(A)</w:t>
      </w:r>
      <w:r>
        <w:t>.</w:t>
      </w:r>
    </w:p>
    <w:p w14:paraId="2459098E" w14:textId="77777777" w:rsidR="00000000" w:rsidRDefault="00000000">
      <w:pPr>
        <w:pStyle w:val="pxp"/>
      </w:pPr>
    </w:p>
  </w:footnote>
  <w:footnote w:id="37">
    <w:p w14:paraId="06D04130" w14:textId="77777777" w:rsidR="00FB29D8" w:rsidRDefault="00FB29D8">
      <w:pPr>
        <w:rPr>
          <w:rStyle w:val="FootnoteReference"/>
        </w:rPr>
      </w:pPr>
      <w:r w:rsidRPr="005A13DD">
        <w:rPr>
          <w:rStyle w:val="FootnoteReference"/>
        </w:rPr>
        <w:t>3</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fn.fnref="32"</w:instrText>
      </w:r>
      <w:r>
        <w:rPr>
          <w:rStyle w:val="FootnoteReference"/>
        </w:rPr>
        <w:fldChar w:fldCharType="end"/>
      </w:r>
    </w:p>
    <w:p w14:paraId="7E61958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As to state and federal taxation of unrelated business taxable income, generally, see </w:t>
      </w:r>
      <w:r>
        <w:rPr>
          <w:rStyle w:val="pxx"/>
          <w:color w:val="FF0000"/>
          <w:sz w:val="20"/>
          <w:szCs w:val="20"/>
          <w:vertAlign w:val="superscript"/>
        </w:rPr>
        <w:t>►</w:t>
      </w:r>
      <w:r>
        <w:rPr>
          <w:rStyle w:val="pxx"/>
        </w:rPr>
        <w:fldChar w:fldCharType="begin"/>
      </w:r>
      <w:r>
        <w:rPr>
          <w:rStyle w:val="pxx"/>
        </w:rPr>
        <w:instrText>x.ref.id="I00105C"</w:instrText>
      </w:r>
      <w:r>
        <w:rPr>
          <w:rStyle w:val="pxx"/>
        </w:rPr>
        <w:fldChar w:fldCharType="end"/>
      </w:r>
      <w:r>
        <w:rPr>
          <w:rStyle w:val="pxx"/>
          <w:vanish/>
        </w:rPr>
        <w:t>&amp;s;</w:t>
      </w:r>
      <w:r>
        <w:rPr>
          <w:rStyle w:val="pxvis"/>
          <w:rFonts w:ascii="Times NewRoman" w:hAnsi="Times NewRoman"/>
          <w:b w:val="0"/>
          <w:sz w:val="24"/>
        </w:rPr>
        <w:t>§</w:t>
      </w:r>
      <w:r>
        <w:rPr>
          <w:rStyle w:val="pxx"/>
        </w:rPr>
        <w:t>30:5</w:t>
      </w:r>
      <w:r>
        <w:t>.</w:t>
      </w:r>
    </w:p>
    <w:p w14:paraId="00B2DDCD" w14:textId="77777777" w:rsidR="00000000" w:rsidRDefault="00000000">
      <w:pPr>
        <w:pStyle w:val="pxp"/>
      </w:pPr>
    </w:p>
  </w:footnote>
  <w:footnote w:id="38">
    <w:p w14:paraId="68F3AEF4" w14:textId="77777777" w:rsidR="00FB29D8" w:rsidRDefault="00FB29D8">
      <w:pPr>
        <w:rPr>
          <w:rStyle w:val="FootnoteReference"/>
        </w:rPr>
      </w:pPr>
      <w:r w:rsidRPr="005A13DD">
        <w:rPr>
          <w:rStyle w:val="FootnoteReference"/>
        </w:rPr>
        <w:t>3</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fn.fnref="33"</w:instrText>
      </w:r>
      <w:r>
        <w:rPr>
          <w:rStyle w:val="FootnoteReference"/>
        </w:rPr>
        <w:fldChar w:fldCharType="end"/>
      </w:r>
    </w:p>
    <w:p w14:paraId="678BAA4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st.ref.id="I003TA8"</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ins w:id="92" w:author="Cara Cardinale" w:date="2025-01-14T11:01:00Z">
        <w:r w:rsidR="00F97F28" w:rsidRPr="00F97F28">
          <w:t>1-2.11(b)(6)</w:t>
        </w:r>
      </w:ins>
      <w:del w:id="93" w:author="Cara Cardinale" w:date="2025-01-14T11:01:00Z">
        <w:r w:rsidDel="00F97F28">
          <w:rPr>
            <w:rStyle w:val="pxst"/>
          </w:rPr>
          <w:delText>1-3.4(b)(6)</w:delText>
        </w:r>
      </w:del>
      <w:r>
        <w:t>.</w:t>
      </w:r>
    </w:p>
    <w:p w14:paraId="7410FAE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st.ref.id="I001SZI"</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209</w:t>
      </w:r>
      <w:r>
        <w:t>.</w:t>
      </w:r>
    </w:p>
    <w:p w14:paraId="4A755856"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Under New York law, not-for-profit corporations are prohibited from having stock or shares or certificates for stock or for shares, though they may issue nontransferable membership certificates or cards to evidence membership. </w:t>
      </w:r>
      <w:r>
        <w:rPr>
          <w:rStyle w:val="pxst"/>
          <w:color w:val="FF0000"/>
          <w:sz w:val="20"/>
          <w:szCs w:val="20"/>
          <w:vertAlign w:val="superscript"/>
        </w:rPr>
        <w:t>►</w:t>
      </w:r>
      <w:r>
        <w:rPr>
          <w:rStyle w:val="pxst"/>
        </w:rPr>
        <w:fldChar w:fldCharType="begin"/>
      </w:r>
      <w:r>
        <w:rPr>
          <w:rStyle w:val="pxst"/>
        </w:rPr>
        <w:instrText>st.ref.id="I00105E"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w:t>
      </w:r>
    </w:p>
    <w:p w14:paraId="12CAC9E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Statutory assessment on gross receipts of residential health care facilities was not </w:t>
      </w:r>
      <w:r>
        <w:rPr>
          <w:vanish/>
        </w:rPr>
        <w:t>&amp;ldquo;</w:t>
      </w:r>
      <w:r>
        <w:rPr>
          <w:rStyle w:val="pxvis"/>
          <w:rFonts w:ascii="Times NewRoman" w:hAnsi="Times NewRoman"/>
          <w:b w:val="0"/>
          <w:sz w:val="24"/>
        </w:rPr>
        <w:t>“</w:t>
      </w:r>
      <w:r>
        <w:t>franchise tax,</w:t>
      </w:r>
      <w:r>
        <w:rPr>
          <w:vanish/>
        </w:rPr>
        <w:t>&amp;rdquo;</w:t>
      </w:r>
      <w:r>
        <w:rPr>
          <w:rStyle w:val="pxvis"/>
          <w:rFonts w:ascii="Times NewRoman" w:hAnsi="Times NewRoman"/>
          <w:b w:val="0"/>
          <w:sz w:val="24"/>
        </w:rPr>
        <w:t>”</w:t>
      </w:r>
      <w:r>
        <w:t xml:space="preserve"> from which charitable organizations were exempt, and thus assessment did not violate state constitutional provision barring repeal of charitable tax exemptions; assessment was not imposed on facilities' net income, and there was no statutory prohibition on imposition of gross receipts tax. </w:t>
      </w:r>
      <w:r>
        <w:rPr>
          <w:rStyle w:val="pxcc"/>
          <w:color w:val="FF0000"/>
          <w:sz w:val="20"/>
          <w:szCs w:val="20"/>
          <w:vertAlign w:val="superscript"/>
        </w:rPr>
        <w:t>►</w:t>
      </w:r>
      <w:r>
        <w:rPr>
          <w:rStyle w:val="pxcc"/>
        </w:rPr>
        <w:fldChar w:fldCharType="begin"/>
      </w:r>
      <w:r>
        <w:rPr>
          <w:rStyle w:val="pxcc"/>
        </w:rPr>
        <w:instrText>cc.ref.id="I003TAA"</w:instrText>
      </w:r>
      <w:r>
        <w:rPr>
          <w:rStyle w:val="pxcc"/>
        </w:rPr>
        <w:fldChar w:fldCharType="end"/>
      </w:r>
      <w:r>
        <w:rPr>
          <w:rStyle w:val="pxcc"/>
        </w:rPr>
        <w:t>Charles T. Sitrin Health Care Center, Inc. v. State of New York, 195 Misc. 2d 824, 761 N.Y.S.2d 452 (Sup 2003)</w:t>
      </w:r>
      <w:r>
        <w:t>.</w:t>
      </w:r>
    </w:p>
    <w:p w14:paraId="08B0D45A" w14:textId="77777777" w:rsidR="00000000" w:rsidRDefault="00000000">
      <w:pPr>
        <w:pStyle w:val="pxp"/>
      </w:pPr>
    </w:p>
  </w:footnote>
  <w:footnote w:id="39">
    <w:p w14:paraId="02CF38F8" w14:textId="77777777" w:rsidR="00FB29D8" w:rsidRDefault="00FB29D8">
      <w:pPr>
        <w:rPr>
          <w:rStyle w:val="FootnoteReference"/>
        </w:rPr>
      </w:pPr>
      <w:r w:rsidRPr="005A13DD">
        <w:rPr>
          <w:rStyle w:val="FootnoteReference"/>
        </w:rPr>
        <w:t>3</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fn.fnref="34"</w:instrText>
      </w:r>
      <w:r>
        <w:rPr>
          <w:rStyle w:val="FootnoteReference"/>
        </w:rPr>
        <w:fldChar w:fldCharType="end"/>
      </w:r>
    </w:p>
    <w:p w14:paraId="62C9456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st.ref.id="I001STU"</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ins w:id="94" w:author="Cara Cardinale" w:date="2025-01-14T11:01:00Z">
        <w:r w:rsidR="00F97F28" w:rsidRPr="00F97F28">
          <w:t>1-2.11(b)(6)</w:t>
        </w:r>
      </w:ins>
      <w:del w:id="95" w:author="Cara Cardinale" w:date="2025-01-14T11:01:00Z">
        <w:r w:rsidDel="00F97F28">
          <w:rPr>
            <w:rStyle w:val="pxst"/>
          </w:rPr>
          <w:delText>1-3.4(b)(6)</w:delText>
        </w:r>
      </w:del>
      <w:r>
        <w:t xml:space="preserve">; </w:t>
      </w:r>
      <w:r>
        <w:rPr>
          <w:rStyle w:val="pxcc"/>
          <w:color w:val="FF0000"/>
          <w:sz w:val="20"/>
          <w:szCs w:val="20"/>
          <w:vertAlign w:val="superscript"/>
        </w:rPr>
        <w:t>►</w:t>
      </w:r>
      <w:r>
        <w:rPr>
          <w:rStyle w:val="pxcc"/>
        </w:rPr>
        <w:fldChar w:fldCharType="begin"/>
      </w:r>
      <w:r>
        <w:rPr>
          <w:rStyle w:val="pxcc"/>
        </w:rPr>
        <w:instrText>cc.ref.id="I0010B2"</w:instrText>
      </w:r>
      <w:r>
        <w:rPr>
          <w:rStyle w:val="pxcc"/>
        </w:rPr>
        <w:fldChar w:fldCharType="end"/>
      </w:r>
      <w:r>
        <w:rPr>
          <w:rStyle w:val="pxcc"/>
        </w:rPr>
        <w:t>Pan American Athletic &amp; Social Club, Inc. v. Commissioner of Finance of City of New York, 94 A.D.2d 606, 461 N.Y.S.2d 1017 (1st Dep't 1983)</w:t>
      </w:r>
      <w:r>
        <w:t>.</w:t>
      </w:r>
    </w:p>
    <w:p w14:paraId="5E77786D" w14:textId="77777777" w:rsidR="00000000" w:rsidRDefault="00000000">
      <w:pPr>
        <w:pStyle w:val="pxp"/>
      </w:pPr>
    </w:p>
  </w:footnote>
  <w:footnote w:id="40">
    <w:p w14:paraId="2853C471" w14:textId="77777777" w:rsidR="00FB29D8" w:rsidRDefault="00FB29D8">
      <w:pPr>
        <w:rPr>
          <w:rStyle w:val="FootnoteReference"/>
        </w:rPr>
      </w:pPr>
      <w:r w:rsidRPr="005A13DD">
        <w:rPr>
          <w:rStyle w:val="FootnoteReference"/>
        </w:rPr>
        <w:t>3</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fn.fnref="35"</w:instrText>
      </w:r>
      <w:r>
        <w:rPr>
          <w:rStyle w:val="FootnoteReference"/>
        </w:rPr>
        <w:fldChar w:fldCharType="end"/>
      </w:r>
    </w:p>
    <w:p w14:paraId="30A3EA8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st.ref.id="I001STS"</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1116(a)(4)</w:t>
      </w:r>
      <w:r>
        <w:t xml:space="preserve">; </w:t>
      </w:r>
      <w:r>
        <w:rPr>
          <w:rStyle w:val="pxst"/>
          <w:color w:val="FF0000"/>
          <w:sz w:val="20"/>
          <w:szCs w:val="20"/>
          <w:vertAlign w:val="superscript"/>
        </w:rPr>
        <w:t>►</w:t>
      </w:r>
      <w:r>
        <w:rPr>
          <w:rStyle w:val="pxst"/>
        </w:rPr>
        <w:fldChar w:fldCharType="begin"/>
      </w:r>
      <w:r>
        <w:rPr>
          <w:rStyle w:val="pxst"/>
        </w:rPr>
        <w:instrText>st.ref.id="I0010B4"</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Pr>
          <w:rStyle w:val="pxst"/>
        </w:rPr>
        <w:t>529.7</w:t>
      </w:r>
      <w:r>
        <w:t>.</w:t>
      </w:r>
    </w:p>
    <w:p w14:paraId="1B694830" w14:textId="77777777" w:rsidR="00FB29D8" w:rsidRDefault="00FB29D8">
      <w:pPr>
        <w:pStyle w:val="pxrr"/>
        <w:spacing w:before="180"/>
        <w:rPr>
          <w:sz w:val="24"/>
          <w:szCs w:val="24"/>
        </w:rPr>
      </w:pPr>
      <w:r>
        <w:rPr>
          <w:rStyle w:val="pxvis"/>
          <w:rFonts w:cs="Arial"/>
          <w:bCs/>
          <w:szCs w:val="28"/>
        </w:rPr>
        <w:t>Research References</w:t>
      </w:r>
    </w:p>
    <w:p w14:paraId="310318A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rc.ref.id="I003TG0"</w:instrText>
      </w:r>
      <w:r>
        <w:rPr>
          <w:rStyle w:val="pxrc"/>
        </w:rPr>
        <w:fldChar w:fldCharType="end"/>
      </w:r>
      <w:r>
        <w:rPr>
          <w:rStyle w:val="pxrc"/>
        </w:rPr>
        <w:t>Exemption of charitable or educational organization from sales or use tax, 69 A.L.R.5th 477</w:t>
      </w:r>
      <w:r>
        <w:t>.</w:t>
      </w:r>
    </w:p>
    <w:p w14:paraId="5ED68A60"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rc.ref.id="I006MKW"</w:instrText>
      </w:r>
      <w:r>
        <w:rPr>
          <w:rStyle w:val="pxrc"/>
        </w:rPr>
        <w:fldChar w:fldCharType="end"/>
      </w:r>
      <w:r>
        <w:rPr>
          <w:rStyle w:val="pxrc"/>
        </w:rPr>
        <w:t>Exemption of religious organization from sales or use tax, 54 A.L.R.3d 1204</w:t>
      </w:r>
      <w:r>
        <w:t>.</w:t>
      </w:r>
    </w:p>
    <w:p w14:paraId="6787636F" w14:textId="77777777" w:rsidR="00000000" w:rsidRDefault="00000000">
      <w:pPr>
        <w:pStyle w:val="pxrrp"/>
      </w:pPr>
    </w:p>
  </w:footnote>
  <w:footnote w:id="41">
    <w:p w14:paraId="4FFE7C01" w14:textId="77777777" w:rsidR="00FB29D8" w:rsidRDefault="00FB29D8">
      <w:pPr>
        <w:rPr>
          <w:rStyle w:val="FootnoteReference"/>
        </w:rPr>
      </w:pPr>
      <w:r w:rsidRPr="005A13DD">
        <w:rPr>
          <w:rStyle w:val="FootnoteReference"/>
        </w:rPr>
        <w:t>3</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fn.fnref="36"</w:instrText>
      </w:r>
      <w:r>
        <w:rPr>
          <w:rStyle w:val="FootnoteReference"/>
        </w:rPr>
        <w:fldChar w:fldCharType="end"/>
      </w:r>
    </w:p>
    <w:p w14:paraId="70E814A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st.ref.id="I001STP"</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11-2703(4)</w:t>
      </w:r>
      <w:r>
        <w:t>.</w:t>
      </w:r>
    </w:p>
    <w:p w14:paraId="126DC9F4" w14:textId="77777777" w:rsidR="00000000" w:rsidRDefault="00000000">
      <w:pPr>
        <w:pStyle w:val="pxp"/>
      </w:pPr>
    </w:p>
  </w:footnote>
  <w:footnote w:id="42">
    <w:p w14:paraId="18E9436D" w14:textId="77777777" w:rsidR="00FB29D8" w:rsidRDefault="00FB29D8">
      <w:pPr>
        <w:rPr>
          <w:rStyle w:val="FootnoteReference"/>
        </w:rPr>
      </w:pPr>
      <w:r w:rsidRPr="005A13DD">
        <w:rPr>
          <w:rStyle w:val="FootnoteReference"/>
        </w:rPr>
        <w:t>3</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fn.fnref="37"</w:instrText>
      </w:r>
      <w:r>
        <w:rPr>
          <w:rStyle w:val="FootnoteReference"/>
        </w:rPr>
        <w:fldChar w:fldCharType="end"/>
      </w:r>
    </w:p>
    <w:p w14:paraId="47CC5F66"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st.ref.id="I001STN"</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11-704(a)(4)</w:t>
      </w:r>
      <w:r>
        <w:t>.</w:t>
      </w:r>
    </w:p>
    <w:p w14:paraId="0674ABBE" w14:textId="77777777" w:rsidR="00000000" w:rsidRDefault="00000000">
      <w:pPr>
        <w:pStyle w:val="pxp"/>
      </w:pPr>
    </w:p>
  </w:footnote>
  <w:footnote w:id="43">
    <w:p w14:paraId="44ED49C7" w14:textId="77777777" w:rsidR="00FB29D8" w:rsidRDefault="00FB29D8">
      <w:pPr>
        <w:rPr>
          <w:rStyle w:val="FootnoteReference"/>
        </w:rPr>
      </w:pPr>
      <w:r w:rsidRPr="005A13DD">
        <w:rPr>
          <w:rStyle w:val="FootnoteReference"/>
        </w:rPr>
        <w:t>3</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fn.fnref="38"</w:instrText>
      </w:r>
      <w:r>
        <w:rPr>
          <w:rStyle w:val="FootnoteReference"/>
        </w:rPr>
        <w:fldChar w:fldCharType="end"/>
      </w:r>
    </w:p>
    <w:p w14:paraId="5E342225"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st.ref.id="I001SSI"</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11-2203(6)</w:t>
      </w:r>
      <w:r>
        <w:t>.</w:t>
      </w:r>
    </w:p>
    <w:p w14:paraId="110ED0E4" w14:textId="77777777" w:rsidR="00000000" w:rsidRDefault="00000000">
      <w:pPr>
        <w:pStyle w:val="pxp"/>
      </w:pPr>
    </w:p>
  </w:footnote>
  <w:footnote w:id="44">
    <w:p w14:paraId="00708071" w14:textId="77777777" w:rsidR="00FB29D8" w:rsidRDefault="00FB29D8">
      <w:pPr>
        <w:rPr>
          <w:rStyle w:val="FootnoteReference"/>
        </w:rPr>
      </w:pPr>
      <w:r w:rsidRPr="005A13DD">
        <w:rPr>
          <w:rStyle w:val="FootnoteReference"/>
        </w:rPr>
        <w:t>3</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fn.fnref="39"</w:instrText>
      </w:r>
      <w:r>
        <w:rPr>
          <w:rStyle w:val="FootnoteReference"/>
        </w:rPr>
        <w:fldChar w:fldCharType="end"/>
      </w:r>
    </w:p>
    <w:p w14:paraId="76FC18B5"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st.ref.id="I0010CE"</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11-2502(e)</w:t>
      </w:r>
      <w:r>
        <w:t>.</w:t>
      </w:r>
    </w:p>
    <w:p w14:paraId="404CD7A8" w14:textId="77777777" w:rsidR="00000000" w:rsidRDefault="00000000">
      <w:pPr>
        <w:pStyle w:val="pxp"/>
      </w:pPr>
    </w:p>
  </w:footnote>
  <w:footnote w:id="45">
    <w:p w14:paraId="5EFA2FCE" w14:textId="77777777" w:rsidR="00FB29D8" w:rsidRDefault="00FB29D8">
      <w:pPr>
        <w:rPr>
          <w:rStyle w:val="FootnoteReference"/>
        </w:rPr>
      </w:pPr>
      <w:r w:rsidRPr="005A13DD">
        <w:rPr>
          <w:rStyle w:val="FootnoteReference"/>
        </w:rPr>
        <w:t>4</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fn.fnref="40"</w:instrText>
      </w:r>
      <w:r>
        <w:rPr>
          <w:rStyle w:val="FootnoteReference"/>
        </w:rPr>
        <w:fldChar w:fldCharType="end"/>
      </w:r>
    </w:p>
    <w:p w14:paraId="3F08E1A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st.ref.id="I003THA"</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11-2403(d)</w:t>
      </w:r>
      <w:r>
        <w:t>.</w:t>
      </w:r>
    </w:p>
    <w:p w14:paraId="52C4B7A0" w14:textId="77777777" w:rsidR="00000000" w:rsidRDefault="00000000">
      <w:pPr>
        <w:pStyle w:val="pxp"/>
      </w:pPr>
    </w:p>
  </w:footnote>
  <w:footnote w:id="46">
    <w:p w14:paraId="5FC562AB" w14:textId="77777777" w:rsidR="00FB29D8" w:rsidRDefault="00FB29D8">
      <w:pPr>
        <w:rPr>
          <w:rStyle w:val="FootnoteReference"/>
        </w:rPr>
      </w:pPr>
      <w:r w:rsidRPr="005A13DD">
        <w:rPr>
          <w:rStyle w:val="FootnoteReference"/>
        </w:rPr>
        <w:t>4</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fn.fnref="41"</w:instrText>
      </w:r>
      <w:r>
        <w:rPr>
          <w:rStyle w:val="FootnoteReference"/>
        </w:rPr>
        <w:fldChar w:fldCharType="end"/>
      </w:r>
    </w:p>
    <w:p w14:paraId="32672964"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st.ref.id="I001SSF"</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11-1405(a)(4)</w:t>
      </w:r>
      <w:r>
        <w:t>.</w:t>
      </w:r>
    </w:p>
    <w:p w14:paraId="3AABB10D" w14:textId="77777777" w:rsidR="00000000" w:rsidRDefault="00000000">
      <w:pPr>
        <w:pStyle w:val="pxp"/>
      </w:pPr>
    </w:p>
  </w:footnote>
  <w:footnote w:id="47">
    <w:p w14:paraId="67B423C0" w14:textId="77777777" w:rsidR="00FB29D8" w:rsidRDefault="00FB29D8">
      <w:pPr>
        <w:rPr>
          <w:rStyle w:val="FootnoteReference"/>
        </w:rPr>
      </w:pPr>
      <w:r w:rsidRPr="005A13DD">
        <w:rPr>
          <w:rStyle w:val="FootnoteReference"/>
        </w:rPr>
        <w:t>4</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fn.fnref="42"</w:instrText>
      </w:r>
      <w:r>
        <w:rPr>
          <w:rStyle w:val="FootnoteReference"/>
        </w:rPr>
        <w:fldChar w:fldCharType="end"/>
      </w:r>
    </w:p>
    <w:p w14:paraId="04CC6966"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st.ref.id="I0010CH"</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1230(d)</w:t>
      </w:r>
      <w:r>
        <w:t>.</w:t>
      </w:r>
    </w:p>
    <w:p w14:paraId="30F43011" w14:textId="77777777" w:rsidR="00000000" w:rsidRDefault="00000000">
      <w:pPr>
        <w:pStyle w:val="pxp"/>
      </w:pPr>
    </w:p>
  </w:footnote>
  <w:footnote w:id="48">
    <w:p w14:paraId="22E4D6FE" w14:textId="77777777" w:rsidR="00FB29D8" w:rsidRDefault="00FB29D8">
      <w:pPr>
        <w:rPr>
          <w:rStyle w:val="FootnoteReference"/>
        </w:rPr>
      </w:pPr>
      <w:r w:rsidRPr="005A13DD">
        <w:rPr>
          <w:rStyle w:val="FootnoteReference"/>
        </w:rPr>
        <w:t>4</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fn.fnref="43"</w:instrText>
      </w:r>
      <w:r>
        <w:rPr>
          <w:rStyle w:val="FootnoteReference"/>
        </w:rPr>
        <w:fldChar w:fldCharType="end"/>
      </w:r>
    </w:p>
    <w:p w14:paraId="40188772"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st.ref.id="I003THD"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 xml:space="preserve">. </w:t>
      </w:r>
      <w:r>
        <w:rPr>
          <w:rStyle w:val="pxst"/>
          <w:color w:val="FF0000"/>
          <w:sz w:val="20"/>
          <w:szCs w:val="20"/>
          <w:vertAlign w:val="superscript"/>
        </w:rPr>
        <w:t>►</w:t>
      </w:r>
      <w:r>
        <w:rPr>
          <w:rStyle w:val="pxst"/>
        </w:rPr>
        <w:fldChar w:fldCharType="begin"/>
      </w:r>
      <w:r>
        <w:rPr>
          <w:rStyle w:val="pxst"/>
        </w:rPr>
        <w:instrText>st.ref.id="I001SSD"</w:instrText>
      </w:r>
      <w:r>
        <w:rPr>
          <w:rStyle w:val="pxst"/>
        </w:rPr>
        <w:fldChar w:fldCharType="end"/>
      </w:r>
      <w:r>
        <w:rPr>
          <w:rStyle w:val="pxst"/>
        </w:rPr>
        <w:t>IRS Form 990</w:t>
      </w:r>
      <w:r>
        <w:t xml:space="preserve"> is used for this. If the exempt organization is a private foundation (discussed later), the form is 990</w:t>
      </w:r>
      <w:ins w:id="96" w:author="Cara Cardinale" w:date="2025-01-14T11:42:00Z">
        <w:r w:rsidR="0001576E">
          <w:t>-</w:t>
        </w:r>
      </w:ins>
      <w:del w:id="97" w:author="Cara Cardinale" w:date="2025-01-14T11:42:00Z">
        <w:r w:rsidDel="0001576E">
          <w:delText xml:space="preserve"> </w:delText>
        </w:r>
      </w:del>
      <w:r>
        <w:t>PF.</w:t>
      </w:r>
    </w:p>
    <w:p w14:paraId="0810EA99" w14:textId="77777777" w:rsidR="00000000" w:rsidRDefault="00000000">
      <w:pPr>
        <w:pStyle w:val="pxp"/>
      </w:pPr>
    </w:p>
  </w:footnote>
  <w:footnote w:id="49">
    <w:p w14:paraId="0C049C51" w14:textId="77777777" w:rsidR="00FB29D8" w:rsidRDefault="00FB29D8">
      <w:pPr>
        <w:rPr>
          <w:rStyle w:val="FootnoteReference"/>
        </w:rPr>
      </w:pPr>
      <w:r w:rsidRPr="005A13DD">
        <w:rPr>
          <w:rStyle w:val="FootnoteReference"/>
        </w:rPr>
        <w:t>4</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fn.fnref="44"</w:instrText>
      </w:r>
      <w:r>
        <w:rPr>
          <w:rStyle w:val="FootnoteReference"/>
        </w:rPr>
        <w:fldChar w:fldCharType="end"/>
      </w:r>
    </w:p>
    <w:p w14:paraId="27ED93C3"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st.ref.id="I0010CJ"</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6041, 6042, 6050I</w:t>
      </w:r>
      <w:r>
        <w:t>.</w:t>
      </w:r>
    </w:p>
    <w:p w14:paraId="604A6C7D" w14:textId="77777777" w:rsidR="00000000" w:rsidRDefault="00000000">
      <w:pPr>
        <w:pStyle w:val="pxp"/>
      </w:pPr>
    </w:p>
  </w:footnote>
  <w:footnote w:id="50">
    <w:p w14:paraId="2230F0A5" w14:textId="77777777" w:rsidR="00FB29D8" w:rsidRDefault="00FB29D8">
      <w:pPr>
        <w:rPr>
          <w:rStyle w:val="FootnoteReference"/>
        </w:rPr>
      </w:pPr>
      <w:r w:rsidRPr="005A13DD">
        <w:rPr>
          <w:rStyle w:val="FootnoteReference"/>
        </w:rPr>
        <w:t>4</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fn.fnref="45"</w:instrText>
      </w:r>
      <w:r>
        <w:rPr>
          <w:rStyle w:val="FootnoteReference"/>
        </w:rPr>
        <w:fldChar w:fldCharType="end"/>
      </w:r>
    </w:p>
    <w:p w14:paraId="4A8CBFBC"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st.ref.id="I001SMP"</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1.6050L-1(f)(2)</w:t>
      </w:r>
      <w:r>
        <w:t>. The form is 8282.</w:t>
      </w:r>
    </w:p>
    <w:p w14:paraId="14A46851" w14:textId="77777777" w:rsidR="00000000" w:rsidRDefault="00000000">
      <w:pPr>
        <w:pStyle w:val="pxp"/>
      </w:pPr>
    </w:p>
  </w:footnote>
  <w:footnote w:id="51">
    <w:p w14:paraId="024296D0"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FA0638E"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st.ref.id="I001SMN"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1.501(a)-1</w:t>
      </w:r>
      <w:del w:id="106" w:author="Cara Cardinale" w:date="2025-01-14T11:47:00Z">
        <w:r w:rsidDel="0001576E">
          <w:rPr>
            <w:rStyle w:val="pxst"/>
          </w:rPr>
          <w:delText>T</w:delText>
        </w:r>
      </w:del>
      <w:r>
        <w:rPr>
          <w:rStyle w:val="pxst"/>
        </w:rPr>
        <w:t>(a)(2)</w:t>
      </w:r>
      <w:r>
        <w:t>.</w:t>
      </w:r>
    </w:p>
    <w:p w14:paraId="57182F0E" w14:textId="77777777" w:rsidR="00FB29D8" w:rsidRDefault="00FB29D8">
      <w:pPr>
        <w:pStyle w:val="pxrr"/>
        <w:spacing w:before="180"/>
        <w:rPr>
          <w:sz w:val="24"/>
          <w:szCs w:val="24"/>
        </w:rPr>
      </w:pPr>
      <w:r>
        <w:rPr>
          <w:rStyle w:val="pxvis"/>
          <w:rFonts w:cs="Arial"/>
          <w:bCs/>
          <w:szCs w:val="28"/>
        </w:rPr>
        <w:t>Research References</w:t>
      </w:r>
    </w:p>
    <w:p w14:paraId="55D20F37"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rc.ref.id="I0010I9"</w:instrText>
      </w:r>
      <w:r>
        <w:rPr>
          <w:rStyle w:val="pxrc"/>
        </w:rPr>
        <w:fldChar w:fldCharType="end"/>
      </w:r>
      <w:r>
        <w:rPr>
          <w:rStyle w:val="pxrc"/>
        </w:rPr>
        <w:t>RIA Federal Tax Coordinator 2d &amp;pp;D-4000 et seq.</w:t>
      </w:r>
    </w:p>
    <w:p w14:paraId="769E96BB" w14:textId="77777777" w:rsidR="00000000" w:rsidRDefault="00000000">
      <w:pPr>
        <w:pStyle w:val="pxrrp"/>
      </w:pPr>
    </w:p>
  </w:footnote>
  <w:footnote w:id="52">
    <w:p w14:paraId="3D097766"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F365A73"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st.ref.id="I001SMI"</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w:t>
      </w:r>
      <w:del w:id="107" w:author="Cara Cardinale" w:date="2025-01-14T11:53:00Z">
        <w:r w:rsidDel="00DD1436">
          <w:rPr>
            <w:rStyle w:val="pxst"/>
          </w:rPr>
          <w:delText>T</w:delText>
        </w:r>
      </w:del>
      <w:r>
        <w:rPr>
          <w:rStyle w:val="pxst"/>
        </w:rPr>
        <w:t>(a)(2)(i)</w:t>
      </w:r>
      <w:r>
        <w:t>.</w:t>
      </w:r>
    </w:p>
    <w:p w14:paraId="5338B1D0" w14:textId="77777777" w:rsidR="00FB29D8" w:rsidRDefault="00FB29D8">
      <w:pPr>
        <w:pStyle w:val="pxrr"/>
        <w:spacing w:before="180"/>
        <w:rPr>
          <w:sz w:val="24"/>
          <w:szCs w:val="24"/>
        </w:rPr>
      </w:pPr>
      <w:r>
        <w:rPr>
          <w:rStyle w:val="pxvis"/>
          <w:rFonts w:cs="Arial"/>
          <w:bCs/>
          <w:szCs w:val="28"/>
        </w:rPr>
        <w:t>Research References</w:t>
      </w:r>
    </w:p>
    <w:p w14:paraId="410A4FB4" w14:textId="77777777" w:rsidR="00FB29D8" w:rsidRDefault="00FB29D8">
      <w:pPr>
        <w:pStyle w:val="pxrrp"/>
      </w:pPr>
      <w:r>
        <w:t xml:space="preserve">Application for exempt status, </w:t>
      </w:r>
      <w:r>
        <w:rPr>
          <w:rStyle w:val="pxrc"/>
          <w:color w:val="FF0000"/>
          <w:sz w:val="20"/>
          <w:szCs w:val="20"/>
          <w:vertAlign w:val="superscript"/>
        </w:rPr>
        <w:t>►</w:t>
      </w:r>
      <w:r>
        <w:rPr>
          <w:rStyle w:val="pxrc"/>
        </w:rPr>
        <w:fldChar w:fldCharType="begin"/>
      </w:r>
      <w:r>
        <w:rPr>
          <w:rStyle w:val="pxrc"/>
        </w:rPr>
        <w:instrText>rc.ref.id="I0010IE"</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10:57</w:t>
      </w:r>
      <w:r>
        <w:t>.</w:t>
      </w:r>
    </w:p>
    <w:p w14:paraId="43A08FBF" w14:textId="77777777" w:rsidR="00000000" w:rsidRDefault="00000000">
      <w:pPr>
        <w:pStyle w:val="pxrrp"/>
      </w:pPr>
    </w:p>
  </w:footnote>
  <w:footnote w:id="53">
    <w:p w14:paraId="01B766AF"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3EB084F"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t xml:space="preserve">Certain organizations do not file an official form. See </w:t>
      </w:r>
      <w:r>
        <w:rPr>
          <w:rStyle w:val="pxst"/>
          <w:color w:val="FF0000"/>
          <w:sz w:val="20"/>
          <w:szCs w:val="20"/>
          <w:vertAlign w:val="superscript"/>
        </w:rPr>
        <w:t>►</w:t>
      </w:r>
      <w:r>
        <w:rPr>
          <w:rStyle w:val="pxst"/>
        </w:rPr>
        <w:fldChar w:fldCharType="begin"/>
      </w:r>
      <w:r>
        <w:rPr>
          <w:rStyle w:val="pxst"/>
        </w:rPr>
        <w:instrText>st.ref.id="I001SLC"</w:instrText>
      </w:r>
      <w:r>
        <w:rPr>
          <w:rStyle w:val="pxst"/>
        </w:rPr>
        <w:fldChar w:fldCharType="end"/>
      </w:r>
      <w:r>
        <w:rPr>
          <w:rStyle w:val="pxst"/>
        </w:rPr>
        <w:t>I.R.S. Pub. 557</w:t>
      </w:r>
      <w:r>
        <w:t>.</w:t>
      </w:r>
    </w:p>
    <w:p w14:paraId="1AAABC82" w14:textId="77777777" w:rsidR="00000000" w:rsidRDefault="00000000">
      <w:pPr>
        <w:pStyle w:val="pxp"/>
      </w:pPr>
    </w:p>
  </w:footnote>
  <w:footnote w:id="54">
    <w:p w14:paraId="230E90BC"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0D3370B"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st.ref.id="I003TOG"</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41F3640F"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t xml:space="preserve">See also </w:t>
      </w:r>
      <w:r>
        <w:rPr>
          <w:rStyle w:val="pxcc"/>
          <w:color w:val="FF0000"/>
          <w:sz w:val="20"/>
          <w:szCs w:val="20"/>
          <w:vertAlign w:val="superscript"/>
        </w:rPr>
        <w:t>►</w:t>
      </w:r>
      <w:r>
        <w:rPr>
          <w:rStyle w:val="pxcc"/>
        </w:rPr>
        <w:fldChar w:fldCharType="begin"/>
      </w:r>
      <w:r>
        <w:rPr>
          <w:rStyle w:val="pxcc"/>
        </w:rPr>
        <w:instrText>cc.ref.id="I001SLA"</w:instrText>
      </w:r>
      <w:r>
        <w:rPr>
          <w:rStyle w:val="pxcc"/>
        </w:rPr>
        <w:fldChar w:fldCharType="end"/>
      </w:r>
      <w:r>
        <w:rPr>
          <w:rStyle w:val="pxcc"/>
        </w:rPr>
        <w:t>National Paralegal Inst. Coalition v. C.I.R., T.C. Memo. 2005-293, T.C.M. (RIA) P 2005-293 (2005)</w:t>
      </w:r>
      <w:r>
        <w:t xml:space="preserve">, where the Service reviews procedural aspects of filing </w:t>
      </w:r>
      <w:r>
        <w:rPr>
          <w:rStyle w:val="pxsst"/>
          <w:color w:val="FF0000"/>
          <w:sz w:val="20"/>
          <w:szCs w:val="20"/>
          <w:vertAlign w:val="superscript"/>
        </w:rPr>
        <w:t>►</w:t>
      </w:r>
      <w:r>
        <w:rPr>
          <w:rStyle w:val="pxsst"/>
        </w:rPr>
        <w:fldChar w:fldCharType="begin"/>
      </w:r>
      <w:r>
        <w:rPr>
          <w:rStyle w:val="pxsst"/>
        </w:rPr>
        <w:instrText>sst.ref.id="I0010JM"</w:instrText>
      </w:r>
      <w:r>
        <w:rPr>
          <w:rStyle w:val="pxsst"/>
        </w:rPr>
        <w:fldChar w:fldCharType="end"/>
      </w:r>
      <w:r>
        <w:rPr>
          <w:rStyle w:val="pxsst"/>
        </w:rPr>
        <w:t>Form 1023</w:t>
      </w:r>
      <w:r>
        <w:t>.</w:t>
      </w:r>
    </w:p>
    <w:p w14:paraId="31525CBB" w14:textId="77777777" w:rsidR="00000000" w:rsidRDefault="00000000">
      <w:pPr>
        <w:pStyle w:val="pxp"/>
      </w:pPr>
    </w:p>
  </w:footnote>
  <w:footnote w:id="55">
    <w:p w14:paraId="3FBC499A"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560605A"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st.ref.id="I003TOI"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501(c)(2)</w:t>
      </w:r>
      <w:r>
        <w:t>.</w:t>
      </w:r>
    </w:p>
    <w:p w14:paraId="4D5D3A81" w14:textId="77777777" w:rsidR="00000000" w:rsidRDefault="00000000">
      <w:pPr>
        <w:pStyle w:val="pxp"/>
      </w:pPr>
    </w:p>
  </w:footnote>
  <w:footnote w:id="56">
    <w:p w14:paraId="0C9A5097"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7126FA6"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st.ref.id="I001KQB"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3951EF06" w14:textId="77777777" w:rsidR="00000000" w:rsidRDefault="00000000">
      <w:pPr>
        <w:pStyle w:val="pxp"/>
      </w:pPr>
    </w:p>
  </w:footnote>
  <w:footnote w:id="57">
    <w:p w14:paraId="174B8A1B"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7FDE7E1"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st.ref.id="I0018EL"</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501(c)(5)</w:t>
      </w:r>
      <w:r>
        <w:t>.</w:t>
      </w:r>
    </w:p>
    <w:p w14:paraId="72B573CF" w14:textId="77777777" w:rsidR="00000000" w:rsidRDefault="00000000">
      <w:pPr>
        <w:pStyle w:val="pxp"/>
      </w:pPr>
    </w:p>
  </w:footnote>
  <w:footnote w:id="58">
    <w:p w14:paraId="3628BA92"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38A3BF2"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st.ref.id="I001KQ8"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501(c)(6)</w:t>
      </w:r>
      <w:r>
        <w:t>.</w:t>
      </w:r>
    </w:p>
    <w:p w14:paraId="792A82A2" w14:textId="77777777" w:rsidR="00000000" w:rsidRDefault="00000000">
      <w:pPr>
        <w:pStyle w:val="pxp"/>
      </w:pPr>
    </w:p>
  </w:footnote>
  <w:footnote w:id="59">
    <w:p w14:paraId="6EE28B3E"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404B640"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st.ref.id="I0018EO"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501(c)(7)</w:t>
      </w:r>
      <w:r>
        <w:t>.</w:t>
      </w:r>
    </w:p>
    <w:p w14:paraId="43D057F1" w14:textId="77777777" w:rsidR="00FB29D8" w:rsidRDefault="00FB29D8">
      <w:pPr>
        <w:pStyle w:val="pxrr"/>
        <w:spacing w:before="180"/>
        <w:rPr>
          <w:sz w:val="24"/>
          <w:szCs w:val="24"/>
        </w:rPr>
      </w:pPr>
      <w:r>
        <w:rPr>
          <w:rStyle w:val="pxvis"/>
          <w:rFonts w:cs="Arial"/>
          <w:bCs/>
          <w:szCs w:val="28"/>
        </w:rPr>
        <w:t>Research References</w:t>
      </w:r>
    </w:p>
    <w:p w14:paraId="2ACA9636" w14:textId="77777777"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rc.ref.id="I0041JK"</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108" w:author="Cara Cardinale" w:date="2025-01-13T22:27:00Z">
        <w:r w:rsidDel="002C4033">
          <w:rPr>
            <w:rStyle w:val="pxrc"/>
          </w:rPr>
          <w:delText>10:74</w:delText>
        </w:r>
      </w:del>
      <w:ins w:id="109" w:author="Cara Cardinale" w:date="2025-01-13T22:27:00Z">
        <w:r w:rsidR="002C4033">
          <w:rPr>
            <w:rStyle w:val="pxrc"/>
          </w:rPr>
          <w:t>10:75</w:t>
        </w:r>
      </w:ins>
      <w:r>
        <w:t>.</w:t>
      </w:r>
    </w:p>
    <w:p w14:paraId="38F17168" w14:textId="77777777" w:rsidR="00000000" w:rsidRDefault="00000000">
      <w:pPr>
        <w:pStyle w:val="pxrrp"/>
      </w:pPr>
    </w:p>
  </w:footnote>
  <w:footnote w:id="60">
    <w:p w14:paraId="219869D1"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F2031E4"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st.ref.id="I001KQ6"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501(c)(8) or (10)</w:t>
      </w:r>
      <w:r>
        <w:t>.</w:t>
      </w:r>
    </w:p>
    <w:p w14:paraId="4126F628" w14:textId="77777777" w:rsidR="00000000" w:rsidRDefault="00000000">
      <w:pPr>
        <w:pStyle w:val="pxp"/>
      </w:pPr>
    </w:p>
  </w:footnote>
  <w:footnote w:id="61">
    <w:p w14:paraId="0EBE3FF7"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33A89BA2"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st.ref.id="I0041JM"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501(c)(9)</w:t>
      </w:r>
      <w:r>
        <w:t>.</w:t>
      </w:r>
    </w:p>
    <w:p w14:paraId="66675277" w14:textId="77777777" w:rsidR="00FB29D8" w:rsidRDefault="00FB29D8">
      <w:pPr>
        <w:pStyle w:val="pxrr"/>
        <w:spacing w:before="180"/>
        <w:rPr>
          <w:sz w:val="24"/>
          <w:szCs w:val="24"/>
        </w:rPr>
      </w:pPr>
      <w:r>
        <w:rPr>
          <w:rStyle w:val="pxvis"/>
          <w:rFonts w:cs="Arial"/>
          <w:bCs/>
          <w:szCs w:val="28"/>
        </w:rPr>
        <w:t>Research References</w:t>
      </w:r>
    </w:p>
    <w:p w14:paraId="24D39D69" w14:textId="77777777" w:rsidR="00FB29D8" w:rsidRDefault="00FB29D8">
      <w:pPr>
        <w:pStyle w:val="pxrrp"/>
      </w:pPr>
      <w:r>
        <w:t xml:space="preserve">Voluntary Employee Benefit Associations (VEBAs), </w:t>
      </w:r>
      <w:r>
        <w:rPr>
          <w:rStyle w:val="pxrc"/>
          <w:color w:val="FF0000"/>
          <w:sz w:val="20"/>
          <w:szCs w:val="20"/>
          <w:vertAlign w:val="superscript"/>
        </w:rPr>
        <w:t>►</w:t>
      </w:r>
      <w:r>
        <w:rPr>
          <w:rStyle w:val="pxrc"/>
        </w:rPr>
        <w:fldChar w:fldCharType="begin"/>
      </w:r>
      <w:r>
        <w:rPr>
          <w:rStyle w:val="pxrc"/>
        </w:rPr>
        <w:instrText>rc.ref.id="I001KQ3"</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ins w:id="110" w:author="Cara Cardinale" w:date="2025-01-14T12:13:00Z">
        <w:r w:rsidR="00656E0B">
          <w:rPr>
            <w:rStyle w:val="pxrc"/>
          </w:rPr>
          <w:t>6</w:t>
        </w:r>
      </w:ins>
      <w:del w:id="111" w:author="Cara Cardinale" w:date="2025-01-14T12:13:00Z">
        <w:r w:rsidDel="00656E0B">
          <w:rPr>
            <w:rStyle w:val="pxrc"/>
          </w:rPr>
          <w:delText>5</w:delText>
        </w:r>
      </w:del>
      <w:r>
        <w:t>.</w:t>
      </w:r>
    </w:p>
    <w:p w14:paraId="654A9A7C" w14:textId="77777777" w:rsidR="00000000" w:rsidRDefault="00000000">
      <w:pPr>
        <w:pStyle w:val="pxrrp"/>
      </w:pPr>
    </w:p>
  </w:footnote>
  <w:footnote w:id="62">
    <w:p w14:paraId="7A1582FA"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264E9B4C"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st.ref.id="I001KOY"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501(c)(12)</w:t>
      </w:r>
      <w:r>
        <w:t>.</w:t>
      </w:r>
    </w:p>
    <w:p w14:paraId="30A86A6F" w14:textId="77777777" w:rsidR="00000000" w:rsidRDefault="00000000">
      <w:pPr>
        <w:pStyle w:val="pxp"/>
      </w:pPr>
    </w:p>
  </w:footnote>
  <w:footnote w:id="63">
    <w:p w14:paraId="4807E42A"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71C8EFCE"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st.ref.id="I001KOV"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501(c)(13)</w:t>
      </w:r>
      <w:r>
        <w:t>.</w:t>
      </w:r>
    </w:p>
    <w:p w14:paraId="44A495CA" w14:textId="77777777" w:rsidR="00000000" w:rsidRDefault="00000000">
      <w:pPr>
        <w:pStyle w:val="pxp"/>
      </w:pPr>
    </w:p>
  </w:footnote>
  <w:footnote w:id="64">
    <w:p w14:paraId="79134C35"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745F87AF"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st.ref.id="I0018G1"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501(c)(15)</w:t>
      </w:r>
      <w:r>
        <w:t>.</w:t>
      </w:r>
    </w:p>
    <w:p w14:paraId="0FE53D49" w14:textId="77777777" w:rsidR="00000000" w:rsidRDefault="00000000">
      <w:pPr>
        <w:pStyle w:val="pxp"/>
      </w:pPr>
    </w:p>
  </w:footnote>
  <w:footnote w:id="65">
    <w:p w14:paraId="686CE4F8"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3498FAED"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st.ref.id="I001KOT"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501(c)(17)</w:t>
      </w:r>
      <w:r>
        <w:t>.</w:t>
      </w:r>
    </w:p>
    <w:p w14:paraId="6BDF2119" w14:textId="77777777" w:rsidR="00000000" w:rsidRDefault="00000000">
      <w:pPr>
        <w:pStyle w:val="pxp"/>
      </w:pPr>
    </w:p>
  </w:footnote>
  <w:footnote w:id="66">
    <w:p w14:paraId="6A05B577"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780F79F5"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st.ref.id="I0018G3"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501(c)(19)</w:t>
      </w:r>
      <w:r>
        <w:t>.</w:t>
      </w:r>
    </w:p>
    <w:p w14:paraId="04C6A325" w14:textId="77777777" w:rsidR="00000000" w:rsidRDefault="00000000">
      <w:pPr>
        <w:pStyle w:val="pxp"/>
      </w:pPr>
    </w:p>
  </w:footnote>
  <w:footnote w:id="67">
    <w:p w14:paraId="536D6EB9"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283D9676"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st.ref.id="I001KJ3"</w:instrText>
      </w:r>
      <w:r>
        <w:rPr>
          <w:rStyle w:val="pxst"/>
        </w:rPr>
        <w:fldChar w:fldCharType="end"/>
      </w:r>
      <w:r>
        <w:rPr>
          <w:rStyle w:val="pxst"/>
        </w:rPr>
        <w:t>I.R.S. Pub. 557</w:t>
      </w:r>
      <w:r>
        <w:t>.</w:t>
      </w:r>
    </w:p>
    <w:p w14:paraId="5DC1EBE1" w14:textId="77777777" w:rsidR="00000000" w:rsidRDefault="00000000">
      <w:pPr>
        <w:pStyle w:val="pxp"/>
      </w:pPr>
    </w:p>
  </w:footnote>
  <w:footnote w:id="68">
    <w:p w14:paraId="73830DB9"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05B25D22"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st.ref.id="I0018LT"</w:instrText>
      </w:r>
      <w:r>
        <w:rPr>
          <w:rStyle w:val="pxst"/>
        </w:rPr>
        <w:fldChar w:fldCharType="end"/>
      </w:r>
      <w:r>
        <w:rPr>
          <w:rStyle w:val="pxst"/>
        </w:rPr>
        <w:t>I.R.S. Pub. 557</w:t>
      </w:r>
      <w:r>
        <w:t>. Do not send original documents as the documents are retained in the IRS files and cannot be returned.</w:t>
      </w:r>
    </w:p>
    <w:p w14:paraId="26AB9C9F" w14:textId="77777777" w:rsidR="00000000" w:rsidRDefault="00000000">
      <w:pPr>
        <w:pStyle w:val="pxp"/>
      </w:pPr>
    </w:p>
  </w:footnote>
  <w:footnote w:id="69">
    <w:p w14:paraId="20A44D3D"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5A33EFF4"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st.ref.id="I001KIY"</w:instrText>
      </w:r>
      <w:r>
        <w:rPr>
          <w:rStyle w:val="pxst"/>
        </w:rPr>
        <w:fldChar w:fldCharType="end"/>
      </w:r>
      <w:r>
        <w:rPr>
          <w:rStyle w:val="pxst"/>
        </w:rPr>
        <w:t>I.R.S. Pub. 557</w:t>
      </w:r>
      <w:r>
        <w:t>.</w:t>
      </w:r>
    </w:p>
    <w:p w14:paraId="158958D5" w14:textId="77777777" w:rsidR="00000000" w:rsidRDefault="00000000">
      <w:pPr>
        <w:pStyle w:val="pxp"/>
      </w:pPr>
    </w:p>
  </w:footnote>
  <w:footnote w:id="70">
    <w:p w14:paraId="51219A27"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11239B8B"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cc"/>
          <w:color w:val="FF0000"/>
          <w:sz w:val="20"/>
          <w:szCs w:val="20"/>
          <w:vertAlign w:val="superscript"/>
        </w:rPr>
        <w:t>►</w:t>
      </w:r>
      <w:r>
        <w:rPr>
          <w:rStyle w:val="pxcc"/>
        </w:rPr>
        <w:fldChar w:fldCharType="begin"/>
      </w:r>
      <w:r>
        <w:rPr>
          <w:rStyle w:val="pxcc"/>
        </w:rPr>
        <w:instrText>cc.ref.id="I001KHT"</w:instrText>
      </w:r>
      <w:r>
        <w:rPr>
          <w:rStyle w:val="pxcc"/>
        </w:rPr>
        <w:fldChar w:fldCharType="end"/>
      </w:r>
      <w:r>
        <w:rPr>
          <w:rStyle w:val="pxcc"/>
        </w:rPr>
        <w:t>Colombo Club, Inc. v. Commissioner of Internal Revenue, 54 T.C. 100, 1970 WL 2397 (1970), decision aff'd, 447 F.2d 1406 (9th Cir. 1971)</w:t>
      </w:r>
      <w:r>
        <w:t>.</w:t>
      </w:r>
    </w:p>
    <w:p w14:paraId="1E12E104" w14:textId="77777777" w:rsidR="00000000" w:rsidRDefault="00000000">
      <w:pPr>
        <w:pStyle w:val="pxp"/>
      </w:pPr>
    </w:p>
  </w:footnote>
  <w:footnote w:id="71">
    <w:p w14:paraId="554F0ECC"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54F798BA"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st.ref.id="I001KHQ"</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ins w:id="112" w:author="Cara Cardinale" w:date="2025-01-14T11:01:00Z">
        <w:r w:rsidR="00F97F28" w:rsidRPr="00F97F28">
          <w:t>1-2.11(b)(6)</w:t>
        </w:r>
      </w:ins>
      <w:del w:id="113" w:author="Cara Cardinale" w:date="2025-01-14T11:01:00Z">
        <w:r w:rsidDel="00F97F28">
          <w:rPr>
            <w:rStyle w:val="pxst"/>
          </w:rPr>
          <w:delText>1-3.4(b)(6)</w:delText>
        </w:r>
        <w:r w:rsidDel="00F97F28">
          <w:delText>.</w:delText>
        </w:r>
      </w:del>
    </w:p>
    <w:p w14:paraId="39AAF1A3" w14:textId="77777777" w:rsidR="00000000" w:rsidRDefault="00000000">
      <w:pPr>
        <w:pStyle w:val="pxp"/>
      </w:pPr>
    </w:p>
  </w:footnote>
  <w:footnote w:id="72">
    <w:p w14:paraId="6E04BA6D"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670DAFD"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st.ref.id="I001KC3"</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1.501(a)-1</w:t>
      </w:r>
      <w:del w:id="118" w:author="Cara Cardinale" w:date="2025-01-14T12:18:00Z">
        <w:r w:rsidDel="002010EC">
          <w:rPr>
            <w:rStyle w:val="pxst"/>
          </w:rPr>
          <w:delText>T</w:delText>
        </w:r>
      </w:del>
      <w:r>
        <w:rPr>
          <w:rStyle w:val="pxst"/>
        </w:rPr>
        <w:t>(a)(2)</w:t>
      </w:r>
      <w:r>
        <w:t>.</w:t>
      </w:r>
    </w:p>
    <w:p w14:paraId="728DEB42" w14:textId="77777777" w:rsidR="00000000" w:rsidRDefault="00000000">
      <w:pPr>
        <w:pStyle w:val="pxp"/>
      </w:pPr>
    </w:p>
  </w:footnote>
  <w:footnote w:id="73">
    <w:p w14:paraId="49872A87"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1775814"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st.ref.id="I0018ST"</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601.201(n)(6)</w:t>
      </w:r>
      <w:r>
        <w:t>.</w:t>
      </w:r>
    </w:p>
    <w:p w14:paraId="3A7AEBB4" w14:textId="77777777" w:rsidR="00000000" w:rsidRDefault="00000000">
      <w:pPr>
        <w:pStyle w:val="pxp"/>
      </w:pPr>
    </w:p>
  </w:footnote>
  <w:footnote w:id="74">
    <w:p w14:paraId="18B13C93"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26D8142"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st.ref.id="I001KC0"</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601.201(n)(6)(i)</w:t>
      </w:r>
      <w:r>
        <w:t>.</w:t>
      </w:r>
    </w:p>
    <w:p w14:paraId="1E04A11D" w14:textId="77777777" w:rsidR="00000000" w:rsidRDefault="00000000">
      <w:pPr>
        <w:pStyle w:val="pxp"/>
      </w:pPr>
    </w:p>
  </w:footnote>
  <w:footnote w:id="75">
    <w:p w14:paraId="32A58ABC"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3C826CA"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st.ref.id="I001KBY"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w:t>
      </w:r>
      <w:r>
        <w:t xml:space="preserve">. See </w:t>
      </w:r>
      <w:r>
        <w:rPr>
          <w:rStyle w:val="pxx"/>
          <w:color w:val="FF0000"/>
          <w:sz w:val="20"/>
          <w:szCs w:val="20"/>
          <w:vertAlign w:val="superscript"/>
        </w:rPr>
        <w:t>►</w:t>
      </w:r>
      <w:r>
        <w:rPr>
          <w:rStyle w:val="pxx"/>
        </w:rPr>
        <w:fldChar w:fldCharType="begin"/>
      </w:r>
      <w:r>
        <w:rPr>
          <w:rStyle w:val="pxx"/>
        </w:rPr>
        <w:instrText>x.ref.id="I0018SY"</w:instrText>
      </w:r>
      <w:r>
        <w:rPr>
          <w:rStyle w:val="pxx"/>
        </w:rPr>
        <w:fldChar w:fldCharType="end"/>
      </w:r>
      <w:r>
        <w:rPr>
          <w:rStyle w:val="pxx"/>
          <w:vanish/>
        </w:rPr>
        <w:t>&amp;ss;</w:t>
      </w:r>
      <w:r>
        <w:rPr>
          <w:rStyle w:val="pxvis"/>
          <w:rFonts w:ascii="Times NewRoman" w:hAnsi="Times NewRoman"/>
          <w:b w:val="0"/>
          <w:sz w:val="24"/>
        </w:rPr>
        <w:t>§§</w:t>
      </w:r>
      <w:r>
        <w:rPr>
          <w:rStyle w:val="pxx"/>
        </w:rPr>
        <w:t>31:1 et seq.</w:t>
      </w:r>
    </w:p>
    <w:p w14:paraId="0084DAB8" w14:textId="77777777" w:rsidR="00FB29D8" w:rsidRDefault="00FB29D8">
      <w:pPr>
        <w:pStyle w:val="pxrr"/>
        <w:spacing w:before="180"/>
        <w:rPr>
          <w:sz w:val="24"/>
          <w:szCs w:val="24"/>
        </w:rPr>
      </w:pPr>
      <w:r>
        <w:rPr>
          <w:rStyle w:val="pxvis"/>
          <w:rFonts w:cs="Arial"/>
          <w:bCs/>
          <w:szCs w:val="28"/>
        </w:rPr>
        <w:t>Research References</w:t>
      </w:r>
    </w:p>
    <w:p w14:paraId="03C77554" w14:textId="77777777" w:rsidR="00FB29D8" w:rsidRDefault="00FB29D8">
      <w:pPr>
        <w:pStyle w:val="pxrrp"/>
      </w:pP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rc.ref.id="I001KBV"</w:instrText>
      </w:r>
      <w:r>
        <w:rPr>
          <w:rStyle w:val="pxrc"/>
        </w:rPr>
        <w:fldChar w:fldCharType="end"/>
      </w:r>
      <w:r>
        <w:rPr>
          <w:rStyle w:val="pxrc"/>
        </w:rPr>
        <w:t>RIA Federal Tax Coordinator 2d &amp;pp;D-6650 et seq.</w:t>
      </w:r>
    </w:p>
    <w:p w14:paraId="15ECB8A3" w14:textId="77777777" w:rsidR="00000000" w:rsidRDefault="00000000">
      <w:pPr>
        <w:pStyle w:val="pxrrp"/>
      </w:pPr>
    </w:p>
  </w:footnote>
  <w:footnote w:id="76">
    <w:p w14:paraId="35740F21"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0752B41"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st.ref.id="I001KAQ"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511(a)(1)</w:t>
      </w:r>
      <w:r>
        <w:t>.</w:t>
      </w:r>
    </w:p>
    <w:p w14:paraId="6A09267E" w14:textId="77777777" w:rsidR="00FB29D8" w:rsidRDefault="00FB29D8">
      <w:pPr>
        <w:pStyle w:val="pxrr"/>
        <w:spacing w:before="180"/>
        <w:rPr>
          <w:sz w:val="24"/>
          <w:szCs w:val="24"/>
        </w:rPr>
      </w:pPr>
      <w:r>
        <w:rPr>
          <w:rStyle w:val="pxvis"/>
          <w:rFonts w:cs="Arial"/>
          <w:bCs/>
          <w:szCs w:val="28"/>
        </w:rPr>
        <w:t>Research References</w:t>
      </w:r>
    </w:p>
    <w:p w14:paraId="7C168D5B" w14:textId="77777777" w:rsidR="00FB29D8" w:rsidRDefault="00FB29D8">
      <w:pPr>
        <w:pStyle w:val="pxrrp"/>
      </w:pPr>
      <w:r>
        <w:t xml:space="preserve">Taxation of unrelated business income, </w:t>
      </w:r>
      <w:r>
        <w:rPr>
          <w:rStyle w:val="pxrc"/>
          <w:color w:val="FF0000"/>
          <w:sz w:val="20"/>
          <w:szCs w:val="20"/>
          <w:vertAlign w:val="superscript"/>
        </w:rPr>
        <w:t>►</w:t>
      </w:r>
      <w:r>
        <w:rPr>
          <w:rStyle w:val="pxrc"/>
        </w:rPr>
        <w:fldChar w:fldCharType="begin"/>
      </w:r>
      <w:r>
        <w:rPr>
          <w:rStyle w:val="pxrc"/>
        </w:rPr>
        <w:instrText>rc.ref.id="I0018U6"</w:instrText>
      </w:r>
      <w:r>
        <w:rPr>
          <w:rStyle w:val="pxrc"/>
        </w:rPr>
        <w:fldChar w:fldCharType="end"/>
      </w:r>
      <w:r>
        <w:rPr>
          <w:rStyle w:val="pxrc"/>
        </w:rPr>
        <w:t>RIA Federal Tax Coordinator 2d &amp;pp;D-6800 et seq.</w:t>
      </w:r>
    </w:p>
    <w:p w14:paraId="0839D73F" w14:textId="77777777" w:rsidR="00000000" w:rsidRDefault="00000000">
      <w:pPr>
        <w:pStyle w:val="pxrrp"/>
      </w:pPr>
    </w:p>
  </w:footnote>
  <w:footnote w:id="77">
    <w:p w14:paraId="2E0330A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B6F3DCE"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st.ref.id="I0041Z2"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w:t>
      </w:r>
      <w:r>
        <w:t xml:space="preserve">. Rentals from personal property are not exempt unless they are part of a real estate rental. </w:t>
      </w:r>
      <w:r>
        <w:rPr>
          <w:rStyle w:val="pxst"/>
          <w:color w:val="FF0000"/>
          <w:sz w:val="20"/>
          <w:szCs w:val="20"/>
          <w:vertAlign w:val="superscript"/>
        </w:rPr>
        <w:t>►</w:t>
      </w:r>
      <w:r>
        <w:rPr>
          <w:rStyle w:val="pxst"/>
        </w:rPr>
        <w:fldChar w:fldCharType="begin"/>
      </w:r>
      <w:r>
        <w:rPr>
          <w:rStyle w:val="pxst"/>
        </w:rPr>
        <w:instrText>st.ref.id="I001KAO"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512(b)(3)</w:t>
      </w:r>
      <w:r>
        <w:t>.</w:t>
      </w:r>
    </w:p>
    <w:p w14:paraId="05A2E354" w14:textId="77777777" w:rsidR="00000000" w:rsidRDefault="00000000">
      <w:pPr>
        <w:pStyle w:val="pxp"/>
      </w:pPr>
    </w:p>
  </w:footnote>
  <w:footnote w:id="78">
    <w:p w14:paraId="54F7B8AC"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E74904D"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st.ref.id="I0018U8"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513(c)</w:t>
      </w:r>
      <w:r>
        <w:t xml:space="preserve">. The share of gross income of a publicly traded partnership is also unrelated business income. </w:t>
      </w:r>
      <w:r>
        <w:rPr>
          <w:rStyle w:val="pxst"/>
          <w:color w:val="FF0000"/>
          <w:sz w:val="20"/>
          <w:szCs w:val="20"/>
          <w:vertAlign w:val="superscript"/>
        </w:rPr>
        <w:t>►</w:t>
      </w:r>
      <w:r>
        <w:rPr>
          <w:rStyle w:val="pxst"/>
        </w:rPr>
        <w:fldChar w:fldCharType="begin"/>
      </w:r>
      <w:r>
        <w:rPr>
          <w:rStyle w:val="pxst"/>
        </w:rPr>
        <w:instrText>st.ref.id="I0041Z4"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512(c)</w:t>
      </w:r>
      <w:r>
        <w:t>.</w:t>
      </w:r>
    </w:p>
    <w:p w14:paraId="18D0B071" w14:textId="77777777" w:rsidR="00FB29D8" w:rsidRDefault="00FB29D8">
      <w:pPr>
        <w:pStyle w:val="pxrr"/>
        <w:spacing w:before="180"/>
        <w:rPr>
          <w:sz w:val="24"/>
          <w:szCs w:val="24"/>
        </w:rPr>
      </w:pPr>
      <w:r>
        <w:rPr>
          <w:rStyle w:val="pxvis"/>
          <w:rFonts w:cs="Arial"/>
          <w:bCs/>
          <w:szCs w:val="28"/>
        </w:rPr>
        <w:t>Research References</w:t>
      </w:r>
    </w:p>
    <w:p w14:paraId="190DAA0F" w14:textId="77777777" w:rsidR="00FB29D8" w:rsidRDefault="00FB29D8">
      <w:pPr>
        <w:pStyle w:val="pxrrp"/>
      </w:pPr>
      <w:r>
        <w:t xml:space="preserve">Taxation of unrelated business income, </w:t>
      </w:r>
      <w:r>
        <w:rPr>
          <w:rStyle w:val="pxrc"/>
          <w:color w:val="FF0000"/>
          <w:sz w:val="20"/>
          <w:szCs w:val="20"/>
          <w:vertAlign w:val="superscript"/>
        </w:rPr>
        <w:t>►</w:t>
      </w:r>
      <w:r>
        <w:rPr>
          <w:rStyle w:val="pxrc"/>
        </w:rPr>
        <w:fldChar w:fldCharType="begin"/>
      </w:r>
      <w:r>
        <w:rPr>
          <w:rStyle w:val="pxrc"/>
        </w:rPr>
        <w:instrText>rc.ref.id="I001KAL"</w:instrText>
      </w:r>
      <w:r>
        <w:rPr>
          <w:rStyle w:val="pxrc"/>
        </w:rPr>
        <w:fldChar w:fldCharType="end"/>
      </w:r>
      <w:r>
        <w:rPr>
          <w:rStyle w:val="pxrc"/>
        </w:rPr>
        <w:t>RIA Federal Tax Coordinator 2d &amp;pp;D-6800 et seq.</w:t>
      </w:r>
    </w:p>
    <w:p w14:paraId="3C41AE1B" w14:textId="77777777" w:rsidR="00000000" w:rsidRDefault="00000000">
      <w:pPr>
        <w:pStyle w:val="pxrrp"/>
      </w:pPr>
    </w:p>
  </w:footnote>
  <w:footnote w:id="79">
    <w:p w14:paraId="3EC1258A"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2C9EFE9"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t xml:space="preserve">A special definition is provided by </w:t>
      </w:r>
      <w:r>
        <w:rPr>
          <w:rStyle w:val="pxst"/>
          <w:color w:val="FF0000"/>
          <w:sz w:val="20"/>
          <w:szCs w:val="20"/>
          <w:vertAlign w:val="superscript"/>
        </w:rPr>
        <w:t>►</w:t>
      </w:r>
      <w:r>
        <w:rPr>
          <w:rStyle w:val="pxst"/>
        </w:rPr>
        <w:fldChar w:fldCharType="begin"/>
      </w:r>
      <w:r>
        <w:rPr>
          <w:rStyle w:val="pxst"/>
        </w:rPr>
        <w:instrText>st.ref.id="I0018UB"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512(a)(3)(A)</w:t>
      </w:r>
      <w:r>
        <w:t>.</w:t>
      </w:r>
    </w:p>
    <w:p w14:paraId="680569C6" w14:textId="77777777" w:rsidR="00000000" w:rsidRDefault="00000000">
      <w:pPr>
        <w:pStyle w:val="pxp"/>
      </w:pPr>
    </w:p>
  </w:footnote>
  <w:footnote w:id="80">
    <w:p w14:paraId="32B7D09C"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0CAB7EE"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st.ref.id="I001K4Y"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511(a)(1)</w:t>
      </w:r>
      <w:r>
        <w:t>.</w:t>
      </w:r>
    </w:p>
    <w:p w14:paraId="0BFEF557" w14:textId="77777777" w:rsidR="00FB29D8" w:rsidRDefault="00FB29D8">
      <w:pPr>
        <w:pStyle w:val="pxrr"/>
        <w:spacing w:before="180"/>
        <w:rPr>
          <w:sz w:val="24"/>
          <w:szCs w:val="24"/>
        </w:rPr>
      </w:pPr>
      <w:r>
        <w:rPr>
          <w:rStyle w:val="pxvis"/>
          <w:rFonts w:cs="Arial"/>
          <w:bCs/>
          <w:szCs w:val="28"/>
        </w:rPr>
        <w:t>Research References</w:t>
      </w:r>
    </w:p>
    <w:p w14:paraId="4F16AFD8" w14:textId="77777777" w:rsidR="00FB29D8" w:rsidRDefault="00FB29D8">
      <w:pPr>
        <w:pStyle w:val="pxrrp"/>
      </w:pPr>
      <w:r>
        <w:t xml:space="preserve">Computing unrelated business income tax, </w:t>
      </w:r>
      <w:r>
        <w:rPr>
          <w:rStyle w:val="pxrc"/>
          <w:color w:val="FF0000"/>
          <w:sz w:val="20"/>
          <w:szCs w:val="20"/>
          <w:vertAlign w:val="superscript"/>
        </w:rPr>
        <w:t>►</w:t>
      </w:r>
      <w:r>
        <w:rPr>
          <w:rStyle w:val="pxrc"/>
        </w:rPr>
        <w:fldChar w:fldCharType="begin"/>
      </w:r>
      <w:r>
        <w:rPr>
          <w:rStyle w:val="pxrc"/>
        </w:rPr>
        <w:instrText>rc.ref.id="I0018ZY"</w:instrText>
      </w:r>
      <w:r>
        <w:rPr>
          <w:rStyle w:val="pxrc"/>
        </w:rPr>
        <w:fldChar w:fldCharType="end"/>
      </w:r>
      <w:r>
        <w:rPr>
          <w:rStyle w:val="pxrc"/>
        </w:rPr>
        <w:t>RIA Federal Tax Coordinator 2d &amp;pp;D-6900 et seq.</w:t>
      </w:r>
    </w:p>
    <w:p w14:paraId="3464D5E0" w14:textId="77777777" w:rsidR="00000000" w:rsidRDefault="00000000">
      <w:pPr>
        <w:pStyle w:val="pxrrp"/>
      </w:pPr>
    </w:p>
  </w:footnote>
  <w:footnote w:id="81">
    <w:p w14:paraId="1B6DB523"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ACAD37C"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st.ref.id="I001K4V"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513(a)</w:t>
      </w:r>
      <w:r>
        <w:t>.</w:t>
      </w:r>
    </w:p>
    <w:p w14:paraId="322018BC" w14:textId="77777777" w:rsidR="00000000" w:rsidRDefault="00000000">
      <w:pPr>
        <w:pStyle w:val="pxp"/>
      </w:pPr>
    </w:p>
  </w:footnote>
  <w:footnote w:id="82">
    <w:p w14:paraId="1461B23A"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2FF0AF4"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st.ref.id="I001K4T"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0D53E8BE" w14:textId="77777777" w:rsidR="00FB29D8" w:rsidRDefault="00FB29D8">
      <w:pPr>
        <w:pStyle w:val="pxrr"/>
        <w:spacing w:before="180"/>
        <w:rPr>
          <w:sz w:val="24"/>
          <w:szCs w:val="24"/>
        </w:rPr>
      </w:pPr>
      <w:r>
        <w:rPr>
          <w:rStyle w:val="pxvis"/>
          <w:rFonts w:cs="Arial"/>
          <w:bCs/>
          <w:szCs w:val="28"/>
        </w:rPr>
        <w:t>Research References</w:t>
      </w:r>
    </w:p>
    <w:p w14:paraId="67147A0B" w14:textId="77777777" w:rsidR="00FB29D8" w:rsidRDefault="00FB29D8">
      <w:pPr>
        <w:pStyle w:val="pxrrp"/>
      </w:pPr>
      <w:r>
        <w:t xml:space="preserve">Qualified public entertainment activities, </w:t>
      </w:r>
      <w:r>
        <w:rPr>
          <w:rStyle w:val="pxrc"/>
          <w:color w:val="FF0000"/>
          <w:sz w:val="20"/>
          <w:szCs w:val="20"/>
          <w:vertAlign w:val="superscript"/>
        </w:rPr>
        <w:t>►</w:t>
      </w:r>
      <w:r>
        <w:rPr>
          <w:rStyle w:val="pxrc"/>
        </w:rPr>
        <w:fldChar w:fldCharType="begin"/>
      </w:r>
      <w:r>
        <w:rPr>
          <w:rStyle w:val="pxrc"/>
        </w:rPr>
        <w:instrText>rc.ref.id="I001903"</w:instrText>
      </w:r>
      <w:r>
        <w:rPr>
          <w:rStyle w:val="pxrc"/>
        </w:rPr>
        <w:fldChar w:fldCharType="end"/>
      </w:r>
      <w:r>
        <w:rPr>
          <w:rStyle w:val="pxrc"/>
        </w:rPr>
        <w:t>RIA Federal Tax Coordinator 2d &amp;p;D-6840</w:t>
      </w:r>
      <w:r>
        <w:t>.</w:t>
      </w:r>
    </w:p>
    <w:p w14:paraId="179AF199" w14:textId="77777777" w:rsidR="00FB29D8" w:rsidRDefault="00FB29D8">
      <w:pPr>
        <w:pStyle w:val="pxrrp"/>
      </w:pPr>
      <w:r>
        <w:t xml:space="preserve">Convention and trade show exception to unrelated trade or business rules for tax exempt organizations, </w:t>
      </w:r>
      <w:r>
        <w:rPr>
          <w:rStyle w:val="pxrc"/>
          <w:color w:val="FF0000"/>
          <w:sz w:val="20"/>
          <w:szCs w:val="20"/>
          <w:vertAlign w:val="superscript"/>
        </w:rPr>
        <w:t>►</w:t>
      </w:r>
      <w:r>
        <w:rPr>
          <w:rStyle w:val="pxrc"/>
        </w:rPr>
        <w:fldChar w:fldCharType="begin"/>
      </w:r>
      <w:r>
        <w:rPr>
          <w:rStyle w:val="pxrc"/>
        </w:rPr>
        <w:instrText>rc.ref.id="I001K4Q"</w:instrText>
      </w:r>
      <w:r>
        <w:rPr>
          <w:rStyle w:val="pxrc"/>
        </w:rPr>
        <w:fldChar w:fldCharType="end"/>
      </w:r>
      <w:r>
        <w:rPr>
          <w:rStyle w:val="pxrc"/>
        </w:rPr>
        <w:t>RIA Federal Tax Coordinator 2d &amp;p;D-6841</w:t>
      </w:r>
      <w:r>
        <w:t>.</w:t>
      </w:r>
    </w:p>
    <w:p w14:paraId="2E333D92" w14:textId="77777777" w:rsidR="00FB29D8" w:rsidRDefault="00FB29D8">
      <w:pPr>
        <w:pStyle w:val="pxrrp"/>
      </w:pPr>
      <w:r>
        <w:t xml:space="preserve">Trade shows and conventions, </w:t>
      </w:r>
      <w:r>
        <w:rPr>
          <w:rStyle w:val="pxrc"/>
          <w:color w:val="FF0000"/>
          <w:sz w:val="20"/>
          <w:szCs w:val="20"/>
          <w:vertAlign w:val="superscript"/>
        </w:rPr>
        <w:t>►</w:t>
      </w:r>
      <w:r>
        <w:rPr>
          <w:rStyle w:val="pxrc"/>
        </w:rPr>
        <w:fldChar w:fldCharType="begin"/>
      </w:r>
      <w:r>
        <w:rPr>
          <w:rStyle w:val="pxrc"/>
        </w:rPr>
        <w:instrText>rc.ref.id="I001906"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10:61</w:t>
      </w:r>
      <w:r>
        <w:t>.</w:t>
      </w:r>
    </w:p>
    <w:p w14:paraId="7ECDCC59" w14:textId="77777777" w:rsidR="00000000" w:rsidRDefault="00000000">
      <w:pPr>
        <w:pStyle w:val="pxrrp"/>
      </w:pPr>
    </w:p>
  </w:footnote>
  <w:footnote w:id="83">
    <w:p w14:paraId="38256905"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0E3AB3DE"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st.ref.id="I004252"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w:t>
      </w:r>
      <w:r>
        <w:t>.</w:t>
      </w:r>
    </w:p>
    <w:p w14:paraId="7D131753" w14:textId="77777777" w:rsidR="00FB29D8" w:rsidRDefault="00FB29D8">
      <w:pPr>
        <w:pStyle w:val="pxrr"/>
        <w:spacing w:before="180"/>
        <w:rPr>
          <w:sz w:val="24"/>
          <w:szCs w:val="24"/>
        </w:rPr>
      </w:pPr>
      <w:r>
        <w:rPr>
          <w:rStyle w:val="pxvis"/>
          <w:rFonts w:cs="Arial"/>
          <w:bCs/>
          <w:szCs w:val="28"/>
        </w:rPr>
        <w:t>Research References</w:t>
      </w:r>
    </w:p>
    <w:p w14:paraId="6072B686" w14:textId="77777777" w:rsidR="00FB29D8" w:rsidRDefault="00FB29D8">
      <w:pPr>
        <w:pStyle w:val="pxrrp"/>
      </w:pPr>
      <w:r>
        <w:t xml:space="preserve">Debt-financed income, </w:t>
      </w:r>
      <w:r>
        <w:rPr>
          <w:rStyle w:val="pxrc"/>
          <w:color w:val="FF0000"/>
          <w:sz w:val="20"/>
          <w:szCs w:val="20"/>
          <w:vertAlign w:val="superscript"/>
        </w:rPr>
        <w:t>►</w:t>
      </w:r>
      <w:r>
        <w:rPr>
          <w:rStyle w:val="pxrc"/>
        </w:rPr>
        <w:fldChar w:fldCharType="begin"/>
      </w:r>
      <w:r>
        <w:rPr>
          <w:rStyle w:val="pxrc"/>
        </w:rPr>
        <w:instrText>rc.ref.id="I001K3L"</w:instrText>
      </w:r>
      <w:r>
        <w:rPr>
          <w:rStyle w:val="pxrc"/>
        </w:rPr>
        <w:fldChar w:fldCharType="end"/>
      </w:r>
      <w:r>
        <w:rPr>
          <w:rStyle w:val="pxrc"/>
        </w:rPr>
        <w:t>RIA Federal Tax Coordinator 2d &amp;pp;D-7000 et seq.</w:t>
      </w:r>
    </w:p>
    <w:p w14:paraId="2BD117C2" w14:textId="77777777" w:rsidR="00000000" w:rsidRDefault="00000000">
      <w:pPr>
        <w:pStyle w:val="pxrrp"/>
      </w:pPr>
    </w:p>
  </w:footnote>
  <w:footnote w:id="84">
    <w:p w14:paraId="0F894898"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0B29DE7"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st.ref.id="I00191B"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514(c)(7)</w:t>
      </w:r>
      <w:r>
        <w:t>.</w:t>
      </w:r>
    </w:p>
    <w:p w14:paraId="7F60609C" w14:textId="77777777" w:rsidR="00FB29D8" w:rsidRDefault="00FB29D8">
      <w:pPr>
        <w:pStyle w:val="pxrr"/>
        <w:spacing w:before="180"/>
        <w:rPr>
          <w:sz w:val="24"/>
          <w:szCs w:val="24"/>
        </w:rPr>
      </w:pPr>
      <w:r>
        <w:rPr>
          <w:rStyle w:val="pxvis"/>
          <w:rFonts w:cs="Arial"/>
          <w:bCs/>
          <w:szCs w:val="28"/>
        </w:rPr>
        <w:t>Research References</w:t>
      </w:r>
    </w:p>
    <w:p w14:paraId="2F673BA1" w14:textId="77777777" w:rsidR="00FB29D8" w:rsidRDefault="00FB29D8">
      <w:pPr>
        <w:pStyle w:val="pxrrp"/>
      </w:pPr>
      <w:r>
        <w:t xml:space="preserve">Debt/basis gross income percentage for debt-financed property, </w:t>
      </w:r>
      <w:r>
        <w:rPr>
          <w:rStyle w:val="pxrc"/>
          <w:color w:val="FF0000"/>
          <w:sz w:val="20"/>
          <w:szCs w:val="20"/>
          <w:vertAlign w:val="superscript"/>
        </w:rPr>
        <w:t>►</w:t>
      </w:r>
      <w:r>
        <w:rPr>
          <w:rStyle w:val="pxrc"/>
        </w:rPr>
        <w:fldChar w:fldCharType="begin"/>
      </w:r>
      <w:r>
        <w:rPr>
          <w:rStyle w:val="pxrc"/>
        </w:rPr>
        <w:instrText>rc.ref.id="I004267"</w:instrText>
      </w:r>
      <w:r>
        <w:rPr>
          <w:rStyle w:val="pxrc"/>
        </w:rPr>
        <w:fldChar w:fldCharType="end"/>
      </w:r>
      <w:r>
        <w:rPr>
          <w:rStyle w:val="pxrc"/>
        </w:rPr>
        <w:t>RIA Federal Tax Coordinator 2d &amp;p;D-7002</w:t>
      </w:r>
      <w:r>
        <w:t>.</w:t>
      </w:r>
    </w:p>
    <w:p w14:paraId="26676C2D" w14:textId="77777777" w:rsidR="00000000" w:rsidRDefault="00000000">
      <w:pPr>
        <w:pStyle w:val="pxrrp"/>
      </w:pPr>
    </w:p>
  </w:footnote>
  <w:footnote w:id="85">
    <w:p w14:paraId="68ADC845"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DE8FBAB"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st.ref.id="I001K3J"</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514(a)(1)</w:t>
      </w:r>
      <w:r>
        <w:t>.</w:t>
      </w:r>
    </w:p>
    <w:p w14:paraId="1E0BD1F3" w14:textId="77777777" w:rsidR="00000000" w:rsidRDefault="00000000">
      <w:pPr>
        <w:pStyle w:val="pxp"/>
      </w:pPr>
    </w:p>
  </w:footnote>
  <w:footnote w:id="86">
    <w:p w14:paraId="46821073"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06BDD5F6"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st.ref.id="I00191D"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514(b)(1)(A)</w:t>
      </w:r>
      <w:r>
        <w:t>.</w:t>
      </w:r>
    </w:p>
    <w:p w14:paraId="3BC5EB1A" w14:textId="77777777" w:rsidR="00000000" w:rsidRDefault="00000000">
      <w:pPr>
        <w:pStyle w:val="pxp"/>
      </w:pPr>
    </w:p>
  </w:footnote>
  <w:footnote w:id="87">
    <w:p w14:paraId="32D908C8"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B32AD4F"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st.ref.id="I004269"</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w:t>
      </w:r>
      <w:r>
        <w:t>.</w:t>
      </w:r>
    </w:p>
    <w:p w14:paraId="722F8291" w14:textId="77777777" w:rsidR="00FB29D8" w:rsidRDefault="00FB29D8">
      <w:pPr>
        <w:pStyle w:val="pxrr"/>
        <w:spacing w:before="180"/>
        <w:rPr>
          <w:sz w:val="24"/>
          <w:szCs w:val="24"/>
        </w:rPr>
      </w:pPr>
      <w:r>
        <w:rPr>
          <w:rStyle w:val="pxvis"/>
          <w:rFonts w:cs="Arial"/>
          <w:bCs/>
          <w:szCs w:val="28"/>
        </w:rPr>
        <w:t>Research References</w:t>
      </w:r>
    </w:p>
    <w:p w14:paraId="23B0F0D6" w14:textId="77777777" w:rsidR="00FB29D8" w:rsidRDefault="00FB29D8">
      <w:pPr>
        <w:pStyle w:val="pxrrp"/>
      </w:pPr>
      <w:r>
        <w:t xml:space="preserve">Property excluded from debt-financed property under unrelated business income tax rules, </w:t>
      </w:r>
      <w:r>
        <w:rPr>
          <w:rStyle w:val="pxrc"/>
          <w:color w:val="FF0000"/>
          <w:sz w:val="20"/>
          <w:szCs w:val="20"/>
          <w:vertAlign w:val="superscript"/>
        </w:rPr>
        <w:t>►</w:t>
      </w:r>
      <w:r>
        <w:rPr>
          <w:rStyle w:val="pxrc"/>
        </w:rPr>
        <w:fldChar w:fldCharType="begin"/>
      </w:r>
      <w:r>
        <w:rPr>
          <w:rStyle w:val="pxrc"/>
        </w:rPr>
        <w:instrText>rc.ref.id="I001JXV"</w:instrText>
      </w:r>
      <w:r>
        <w:rPr>
          <w:rStyle w:val="pxrc"/>
        </w:rPr>
        <w:fldChar w:fldCharType="end"/>
      </w:r>
      <w:r>
        <w:rPr>
          <w:rStyle w:val="pxrc"/>
        </w:rPr>
        <w:t>RIA Federal Tax Coordinator 2d &amp;pp;D-7012 to D-7019</w:t>
      </w:r>
      <w:r>
        <w:t>.</w:t>
      </w:r>
    </w:p>
    <w:p w14:paraId="5613F478" w14:textId="77777777" w:rsidR="00000000" w:rsidRDefault="00000000">
      <w:pPr>
        <w:pStyle w:val="pxrrp"/>
      </w:pPr>
    </w:p>
  </w:footnote>
  <w:footnote w:id="88">
    <w:p w14:paraId="5696784F"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5924AEF"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st.ref.id="I001971"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514(c)(2)(B)</w:t>
      </w:r>
      <w:r>
        <w:t>.</w:t>
      </w:r>
    </w:p>
    <w:p w14:paraId="3851A3AB" w14:textId="77777777" w:rsidR="00FB29D8" w:rsidRDefault="00FB29D8">
      <w:pPr>
        <w:pStyle w:val="pxrr"/>
        <w:spacing w:before="180"/>
        <w:rPr>
          <w:sz w:val="24"/>
          <w:szCs w:val="24"/>
        </w:rPr>
      </w:pPr>
      <w:r>
        <w:rPr>
          <w:rStyle w:val="pxvis"/>
          <w:rFonts w:cs="Arial"/>
          <w:bCs/>
          <w:szCs w:val="28"/>
        </w:rPr>
        <w:t>Research References</w:t>
      </w:r>
    </w:p>
    <w:p w14:paraId="2F009FBA" w14:textId="77777777" w:rsidR="00FB29D8" w:rsidRDefault="00FB29D8">
      <w:pPr>
        <w:pStyle w:val="pxrrp"/>
      </w:pPr>
      <w:r>
        <w:t xml:space="preserve">Property excluded from debt-financed property under unrelated business income tax rules, </w:t>
      </w:r>
      <w:r>
        <w:rPr>
          <w:rStyle w:val="pxrc"/>
          <w:color w:val="FF0000"/>
          <w:sz w:val="20"/>
          <w:szCs w:val="20"/>
          <w:vertAlign w:val="superscript"/>
        </w:rPr>
        <w:t>►</w:t>
      </w:r>
      <w:r>
        <w:rPr>
          <w:rStyle w:val="pxrc"/>
        </w:rPr>
        <w:fldChar w:fldCharType="begin"/>
      </w:r>
      <w:r>
        <w:rPr>
          <w:rStyle w:val="pxrc"/>
        </w:rPr>
        <w:instrText>rc.ref.id="I001JXT"</w:instrText>
      </w:r>
      <w:r>
        <w:rPr>
          <w:rStyle w:val="pxrc"/>
        </w:rPr>
        <w:fldChar w:fldCharType="end"/>
      </w:r>
      <w:r>
        <w:rPr>
          <w:rStyle w:val="pxrc"/>
        </w:rPr>
        <w:t>RIA Federal Tax Coordinator 2d &amp;pp;D-7012 to D-7019</w:t>
      </w:r>
      <w:r>
        <w:t>.</w:t>
      </w:r>
    </w:p>
    <w:p w14:paraId="45FC7CC9" w14:textId="77777777" w:rsidR="00000000" w:rsidRDefault="00000000">
      <w:pPr>
        <w:pStyle w:val="pxrrp"/>
      </w:pPr>
    </w:p>
  </w:footnote>
  <w:footnote w:id="89">
    <w:p w14:paraId="024BF92D"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37A2D1C5"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st.ref.id="I001JXQ"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514(c)(9)</w:t>
      </w:r>
      <w:r>
        <w:t>.</w:t>
      </w:r>
    </w:p>
    <w:p w14:paraId="7C5642AA" w14:textId="77777777" w:rsidR="00FB29D8" w:rsidRDefault="00FB29D8">
      <w:pPr>
        <w:pStyle w:val="pxrr"/>
        <w:spacing w:before="180"/>
        <w:rPr>
          <w:sz w:val="24"/>
          <w:szCs w:val="24"/>
        </w:rPr>
      </w:pPr>
      <w:r>
        <w:rPr>
          <w:rStyle w:val="pxvis"/>
          <w:rFonts w:cs="Arial"/>
          <w:bCs/>
          <w:szCs w:val="28"/>
        </w:rPr>
        <w:t>Research References</w:t>
      </w:r>
    </w:p>
    <w:p w14:paraId="14486B45" w14:textId="77777777" w:rsidR="00FB29D8" w:rsidRDefault="00FB29D8">
      <w:pPr>
        <w:pStyle w:val="pxrrp"/>
      </w:pPr>
      <w:r>
        <w:t xml:space="preserve">Property excluded from debt-financed property under unrelated business income tax rules, </w:t>
      </w:r>
      <w:r>
        <w:rPr>
          <w:rStyle w:val="pxrc"/>
          <w:color w:val="FF0000"/>
          <w:sz w:val="20"/>
          <w:szCs w:val="20"/>
          <w:vertAlign w:val="superscript"/>
        </w:rPr>
        <w:t>►</w:t>
      </w:r>
      <w:r>
        <w:rPr>
          <w:rStyle w:val="pxrc"/>
        </w:rPr>
        <w:fldChar w:fldCharType="begin"/>
      </w:r>
      <w:r>
        <w:rPr>
          <w:rStyle w:val="pxrc"/>
        </w:rPr>
        <w:instrText>rc.ref.id="I001976"</w:instrText>
      </w:r>
      <w:r>
        <w:rPr>
          <w:rStyle w:val="pxrc"/>
        </w:rPr>
        <w:fldChar w:fldCharType="end"/>
      </w:r>
      <w:r>
        <w:rPr>
          <w:rStyle w:val="pxrc"/>
        </w:rPr>
        <w:t>RIA Federal Tax Coordinator 2d &amp;pp;D-7012 to D-7019</w:t>
      </w:r>
      <w:r>
        <w:t>.</w:t>
      </w:r>
    </w:p>
    <w:p w14:paraId="3948051E" w14:textId="77777777" w:rsidR="00000000" w:rsidRDefault="00000000">
      <w:pPr>
        <w:pStyle w:val="pxrrp"/>
      </w:pPr>
    </w:p>
  </w:footnote>
  <w:footnote w:id="90">
    <w:p w14:paraId="1AF91B94"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1A3C1C6"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st.ref.id="I001JXO"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624DADEE" w14:textId="77777777" w:rsidR="00FB29D8" w:rsidRDefault="00FB29D8">
      <w:pPr>
        <w:pStyle w:val="pxrr"/>
        <w:spacing w:before="180"/>
        <w:rPr>
          <w:sz w:val="24"/>
          <w:szCs w:val="24"/>
        </w:rPr>
      </w:pPr>
      <w:r>
        <w:rPr>
          <w:rStyle w:val="pxvis"/>
          <w:rFonts w:cs="Arial"/>
          <w:bCs/>
          <w:szCs w:val="28"/>
        </w:rPr>
        <w:t>Research References</w:t>
      </w:r>
    </w:p>
    <w:p w14:paraId="59167DF8" w14:textId="77777777" w:rsidR="00FB29D8" w:rsidRDefault="00FB29D8">
      <w:pPr>
        <w:pStyle w:val="pxrrp"/>
      </w:pPr>
      <w:r>
        <w:t xml:space="preserve">Internet activities taxable as unrelated business income, </w:t>
      </w:r>
      <w:r>
        <w:rPr>
          <w:rStyle w:val="pxrc"/>
          <w:color w:val="FF0000"/>
          <w:sz w:val="20"/>
          <w:szCs w:val="20"/>
          <w:vertAlign w:val="superscript"/>
        </w:rPr>
        <w:t>►</w:t>
      </w:r>
      <w:r>
        <w:rPr>
          <w:rStyle w:val="pxrc"/>
        </w:rPr>
        <w:fldChar w:fldCharType="begin"/>
      </w:r>
      <w:r>
        <w:rPr>
          <w:rStyle w:val="pxrc"/>
        </w:rPr>
        <w:instrText>rc.ref.id="I001978"</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w:t>
      </w:r>
      <w:ins w:id="126" w:author="Cara Cardinale" w:date="2025-01-14T18:10:00Z">
        <w:r w:rsidR="00802616">
          <w:rPr>
            <w:rStyle w:val="pxrc"/>
          </w:rPr>
          <w:t>3</w:t>
        </w:r>
      </w:ins>
      <w:del w:id="127" w:author="Cara Cardinale" w:date="2025-01-14T18:09:00Z">
        <w:r w:rsidDel="00802616">
          <w:rPr>
            <w:rStyle w:val="pxrc"/>
          </w:rPr>
          <w:delText>2.50</w:delText>
        </w:r>
      </w:del>
      <w:r>
        <w:t>.</w:t>
      </w:r>
    </w:p>
    <w:p w14:paraId="4EEB6C42" w14:textId="77777777" w:rsidR="00000000" w:rsidRDefault="00000000">
      <w:pPr>
        <w:pStyle w:val="pxrrp"/>
      </w:pPr>
    </w:p>
  </w:footnote>
  <w:footnote w:id="91">
    <w:p w14:paraId="38A4FFA9"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CF0CE83"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st.ref.id="I00198E"</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2D2F4272" w14:textId="77777777" w:rsidR="00000000" w:rsidRDefault="00000000">
      <w:pPr>
        <w:pStyle w:val="pxp"/>
      </w:pPr>
    </w:p>
  </w:footnote>
  <w:footnote w:id="92">
    <w:p w14:paraId="0914D480"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F28F81B"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st.ref.id="I001JWG"</w:instrText>
      </w:r>
      <w:r>
        <w:rPr>
          <w:rStyle w:val="pxst"/>
        </w:rPr>
        <w:fldChar w:fldCharType="end"/>
      </w:r>
      <w:r>
        <w:rPr>
          <w:rStyle w:val="pxst"/>
        </w:rPr>
        <w:t>Rev. Rul. 2004-112, 2004-51 I.R.B. 985</w:t>
      </w:r>
      <w:r>
        <w:t>.</w:t>
      </w:r>
    </w:p>
    <w:p w14:paraId="61C31A32"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st.ref.id="I00198G"</w:instrText>
      </w:r>
      <w:r>
        <w:rPr>
          <w:rStyle w:val="pxst"/>
        </w:rPr>
        <w:fldChar w:fldCharType="end"/>
      </w:r>
      <w:r>
        <w:rPr>
          <w:rStyle w:val="pxst"/>
        </w:rPr>
        <w:t>PLR 200713024, 2007 WL 950361</w:t>
      </w:r>
      <w:r>
        <w:t xml:space="preserve"> where the Services examines factual circumstances with an analysis based on </w:t>
      </w:r>
      <w:r>
        <w:rPr>
          <w:rStyle w:val="pxst"/>
          <w:color w:val="FF0000"/>
          <w:sz w:val="20"/>
          <w:szCs w:val="20"/>
          <w:vertAlign w:val="superscript"/>
        </w:rPr>
        <w:t>►</w:t>
      </w:r>
      <w:r>
        <w:rPr>
          <w:rStyle w:val="pxst"/>
        </w:rPr>
        <w:fldChar w:fldCharType="begin"/>
      </w:r>
      <w:r>
        <w:rPr>
          <w:rStyle w:val="pxst"/>
        </w:rPr>
        <w:instrText>st.ref.id="I0042DC"</w:instrText>
      </w:r>
      <w:r>
        <w:rPr>
          <w:rStyle w:val="pxst"/>
        </w:rPr>
        <w:fldChar w:fldCharType="end"/>
      </w:r>
      <w:r>
        <w:rPr>
          <w:rStyle w:val="pxst"/>
        </w:rPr>
        <w:t>Rev. Rul. 2004-112, 2004-51 I.R.B. 985</w:t>
      </w:r>
      <w:r>
        <w:t>.</w:t>
      </w:r>
    </w:p>
    <w:p w14:paraId="14D0C9B5" w14:textId="77777777" w:rsidR="00000000" w:rsidRDefault="00000000">
      <w:pPr>
        <w:pStyle w:val="pxp"/>
      </w:pPr>
    </w:p>
  </w:footnote>
  <w:footnote w:id="93">
    <w:p w14:paraId="28D6DA8E"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58B3D18"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st.ref.id="I001JWD"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513(d)(3)(C)</w:t>
      </w:r>
      <w:r>
        <w:t>.</w:t>
      </w:r>
    </w:p>
    <w:p w14:paraId="59B3B4CF" w14:textId="77777777" w:rsidR="00000000" w:rsidRDefault="00000000">
      <w:pPr>
        <w:pStyle w:val="pxp"/>
      </w:pPr>
    </w:p>
  </w:footnote>
  <w:footnote w:id="94">
    <w:p w14:paraId="5E2C4309"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314A84E"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st.ref.id="I009OSU"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513(d)(3)(A)</w:t>
      </w:r>
      <w:r>
        <w:t>.</w:t>
      </w:r>
    </w:p>
    <w:p w14:paraId="2A8991BA" w14:textId="77777777" w:rsidR="00000000" w:rsidRDefault="00000000">
      <w:pPr>
        <w:pStyle w:val="pxp"/>
      </w:pPr>
    </w:p>
  </w:footnote>
  <w:footnote w:id="95">
    <w:p w14:paraId="7AA85ACB"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7B00FDD"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st.ref.id="I001JQO"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285D5D57" w14:textId="77777777" w:rsidR="00000000" w:rsidRDefault="00000000">
      <w:pPr>
        <w:pStyle w:val="pxp"/>
      </w:pPr>
    </w:p>
  </w:footnote>
  <w:footnote w:id="96">
    <w:p w14:paraId="20D29418"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9882D1E"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st.ref.id="I0019E8"</w:instrText>
      </w:r>
      <w:r>
        <w:rPr>
          <w:rStyle w:val="pxst"/>
        </w:rPr>
        <w:fldChar w:fldCharType="end"/>
      </w:r>
      <w:r>
        <w:rPr>
          <w:rStyle w:val="pxst"/>
        </w:rPr>
        <w:t>Rev. Rul. 2004-112, 2004-51 I.R.B. 985</w:t>
      </w:r>
      <w:r>
        <w:t>.</w:t>
      </w:r>
    </w:p>
    <w:p w14:paraId="0837ADEB" w14:textId="77777777" w:rsidR="00000000" w:rsidRDefault="00000000">
      <w:pPr>
        <w:pStyle w:val="pxp"/>
      </w:pPr>
    </w:p>
  </w:footnote>
  <w:footnote w:id="97">
    <w:p w14:paraId="5B17D7ED"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CC38AD8"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st.ref.id="I001JQL"</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513(d)(3)(B)</w:t>
      </w:r>
      <w:r>
        <w:t>.</w:t>
      </w:r>
    </w:p>
    <w:p w14:paraId="34B261F4" w14:textId="77777777" w:rsidR="00000000" w:rsidRDefault="00000000">
      <w:pPr>
        <w:pStyle w:val="pxp"/>
      </w:pPr>
    </w:p>
  </w:footnote>
  <w:footnote w:id="98">
    <w:p w14:paraId="3A648D2E"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E88F8C0"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st.ref.id="I0019ED"</w:instrText>
      </w:r>
      <w:r>
        <w:rPr>
          <w:rStyle w:val="pxst"/>
        </w:rPr>
        <w:fldChar w:fldCharType="end"/>
      </w:r>
      <w:r>
        <w:rPr>
          <w:rStyle w:val="pxst"/>
        </w:rPr>
        <w:t>Rev. Rul. 2004-112, 2004-51 I.R.B. 985</w:t>
      </w:r>
      <w:r>
        <w:t>.</w:t>
      </w:r>
    </w:p>
    <w:p w14:paraId="27BBABD4" w14:textId="77777777" w:rsidR="00000000" w:rsidRDefault="00000000">
      <w:pPr>
        <w:pStyle w:val="pxp"/>
      </w:pPr>
    </w:p>
  </w:footnote>
  <w:footnote w:id="99">
    <w:p w14:paraId="65BBA1D4"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A3C3C99" w14:textId="77777777" w:rsidR="00FB29D8" w:rsidRDefault="00FB29D8">
      <w:pPr>
        <w:pStyle w:val="pxp"/>
      </w:pPr>
      <w:r>
        <w:rPr>
          <w:color w:val="FF0000"/>
          <w:sz w:val="20"/>
          <w:szCs w:val="20"/>
          <w:vertAlign w:val="superscript"/>
        </w:rPr>
        <w:t>►</w:t>
      </w:r>
      <w:r>
        <w:fldChar w:fldCharType="begin"/>
      </w:r>
      <w:r>
        <w:instrText>p.ct.id="f2fd26a0b92511efa75bc0a5c2da1858|7|30:7"</w:instrText>
      </w:r>
      <w:r>
        <w:fldChar w:fldCharType="end"/>
      </w:r>
      <w:r>
        <w:rPr>
          <w:rStyle w:val="pxst"/>
          <w:color w:val="FF0000"/>
          <w:sz w:val="20"/>
          <w:szCs w:val="20"/>
          <w:vertAlign w:val="superscript"/>
        </w:rPr>
        <w:t>►</w:t>
      </w:r>
      <w:r>
        <w:rPr>
          <w:rStyle w:val="pxst"/>
        </w:rPr>
        <w:fldChar w:fldCharType="begin"/>
      </w:r>
      <w:r>
        <w:rPr>
          <w:rStyle w:val="pxst"/>
        </w:rPr>
        <w:instrText>st.ref.id="I0042KH"</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262(a)</w:t>
      </w:r>
      <w:r>
        <w:t>.</w:t>
      </w:r>
    </w:p>
    <w:p w14:paraId="23ED99B8" w14:textId="77777777" w:rsidR="00FB29D8" w:rsidRDefault="00FB29D8">
      <w:pPr>
        <w:pStyle w:val="pxrr"/>
        <w:spacing w:before="180"/>
        <w:rPr>
          <w:sz w:val="24"/>
          <w:szCs w:val="24"/>
        </w:rPr>
      </w:pPr>
      <w:r>
        <w:rPr>
          <w:rStyle w:val="pxvis"/>
          <w:rFonts w:cs="Arial"/>
          <w:bCs/>
          <w:szCs w:val="28"/>
        </w:rPr>
        <w:t>Research References</w:t>
      </w:r>
    </w:p>
    <w:p w14:paraId="6D2EDD0A" w14:textId="77777777" w:rsidR="00FB29D8" w:rsidRDefault="00FB29D8">
      <w:pPr>
        <w:pStyle w:val="pxrrp"/>
      </w:pPr>
      <w:r>
        <w:t xml:space="preserve">Nondeductibility of club dues and fees, </w:t>
      </w:r>
      <w:r>
        <w:rPr>
          <w:rStyle w:val="pxrc"/>
          <w:color w:val="FF0000"/>
          <w:sz w:val="20"/>
          <w:szCs w:val="20"/>
          <w:vertAlign w:val="superscript"/>
        </w:rPr>
        <w:t>►</w:t>
      </w:r>
      <w:r>
        <w:rPr>
          <w:rStyle w:val="pxrc"/>
        </w:rPr>
        <w:fldChar w:fldCharType="begin"/>
      </w:r>
      <w:r>
        <w:rPr>
          <w:rStyle w:val="pxrc"/>
        </w:rPr>
        <w:instrText>rc.ref.id="I006VPD"</w:instrText>
      </w:r>
      <w:r>
        <w:rPr>
          <w:rStyle w:val="pxrc"/>
        </w:rPr>
        <w:fldChar w:fldCharType="end"/>
      </w:r>
      <w:r>
        <w:rPr>
          <w:rStyle w:val="pxrc"/>
        </w:rPr>
        <w:t>RIA Federal Tax Coordinator 2d &amp;pp;L-2180 to L-2183</w:t>
      </w:r>
      <w:r>
        <w:t>.</w:t>
      </w:r>
    </w:p>
    <w:p w14:paraId="39E2C77D" w14:textId="77777777" w:rsidR="00000000" w:rsidRDefault="00000000">
      <w:pPr>
        <w:pStyle w:val="pxrrp"/>
      </w:pPr>
    </w:p>
  </w:footnote>
  <w:footnote w:id="100">
    <w:p w14:paraId="4C0BCDD1"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BE3A8BC" w14:textId="77777777" w:rsidR="00FB29D8" w:rsidRDefault="00FB29D8">
      <w:pPr>
        <w:pStyle w:val="pxp"/>
      </w:pPr>
      <w:r>
        <w:rPr>
          <w:color w:val="FF0000"/>
          <w:sz w:val="20"/>
          <w:szCs w:val="20"/>
          <w:vertAlign w:val="superscript"/>
        </w:rPr>
        <w:t>►</w:t>
      </w:r>
      <w:r>
        <w:fldChar w:fldCharType="begin"/>
      </w:r>
      <w:r>
        <w:instrText>p.ct.id="f2fd26a0b92511efa75bc0a5c2da1858|7|30:7"</w:instrText>
      </w:r>
      <w:r>
        <w:fldChar w:fldCharType="end"/>
      </w:r>
      <w:r>
        <w:rPr>
          <w:rStyle w:val="pxst"/>
          <w:color w:val="FF0000"/>
          <w:sz w:val="20"/>
          <w:szCs w:val="20"/>
          <w:vertAlign w:val="superscript"/>
        </w:rPr>
        <w:t>►</w:t>
      </w:r>
      <w:r>
        <w:rPr>
          <w:rStyle w:val="pxst"/>
        </w:rPr>
        <w:fldChar w:fldCharType="begin"/>
      </w:r>
      <w:r>
        <w:rPr>
          <w:rStyle w:val="pxst"/>
        </w:rPr>
        <w:instrText>st.ref.id="I000FUB"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274(a)(3)</w:t>
      </w:r>
      <w:r>
        <w:t>.</w:t>
      </w:r>
    </w:p>
    <w:p w14:paraId="67CD1E05" w14:textId="77777777" w:rsidR="00FB29D8" w:rsidRDefault="00FB29D8">
      <w:pPr>
        <w:pStyle w:val="pxrr"/>
        <w:spacing w:before="180"/>
        <w:rPr>
          <w:sz w:val="24"/>
          <w:szCs w:val="24"/>
        </w:rPr>
      </w:pPr>
      <w:r>
        <w:rPr>
          <w:rStyle w:val="pxvis"/>
          <w:rFonts w:cs="Arial"/>
          <w:bCs/>
          <w:szCs w:val="28"/>
        </w:rPr>
        <w:t>Research References</w:t>
      </w:r>
    </w:p>
    <w:p w14:paraId="43058B0B" w14:textId="77777777" w:rsidR="00FB29D8" w:rsidRDefault="00FB29D8">
      <w:pPr>
        <w:pStyle w:val="pxrrp"/>
      </w:pPr>
      <w:r>
        <w:t xml:space="preserve">Nondeductibility of club dues and fees, </w:t>
      </w:r>
      <w:r>
        <w:rPr>
          <w:rStyle w:val="pxrc"/>
          <w:color w:val="FF0000"/>
          <w:sz w:val="20"/>
          <w:szCs w:val="20"/>
          <w:vertAlign w:val="superscript"/>
        </w:rPr>
        <w:t>►</w:t>
      </w:r>
      <w:r>
        <w:rPr>
          <w:rStyle w:val="pxrc"/>
        </w:rPr>
        <w:fldChar w:fldCharType="begin"/>
      </w:r>
      <w:r>
        <w:rPr>
          <w:rStyle w:val="pxrc"/>
        </w:rPr>
        <w:instrText>rc.ref.id="I002DAL"</w:instrText>
      </w:r>
      <w:r>
        <w:rPr>
          <w:rStyle w:val="pxrc"/>
        </w:rPr>
        <w:fldChar w:fldCharType="end"/>
      </w:r>
      <w:r>
        <w:rPr>
          <w:rStyle w:val="pxrc"/>
        </w:rPr>
        <w:t>RIA Federal Tax Coordinator 2d &amp;pp;L-2180 to L-2183</w:t>
      </w:r>
      <w:r>
        <w:t>.</w:t>
      </w:r>
    </w:p>
    <w:p w14:paraId="46B40E0C" w14:textId="77777777" w:rsidR="00000000" w:rsidRDefault="00000000">
      <w:pPr>
        <w:pStyle w:val="pxrrp"/>
      </w:pPr>
    </w:p>
  </w:footnote>
  <w:footnote w:id="101">
    <w:p w14:paraId="048BAF2A"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DCB98B3" w14:textId="77777777" w:rsidR="00FB29D8" w:rsidRDefault="00FB29D8">
      <w:pPr>
        <w:pStyle w:val="pxrr"/>
        <w:spacing w:before="180"/>
        <w:rPr>
          <w:sz w:val="24"/>
          <w:szCs w:val="24"/>
        </w:rPr>
      </w:pPr>
      <w:r>
        <w:rPr>
          <w:rStyle w:val="pxvis"/>
          <w:rFonts w:cs="Arial"/>
          <w:bCs/>
          <w:szCs w:val="28"/>
        </w:rPr>
        <w:t>Research References</w:t>
      </w:r>
    </w:p>
    <w:p w14:paraId="06ADFEF2" w14:textId="77777777" w:rsidR="00FB29D8" w:rsidRDefault="00FB29D8">
      <w:pPr>
        <w:pStyle w:val="pxrrp"/>
      </w:pPr>
      <w:r>
        <w:t xml:space="preserve">Exemptions from exempt organization annual information return filing requirements, </w:t>
      </w:r>
      <w:r>
        <w:rPr>
          <w:rStyle w:val="pxrc"/>
          <w:color w:val="FF0000"/>
          <w:sz w:val="20"/>
          <w:szCs w:val="20"/>
          <w:vertAlign w:val="superscript"/>
        </w:rPr>
        <w:t>►</w:t>
      </w:r>
      <w:r>
        <w:rPr>
          <w:rStyle w:val="pxrc"/>
        </w:rPr>
        <w:fldChar w:fldCharType="begin"/>
      </w:r>
      <w:r>
        <w:rPr>
          <w:rStyle w:val="pxrc"/>
        </w:rPr>
        <w:instrText>rc.ref.id="I002DAN"</w:instrText>
      </w:r>
      <w:r>
        <w:rPr>
          <w:rStyle w:val="pxrc"/>
        </w:rPr>
        <w:fldChar w:fldCharType="end"/>
      </w:r>
      <w:r>
        <w:rPr>
          <w:rStyle w:val="pxrc"/>
        </w:rPr>
        <w:t>RIA Federal Tax Coordinator 2d &amp;p;S-2813</w:t>
      </w:r>
      <w:r>
        <w:t>.</w:t>
      </w:r>
    </w:p>
    <w:p w14:paraId="5C1A3D63" w14:textId="77777777" w:rsidR="00000000" w:rsidRDefault="00000000">
      <w:pPr>
        <w:pStyle w:val="pxrrp"/>
      </w:pPr>
    </w:p>
  </w:footnote>
  <w:footnote w:id="102">
    <w:p w14:paraId="75B1F6FF"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75D9464"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st.ref.id="I0056FJ"</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1.6033-2(e)</w:t>
      </w:r>
      <w:r>
        <w:t>.</w:t>
      </w:r>
    </w:p>
    <w:p w14:paraId="6C128EA0" w14:textId="77777777" w:rsidR="00FB29D8" w:rsidRDefault="00FB29D8">
      <w:pPr>
        <w:pStyle w:val="pxrr"/>
        <w:spacing w:before="180"/>
        <w:rPr>
          <w:sz w:val="24"/>
          <w:szCs w:val="24"/>
        </w:rPr>
      </w:pPr>
      <w:r>
        <w:rPr>
          <w:rStyle w:val="pxvis"/>
          <w:rFonts w:cs="Arial"/>
          <w:bCs/>
          <w:szCs w:val="28"/>
        </w:rPr>
        <w:t>Research References</w:t>
      </w:r>
    </w:p>
    <w:p w14:paraId="1EF68936" w14:textId="77777777" w:rsidR="00FB29D8" w:rsidRDefault="00FB29D8">
      <w:pPr>
        <w:pStyle w:val="pxrrp"/>
      </w:pPr>
      <w:r>
        <w:t xml:space="preserve">Information returns of exempt organizations, </w:t>
      </w:r>
      <w:r>
        <w:rPr>
          <w:rStyle w:val="pxrc"/>
          <w:color w:val="FF0000"/>
          <w:sz w:val="20"/>
          <w:szCs w:val="20"/>
          <w:vertAlign w:val="superscript"/>
        </w:rPr>
        <w:t>►</w:t>
      </w:r>
      <w:r>
        <w:rPr>
          <w:rStyle w:val="pxrc"/>
        </w:rPr>
        <w:fldChar w:fldCharType="begin"/>
      </w:r>
      <w:r>
        <w:rPr>
          <w:rStyle w:val="pxrc"/>
        </w:rPr>
        <w:instrText>rc.ref.id="I000FU6"</w:instrText>
      </w:r>
      <w:r>
        <w:rPr>
          <w:rStyle w:val="pxrc"/>
        </w:rPr>
        <w:fldChar w:fldCharType="end"/>
      </w:r>
      <w:r>
        <w:rPr>
          <w:rStyle w:val="pxrc"/>
        </w:rPr>
        <w:t>RIA Federal Tax Coordinator 2d &amp;pp;S-2800 et seq.</w:t>
      </w:r>
    </w:p>
    <w:p w14:paraId="72FAA478" w14:textId="77777777" w:rsidR="00000000" w:rsidRDefault="00000000">
      <w:pPr>
        <w:pStyle w:val="pxrrp"/>
      </w:pPr>
    </w:p>
  </w:footnote>
  <w:footnote w:id="103">
    <w:p w14:paraId="14849738"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DA9EA21"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st.ref.id="I002DAQ"</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1.6033-2(g)(1)(iii)</w:t>
      </w:r>
      <w:r>
        <w:t>.</w:t>
      </w:r>
    </w:p>
    <w:p w14:paraId="3A87C2F7" w14:textId="77777777" w:rsidR="00FB29D8" w:rsidRDefault="00FB29D8">
      <w:pPr>
        <w:pStyle w:val="pxrr"/>
        <w:spacing w:before="180"/>
        <w:rPr>
          <w:sz w:val="24"/>
          <w:szCs w:val="24"/>
        </w:rPr>
      </w:pPr>
      <w:r>
        <w:rPr>
          <w:rStyle w:val="pxvis"/>
          <w:rFonts w:cs="Arial"/>
          <w:bCs/>
          <w:szCs w:val="28"/>
        </w:rPr>
        <w:t>Research References</w:t>
      </w:r>
    </w:p>
    <w:p w14:paraId="054F4272" w14:textId="77777777" w:rsidR="00FB29D8" w:rsidRDefault="00FB29D8">
      <w:pPr>
        <w:pStyle w:val="pxrrp"/>
      </w:pPr>
      <w:r>
        <w:t xml:space="preserve">Exemption from requirement to file exempt organization return for organizations with not more than $5,000 of gross receipts, </w:t>
      </w:r>
      <w:r>
        <w:rPr>
          <w:rStyle w:val="pxrc"/>
          <w:color w:val="FF0000"/>
          <w:sz w:val="20"/>
          <w:szCs w:val="20"/>
          <w:vertAlign w:val="superscript"/>
        </w:rPr>
        <w:t>►</w:t>
      </w:r>
      <w:r>
        <w:rPr>
          <w:rStyle w:val="pxrc"/>
        </w:rPr>
        <w:fldChar w:fldCharType="begin"/>
      </w:r>
      <w:r>
        <w:rPr>
          <w:rStyle w:val="pxrc"/>
        </w:rPr>
        <w:instrText>rc.ref.id="I0056FM"</w:instrText>
      </w:r>
      <w:r>
        <w:rPr>
          <w:rStyle w:val="pxrc"/>
        </w:rPr>
        <w:fldChar w:fldCharType="end"/>
      </w:r>
      <w:r>
        <w:rPr>
          <w:rStyle w:val="pxrc"/>
        </w:rPr>
        <w:t>RIA Federal Tax Coordinator 2d &amp;p;S-2820</w:t>
      </w:r>
      <w:r>
        <w:t>.</w:t>
      </w:r>
    </w:p>
    <w:p w14:paraId="4CB4B22E" w14:textId="77777777" w:rsidR="00000000" w:rsidRDefault="00000000">
      <w:pPr>
        <w:pStyle w:val="pxrrp"/>
      </w:pPr>
    </w:p>
  </w:footnote>
  <w:footnote w:id="104">
    <w:p w14:paraId="4B247357"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069A845"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st.ref.id="I000FU4"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6033(a)(3)(B)</w:t>
      </w:r>
      <w:r>
        <w:t xml:space="preserve">; </w:t>
      </w:r>
      <w:r>
        <w:rPr>
          <w:rStyle w:val="pxst"/>
          <w:color w:val="FF0000"/>
          <w:sz w:val="20"/>
          <w:szCs w:val="20"/>
          <w:vertAlign w:val="superscript"/>
        </w:rPr>
        <w:t>►</w:t>
      </w:r>
      <w:r>
        <w:rPr>
          <w:rStyle w:val="pxst"/>
        </w:rPr>
        <w:fldChar w:fldCharType="begin"/>
      </w:r>
      <w:r>
        <w:rPr>
          <w:rStyle w:val="pxst"/>
        </w:rPr>
        <w:instrText>st.ref.id="I000FU2"</w:instrText>
      </w:r>
      <w:r>
        <w:rPr>
          <w:rStyle w:val="pxst"/>
        </w:rPr>
        <w:fldChar w:fldCharType="end"/>
      </w:r>
      <w:r>
        <w:rPr>
          <w:rStyle w:val="pxst"/>
        </w:rPr>
        <w:t>Rev. Proc. 2011-15, 2011-3 I.R.B. 322</w:t>
      </w:r>
      <w:r>
        <w:t>.</w:t>
      </w:r>
    </w:p>
    <w:p w14:paraId="00694CD7" w14:textId="77777777" w:rsidR="00FB29D8" w:rsidRDefault="00FB29D8">
      <w:pPr>
        <w:pStyle w:val="pxrr"/>
        <w:spacing w:before="180"/>
        <w:rPr>
          <w:sz w:val="24"/>
          <w:szCs w:val="24"/>
        </w:rPr>
      </w:pPr>
      <w:r>
        <w:rPr>
          <w:rStyle w:val="pxvis"/>
          <w:rFonts w:cs="Arial"/>
          <w:bCs/>
          <w:szCs w:val="28"/>
        </w:rPr>
        <w:t>Research References</w:t>
      </w:r>
    </w:p>
    <w:p w14:paraId="62B58B8D" w14:textId="77777777" w:rsidR="00FB29D8" w:rsidRDefault="00FB29D8">
      <w:pPr>
        <w:pStyle w:val="pxrrp"/>
      </w:pPr>
      <w:r>
        <w:t xml:space="preserve">Exemption from requirement to file information return for exempt organizations with gross receipts of not more than $50,000, </w:t>
      </w:r>
      <w:r>
        <w:rPr>
          <w:rStyle w:val="pxrc"/>
          <w:color w:val="FF0000"/>
          <w:sz w:val="20"/>
          <w:szCs w:val="20"/>
          <w:vertAlign w:val="superscript"/>
        </w:rPr>
        <w:t>►</w:t>
      </w:r>
      <w:r>
        <w:rPr>
          <w:rStyle w:val="pxrc"/>
        </w:rPr>
        <w:fldChar w:fldCharType="begin"/>
      </w:r>
      <w:r>
        <w:rPr>
          <w:rStyle w:val="pxrc"/>
        </w:rPr>
        <w:instrText>rc.ref.id="I002DAU"</w:instrText>
      </w:r>
      <w:r>
        <w:rPr>
          <w:rStyle w:val="pxrc"/>
        </w:rPr>
        <w:fldChar w:fldCharType="end"/>
      </w:r>
      <w:r>
        <w:rPr>
          <w:rStyle w:val="pxrc"/>
        </w:rPr>
        <w:t>RIA Federal Tax Coordinator 2d &amp;p;S-282</w:t>
      </w:r>
      <w:ins w:id="135" w:author="Cara Cardinale" w:date="2025-01-14T18:53:00Z">
        <w:r w:rsidR="0095505B">
          <w:rPr>
            <w:rStyle w:val="pxrc"/>
          </w:rPr>
          <w:t>0</w:t>
        </w:r>
      </w:ins>
      <w:del w:id="136" w:author="Cara Cardinale" w:date="2025-01-14T18:53:00Z">
        <w:r w:rsidDel="0095505B">
          <w:rPr>
            <w:rStyle w:val="pxrc"/>
          </w:rPr>
          <w:delText>7</w:delText>
        </w:r>
      </w:del>
      <w:r>
        <w:t>.</w:t>
      </w:r>
    </w:p>
    <w:p w14:paraId="69B789F2" w14:textId="77777777" w:rsidR="00000000" w:rsidRDefault="00000000">
      <w:pPr>
        <w:pStyle w:val="pxrrp"/>
      </w:pPr>
    </w:p>
  </w:footnote>
  <w:footnote w:id="105">
    <w:p w14:paraId="4133FC74"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268CB6E"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st.ref.id="I0056FQ"</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1.6033-2(a)(1)</w:t>
      </w:r>
      <w:r>
        <w:t>.</w:t>
      </w:r>
    </w:p>
    <w:p w14:paraId="0950F3E9"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st.ref.id="I000FSW"</w:instrText>
      </w:r>
      <w:r>
        <w:rPr>
          <w:rStyle w:val="pxst"/>
        </w:rPr>
        <w:fldChar w:fldCharType="end"/>
      </w:r>
      <w:r>
        <w:rPr>
          <w:rStyle w:val="pxst"/>
        </w:rPr>
        <w:t>IRS Form 990</w:t>
      </w:r>
      <w:r>
        <w:t xml:space="preserve"> is the principal federal information return of exempt organizations (except private foundations), and it must be used unless the organization is required to file a special 990 Form. See </w:t>
      </w:r>
      <w:r>
        <w:rPr>
          <w:rStyle w:val="pxst"/>
          <w:color w:val="FF0000"/>
          <w:sz w:val="20"/>
          <w:szCs w:val="20"/>
          <w:vertAlign w:val="superscript"/>
        </w:rPr>
        <w:t>►</w:t>
      </w:r>
      <w:r>
        <w:rPr>
          <w:rStyle w:val="pxst"/>
        </w:rPr>
        <w:fldChar w:fldCharType="begin"/>
      </w:r>
      <w:r>
        <w:rPr>
          <w:rStyle w:val="pxst"/>
        </w:rPr>
        <w:instrText>st.ref.id="I002DC0"</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1.6033-2(a)(2)(i)</w:t>
      </w:r>
      <w:r>
        <w:t>.</w:t>
      </w:r>
    </w:p>
    <w:p w14:paraId="01A9E6ED" w14:textId="77777777" w:rsidR="00FB29D8" w:rsidRDefault="00FB29D8">
      <w:pPr>
        <w:pStyle w:val="pxrr"/>
        <w:spacing w:before="180"/>
        <w:rPr>
          <w:sz w:val="24"/>
          <w:szCs w:val="24"/>
        </w:rPr>
      </w:pPr>
      <w:r>
        <w:rPr>
          <w:rStyle w:val="pxvis"/>
          <w:rFonts w:cs="Arial"/>
          <w:bCs/>
          <w:szCs w:val="28"/>
        </w:rPr>
        <w:t>Research References</w:t>
      </w:r>
    </w:p>
    <w:p w14:paraId="6E0CBBD2" w14:textId="77777777" w:rsidR="00FB29D8" w:rsidRDefault="00FB29D8">
      <w:pPr>
        <w:pStyle w:val="pxrrp"/>
      </w:pPr>
      <w:r>
        <w:t xml:space="preserve">Information return requirement for certain exempt organizations, </w:t>
      </w:r>
      <w:r>
        <w:rPr>
          <w:rStyle w:val="pxrc"/>
          <w:color w:val="FF0000"/>
          <w:sz w:val="20"/>
          <w:szCs w:val="20"/>
          <w:vertAlign w:val="superscript"/>
        </w:rPr>
        <w:t>►</w:t>
      </w:r>
      <w:r>
        <w:rPr>
          <w:rStyle w:val="pxrc"/>
        </w:rPr>
        <w:fldChar w:fldCharType="begin"/>
      </w:r>
      <w:r>
        <w:rPr>
          <w:rStyle w:val="pxrc"/>
        </w:rPr>
        <w:instrText>rc.ref.id="I0056GW"</w:instrText>
      </w:r>
      <w:r>
        <w:rPr>
          <w:rStyle w:val="pxrc"/>
        </w:rPr>
        <w:fldChar w:fldCharType="end"/>
      </w:r>
      <w:r>
        <w:rPr>
          <w:rStyle w:val="pxrc"/>
        </w:rPr>
        <w:t>RIA Federal Tax Coordinator 2d &amp;p;S-2801</w:t>
      </w:r>
      <w:r>
        <w:t>.</w:t>
      </w:r>
    </w:p>
    <w:p w14:paraId="798E5EE7" w14:textId="77777777" w:rsidR="00000000" w:rsidRDefault="00000000">
      <w:pPr>
        <w:pStyle w:val="pxrrp"/>
      </w:pPr>
    </w:p>
  </w:footnote>
  <w:footnote w:id="106">
    <w:p w14:paraId="65DBACE4"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784931A"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x.ref.id="I000FSU"</w:instrText>
      </w:r>
      <w:r>
        <w:rPr>
          <w:rStyle w:val="pxx"/>
        </w:rPr>
        <w:fldChar w:fldCharType="end"/>
      </w:r>
      <w:r>
        <w:rPr>
          <w:rStyle w:val="pxx"/>
          <w:vanish/>
        </w:rPr>
        <w:t>&amp;s;</w:t>
      </w:r>
      <w:r>
        <w:rPr>
          <w:rStyle w:val="pxvis"/>
          <w:rFonts w:ascii="Times NewRoman" w:hAnsi="Times NewRoman"/>
          <w:b w:val="0"/>
          <w:sz w:val="24"/>
        </w:rPr>
        <w:t>§</w:t>
      </w:r>
      <w:r>
        <w:rPr>
          <w:rStyle w:val="pxx"/>
        </w:rPr>
        <w:t>30:5</w:t>
      </w:r>
      <w:r>
        <w:t>.</w:t>
      </w:r>
    </w:p>
    <w:p w14:paraId="740C11FA" w14:textId="77777777" w:rsidR="00000000" w:rsidRDefault="00000000">
      <w:pPr>
        <w:pStyle w:val="pxp"/>
      </w:pPr>
    </w:p>
  </w:footnote>
  <w:footnote w:id="107">
    <w:p w14:paraId="0E1A933E"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C8F68E6"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st.ref.id="I0056GY"</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1.6033-2(g)(1)(iii)</w:t>
      </w:r>
      <w:r>
        <w:t>.</w:t>
      </w:r>
    </w:p>
    <w:p w14:paraId="14B7FBF3" w14:textId="77777777" w:rsidR="00000000" w:rsidRDefault="00000000">
      <w:pPr>
        <w:pStyle w:val="pxp"/>
      </w:pPr>
    </w:p>
  </w:footnote>
  <w:footnote w:id="108">
    <w:p w14:paraId="71495C30"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26627F25"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st.ref.id="I007ZLU"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w:t>
      </w:r>
    </w:p>
    <w:p w14:paraId="2BB482E3" w14:textId="77777777" w:rsidR="00000000" w:rsidRDefault="00000000">
      <w:pPr>
        <w:pStyle w:val="pxp"/>
      </w:pPr>
    </w:p>
  </w:footnote>
  <w:footnote w:id="109">
    <w:p w14:paraId="470E0D24"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11AED48"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st.ref.id="I000FN6"</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1.6033-2(c)</w:t>
      </w:r>
      <w:r>
        <w:t>.</w:t>
      </w:r>
    </w:p>
    <w:p w14:paraId="010D9669" w14:textId="77777777" w:rsidR="00FB29D8" w:rsidRDefault="00FB29D8">
      <w:pPr>
        <w:pStyle w:val="pxrr"/>
        <w:spacing w:before="180"/>
        <w:rPr>
          <w:sz w:val="24"/>
          <w:szCs w:val="24"/>
        </w:rPr>
      </w:pPr>
      <w:r>
        <w:rPr>
          <w:rStyle w:val="pxvis"/>
          <w:rFonts w:cs="Arial"/>
          <w:bCs/>
          <w:szCs w:val="28"/>
        </w:rPr>
        <w:t>Research References</w:t>
      </w:r>
    </w:p>
    <w:p w14:paraId="014FF6EB" w14:textId="77777777" w:rsidR="00FB29D8" w:rsidRDefault="00FB29D8">
      <w:pPr>
        <w:pStyle w:val="pxrrp"/>
      </w:pPr>
      <w:r>
        <w:t xml:space="preserve">Organization claiming exempt status before recognition of exempt status, </w:t>
      </w:r>
      <w:r>
        <w:rPr>
          <w:rStyle w:val="pxrc"/>
          <w:color w:val="FF0000"/>
          <w:sz w:val="20"/>
          <w:szCs w:val="20"/>
          <w:vertAlign w:val="superscript"/>
        </w:rPr>
        <w:t>►</w:t>
      </w:r>
      <w:r>
        <w:rPr>
          <w:rStyle w:val="pxrc"/>
        </w:rPr>
        <w:fldChar w:fldCharType="begin"/>
      </w:r>
      <w:r>
        <w:rPr>
          <w:rStyle w:val="pxrc"/>
        </w:rPr>
        <w:instrText>rc.ref.id="I002DHQ"</w:instrText>
      </w:r>
      <w:r>
        <w:rPr>
          <w:rStyle w:val="pxrc"/>
        </w:rPr>
        <w:fldChar w:fldCharType="end"/>
      </w:r>
      <w:r>
        <w:rPr>
          <w:rStyle w:val="pxrc"/>
        </w:rPr>
        <w:t>RIA Federal Tax Coordinator 2d &amp;p;S-2803</w:t>
      </w:r>
      <w:r>
        <w:t>.</w:t>
      </w:r>
    </w:p>
    <w:p w14:paraId="73C039E5" w14:textId="77777777" w:rsidR="00000000" w:rsidRDefault="00000000">
      <w:pPr>
        <w:pStyle w:val="pxrrp"/>
      </w:pPr>
    </w:p>
  </w:footnote>
  <w:footnote w:id="110">
    <w:p w14:paraId="3079F150"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12B4747"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cc"/>
          <w:color w:val="FF0000"/>
          <w:sz w:val="20"/>
          <w:szCs w:val="20"/>
          <w:vertAlign w:val="superscript"/>
        </w:rPr>
        <w:t>►</w:t>
      </w:r>
      <w:r>
        <w:rPr>
          <w:rStyle w:val="pxcc"/>
        </w:rPr>
        <w:fldChar w:fldCharType="begin"/>
      </w:r>
      <w:r>
        <w:rPr>
          <w:rStyle w:val="pxcc"/>
        </w:rPr>
        <w:instrText>cc.ref.id="I000FN4"</w:instrText>
      </w:r>
      <w:r>
        <w:rPr>
          <w:rStyle w:val="pxcc"/>
        </w:rPr>
        <w:fldChar w:fldCharType="end"/>
      </w:r>
      <w:r>
        <w:rPr>
          <w:rStyle w:val="pxcc"/>
        </w:rPr>
        <w:t>Royal Highlanders v. C. I. R., 1 T.C. 184, 1942 WL 324 (T.C. 1942), decision rev'd on other grounds, 138 F.2d 240 (C.C.A. 8th Cir. 1943)</w:t>
      </w:r>
      <w:r>
        <w:t>.</w:t>
      </w:r>
    </w:p>
    <w:p w14:paraId="045A57FF" w14:textId="77777777" w:rsidR="00000000" w:rsidRDefault="00000000">
      <w:pPr>
        <w:pStyle w:val="pxp"/>
      </w:pPr>
    </w:p>
  </w:footnote>
  <w:footnote w:id="111">
    <w:p w14:paraId="18EE8604"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1197F9A9"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cc"/>
          <w:color w:val="FF0000"/>
          <w:sz w:val="20"/>
          <w:szCs w:val="20"/>
          <w:vertAlign w:val="superscript"/>
        </w:rPr>
        <w:t>►</w:t>
      </w:r>
      <w:r>
        <w:rPr>
          <w:rStyle w:val="pxcc"/>
        </w:rPr>
        <w:fldChar w:fldCharType="begin"/>
      </w:r>
      <w:r>
        <w:rPr>
          <w:rStyle w:val="pxcc"/>
        </w:rPr>
        <w:instrText>cc.ref.id="I000FN1"</w:instrText>
      </w:r>
      <w:r>
        <w:rPr>
          <w:rStyle w:val="pxcc"/>
        </w:rPr>
        <w:fldChar w:fldCharType="end"/>
      </w:r>
      <w:r>
        <w:rPr>
          <w:rStyle w:val="pxcc"/>
        </w:rPr>
        <w:t>Economy Sav. and Loan Co. v. C. I. R., 5 T.C. 543, 1945 WL 43 (T.C. 1945), aff'd in part, 158 F.2d 472 (C.C.A. 6th Cir. 1946) and acq. withdrawn, nonacq., 1959-2 C.B. 3, 1959 WL 65592 (1959)</w:t>
      </w:r>
      <w:r>
        <w:t>.</w:t>
      </w:r>
    </w:p>
    <w:p w14:paraId="0E517056" w14:textId="77777777" w:rsidR="00000000" w:rsidRDefault="00000000">
      <w:pPr>
        <w:pStyle w:val="pxp"/>
      </w:pPr>
    </w:p>
  </w:footnote>
  <w:footnote w:id="112">
    <w:p w14:paraId="654F3F99"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2C47BECE"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cc"/>
          <w:color w:val="FF0000"/>
          <w:sz w:val="20"/>
          <w:szCs w:val="20"/>
          <w:vertAlign w:val="superscript"/>
        </w:rPr>
        <w:t>►</w:t>
      </w:r>
      <w:r>
        <w:rPr>
          <w:rStyle w:val="pxcc"/>
        </w:rPr>
        <w:fldChar w:fldCharType="begin"/>
      </w:r>
      <w:r>
        <w:rPr>
          <w:rStyle w:val="pxcc"/>
        </w:rPr>
        <w:instrText>cc.ref.id="I000FMZ"</w:instrText>
      </w:r>
      <w:r>
        <w:rPr>
          <w:rStyle w:val="pxcc"/>
        </w:rPr>
        <w:fldChar w:fldCharType="end"/>
      </w:r>
      <w:r>
        <w:rPr>
          <w:rStyle w:val="pxcc"/>
        </w:rPr>
        <w:t>Royal Highlanders v. C. I. R., 1 T.C. 184, 1942 WL 324 (T.C. 1942), decision rev'd on other grounds, 138 F.2d 240 (C.C.A. 8th Cir. 1943)</w:t>
      </w:r>
      <w:r>
        <w:t>.</w:t>
      </w:r>
    </w:p>
    <w:p w14:paraId="576F9FBA" w14:textId="77777777" w:rsidR="00000000" w:rsidRDefault="00000000">
      <w:pPr>
        <w:pStyle w:val="pxp"/>
      </w:pPr>
    </w:p>
  </w:footnote>
  <w:footnote w:id="113">
    <w:p w14:paraId="704F99EE"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8D126DD"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st.ref.id="I007ZRP"</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1.6012-2(e)</w:t>
      </w:r>
      <w:r>
        <w:t>.</w:t>
      </w:r>
    </w:p>
    <w:p w14:paraId="4ACCB93C" w14:textId="77777777" w:rsidR="00FB29D8" w:rsidRDefault="00FB29D8">
      <w:pPr>
        <w:pStyle w:val="pxrr"/>
        <w:spacing w:before="180"/>
        <w:rPr>
          <w:sz w:val="24"/>
          <w:szCs w:val="24"/>
        </w:rPr>
      </w:pPr>
      <w:r>
        <w:rPr>
          <w:rStyle w:val="pxvis"/>
          <w:rFonts w:cs="Arial"/>
          <w:bCs/>
          <w:szCs w:val="28"/>
        </w:rPr>
        <w:t>Research References</w:t>
      </w:r>
    </w:p>
    <w:p w14:paraId="2AEB218B" w14:textId="77777777" w:rsidR="00FB29D8" w:rsidRDefault="00FB29D8">
      <w:pPr>
        <w:pStyle w:val="pxrrp"/>
      </w:pPr>
      <w:r>
        <w:t xml:space="preserve">Computing unrelated business income tax, </w:t>
      </w:r>
      <w:r>
        <w:rPr>
          <w:rStyle w:val="pxrc"/>
          <w:color w:val="FF0000"/>
          <w:sz w:val="20"/>
          <w:szCs w:val="20"/>
          <w:vertAlign w:val="superscript"/>
        </w:rPr>
        <w:t>►</w:t>
      </w:r>
      <w:r>
        <w:rPr>
          <w:rStyle w:val="pxrc"/>
        </w:rPr>
        <w:fldChar w:fldCharType="begin"/>
      </w:r>
      <w:r>
        <w:rPr>
          <w:rStyle w:val="pxrc"/>
        </w:rPr>
        <w:instrText>rc.ref.id="I000FLT"</w:instrText>
      </w:r>
      <w:r>
        <w:rPr>
          <w:rStyle w:val="pxrc"/>
        </w:rPr>
        <w:fldChar w:fldCharType="end"/>
      </w:r>
      <w:r>
        <w:rPr>
          <w:rStyle w:val="pxrc"/>
        </w:rPr>
        <w:t>RIA Federal Tax Coordinator 2d &amp;pp;D-6900 et seq.</w:t>
      </w:r>
    </w:p>
    <w:p w14:paraId="197296CF" w14:textId="77777777" w:rsidR="00000000" w:rsidRDefault="00000000">
      <w:pPr>
        <w:pStyle w:val="pxrrp"/>
      </w:pPr>
    </w:p>
  </w:footnote>
  <w:footnote w:id="114">
    <w:p w14:paraId="5C103759"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75283B5A"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st.ref.id="I002DJ3"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6104(d)</w:t>
      </w:r>
      <w:r>
        <w:t xml:space="preserve">; </w:t>
      </w:r>
      <w:r>
        <w:rPr>
          <w:rStyle w:val="pxst"/>
          <w:color w:val="FF0000"/>
          <w:sz w:val="20"/>
          <w:szCs w:val="20"/>
          <w:vertAlign w:val="superscript"/>
        </w:rPr>
        <w:t>►</w:t>
      </w:r>
      <w:r>
        <w:rPr>
          <w:rStyle w:val="pxst"/>
        </w:rPr>
        <w:fldChar w:fldCharType="begin"/>
      </w:r>
      <w:r>
        <w:rPr>
          <w:rStyle w:val="pxst"/>
        </w:rPr>
        <w:instrText>st.ref.id="I0056NZ"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301.6104(d)-1</w:t>
      </w:r>
      <w:r>
        <w:t>.</w:t>
      </w:r>
    </w:p>
    <w:p w14:paraId="2379ECB9" w14:textId="77777777" w:rsidR="00FB29D8" w:rsidRDefault="00FB29D8">
      <w:pPr>
        <w:pStyle w:val="pxrr"/>
        <w:spacing w:before="180"/>
        <w:rPr>
          <w:sz w:val="24"/>
          <w:szCs w:val="24"/>
        </w:rPr>
      </w:pPr>
      <w:r>
        <w:rPr>
          <w:rStyle w:val="pxvis"/>
          <w:rFonts w:cs="Arial"/>
          <w:bCs/>
          <w:szCs w:val="28"/>
        </w:rPr>
        <w:t>Research References</w:t>
      </w:r>
    </w:p>
    <w:p w14:paraId="177B46F5" w14:textId="77777777" w:rsidR="00FB29D8" w:rsidRDefault="00FB29D8">
      <w:pPr>
        <w:pStyle w:val="pxrrp"/>
      </w:pPr>
      <w:r>
        <w:t xml:space="preserve">Application disclosure requirements, </w:t>
      </w:r>
      <w:r>
        <w:rPr>
          <w:rStyle w:val="pxrc"/>
          <w:color w:val="FF0000"/>
          <w:sz w:val="20"/>
          <w:szCs w:val="20"/>
          <w:vertAlign w:val="superscript"/>
        </w:rPr>
        <w:t>►</w:t>
      </w:r>
      <w:r>
        <w:rPr>
          <w:rStyle w:val="pxrc"/>
        </w:rPr>
        <w:fldChar w:fldCharType="begin"/>
      </w:r>
      <w:r>
        <w:rPr>
          <w:rStyle w:val="pxrc"/>
        </w:rPr>
        <w:instrText>rc.ref.id="I000FLR"</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10:58</w:t>
      </w:r>
      <w:r>
        <w:t>.</w:t>
      </w:r>
    </w:p>
    <w:p w14:paraId="6F5DDEFF" w14:textId="77777777" w:rsidR="00000000" w:rsidRDefault="00000000">
      <w:pPr>
        <w:pStyle w:val="pxrrp"/>
      </w:pPr>
    </w:p>
  </w:footnote>
  <w:footnote w:id="115">
    <w:p w14:paraId="7F40CD1A"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4095102"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cc.ref.id="I000F0E"</w:instrText>
      </w:r>
      <w:r>
        <w:rPr>
          <w:rStyle w:val="pxcc"/>
        </w:rPr>
        <w:fldChar w:fldCharType="end"/>
      </w:r>
      <w:r>
        <w:rPr>
          <w:rStyle w:val="pxcc"/>
        </w:rPr>
        <w:t>Heifetz v. Rockaway Point Volunteer Fire Dept., 124 N.Y.S.2d 257 (Sup 1953), order aff'd, 282 A.D. 1062, 126 N.Y.S.2d 604 (2d Dep't 1953)</w:t>
      </w:r>
      <w:r>
        <w:t>.</w:t>
      </w:r>
    </w:p>
    <w:p w14:paraId="2475AF97" w14:textId="77777777" w:rsidR="00000000" w:rsidRDefault="00000000">
      <w:pPr>
        <w:pStyle w:val="pxp"/>
      </w:pPr>
    </w:p>
  </w:footnote>
  <w:footnote w:id="116">
    <w:p w14:paraId="51DE030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D2809B3" w14:textId="77777777" w:rsidR="00FB29D8" w:rsidRDefault="00FB29D8">
      <w:pPr>
        <w:pStyle w:val="pxrr"/>
        <w:spacing w:before="180"/>
        <w:rPr>
          <w:sz w:val="24"/>
          <w:szCs w:val="24"/>
        </w:rPr>
      </w:pPr>
      <w:r>
        <w:rPr>
          <w:rStyle w:val="pxvis"/>
          <w:rFonts w:cs="Arial"/>
          <w:bCs/>
          <w:szCs w:val="28"/>
        </w:rPr>
        <w:t>Research References</w:t>
      </w:r>
    </w:p>
    <w:p w14:paraId="1408FB29" w14:textId="77777777" w:rsidR="00FB29D8" w:rsidRDefault="00FB29D8">
      <w:pPr>
        <w:pStyle w:val="pxrrp"/>
      </w:pPr>
      <w:r>
        <w:t xml:space="preserve">Definition of associations, see </w:t>
      </w:r>
      <w:r>
        <w:rPr>
          <w:rStyle w:val="pxrc"/>
          <w:color w:val="FF0000"/>
          <w:sz w:val="20"/>
          <w:szCs w:val="20"/>
          <w:vertAlign w:val="superscript"/>
        </w:rPr>
        <w:t>►</w:t>
      </w:r>
      <w:r>
        <w:rPr>
          <w:rStyle w:val="pxrc"/>
        </w:rPr>
        <w:fldChar w:fldCharType="begin"/>
      </w:r>
      <w:r>
        <w:rPr>
          <w:rStyle w:val="pxrc"/>
        </w:rPr>
        <w:instrText>rc.ref.id="I00579E"</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1</w:t>
      </w:r>
      <w:r>
        <w:t>.</w:t>
      </w:r>
    </w:p>
    <w:p w14:paraId="37981349" w14:textId="77777777" w:rsidR="00FB29D8" w:rsidRDefault="00FB29D8">
      <w:pPr>
        <w:pStyle w:val="pxrrp"/>
      </w:pPr>
      <w:r>
        <w:t xml:space="preserve">Definition of associations, see </w:t>
      </w:r>
      <w:r>
        <w:rPr>
          <w:rStyle w:val="pxrc"/>
          <w:color w:val="FF0000"/>
          <w:sz w:val="20"/>
          <w:szCs w:val="20"/>
          <w:vertAlign w:val="superscript"/>
        </w:rPr>
        <w:t>►</w:t>
      </w:r>
      <w:r>
        <w:rPr>
          <w:rStyle w:val="pxrc"/>
        </w:rPr>
        <w:fldChar w:fldCharType="begin"/>
      </w:r>
      <w:r>
        <w:rPr>
          <w:rStyle w:val="pxrc"/>
        </w:rPr>
        <w:instrText>rc.ref.id="I0080EA"</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to 3</w:t>
      </w:r>
      <w:r>
        <w:t>.</w:t>
      </w:r>
    </w:p>
    <w:p w14:paraId="6028A49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rc.ref.id="I000EUR"</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et seq.</w:t>
      </w:r>
    </w:p>
    <w:p w14:paraId="12403E15" w14:textId="77777777" w:rsidR="00000000" w:rsidRDefault="00000000">
      <w:pPr>
        <w:pStyle w:val="pxrrp"/>
      </w:pPr>
    </w:p>
  </w:footnote>
  <w:footnote w:id="117">
    <w:p w14:paraId="459A68B2"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FAF4FED"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t xml:space="preserve">For forms relating to business partnerships, see </w:t>
      </w:r>
      <w:del w:id="366" w:author="Cara Cardinale" w:date="2025-01-15T12:51:00Z">
        <w:r w:rsidDel="009C6681">
          <w:delText xml:space="preserve">Partnerships </w:delText>
        </w:r>
      </w:del>
      <w:r>
        <w:rPr>
          <w:rStyle w:val="pxx"/>
          <w:color w:val="FF0000"/>
          <w:sz w:val="20"/>
          <w:szCs w:val="20"/>
          <w:vertAlign w:val="superscript"/>
        </w:rPr>
        <w:t>►</w:t>
      </w:r>
      <w:r>
        <w:rPr>
          <w:rStyle w:val="pxx"/>
        </w:rPr>
        <w:fldChar w:fldCharType="begin"/>
      </w:r>
      <w:r>
        <w:rPr>
          <w:rStyle w:val="pxx"/>
        </w:rPr>
        <w:instrText>x.ref.id="I000EUO"</w:instrText>
      </w:r>
      <w:r>
        <w:rPr>
          <w:rStyle w:val="pxx"/>
        </w:rPr>
        <w:fldChar w:fldCharType="end"/>
      </w:r>
      <w:r>
        <w:rPr>
          <w:rStyle w:val="pxx"/>
          <w:vanish/>
        </w:rPr>
        <w:t>&amp;ss;</w:t>
      </w:r>
      <w:r>
        <w:rPr>
          <w:rStyle w:val="pxvis"/>
          <w:rFonts w:ascii="Times NewRoman" w:hAnsi="Times NewRoman"/>
          <w:b w:val="0"/>
          <w:sz w:val="24"/>
        </w:rPr>
        <w:t>§§</w:t>
      </w:r>
      <w:r>
        <w:rPr>
          <w:rStyle w:val="pxx"/>
        </w:rPr>
        <w:t>18:1 et seq.</w:t>
      </w:r>
    </w:p>
    <w:p w14:paraId="139A1A15"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t xml:space="preserve">For forms relating to joint ventures, see </w:t>
      </w:r>
      <w:del w:id="367" w:author="Cara Cardinale" w:date="2025-01-15T12:51:00Z">
        <w:r w:rsidDel="009C6681">
          <w:delText xml:space="preserve">Joint Ventures </w:delText>
        </w:r>
      </w:del>
      <w:r>
        <w:rPr>
          <w:rStyle w:val="pxx"/>
          <w:color w:val="FF0000"/>
          <w:sz w:val="20"/>
          <w:szCs w:val="20"/>
          <w:vertAlign w:val="superscript"/>
        </w:rPr>
        <w:t>►</w:t>
      </w:r>
      <w:r>
        <w:rPr>
          <w:rStyle w:val="pxx"/>
        </w:rPr>
        <w:fldChar w:fldCharType="begin"/>
      </w:r>
      <w:r>
        <w:rPr>
          <w:rStyle w:val="pxx"/>
        </w:rPr>
        <w:instrText>x.ref.id="I002EA8"</w:instrText>
      </w:r>
      <w:r>
        <w:rPr>
          <w:rStyle w:val="pxx"/>
        </w:rPr>
        <w:fldChar w:fldCharType="end"/>
      </w:r>
      <w:r>
        <w:rPr>
          <w:rStyle w:val="pxx"/>
          <w:vanish/>
        </w:rPr>
        <w:t>&amp;ss;</w:t>
      </w:r>
      <w:r>
        <w:rPr>
          <w:rStyle w:val="pxvis"/>
          <w:rFonts w:ascii="Times NewRoman" w:hAnsi="Times NewRoman"/>
          <w:b w:val="0"/>
          <w:sz w:val="24"/>
        </w:rPr>
        <w:t>§§</w:t>
      </w:r>
      <w:r>
        <w:rPr>
          <w:rStyle w:val="pxx"/>
        </w:rPr>
        <w:t>19:1 et seq.</w:t>
      </w:r>
    </w:p>
    <w:p w14:paraId="19E74916" w14:textId="77777777" w:rsidR="00FB29D8" w:rsidRDefault="00FB29D8">
      <w:pPr>
        <w:pStyle w:val="pxrr"/>
        <w:spacing w:before="180"/>
        <w:rPr>
          <w:sz w:val="24"/>
          <w:szCs w:val="24"/>
        </w:rPr>
      </w:pPr>
      <w:r>
        <w:rPr>
          <w:rStyle w:val="pxvis"/>
          <w:rFonts w:cs="Arial"/>
          <w:bCs/>
          <w:szCs w:val="28"/>
        </w:rPr>
        <w:t>Research References</w:t>
      </w:r>
    </w:p>
    <w:p w14:paraId="58EB7FF9" w14:textId="77777777" w:rsidR="00FB29D8" w:rsidRDefault="00FB29D8">
      <w:pPr>
        <w:pStyle w:val="pxrrp"/>
      </w:pPr>
      <w:r>
        <w:t xml:space="preserve">Nature of associations and clubs, generally, see </w:t>
      </w:r>
      <w:r>
        <w:rPr>
          <w:rStyle w:val="pxrc"/>
          <w:color w:val="FF0000"/>
          <w:sz w:val="20"/>
          <w:szCs w:val="20"/>
          <w:vertAlign w:val="superscript"/>
        </w:rPr>
        <w:t>►</w:t>
      </w:r>
      <w:r>
        <w:rPr>
          <w:rStyle w:val="pxrc"/>
        </w:rPr>
        <w:fldChar w:fldCharType="begin"/>
      </w:r>
      <w:r>
        <w:rPr>
          <w:rStyle w:val="pxrc"/>
        </w:rPr>
        <w:instrText>rc.ref.id="I0057F4"</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 et seq.</w:t>
      </w:r>
    </w:p>
    <w:p w14:paraId="5D994906" w14:textId="77777777" w:rsidR="00FB29D8" w:rsidRDefault="00FB29D8">
      <w:pPr>
        <w:pStyle w:val="pxrrp"/>
      </w:pPr>
      <w:r>
        <w:t xml:space="preserve">Nature and kinds of associations and clubs, see </w:t>
      </w:r>
      <w:r>
        <w:rPr>
          <w:rStyle w:val="pxrc"/>
          <w:color w:val="FF0000"/>
          <w:sz w:val="20"/>
          <w:szCs w:val="20"/>
          <w:vertAlign w:val="superscript"/>
        </w:rPr>
        <w:t>►</w:t>
      </w:r>
      <w:r>
        <w:rPr>
          <w:rStyle w:val="pxrc"/>
        </w:rPr>
        <w:fldChar w:fldCharType="begin"/>
      </w:r>
      <w:r>
        <w:rPr>
          <w:rStyle w:val="pxrc"/>
        </w:rPr>
        <w:instrText>rc.ref.id="I0080K0"</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1, 2</w:t>
      </w:r>
      <w:r>
        <w:t>.</w:t>
      </w:r>
    </w:p>
    <w:p w14:paraId="5C9355A7" w14:textId="77777777" w:rsidR="00000000" w:rsidRDefault="00000000">
      <w:pPr>
        <w:pStyle w:val="pxrrp"/>
      </w:pPr>
    </w:p>
  </w:footnote>
  <w:footnote w:id="118">
    <w:p w14:paraId="1B49C5C8"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8354286"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cc.ref.id="I000EUM"</w:instrText>
      </w:r>
      <w:r>
        <w:rPr>
          <w:rStyle w:val="pxcc"/>
        </w:rPr>
        <w:fldChar w:fldCharType="end"/>
      </w:r>
      <w:r>
        <w:rPr>
          <w:rStyle w:val="pxcc"/>
        </w:rPr>
        <w:t>Martin v. Curran, 303 N.Y. 276, 101 N.E.2d 683 (1951)</w:t>
      </w:r>
      <w:r>
        <w:t xml:space="preserve">; </w:t>
      </w:r>
      <w:r>
        <w:rPr>
          <w:rStyle w:val="pxcc"/>
          <w:color w:val="FF0000"/>
          <w:sz w:val="20"/>
          <w:szCs w:val="20"/>
          <w:vertAlign w:val="superscript"/>
        </w:rPr>
        <w:t>►</w:t>
      </w:r>
      <w:r>
        <w:rPr>
          <w:rStyle w:val="pxcc"/>
        </w:rPr>
        <w:fldChar w:fldCharType="begin"/>
      </w:r>
      <w:r>
        <w:rPr>
          <w:rStyle w:val="pxcc"/>
        </w:rPr>
        <w:instrText>cc.ref.id="I002EAA"</w:instrText>
      </w:r>
      <w:r>
        <w:rPr>
          <w:rStyle w:val="pxcc"/>
        </w:rPr>
        <w:fldChar w:fldCharType="end"/>
      </w:r>
      <w:r>
        <w:rPr>
          <w:rStyle w:val="pxcc"/>
        </w:rPr>
        <w:t>Heifetz v. Rockaway Point Volunteer Fire Dept., 124 N.Y.S.2d 257 (Sup 1953), order aff'd, 282 A.D. 1062, 126 N.Y.S.2d 604 (2d Dep't 1953)</w:t>
      </w:r>
      <w:r>
        <w:t>.</w:t>
      </w:r>
    </w:p>
    <w:p w14:paraId="2E4609B7" w14:textId="77777777" w:rsidR="00FB29D8" w:rsidRDefault="00FB29D8">
      <w:pPr>
        <w:pStyle w:val="pxrr"/>
        <w:spacing w:before="180"/>
        <w:rPr>
          <w:sz w:val="24"/>
          <w:szCs w:val="24"/>
        </w:rPr>
      </w:pPr>
      <w:r>
        <w:rPr>
          <w:rStyle w:val="pxvis"/>
          <w:rFonts w:cs="Arial"/>
          <w:bCs/>
          <w:szCs w:val="28"/>
        </w:rPr>
        <w:t>Research References</w:t>
      </w:r>
    </w:p>
    <w:p w14:paraId="4FEF6ED9" w14:textId="77777777" w:rsidR="00FB29D8" w:rsidRDefault="00FB29D8">
      <w:pPr>
        <w:pStyle w:val="pxrrp"/>
      </w:pPr>
      <w:r>
        <w:t xml:space="preserve">Characteristics of associations, see </w:t>
      </w:r>
      <w:r>
        <w:rPr>
          <w:rStyle w:val="pxrc"/>
          <w:color w:val="FF0000"/>
          <w:sz w:val="20"/>
          <w:szCs w:val="20"/>
          <w:vertAlign w:val="superscript"/>
        </w:rPr>
        <w:t>►</w:t>
      </w:r>
      <w:r>
        <w:rPr>
          <w:rStyle w:val="pxrc"/>
        </w:rPr>
        <w:fldChar w:fldCharType="begin"/>
      </w:r>
      <w:r>
        <w:rPr>
          <w:rStyle w:val="pxrc"/>
        </w:rPr>
        <w:instrText>rc.ref.id="I0080K2"</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3</w:t>
      </w:r>
      <w:r>
        <w:t>.</w:t>
      </w:r>
    </w:p>
    <w:p w14:paraId="2F7C4B9B" w14:textId="77777777" w:rsidR="00FB29D8" w:rsidRDefault="00FB29D8">
      <w:pPr>
        <w:pStyle w:val="pxrrp"/>
      </w:pPr>
      <w:r>
        <w:t xml:space="preserve">Associations, compared to, and distinguished from, partnerships and corporations, </w:t>
      </w:r>
      <w:r>
        <w:rPr>
          <w:rStyle w:val="pxrc"/>
          <w:color w:val="FF0000"/>
          <w:sz w:val="20"/>
          <w:szCs w:val="20"/>
          <w:vertAlign w:val="superscript"/>
        </w:rPr>
        <w:t>►</w:t>
      </w:r>
      <w:r>
        <w:rPr>
          <w:rStyle w:val="pxrc"/>
        </w:rPr>
        <w:fldChar w:fldCharType="begin"/>
      </w:r>
      <w:r>
        <w:rPr>
          <w:rStyle w:val="pxrc"/>
        </w:rPr>
        <w:instrText>rc.ref.id="I00ATOY"</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t>.</w:t>
      </w:r>
    </w:p>
    <w:p w14:paraId="4E6D4BCE" w14:textId="77777777" w:rsidR="00000000" w:rsidRDefault="00000000">
      <w:pPr>
        <w:pStyle w:val="pxrrp"/>
      </w:pPr>
    </w:p>
  </w:footnote>
  <w:footnote w:id="119">
    <w:p w14:paraId="5201F726"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0735A6D"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st"/>
          <w:color w:val="FF0000"/>
          <w:sz w:val="20"/>
          <w:szCs w:val="20"/>
          <w:vertAlign w:val="superscript"/>
        </w:rPr>
        <w:t>►</w:t>
      </w:r>
      <w:r>
        <w:rPr>
          <w:rStyle w:val="pxst"/>
        </w:rPr>
        <w:fldChar w:fldCharType="begin"/>
      </w:r>
      <w:r>
        <w:rPr>
          <w:rStyle w:val="pxst"/>
        </w:rPr>
        <w:instrText>st.ref.id="I000EUJ"</w:instrText>
      </w:r>
      <w:r>
        <w:rPr>
          <w:rStyle w:val="pxst"/>
        </w:rPr>
        <w:fldChar w:fldCharType="end"/>
      </w:r>
      <w:r>
        <w:rPr>
          <w:rStyle w:val="pxst"/>
        </w:rPr>
        <w:t xml:space="preserve">Gen. Ass'ns Law </w:t>
      </w:r>
      <w:r>
        <w:rPr>
          <w:rStyle w:val="pxst"/>
          <w:vanish/>
        </w:rPr>
        <w:t>&amp;s;</w:t>
      </w:r>
      <w:r>
        <w:rPr>
          <w:rStyle w:val="pxvis"/>
          <w:rFonts w:ascii="Times NewRoman" w:hAnsi="Times NewRoman"/>
          <w:b w:val="0"/>
          <w:sz w:val="24"/>
        </w:rPr>
        <w:t>§</w:t>
      </w:r>
      <w:r>
        <w:rPr>
          <w:rStyle w:val="pxst"/>
        </w:rPr>
        <w:t>13</w:t>
      </w:r>
      <w:r>
        <w:t>.</w:t>
      </w:r>
    </w:p>
    <w:p w14:paraId="5460D778" w14:textId="77777777" w:rsidR="00000000" w:rsidRDefault="00000000">
      <w:pPr>
        <w:pStyle w:val="pxp"/>
      </w:pPr>
    </w:p>
  </w:footnote>
  <w:footnote w:id="120">
    <w:p w14:paraId="22370890"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4503A5B"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cc.ref.id="I02MVZN"</w:instrText>
      </w:r>
      <w:r>
        <w:rPr>
          <w:rStyle w:val="pxcc"/>
        </w:rPr>
        <w:fldChar w:fldCharType="end"/>
      </w:r>
      <w:r>
        <w:rPr>
          <w:rStyle w:val="pxcc"/>
        </w:rPr>
        <w:t>Chinuch v. Congregation Lubavitch, Inc., 82 Misc. 3d 29, 204 N.Y.S.3d 380 (App. Term 2024)</w:t>
      </w:r>
      <w:r>
        <w:t>.</w:t>
      </w:r>
    </w:p>
    <w:p w14:paraId="04DB77D3"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cc.ref.id="I002EAD"</w:instrText>
      </w:r>
      <w:r>
        <w:rPr>
          <w:rStyle w:val="pxcc"/>
        </w:rPr>
        <w:fldChar w:fldCharType="end"/>
      </w:r>
      <w:r>
        <w:rPr>
          <w:rStyle w:val="pxcc"/>
        </w:rPr>
        <w:t>Barrett v. New York Republican State Committee, 213 A.D.2d 989, 625 N.Y.S.2d 769 (4th Dep't 1995)</w:t>
      </w:r>
      <w:r>
        <w:t xml:space="preserve">; </w:t>
      </w:r>
      <w:r>
        <w:rPr>
          <w:rStyle w:val="pxcc"/>
          <w:color w:val="FF0000"/>
          <w:sz w:val="20"/>
          <w:szCs w:val="20"/>
          <w:vertAlign w:val="superscript"/>
        </w:rPr>
        <w:t>►</w:t>
      </w:r>
      <w:r>
        <w:rPr>
          <w:rStyle w:val="pxcc"/>
        </w:rPr>
        <w:fldChar w:fldCharType="begin"/>
      </w:r>
      <w:r>
        <w:rPr>
          <w:rStyle w:val="pxcc"/>
        </w:rPr>
        <w:instrText>cc.ref.id="I0057F9"</w:instrText>
      </w:r>
      <w:r>
        <w:rPr>
          <w:rStyle w:val="pxcc"/>
        </w:rPr>
        <w:fldChar w:fldCharType="end"/>
      </w:r>
      <w:r>
        <w:rPr>
          <w:rStyle w:val="pxcc"/>
        </w:rPr>
        <w:t>L &amp; L Associates Holding Corp. v. Charity United Baptist Church, 34 Misc. 3d 355, 935 N.Y.S.2d 450 (Dist. Ct. 2011)</w:t>
      </w:r>
      <w:r>
        <w:t>.</w:t>
      </w:r>
    </w:p>
    <w:p w14:paraId="7290870E" w14:textId="77777777" w:rsidR="00000000" w:rsidRDefault="00000000">
      <w:pPr>
        <w:pStyle w:val="pxp"/>
      </w:pPr>
    </w:p>
  </w:footnote>
  <w:footnote w:id="121">
    <w:p w14:paraId="2D9A2723"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DDC37B8" w14:textId="77777777" w:rsidR="00FB29D8" w:rsidRDefault="00FB29D8">
      <w:pPr>
        <w:pStyle w:val="pxrr"/>
        <w:spacing w:before="180"/>
        <w:rPr>
          <w:sz w:val="24"/>
          <w:szCs w:val="24"/>
        </w:rPr>
      </w:pPr>
      <w:r>
        <w:rPr>
          <w:rStyle w:val="pxvis"/>
          <w:rFonts w:cs="Arial"/>
          <w:bCs/>
          <w:szCs w:val="28"/>
        </w:rPr>
        <w:t>Research References</w:t>
      </w:r>
    </w:p>
    <w:p w14:paraId="545244B1" w14:textId="77777777" w:rsidR="00FB29D8" w:rsidRDefault="00FB29D8">
      <w:pPr>
        <w:pStyle w:val="pxrrp"/>
      </w:pPr>
      <w:r>
        <w:t xml:space="preserve">Unincorporated associations, generally, see </w:t>
      </w:r>
      <w:r>
        <w:rPr>
          <w:rStyle w:val="pxrc"/>
          <w:color w:val="FF0000"/>
          <w:sz w:val="20"/>
          <w:szCs w:val="20"/>
          <w:vertAlign w:val="superscript"/>
        </w:rPr>
        <w:t>►</w:t>
      </w:r>
      <w:r>
        <w:rPr>
          <w:rStyle w:val="pxrc"/>
        </w:rPr>
        <w:fldChar w:fldCharType="begin"/>
      </w:r>
      <w:r>
        <w:rPr>
          <w:rStyle w:val="pxrc"/>
        </w:rPr>
        <w:instrText>rc.ref.id="I0080K5"</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5</w:t>
      </w:r>
      <w:r>
        <w:t>.</w:t>
      </w:r>
    </w:p>
    <w:p w14:paraId="732212A3" w14:textId="77777777" w:rsidR="00FB29D8" w:rsidRDefault="00FB29D8">
      <w:pPr>
        <w:pStyle w:val="pxrrp"/>
      </w:pPr>
      <w:r>
        <w:t xml:space="preserve">Unincorporated associations, generally, see </w:t>
      </w:r>
      <w:r>
        <w:rPr>
          <w:rStyle w:val="pxrc"/>
          <w:color w:val="FF0000"/>
          <w:sz w:val="20"/>
          <w:szCs w:val="20"/>
          <w:vertAlign w:val="superscript"/>
        </w:rPr>
        <w:t>►</w:t>
      </w:r>
      <w:r>
        <w:rPr>
          <w:rStyle w:val="pxrc"/>
        </w:rPr>
        <w:fldChar w:fldCharType="begin"/>
      </w:r>
      <w:r>
        <w:rPr>
          <w:rStyle w:val="pxrc"/>
        </w:rPr>
        <w:instrText>rc.ref.id="I000ETE"</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t>.</w:t>
      </w:r>
    </w:p>
    <w:p w14:paraId="7D31FD55" w14:textId="77777777" w:rsidR="00000000" w:rsidRDefault="00000000">
      <w:pPr>
        <w:pStyle w:val="pxrrp"/>
      </w:pPr>
    </w:p>
  </w:footnote>
  <w:footnote w:id="122">
    <w:p w14:paraId="01D0AB7B"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D4F3C11" w14:textId="77777777" w:rsidR="00FB29D8" w:rsidRDefault="00FB29D8">
      <w:pPr>
        <w:pStyle w:val="pxrr"/>
        <w:spacing w:before="180"/>
        <w:rPr>
          <w:sz w:val="24"/>
          <w:szCs w:val="24"/>
        </w:rPr>
      </w:pPr>
      <w:r>
        <w:rPr>
          <w:rStyle w:val="pxvis"/>
          <w:rFonts w:cs="Arial"/>
          <w:bCs/>
          <w:szCs w:val="28"/>
        </w:rPr>
        <w:t>Research References</w:t>
      </w:r>
    </w:p>
    <w:p w14:paraId="23C01C5D" w14:textId="77777777" w:rsidR="00FB29D8" w:rsidRDefault="00FB29D8">
      <w:pPr>
        <w:pStyle w:val="pxrrp"/>
      </w:pPr>
      <w:r>
        <w:t xml:space="preserve">Constitution, bylaws, and regulations, see </w:t>
      </w:r>
      <w:r>
        <w:rPr>
          <w:rStyle w:val="pxrc"/>
          <w:color w:val="FF0000"/>
          <w:sz w:val="20"/>
          <w:szCs w:val="20"/>
          <w:vertAlign w:val="superscript"/>
        </w:rPr>
        <w:t>►</w:t>
      </w:r>
      <w:r>
        <w:rPr>
          <w:rStyle w:val="pxrc"/>
        </w:rPr>
        <w:fldChar w:fldCharType="begin"/>
      </w:r>
      <w:r>
        <w:rPr>
          <w:rStyle w:val="pxrc"/>
        </w:rPr>
        <w:instrText>rc.ref.id="I002EBI"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370" w:author="Cara Cardinale" w:date="2025-01-12T16:27:00Z">
        <w:r w:rsidDel="00D9691D">
          <w:rPr>
            <w:rStyle w:val="pxrc"/>
          </w:rPr>
          <w:delText>6 to 8</w:delText>
        </w:r>
      </w:del>
      <w:ins w:id="371" w:author="Cara Cardinale" w:date="2025-01-12T16:27:00Z">
        <w:r w:rsidR="00D9691D">
          <w:rPr>
            <w:rStyle w:val="pxrc"/>
          </w:rPr>
          <w:t>4 to 8</w:t>
        </w:r>
      </w:ins>
      <w:r>
        <w:t>.</w:t>
      </w:r>
    </w:p>
    <w:p w14:paraId="1C0CF181" w14:textId="77777777" w:rsidR="00FB29D8" w:rsidRDefault="00FB29D8">
      <w:pPr>
        <w:pStyle w:val="pxrrp"/>
      </w:pPr>
      <w:r>
        <w:t xml:space="preserve">Constitution, bylaws, and regulations, see </w:t>
      </w:r>
      <w:r>
        <w:rPr>
          <w:rStyle w:val="pxrc"/>
          <w:color w:val="FF0000"/>
          <w:sz w:val="20"/>
          <w:szCs w:val="20"/>
          <w:vertAlign w:val="superscript"/>
        </w:rPr>
        <w:t>►</w:t>
      </w:r>
      <w:r>
        <w:rPr>
          <w:rStyle w:val="pxrc"/>
        </w:rPr>
        <w:fldChar w:fldCharType="begin"/>
      </w:r>
      <w:r>
        <w:rPr>
          <w:rStyle w:val="pxrc"/>
        </w:rPr>
        <w:instrText>rc.ref.id="I000ETC"</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3799B3E9" w14:textId="77777777" w:rsidR="00000000" w:rsidRDefault="00000000">
      <w:pPr>
        <w:pStyle w:val="pxrrp"/>
      </w:pPr>
    </w:p>
  </w:footnote>
  <w:footnote w:id="123">
    <w:p w14:paraId="1E97C784"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FCDCC93"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rPr>
          <w:rStyle w:val="pxcc"/>
          <w:color w:val="FF0000"/>
          <w:sz w:val="20"/>
          <w:szCs w:val="20"/>
          <w:vertAlign w:val="superscript"/>
        </w:rPr>
        <w:t>►</w:t>
      </w:r>
      <w:r>
        <w:rPr>
          <w:rStyle w:val="pxcc"/>
        </w:rPr>
        <w:fldChar w:fldCharType="begin"/>
      </w:r>
      <w:r>
        <w:rPr>
          <w:rStyle w:val="pxcc"/>
        </w:rPr>
        <w:instrText>cc.ref.id="I002EBN"</w:instrText>
      </w:r>
      <w:r>
        <w:rPr>
          <w:rStyle w:val="pxcc"/>
        </w:rPr>
        <w:fldChar w:fldCharType="end"/>
      </w:r>
      <w:r>
        <w:rPr>
          <w:rStyle w:val="pxcc"/>
        </w:rPr>
        <w:t>Martin v. Curran, 303 N.Y. 276, 101 N.E.2d 683 (1951)</w:t>
      </w:r>
      <w:r>
        <w:t xml:space="preserve">; </w:t>
      </w:r>
      <w:r>
        <w:rPr>
          <w:rStyle w:val="pxcc"/>
          <w:color w:val="FF0000"/>
          <w:sz w:val="20"/>
          <w:szCs w:val="20"/>
          <w:vertAlign w:val="superscript"/>
        </w:rPr>
        <w:t>►</w:t>
      </w:r>
      <w:r>
        <w:rPr>
          <w:rStyle w:val="pxcc"/>
        </w:rPr>
        <w:fldChar w:fldCharType="begin"/>
      </w:r>
      <w:r>
        <w:rPr>
          <w:rStyle w:val="pxcc"/>
        </w:rPr>
        <w:instrText>cc.ref.id="I0057GJ"</w:instrText>
      </w:r>
      <w:r>
        <w:rPr>
          <w:rStyle w:val="pxcc"/>
        </w:rPr>
        <w:fldChar w:fldCharType="end"/>
      </w:r>
      <w:r>
        <w:rPr>
          <w:rStyle w:val="pxcc"/>
        </w:rPr>
        <w:t>Gillette v. Allen, 269 A.D. 441, 56 N.Y.S.2d 307 (4th Dep't 1945)</w:t>
      </w:r>
      <w:r>
        <w:t xml:space="preserve">; </w:t>
      </w:r>
      <w:r>
        <w:rPr>
          <w:rStyle w:val="pxcc"/>
          <w:color w:val="FF0000"/>
          <w:sz w:val="20"/>
          <w:szCs w:val="20"/>
          <w:vertAlign w:val="superscript"/>
        </w:rPr>
        <w:t>►</w:t>
      </w:r>
      <w:r>
        <w:rPr>
          <w:rStyle w:val="pxcc"/>
        </w:rPr>
        <w:fldChar w:fldCharType="begin"/>
      </w:r>
      <w:r>
        <w:rPr>
          <w:rStyle w:val="pxcc"/>
        </w:rPr>
        <w:instrText>cc.ref.id="I0080LF"</w:instrText>
      </w:r>
      <w:r>
        <w:rPr>
          <w:rStyle w:val="pxcc"/>
        </w:rPr>
        <w:fldChar w:fldCharType="end"/>
      </w:r>
      <w:r>
        <w:rPr>
          <w:rStyle w:val="pxcc"/>
        </w:rPr>
        <w:t>Saxer v. Democratic County Committee of Erie County, 161 Misc. 35, 291 N.Y.S. 18 (Sup 1936)</w:t>
      </w:r>
      <w:r>
        <w:t xml:space="preserve">; </w:t>
      </w:r>
      <w:r>
        <w:rPr>
          <w:rStyle w:val="pxcc"/>
          <w:color w:val="FF0000"/>
          <w:sz w:val="20"/>
          <w:szCs w:val="20"/>
          <w:vertAlign w:val="superscript"/>
        </w:rPr>
        <w:t>►</w:t>
      </w:r>
      <w:r>
        <w:rPr>
          <w:rStyle w:val="pxcc"/>
        </w:rPr>
        <w:fldChar w:fldCharType="begin"/>
      </w:r>
      <w:r>
        <w:rPr>
          <w:rStyle w:val="pxcc"/>
        </w:rPr>
        <w:instrText>cc.ref.id="I00ATQB"</w:instrText>
      </w:r>
      <w:r>
        <w:rPr>
          <w:rStyle w:val="pxcc"/>
        </w:rPr>
        <w:fldChar w:fldCharType="end"/>
      </w:r>
      <w:r>
        <w:rPr>
          <w:rStyle w:val="pxcc"/>
        </w:rPr>
        <w:t>Meinhart v. Contresta, 194 N.Y.S. 593 (Sup 1922)</w:t>
      </w:r>
      <w:r>
        <w:t>.</w:t>
      </w:r>
    </w:p>
    <w:p w14:paraId="552DF107"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t xml:space="preserve">Under the New York Uniform Commercial Code, a </w:t>
      </w:r>
      <w:r>
        <w:rPr>
          <w:vanish/>
        </w:rPr>
        <w:t>&amp;ldquo;</w:t>
      </w:r>
      <w:r>
        <w:rPr>
          <w:rStyle w:val="pxvis"/>
          <w:rFonts w:ascii="Times NewRoman" w:hAnsi="Times NewRoman"/>
          <w:b w:val="0"/>
          <w:sz w:val="24"/>
        </w:rPr>
        <w:t>“</w:t>
      </w:r>
      <w:r>
        <w:t>person</w:t>
      </w:r>
      <w:r>
        <w:rPr>
          <w:vanish/>
        </w:rPr>
        <w:t>&amp;rdquo;</w:t>
      </w:r>
      <w:r>
        <w:rPr>
          <w:rStyle w:val="pxvis"/>
          <w:rFonts w:ascii="Times NewRoman" w:hAnsi="Times NewRoman"/>
          <w:b w:val="0"/>
          <w:sz w:val="24"/>
        </w:rPr>
        <w:t>”</w:t>
      </w:r>
      <w:r>
        <w:t xml:space="preserve"> includes an individual or an association and an </w:t>
      </w:r>
      <w:r>
        <w:rPr>
          <w:vanish/>
        </w:rPr>
        <w:t>&amp;ldquo;</w:t>
      </w:r>
      <w:r>
        <w:rPr>
          <w:rStyle w:val="pxvis"/>
          <w:rFonts w:ascii="Times NewRoman" w:hAnsi="Times NewRoman"/>
          <w:b w:val="0"/>
          <w:sz w:val="24"/>
        </w:rPr>
        <w:t>“</w:t>
      </w:r>
      <w:r>
        <w:t>organization</w:t>
      </w:r>
      <w:r>
        <w:rPr>
          <w:vanish/>
        </w:rPr>
        <w:t>&amp;rdquo;</w:t>
      </w:r>
      <w:r>
        <w:rPr>
          <w:rStyle w:val="pxvis"/>
          <w:rFonts w:ascii="Times NewRoman" w:hAnsi="Times NewRoman"/>
          <w:b w:val="0"/>
          <w:sz w:val="24"/>
        </w:rPr>
        <w:t>”</w:t>
      </w:r>
      <w:r>
        <w:t xml:space="preserve"> means a person other than an individual. </w:t>
      </w:r>
      <w:r>
        <w:rPr>
          <w:rStyle w:val="pxst"/>
          <w:color w:val="FF0000"/>
          <w:sz w:val="20"/>
          <w:szCs w:val="20"/>
          <w:vertAlign w:val="superscript"/>
        </w:rPr>
        <w:t>►</w:t>
      </w:r>
      <w:r>
        <w:rPr>
          <w:rStyle w:val="pxst"/>
        </w:rPr>
        <w:fldChar w:fldCharType="begin"/>
      </w:r>
      <w:r>
        <w:rPr>
          <w:rStyle w:val="pxst"/>
        </w:rPr>
        <w:instrText>st.ref.id="I000ENM"</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1-201</w:t>
      </w:r>
      <w:ins w:id="378" w:author="Cara Cardinale" w:date="2025-01-15T13:04:00Z">
        <w:r w:rsidR="00554D72">
          <w:rPr>
            <w:rStyle w:val="pxst"/>
          </w:rPr>
          <w:t>(b)</w:t>
        </w:r>
      </w:ins>
      <w:r>
        <w:rPr>
          <w:rStyle w:val="pxst"/>
        </w:rPr>
        <w:t>(25), 1-201</w:t>
      </w:r>
      <w:ins w:id="379" w:author="Cara Cardinale" w:date="2025-01-15T13:04:00Z">
        <w:r w:rsidR="00554D72">
          <w:rPr>
            <w:rStyle w:val="pxst"/>
          </w:rPr>
          <w:t>(b)</w:t>
        </w:r>
      </w:ins>
      <w:r>
        <w:rPr>
          <w:rStyle w:val="pxst"/>
        </w:rPr>
        <w:t>(27)</w:t>
      </w:r>
      <w:r>
        <w:t>.</w:t>
      </w:r>
    </w:p>
    <w:p w14:paraId="5E847A46"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t xml:space="preserve">An instrument is payable to order when made payable to an unincorporated association, in which case it is payable to the association and may be indorsed or transferred by any person authorized to do so. See </w:t>
      </w:r>
      <w:r>
        <w:rPr>
          <w:rStyle w:val="pxst"/>
          <w:color w:val="FF0000"/>
          <w:sz w:val="20"/>
          <w:szCs w:val="20"/>
          <w:vertAlign w:val="superscript"/>
        </w:rPr>
        <w:t>►</w:t>
      </w:r>
      <w:r>
        <w:rPr>
          <w:rStyle w:val="pxst"/>
        </w:rPr>
        <w:fldChar w:fldCharType="begin"/>
      </w:r>
      <w:r>
        <w:rPr>
          <w:rStyle w:val="pxst"/>
        </w:rPr>
        <w:instrText>st.ref.id="I0057M6"</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3-110(1)(g)</w:t>
      </w:r>
      <w:r>
        <w:t xml:space="preserve">. An order otherwise unconditional is not made conditional by the fact that it is limited to payment out of the entire assets of an unincorporated association by or on behalf of which the instrument is issued. See </w:t>
      </w:r>
      <w:r>
        <w:rPr>
          <w:rStyle w:val="pxst"/>
          <w:color w:val="FF0000"/>
          <w:sz w:val="20"/>
          <w:szCs w:val="20"/>
          <w:vertAlign w:val="superscript"/>
        </w:rPr>
        <w:t>►</w:t>
      </w:r>
      <w:r>
        <w:rPr>
          <w:rStyle w:val="pxst"/>
        </w:rPr>
        <w:fldChar w:fldCharType="begin"/>
      </w:r>
      <w:r>
        <w:rPr>
          <w:rStyle w:val="pxst"/>
        </w:rPr>
        <w:instrText>st.ref.id="I0080R2"</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3-105(1)(h)</w:t>
      </w:r>
      <w:r>
        <w:t>.</w:t>
      </w:r>
    </w:p>
    <w:p w14:paraId="1B53BC61" w14:textId="77777777" w:rsidR="00FB29D8" w:rsidRDefault="00FB29D8">
      <w:pPr>
        <w:pStyle w:val="pxrr"/>
        <w:spacing w:before="180"/>
        <w:rPr>
          <w:sz w:val="24"/>
          <w:szCs w:val="24"/>
        </w:rPr>
      </w:pPr>
      <w:r>
        <w:rPr>
          <w:rStyle w:val="pxvis"/>
          <w:rFonts w:cs="Arial"/>
          <w:bCs/>
          <w:szCs w:val="28"/>
        </w:rPr>
        <w:t>Research References</w:t>
      </w:r>
    </w:p>
    <w:p w14:paraId="766E8CC2" w14:textId="77777777" w:rsidR="00FB29D8" w:rsidRDefault="00FB29D8">
      <w:pPr>
        <w:pStyle w:val="pxrrp"/>
      </w:pPr>
      <w:r>
        <w:t xml:space="preserve">Characteristics of associations, see </w:t>
      </w:r>
      <w:r>
        <w:rPr>
          <w:rStyle w:val="pxrc"/>
          <w:color w:val="FF0000"/>
          <w:sz w:val="20"/>
          <w:szCs w:val="20"/>
          <w:vertAlign w:val="superscript"/>
        </w:rPr>
        <w:t>►</w:t>
      </w:r>
      <w:r>
        <w:rPr>
          <w:rStyle w:val="pxrc"/>
        </w:rPr>
        <w:fldChar w:fldCharType="begin"/>
      </w:r>
      <w:r>
        <w:rPr>
          <w:rStyle w:val="pxrc"/>
        </w:rPr>
        <w:instrText>rc.ref.id="I00ATVY"</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3</w:t>
      </w:r>
      <w:r>
        <w:t>.</w:t>
      </w:r>
    </w:p>
    <w:p w14:paraId="0A1ADF2C" w14:textId="77777777" w:rsidR="00FB29D8" w:rsidRDefault="00FB29D8">
      <w:pPr>
        <w:pStyle w:val="pxrrp"/>
      </w:pPr>
      <w:r>
        <w:t xml:space="preserve">Associations, compared to, and distinguished from, partnerships and corporations, </w:t>
      </w:r>
      <w:r>
        <w:rPr>
          <w:rStyle w:val="pxrc"/>
          <w:color w:val="FF0000"/>
          <w:sz w:val="20"/>
          <w:szCs w:val="20"/>
          <w:vertAlign w:val="superscript"/>
        </w:rPr>
        <w:t>►</w:t>
      </w:r>
      <w:r>
        <w:rPr>
          <w:rStyle w:val="pxrc"/>
        </w:rPr>
        <w:fldChar w:fldCharType="begin"/>
      </w:r>
      <w:r>
        <w:rPr>
          <w:rStyle w:val="pxrc"/>
        </w:rPr>
        <w:instrText>rc.ref.id="I000ENJ"</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t>.</w:t>
      </w:r>
    </w:p>
    <w:p w14:paraId="43F055A7" w14:textId="77777777" w:rsidR="00000000" w:rsidRDefault="00000000">
      <w:pPr>
        <w:pStyle w:val="pxrrp"/>
      </w:pPr>
    </w:p>
  </w:footnote>
  <w:footnote w:id="124">
    <w:p w14:paraId="7612CA1F"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9E0FB07"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st.ref.id="I002EHD"</w:instrText>
      </w:r>
      <w:r>
        <w:rPr>
          <w:rStyle w:val="pxst"/>
        </w:rPr>
        <w:fldChar w:fldCharType="end"/>
      </w:r>
      <w:r>
        <w:rPr>
          <w:rStyle w:val="pxst"/>
        </w:rPr>
        <w:t xml:space="preserve">Gen. Ass'ns Law </w:t>
      </w:r>
      <w:r>
        <w:rPr>
          <w:rStyle w:val="pxst"/>
          <w:vanish/>
        </w:rPr>
        <w:t>&amp;ss;</w:t>
      </w:r>
      <w:r>
        <w:rPr>
          <w:rStyle w:val="pxvis"/>
          <w:rFonts w:ascii="Times NewRoman" w:hAnsi="Times NewRoman"/>
          <w:b w:val="0"/>
          <w:sz w:val="24"/>
        </w:rPr>
        <w:t>§§</w:t>
      </w:r>
      <w:r>
        <w:rPr>
          <w:rStyle w:val="pxst"/>
        </w:rPr>
        <w:t>12, 13</w:t>
      </w:r>
      <w:r>
        <w:t>.</w:t>
      </w:r>
    </w:p>
    <w:p w14:paraId="570B0772" w14:textId="77777777" w:rsidR="00FB29D8" w:rsidRPr="000D1E09" w:rsidDel="00554D72" w:rsidRDefault="00FB29D8">
      <w:pPr>
        <w:pStyle w:val="pxrr"/>
        <w:spacing w:before="180"/>
        <w:rPr>
          <w:del w:id="382" w:author="Cara Cardinale" w:date="2025-01-15T13:07:00Z"/>
          <w:sz w:val="24"/>
          <w:szCs w:val="24"/>
          <w:rPrChange w:id="383" w:author="Cara Cardinale" w:date="2025-03-04T08:02:00Z">
            <w:rPr>
              <w:del w:id="384" w:author="Cara Cardinale" w:date="2025-01-15T13:07:00Z"/>
              <w:szCs w:val="24"/>
            </w:rPr>
          </w:rPrChange>
        </w:rPr>
      </w:pPr>
      <w:del w:id="385" w:author="Cara Cardinale" w:date="2025-01-15T13:07:00Z">
        <w:r w:rsidRPr="00BD0DFB" w:rsidDel="00554D72">
          <w:rPr>
            <w:color w:val="FF0000"/>
            <w:vertAlign w:val="superscript"/>
          </w:rPr>
          <w:delText>►</w:delText>
        </w:r>
        <w:r w:rsidRPr="00BD0DFB" w:rsidDel="00554D72">
          <w:rPr>
            <w:sz w:val="24"/>
            <w:szCs w:val="24"/>
          </w:rPr>
          <w:fldChar w:fldCharType="begin"/>
        </w:r>
        <w:r w:rsidRPr="000D1E09" w:rsidDel="00554D72">
          <w:rPr>
            <w:sz w:val="24"/>
            <w:szCs w:val="24"/>
            <w:rPrChange w:id="386" w:author="Cara Cardinale" w:date="2025-03-04T08:02:00Z">
              <w:rPr>
                <w:szCs w:val="24"/>
              </w:rPr>
            </w:rPrChange>
          </w:rPr>
          <w:delInstrText>p.ct.id="f2fd26a0b92511efa75bc0a5c2da1858|19|30:19"</w:delInstrText>
        </w:r>
        <w:r w:rsidRPr="00BD0DFB" w:rsidDel="00554D72">
          <w:rPr>
            <w:sz w:val="24"/>
            <w:szCs w:val="24"/>
          </w:rPr>
          <w:fldChar w:fldCharType="end"/>
        </w:r>
        <w:r w:rsidRPr="000D1E09" w:rsidDel="00554D72">
          <w:rPr>
            <w:sz w:val="24"/>
            <w:szCs w:val="24"/>
            <w:rPrChange w:id="387" w:author="Cara Cardinale" w:date="2025-03-04T08:02:00Z">
              <w:rPr>
                <w:szCs w:val="24"/>
              </w:rPr>
            </w:rPrChange>
          </w:rPr>
          <w:delText xml:space="preserve">Judgment could not be entered against unincorporated religious associations, in a summary proceeding brought by the first and second owners of properties used by religious communities against associations, nonprofit corporation, caretaker of synagogue, and synagogue administrators, alleging defendants squatted upon the properties, or alternatively, maintained possession of the properties by virtue of a purported license that was revoked; the owners merely asserted that a named administrator acted "in a representative capacity equivalent to president of" one of the associations, and the owner's assertion was denied in the defendants' respective answers. </w:delText>
        </w:r>
        <w:r w:rsidRPr="00BD0DFB" w:rsidDel="00554D72">
          <w:rPr>
            <w:rStyle w:val="pxcc"/>
            <w:color w:val="FF0000"/>
            <w:szCs w:val="24"/>
            <w:vertAlign w:val="superscript"/>
          </w:rPr>
          <w:delText>►</w:delText>
        </w:r>
        <w:r w:rsidRPr="000D1E09" w:rsidDel="00554D72">
          <w:rPr>
            <w:rStyle w:val="pxcc"/>
            <w:szCs w:val="24"/>
          </w:rPr>
          <w:fldChar w:fldCharType="begin"/>
        </w:r>
        <w:r w:rsidRPr="000D1E09" w:rsidDel="00554D72">
          <w:rPr>
            <w:rStyle w:val="pxcc"/>
            <w:szCs w:val="24"/>
          </w:rPr>
          <w:delInstrText>cc.ref.id="I02MW0T"</w:delInstrText>
        </w:r>
        <w:r w:rsidRPr="000D1E09" w:rsidDel="00554D72">
          <w:rPr>
            <w:rStyle w:val="pxcc"/>
            <w:szCs w:val="24"/>
          </w:rPr>
          <w:fldChar w:fldCharType="end"/>
        </w:r>
        <w:r w:rsidRPr="000D1E09" w:rsidDel="00554D72">
          <w:rPr>
            <w:rStyle w:val="pxcc"/>
            <w:szCs w:val="24"/>
          </w:rPr>
          <w:delText>Chinuch v. Congregation Lubavitch, Inc., 82 Misc. 3d 29, 204 N.Y.S.3d 380 (App. Term 2024)</w:delText>
        </w:r>
        <w:r w:rsidRPr="000D1E09" w:rsidDel="00554D72">
          <w:rPr>
            <w:sz w:val="24"/>
            <w:szCs w:val="24"/>
            <w:rPrChange w:id="388" w:author="Cara Cardinale" w:date="2025-03-04T08:02:00Z">
              <w:rPr>
                <w:szCs w:val="24"/>
              </w:rPr>
            </w:rPrChange>
          </w:rPr>
          <w:delText>.</w:delText>
        </w:r>
      </w:del>
    </w:p>
    <w:p w14:paraId="5D297A54" w14:textId="77777777" w:rsidR="00FB29D8" w:rsidRDefault="00FB29D8">
      <w:pPr>
        <w:pStyle w:val="pxrr"/>
        <w:spacing w:before="180"/>
        <w:rPr>
          <w:sz w:val="24"/>
          <w:szCs w:val="24"/>
        </w:rPr>
      </w:pPr>
      <w:r>
        <w:rPr>
          <w:rStyle w:val="pxvis"/>
          <w:rFonts w:cs="Arial"/>
          <w:bCs/>
          <w:szCs w:val="28"/>
        </w:rPr>
        <w:t>Research References</w:t>
      </w:r>
    </w:p>
    <w:p w14:paraId="1B46C12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rc.ref.id="I0080R5"</w:instrText>
      </w:r>
      <w:r>
        <w:rPr>
          <w:rStyle w:val="pxrc"/>
        </w:rPr>
        <w:fldChar w:fldCharType="end"/>
      </w:r>
      <w:r>
        <w:rPr>
          <w:rStyle w:val="pxrc"/>
        </w:rPr>
        <w:t>Liability of hotel, motel, resort, or private membership club or association operating swimming pool, for injury or death of guest or member, 55 A.L.R.5th 463</w:t>
      </w:r>
      <w:r>
        <w:t>.</w:t>
      </w:r>
    </w:p>
    <w:p w14:paraId="046CF0C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rc.ref.id="I00ATW1"</w:instrText>
      </w:r>
      <w:r>
        <w:rPr>
          <w:rStyle w:val="pxrc"/>
        </w:rPr>
        <w:fldChar w:fldCharType="end"/>
      </w:r>
      <w:r>
        <w:rPr>
          <w:rStyle w:val="pxrc"/>
        </w:rPr>
        <w:t>Liability of member of unincorporated association for tortious acts of association's nonmember agent or employee, 62 A.L.R.3d 1165</w:t>
      </w:r>
      <w:r>
        <w:t>.</w:t>
      </w:r>
    </w:p>
    <w:p w14:paraId="625EB712"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rc.ref.id="I00DN0X"</w:instrText>
      </w:r>
      <w:r>
        <w:rPr>
          <w:rStyle w:val="pxrc"/>
        </w:rPr>
        <w:fldChar w:fldCharType="end"/>
      </w:r>
      <w:r>
        <w:rPr>
          <w:rStyle w:val="pxrc"/>
        </w:rPr>
        <w:t>Liability of social club for injury to or death of nonmember, 15 A.L.R.3d 1013</w:t>
      </w:r>
      <w:r>
        <w:t>.</w:t>
      </w:r>
    </w:p>
    <w:p w14:paraId="66A21C22"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rc.ref.id="I000ENH"</w:instrText>
      </w:r>
      <w:r>
        <w:rPr>
          <w:rStyle w:val="pxrc"/>
        </w:rPr>
        <w:fldChar w:fldCharType="end"/>
      </w:r>
      <w:r>
        <w:rPr>
          <w:rStyle w:val="pxrc"/>
        </w:rPr>
        <w:t>Rights and liabilities arising out of contract for lifetime membership in social or fraternal club or association, 10 A.L.R.3d 1357</w:t>
      </w:r>
      <w:r>
        <w:t>.</w:t>
      </w:r>
    </w:p>
    <w:p w14:paraId="741E221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rc.ref.id="I002EHF"</w:instrText>
      </w:r>
      <w:r>
        <w:rPr>
          <w:rStyle w:val="pxrc"/>
        </w:rPr>
        <w:fldChar w:fldCharType="end"/>
      </w:r>
      <w:r>
        <w:rPr>
          <w:rStyle w:val="pxrc"/>
        </w:rPr>
        <w:t>Association of persons as proper representative of class under Rule 23 of Federal Rules of Civil Procedure governing maintenance of class actions, 63 A.L.R. Fed. 361</w:t>
      </w:r>
      <w:r>
        <w:t>.</w:t>
      </w:r>
    </w:p>
    <w:p w14:paraId="430E88BF"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rc.ref.id="I000ENE"</w:instrText>
      </w:r>
      <w:r>
        <w:rPr>
          <w:rStyle w:val="pxrc"/>
        </w:rPr>
        <w:fldChar w:fldCharType="end"/>
      </w:r>
      <w:r>
        <w:rPr>
          <w:rStyle w:val="pxrc"/>
        </w:rPr>
        <w:t>Determination of citizenship of unincorporated associations, for federal diversity of citizenship purposes, in actions by or against such associations, 14 A.L.R. Fed. 849</w:t>
      </w:r>
      <w:r>
        <w:t>.</w:t>
      </w:r>
    </w:p>
    <w:p w14:paraId="1FA0F0D0" w14:textId="77777777" w:rsidR="00FB29D8" w:rsidRDefault="00FB29D8">
      <w:pPr>
        <w:pStyle w:val="pxrrp"/>
      </w:pPr>
      <w:r>
        <w:t xml:space="preserve">Liability of association, generally, see </w:t>
      </w:r>
      <w:r>
        <w:rPr>
          <w:rStyle w:val="pxrc"/>
          <w:color w:val="FF0000"/>
          <w:sz w:val="20"/>
          <w:szCs w:val="20"/>
          <w:vertAlign w:val="superscript"/>
        </w:rPr>
        <w:t>►</w:t>
      </w:r>
      <w:r>
        <w:rPr>
          <w:rStyle w:val="pxrc"/>
        </w:rPr>
        <w:fldChar w:fldCharType="begin"/>
      </w:r>
      <w:r>
        <w:rPr>
          <w:rStyle w:val="pxrc"/>
        </w:rPr>
        <w:instrText>rc.ref.id="I002EHI"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w:t>
      </w:r>
      <w:ins w:id="389" w:author="Cara Cardinale" w:date="2025-01-15T13:11:00Z">
        <w:r w:rsidR="005E0DDD">
          <w:rPr>
            <w:rStyle w:val="pxrc"/>
          </w:rPr>
          <w:t>4</w:t>
        </w:r>
      </w:ins>
      <w:del w:id="390" w:author="Cara Cardinale" w:date="2025-01-15T13:11:00Z">
        <w:r w:rsidDel="005E0DDD">
          <w:rPr>
            <w:rStyle w:val="pxrc"/>
          </w:rPr>
          <w:delText>6</w:delText>
        </w:r>
      </w:del>
      <w:r>
        <w:rPr>
          <w:rStyle w:val="pxrc"/>
        </w:rPr>
        <w:t>, 3</w:t>
      </w:r>
      <w:ins w:id="391" w:author="Cara Cardinale" w:date="2025-01-15T13:13:00Z">
        <w:r w:rsidR="005E0DDD">
          <w:rPr>
            <w:rStyle w:val="pxrc"/>
          </w:rPr>
          <w:t>1</w:t>
        </w:r>
      </w:ins>
      <w:del w:id="392" w:author="Cara Cardinale" w:date="2025-01-15T13:13:00Z">
        <w:r w:rsidDel="005E0DDD">
          <w:rPr>
            <w:rStyle w:val="pxrc"/>
          </w:rPr>
          <w:delText>5</w:delText>
        </w:r>
      </w:del>
      <w:r>
        <w:rPr>
          <w:rStyle w:val="pxrc"/>
        </w:rPr>
        <w:t xml:space="preserve"> to </w:t>
      </w:r>
      <w:del w:id="393" w:author="Cara Cardinale" w:date="2025-01-15T13:13:00Z">
        <w:r w:rsidDel="005E0DDD">
          <w:rPr>
            <w:rStyle w:val="pxrc"/>
          </w:rPr>
          <w:delText>41</w:delText>
        </w:r>
      </w:del>
      <w:ins w:id="394" w:author="Cara Cardinale" w:date="2025-01-15T13:13:00Z">
        <w:r w:rsidR="005E0DDD">
          <w:rPr>
            <w:rStyle w:val="pxrc"/>
          </w:rPr>
          <w:t>37</w:t>
        </w:r>
      </w:ins>
      <w:r>
        <w:t>.</w:t>
      </w:r>
    </w:p>
    <w:p w14:paraId="7C4324D7" w14:textId="77777777" w:rsidR="00FB29D8" w:rsidRDefault="00FB29D8">
      <w:pPr>
        <w:pStyle w:val="pxrrp"/>
      </w:pPr>
      <w:r>
        <w:t xml:space="preserve">Liability of association and members, see </w:t>
      </w:r>
      <w:r>
        <w:rPr>
          <w:rStyle w:val="pxrc"/>
          <w:color w:val="FF0000"/>
          <w:sz w:val="20"/>
          <w:szCs w:val="20"/>
          <w:vertAlign w:val="superscript"/>
        </w:rPr>
        <w:t>►</w:t>
      </w:r>
      <w:r>
        <w:rPr>
          <w:rStyle w:val="pxrc"/>
        </w:rPr>
        <w:fldChar w:fldCharType="begin"/>
      </w:r>
      <w:r>
        <w:rPr>
          <w:rStyle w:val="pxrc"/>
        </w:rPr>
        <w:instrText>rc.ref.id="I0057ME"</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del w:id="395" w:author="Cara Cardinale" w:date="2025-01-15T13:10:00Z">
        <w:r w:rsidDel="00554D72">
          <w:rPr>
            <w:rStyle w:val="pxrc"/>
          </w:rPr>
          <w:delText xml:space="preserve">41 </w:delText>
        </w:r>
      </w:del>
      <w:ins w:id="396" w:author="Cara Cardinale" w:date="2025-01-15T13:10:00Z">
        <w:r w:rsidR="00554D72">
          <w:rPr>
            <w:rStyle w:val="pxrc"/>
          </w:rPr>
          <w:t xml:space="preserve">27 </w:t>
        </w:r>
      </w:ins>
      <w:r>
        <w:rPr>
          <w:rStyle w:val="pxrc"/>
        </w:rPr>
        <w:t xml:space="preserve">to </w:t>
      </w:r>
      <w:del w:id="397" w:author="Cara Cardinale" w:date="2025-01-15T13:10:00Z">
        <w:r w:rsidDel="00554D72">
          <w:rPr>
            <w:rStyle w:val="pxrc"/>
          </w:rPr>
          <w:delText>47</w:delText>
        </w:r>
      </w:del>
      <w:ins w:id="398" w:author="Cara Cardinale" w:date="2025-01-15T13:10:00Z">
        <w:r w:rsidR="00554D72">
          <w:rPr>
            <w:rStyle w:val="pxrc"/>
          </w:rPr>
          <w:t>30</w:t>
        </w:r>
      </w:ins>
      <w:r>
        <w:t>.</w:t>
      </w:r>
    </w:p>
    <w:p w14:paraId="36E93EAC" w14:textId="77777777" w:rsidR="00000000" w:rsidRDefault="00000000">
      <w:pPr>
        <w:pStyle w:val="pxrrp"/>
      </w:pPr>
    </w:p>
  </w:footnote>
  <w:footnote w:id="125">
    <w:p w14:paraId="2D161BFC"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43C61AC" w14:textId="77777777" w:rsidR="00FB29D8" w:rsidRDefault="00FB29D8">
      <w:pPr>
        <w:pStyle w:val="pxrr"/>
        <w:spacing w:before="180"/>
        <w:rPr>
          <w:sz w:val="24"/>
          <w:szCs w:val="24"/>
        </w:rPr>
      </w:pPr>
      <w:r>
        <w:rPr>
          <w:rStyle w:val="pxvis"/>
          <w:rFonts w:cs="Arial"/>
          <w:bCs/>
          <w:szCs w:val="28"/>
        </w:rPr>
        <w:t>Research References</w:t>
      </w:r>
    </w:p>
    <w:p w14:paraId="5B7BD621" w14:textId="77777777" w:rsidR="00FB29D8" w:rsidRDefault="00FB29D8">
      <w:pPr>
        <w:pStyle w:val="pxrrp"/>
      </w:pPr>
      <w:r>
        <w:t xml:space="preserve">Capacity of unincorporated association to take or hold property, see </w:t>
      </w:r>
      <w:r>
        <w:rPr>
          <w:rStyle w:val="pxrc"/>
          <w:color w:val="FF0000"/>
          <w:sz w:val="20"/>
          <w:szCs w:val="20"/>
          <w:vertAlign w:val="superscript"/>
        </w:rPr>
        <w:t>►</w:t>
      </w:r>
      <w:r>
        <w:rPr>
          <w:rStyle w:val="pxrc"/>
        </w:rPr>
        <w:fldChar w:fldCharType="begin"/>
      </w:r>
      <w:r>
        <w:rPr>
          <w:rStyle w:val="pxrc"/>
        </w:rPr>
        <w:instrText>rc.ref.id="I0080RA"</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del w:id="399" w:author="Cara Cardinale" w:date="2025-01-15T13:09:00Z">
        <w:r w:rsidDel="00554D72">
          <w:rPr>
            <w:rStyle w:val="pxrc"/>
          </w:rPr>
          <w:delText>11</w:delText>
        </w:r>
      </w:del>
      <w:ins w:id="400" w:author="Cara Cardinale" w:date="2025-01-15T13:09:00Z">
        <w:r w:rsidR="00554D72">
          <w:rPr>
            <w:rStyle w:val="pxrc"/>
          </w:rPr>
          <w:t>9</w:t>
        </w:r>
      </w:ins>
      <w:r>
        <w:t>.</w:t>
      </w:r>
    </w:p>
    <w:p w14:paraId="38D2973D" w14:textId="77777777" w:rsidR="00FB29D8" w:rsidRDefault="00FB29D8">
      <w:pPr>
        <w:pStyle w:val="pxrrp"/>
      </w:pPr>
      <w:r>
        <w:t xml:space="preserve">Power to acquire and hold property, see </w:t>
      </w:r>
      <w:r>
        <w:rPr>
          <w:rStyle w:val="pxrc"/>
          <w:color w:val="FF0000"/>
          <w:sz w:val="20"/>
          <w:szCs w:val="20"/>
          <w:vertAlign w:val="superscript"/>
        </w:rPr>
        <w:t>►</w:t>
      </w:r>
      <w:r>
        <w:rPr>
          <w:rStyle w:val="pxrc"/>
        </w:rPr>
        <w:fldChar w:fldCharType="begin"/>
      </w:r>
      <w:r>
        <w:rPr>
          <w:rStyle w:val="pxrc"/>
        </w:rPr>
        <w:instrText>rc.ref.id="I000EM9"</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ins w:id="401" w:author="Cara Cardinale" w:date="2025-01-15T13:11:00Z">
        <w:r w:rsidR="00554D72">
          <w:rPr>
            <w:rStyle w:val="pxrc"/>
          </w:rPr>
          <w:t>1</w:t>
        </w:r>
      </w:ins>
      <w:del w:id="402" w:author="Cara Cardinale" w:date="2025-01-15T13:11:00Z">
        <w:r w:rsidDel="00554D72">
          <w:rPr>
            <w:rStyle w:val="pxrc"/>
          </w:rPr>
          <w:delText>2</w:delText>
        </w:r>
      </w:del>
      <w:r>
        <w:t>.</w:t>
      </w:r>
    </w:p>
    <w:p w14:paraId="0200E48B" w14:textId="77777777" w:rsidR="00000000" w:rsidRDefault="00000000">
      <w:pPr>
        <w:pStyle w:val="pxrrp"/>
      </w:pPr>
    </w:p>
  </w:footnote>
  <w:footnote w:id="126">
    <w:p w14:paraId="774C52C1"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60FA10A"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rPr>
          <w:rStyle w:val="pxcc"/>
          <w:color w:val="FF0000"/>
          <w:sz w:val="20"/>
          <w:szCs w:val="20"/>
          <w:vertAlign w:val="superscript"/>
        </w:rPr>
        <w:t>►</w:t>
      </w:r>
      <w:r>
        <w:rPr>
          <w:rStyle w:val="pxcc"/>
        </w:rPr>
        <w:fldChar w:fldCharType="begin"/>
      </w:r>
      <w:r>
        <w:rPr>
          <w:rStyle w:val="pxcc"/>
        </w:rPr>
        <w:instrText>cc.ref.id="I002EIN"</w:instrText>
      </w:r>
      <w:r>
        <w:rPr>
          <w:rStyle w:val="pxcc"/>
        </w:rPr>
        <w:fldChar w:fldCharType="end"/>
      </w:r>
      <w:r>
        <w:rPr>
          <w:rStyle w:val="pxcc"/>
        </w:rPr>
        <w:t>McMahon v. Rauhr, 47 N.Y. 67, 1871 WL 9874 (1871)</w:t>
      </w:r>
      <w:r>
        <w:t>.</w:t>
      </w:r>
    </w:p>
    <w:p w14:paraId="60A1CED4" w14:textId="77777777" w:rsidR="00FB29D8" w:rsidRDefault="00FB29D8">
      <w:pPr>
        <w:pStyle w:val="pxrr"/>
        <w:spacing w:before="180"/>
        <w:rPr>
          <w:sz w:val="24"/>
          <w:szCs w:val="24"/>
        </w:rPr>
      </w:pPr>
      <w:r>
        <w:rPr>
          <w:rStyle w:val="pxvis"/>
          <w:rFonts w:cs="Arial"/>
          <w:bCs/>
          <w:szCs w:val="28"/>
        </w:rPr>
        <w:t>Research References</w:t>
      </w:r>
    </w:p>
    <w:p w14:paraId="3A887ED2" w14:textId="77777777" w:rsidR="00FB29D8" w:rsidRDefault="00FB29D8">
      <w:pPr>
        <w:pStyle w:val="pxrrp"/>
      </w:pPr>
      <w:r>
        <w:t xml:space="preserve">Interest of members in property, see </w:t>
      </w:r>
      <w:r>
        <w:rPr>
          <w:rStyle w:val="pxrc"/>
          <w:color w:val="FF0000"/>
          <w:sz w:val="20"/>
          <w:szCs w:val="20"/>
          <w:vertAlign w:val="superscript"/>
        </w:rPr>
        <w:t>►</w:t>
      </w:r>
      <w:r>
        <w:rPr>
          <w:rStyle w:val="pxrc"/>
        </w:rPr>
        <w:fldChar w:fldCharType="begin"/>
      </w:r>
      <w:r>
        <w:rPr>
          <w:rStyle w:val="pxrc"/>
        </w:rPr>
        <w:instrText>rc.ref.id="I0057NJ"</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ins w:id="403" w:author="Cara Cardinale" w:date="2025-01-15T13:14:00Z">
        <w:r w:rsidR="005E0DDD">
          <w:rPr>
            <w:rStyle w:val="pxrc"/>
          </w:rPr>
          <w:t>0</w:t>
        </w:r>
      </w:ins>
      <w:del w:id="404" w:author="Cara Cardinale" w:date="2025-01-15T13:14:00Z">
        <w:r w:rsidDel="005E0DDD">
          <w:rPr>
            <w:rStyle w:val="pxrc"/>
          </w:rPr>
          <w:delText>2</w:delText>
        </w:r>
      </w:del>
      <w:r>
        <w:t>.</w:t>
      </w:r>
    </w:p>
    <w:p w14:paraId="21761608" w14:textId="77777777" w:rsidR="00FB29D8" w:rsidRDefault="00FB29D8">
      <w:pPr>
        <w:pStyle w:val="pxrrp"/>
      </w:pPr>
      <w:r>
        <w:t xml:space="preserve">Rights of members in organization's property and assets, see </w:t>
      </w:r>
      <w:r>
        <w:rPr>
          <w:rStyle w:val="pxrc"/>
          <w:color w:val="FF0000"/>
          <w:sz w:val="20"/>
          <w:szCs w:val="20"/>
          <w:vertAlign w:val="superscript"/>
        </w:rPr>
        <w:t>►</w:t>
      </w:r>
      <w:r>
        <w:rPr>
          <w:rStyle w:val="pxrc"/>
        </w:rPr>
        <w:fldChar w:fldCharType="begin"/>
      </w:r>
      <w:r>
        <w:rPr>
          <w:rStyle w:val="pxrc"/>
        </w:rPr>
        <w:instrText>rc.ref.id="I000EM6"</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del w:id="405" w:author="Cara Cardinale" w:date="2025-01-15T13:15:00Z">
        <w:r w:rsidDel="005E0DDD">
          <w:rPr>
            <w:rStyle w:val="pxrc"/>
          </w:rPr>
          <w:delText>23</w:delText>
        </w:r>
      </w:del>
      <w:ins w:id="406" w:author="Cara Cardinale" w:date="2025-01-15T13:15:00Z">
        <w:r w:rsidR="005E0DDD">
          <w:rPr>
            <w:rStyle w:val="pxrc"/>
          </w:rPr>
          <w:t>18</w:t>
        </w:r>
      </w:ins>
      <w:r>
        <w:t>.</w:t>
      </w:r>
    </w:p>
    <w:p w14:paraId="4A37FF48" w14:textId="77777777" w:rsidR="00000000" w:rsidRDefault="00000000">
      <w:pPr>
        <w:pStyle w:val="pxrrp"/>
      </w:pPr>
    </w:p>
  </w:footnote>
  <w:footnote w:id="127">
    <w:p w14:paraId="614946D8"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32FB691"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rPr>
          <w:rStyle w:val="pxcc"/>
          <w:color w:val="FF0000"/>
          <w:sz w:val="20"/>
          <w:szCs w:val="20"/>
          <w:vertAlign w:val="superscript"/>
        </w:rPr>
        <w:t>►</w:t>
      </w:r>
      <w:r>
        <w:rPr>
          <w:rStyle w:val="pxcc"/>
        </w:rPr>
        <w:fldChar w:fldCharType="begin"/>
      </w:r>
      <w:r>
        <w:rPr>
          <w:rStyle w:val="pxcc"/>
        </w:rPr>
        <w:instrText>cc.ref.id="I002EIQ"</w:instrText>
      </w:r>
      <w:r>
        <w:rPr>
          <w:rStyle w:val="pxcc"/>
        </w:rPr>
        <w:fldChar w:fldCharType="end"/>
      </w:r>
      <w:r>
        <w:rPr>
          <w:rStyle w:val="pxcc"/>
        </w:rPr>
        <w:t>Democratic Organization of County of Richmond v. Democratic Organization of County of Richmond, 253 A.D. 820, 1 N.Y.S.2d 349 (2d Dep't 1938)</w:t>
      </w:r>
      <w:r>
        <w:t xml:space="preserve">; </w:t>
      </w:r>
      <w:r>
        <w:rPr>
          <w:rStyle w:val="pxcc"/>
          <w:color w:val="FF0000"/>
          <w:sz w:val="20"/>
          <w:szCs w:val="20"/>
          <w:vertAlign w:val="superscript"/>
        </w:rPr>
        <w:t>►</w:t>
      </w:r>
      <w:r>
        <w:rPr>
          <w:rStyle w:val="pxcc"/>
        </w:rPr>
        <w:fldChar w:fldCharType="begin"/>
      </w:r>
      <w:r>
        <w:rPr>
          <w:rStyle w:val="pxcc"/>
        </w:rPr>
        <w:instrText>cc.ref.id="I0057NM"</w:instrText>
      </w:r>
      <w:r>
        <w:rPr>
          <w:rStyle w:val="pxcc"/>
        </w:rPr>
        <w:fldChar w:fldCharType="end"/>
      </w:r>
      <w:r>
        <w:rPr>
          <w:rStyle w:val="pxcc"/>
        </w:rPr>
        <w:t>Rudolph v. Southern Beneficial League, 7 N.Y.S. 135 (Sup 1889)</w:t>
      </w:r>
      <w:r>
        <w:t>.</w:t>
      </w:r>
    </w:p>
    <w:p w14:paraId="687BBA4E" w14:textId="77777777" w:rsidR="00FB29D8" w:rsidRDefault="00FB29D8">
      <w:pPr>
        <w:pStyle w:val="pxrr"/>
        <w:spacing w:before="180"/>
        <w:rPr>
          <w:sz w:val="24"/>
          <w:szCs w:val="24"/>
        </w:rPr>
      </w:pPr>
      <w:r>
        <w:rPr>
          <w:rStyle w:val="pxvis"/>
          <w:rFonts w:cs="Arial"/>
          <w:bCs/>
          <w:szCs w:val="28"/>
        </w:rPr>
        <w:t>Research References</w:t>
      </w:r>
    </w:p>
    <w:p w14:paraId="6DA7362C"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rc.ref.id="I0080SI"</w:instrText>
      </w:r>
      <w:r>
        <w:rPr>
          <w:rStyle w:val="pxrc"/>
        </w:rPr>
        <w:fldChar w:fldCharType="end"/>
      </w:r>
      <w:r>
        <w:rPr>
          <w:rStyle w:val="pxrc"/>
        </w:rPr>
        <w:t>Right of charitable or religious association or corporation to protection against use of same or similar name by another, 37 A.L.R.3d 277</w:t>
      </w:r>
      <w:r>
        <w:t>.</w:t>
      </w:r>
    </w:p>
    <w:p w14:paraId="42D62F25" w14:textId="77777777" w:rsidR="00FB29D8" w:rsidRDefault="00FB29D8">
      <w:pPr>
        <w:pStyle w:val="pxrrp"/>
      </w:pPr>
      <w:r>
        <w:t xml:space="preserve">Right to exclusive use of name, </w:t>
      </w:r>
      <w:r>
        <w:rPr>
          <w:rStyle w:val="pxrc"/>
          <w:color w:val="FF0000"/>
          <w:sz w:val="20"/>
          <w:szCs w:val="20"/>
          <w:vertAlign w:val="superscript"/>
        </w:rPr>
        <w:t>►</w:t>
      </w:r>
      <w:r>
        <w:rPr>
          <w:rStyle w:val="pxrc"/>
        </w:rPr>
        <w:fldChar w:fldCharType="begin"/>
      </w:r>
      <w:r>
        <w:rPr>
          <w:rStyle w:val="pxrc"/>
        </w:rPr>
        <w:instrText>rc.ref.id="I000EGJ"</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ins w:id="407" w:author="Cara Cardinale" w:date="2025-01-15T21:48:00Z">
        <w:r w:rsidR="00B1644D">
          <w:rPr>
            <w:rStyle w:val="pxrc"/>
          </w:rPr>
          <w:t>2</w:t>
        </w:r>
      </w:ins>
      <w:del w:id="408" w:author="Cara Cardinale" w:date="2025-01-15T21:48:00Z">
        <w:r w:rsidDel="00B1644D">
          <w:rPr>
            <w:rStyle w:val="pxrc"/>
          </w:rPr>
          <w:delText>5</w:delText>
        </w:r>
      </w:del>
      <w:r>
        <w:t>.</w:t>
      </w:r>
    </w:p>
    <w:p w14:paraId="2DDB6D58" w14:textId="77777777" w:rsidR="00000000" w:rsidRDefault="00000000">
      <w:pPr>
        <w:pStyle w:val="pxrrp"/>
      </w:pPr>
    </w:p>
  </w:footnote>
  <w:footnote w:id="128">
    <w:p w14:paraId="55FE86B5"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082C15F" w14:textId="77777777" w:rsidR="00FB29D8" w:rsidRDefault="00FB29D8">
      <w:pPr>
        <w:pStyle w:val="pxp"/>
      </w:pPr>
      <w:r>
        <w:rPr>
          <w:color w:val="FF0000"/>
          <w:sz w:val="20"/>
          <w:szCs w:val="20"/>
          <w:vertAlign w:val="superscript"/>
        </w:rPr>
        <w:t>►</w:t>
      </w:r>
      <w:r>
        <w:fldChar w:fldCharType="begin"/>
      </w:r>
      <w:r>
        <w:instrText>p.ct.id="f2fd26a0b92511efa75bc0a5c2da1858|20|30:20"</w:instrText>
      </w:r>
      <w:r>
        <w:fldChar w:fldCharType="end"/>
      </w:r>
      <w:r>
        <w:rPr>
          <w:rStyle w:val="pxcc"/>
          <w:color w:val="FF0000"/>
          <w:sz w:val="20"/>
          <w:szCs w:val="20"/>
          <w:vertAlign w:val="superscript"/>
        </w:rPr>
        <w:t>►</w:t>
      </w:r>
      <w:r>
        <w:rPr>
          <w:rStyle w:val="pxcc"/>
        </w:rPr>
        <w:fldChar w:fldCharType="begin"/>
      </w:r>
      <w:r>
        <w:rPr>
          <w:rStyle w:val="pxcc"/>
        </w:rPr>
        <w:instrText>cc.ref.id="I0057TB"</w:instrText>
      </w:r>
      <w:r>
        <w:rPr>
          <w:rStyle w:val="pxcc"/>
        </w:rPr>
        <w:fldChar w:fldCharType="end"/>
      </w:r>
      <w:r>
        <w:rPr>
          <w:rStyle w:val="pxcc"/>
        </w:rPr>
        <w:t>Burt v. Oneida Community, 137 N.Y. 346, 33 N.E. 307 (1893)</w:t>
      </w:r>
      <w:r>
        <w:t>.</w:t>
      </w:r>
    </w:p>
    <w:p w14:paraId="53411767" w14:textId="77777777" w:rsidR="00000000" w:rsidRDefault="00000000">
      <w:pPr>
        <w:pStyle w:val="pxp"/>
      </w:pPr>
    </w:p>
  </w:footnote>
  <w:footnote w:id="129">
    <w:p w14:paraId="032BA59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C7D0752" w14:textId="77777777" w:rsidR="00FB29D8" w:rsidRDefault="00FB29D8">
      <w:pPr>
        <w:pStyle w:val="pxrr"/>
        <w:spacing w:before="180"/>
        <w:rPr>
          <w:sz w:val="24"/>
          <w:szCs w:val="24"/>
        </w:rPr>
      </w:pPr>
      <w:r>
        <w:rPr>
          <w:rStyle w:val="pxvis"/>
          <w:rFonts w:cs="Arial"/>
          <w:bCs/>
          <w:szCs w:val="28"/>
        </w:rPr>
        <w:t>Research References</w:t>
      </w:r>
    </w:p>
    <w:p w14:paraId="238EB0BB"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rc.ref.id="I0080Y7"</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416" w:author="Cara Cardinale" w:date="2025-01-12T16:27:00Z">
        <w:r w:rsidDel="00D9691D">
          <w:rPr>
            <w:rStyle w:val="pxrc"/>
          </w:rPr>
          <w:delText>6 to 8</w:delText>
        </w:r>
      </w:del>
      <w:ins w:id="417" w:author="Cara Cardinale" w:date="2025-01-12T16:27:00Z">
        <w:r w:rsidR="00D9691D">
          <w:rPr>
            <w:rStyle w:val="pxrc"/>
          </w:rPr>
          <w:t>4 to 8</w:t>
        </w:r>
      </w:ins>
      <w:r>
        <w:t>.</w:t>
      </w:r>
    </w:p>
    <w:p w14:paraId="341EBB8B"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rc.ref.id="I000EGE"</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1A0D9386" w14:textId="77777777" w:rsidR="00000000" w:rsidRDefault="00000000">
      <w:pPr>
        <w:pStyle w:val="pxrrp"/>
      </w:pPr>
    </w:p>
  </w:footnote>
  <w:footnote w:id="130">
    <w:p w14:paraId="15E12EDC"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ACF63B8" w14:textId="77777777" w:rsidR="00FB29D8" w:rsidRDefault="00FB29D8">
      <w:pPr>
        <w:pStyle w:val="pxrr"/>
        <w:spacing w:before="180"/>
        <w:rPr>
          <w:sz w:val="24"/>
          <w:szCs w:val="24"/>
        </w:rPr>
      </w:pPr>
      <w:r>
        <w:rPr>
          <w:rStyle w:val="pxvis"/>
          <w:rFonts w:cs="Arial"/>
          <w:bCs/>
          <w:szCs w:val="28"/>
        </w:rPr>
        <w:t>Research References</w:t>
      </w:r>
    </w:p>
    <w:p w14:paraId="013173B9"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rc.ref.id="I002EOI"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418" w:author="Cara Cardinale" w:date="2025-01-12T16:27:00Z">
        <w:r w:rsidDel="00D9691D">
          <w:rPr>
            <w:rStyle w:val="pxrc"/>
          </w:rPr>
          <w:delText>6 to 8</w:delText>
        </w:r>
      </w:del>
      <w:ins w:id="419" w:author="Cara Cardinale" w:date="2025-01-12T16:27:00Z">
        <w:r w:rsidR="00D9691D">
          <w:rPr>
            <w:rStyle w:val="pxrc"/>
          </w:rPr>
          <w:t>4 to 8</w:t>
        </w:r>
      </w:ins>
      <w:r>
        <w:t>.</w:t>
      </w:r>
    </w:p>
    <w:p w14:paraId="613126A5"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rc.ref.id="I0057TE"</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35A468C0" w14:textId="77777777" w:rsidR="00000000" w:rsidRDefault="00000000">
      <w:pPr>
        <w:pStyle w:val="pxrrp"/>
      </w:pPr>
    </w:p>
  </w:footnote>
  <w:footnote w:id="131">
    <w:p w14:paraId="7F5366C3"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D9A3EF3" w14:textId="77777777" w:rsidR="00FB29D8" w:rsidRDefault="00FB29D8">
      <w:pPr>
        <w:pStyle w:val="pxrr"/>
        <w:spacing w:before="180"/>
        <w:rPr>
          <w:sz w:val="24"/>
          <w:szCs w:val="24"/>
        </w:rPr>
      </w:pPr>
      <w:r>
        <w:rPr>
          <w:rStyle w:val="pxvis"/>
          <w:rFonts w:cs="Arial"/>
          <w:bCs/>
          <w:szCs w:val="28"/>
        </w:rPr>
        <w:t>Research References</w:t>
      </w:r>
    </w:p>
    <w:p w14:paraId="616DD0B5"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rc.ref.id="I0080YA"</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420" w:author="Cara Cardinale" w:date="2025-01-12T16:27:00Z">
        <w:r w:rsidDel="00D9691D">
          <w:rPr>
            <w:rStyle w:val="pxrc"/>
          </w:rPr>
          <w:delText>6 to 8</w:delText>
        </w:r>
      </w:del>
      <w:ins w:id="421" w:author="Cara Cardinale" w:date="2025-01-12T16:27:00Z">
        <w:r w:rsidR="00D9691D">
          <w:rPr>
            <w:rStyle w:val="pxrc"/>
          </w:rPr>
          <w:t>4 to 8</w:t>
        </w:r>
      </w:ins>
      <w:r>
        <w:t>.</w:t>
      </w:r>
    </w:p>
    <w:p w14:paraId="4CECA730"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rc.ref.id="I000EGC"</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2DD6CACF" w14:textId="77777777" w:rsidR="00000000" w:rsidRDefault="00000000">
      <w:pPr>
        <w:pStyle w:val="pxrrp"/>
      </w:pPr>
    </w:p>
  </w:footnote>
  <w:footnote w:id="132">
    <w:p w14:paraId="242F3008"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1526BA9" w14:textId="77777777" w:rsidR="00FB29D8" w:rsidRDefault="00FB29D8">
      <w:pPr>
        <w:pStyle w:val="pxp"/>
      </w:pPr>
      <w:r>
        <w:rPr>
          <w:color w:val="FF0000"/>
          <w:sz w:val="20"/>
          <w:szCs w:val="20"/>
          <w:vertAlign w:val="superscript"/>
        </w:rPr>
        <w:t>►</w:t>
      </w:r>
      <w:r>
        <w:fldChar w:fldCharType="begin"/>
      </w:r>
      <w:r>
        <w:instrText>p.ct.id="f2fd26a0b92511efa75bc0a5c2da1858|20|30:20"</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x.ref.id="I000EF6"</w:instrText>
      </w:r>
      <w:r>
        <w:rPr>
          <w:rStyle w:val="pxx"/>
        </w:rPr>
        <w:fldChar w:fldCharType="end"/>
      </w:r>
      <w:r>
        <w:rPr>
          <w:rStyle w:val="pxx"/>
          <w:vanish/>
        </w:rPr>
        <w:t>&amp;ss;</w:t>
      </w:r>
      <w:r>
        <w:rPr>
          <w:rStyle w:val="pxvis"/>
          <w:rFonts w:ascii="Times NewRoman" w:hAnsi="Times NewRoman"/>
          <w:b w:val="0"/>
          <w:sz w:val="24"/>
        </w:rPr>
        <w:t>§§</w:t>
      </w:r>
      <w:r>
        <w:rPr>
          <w:rStyle w:val="pxx"/>
        </w:rPr>
        <w:t>30:68 et seq.</w:t>
      </w:r>
    </w:p>
    <w:p w14:paraId="11F91A8C" w14:textId="77777777" w:rsidR="00000000" w:rsidRDefault="00000000">
      <w:pPr>
        <w:pStyle w:val="pxp"/>
      </w:pPr>
    </w:p>
  </w:footnote>
  <w:footnote w:id="133">
    <w:p w14:paraId="1C7C32C5"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3B47519" w14:textId="77777777" w:rsidR="00FB29D8" w:rsidRDefault="00FB29D8">
      <w:pPr>
        <w:pStyle w:val="pxrr"/>
        <w:spacing w:before="180"/>
        <w:rPr>
          <w:sz w:val="24"/>
          <w:szCs w:val="24"/>
        </w:rPr>
      </w:pPr>
      <w:r>
        <w:rPr>
          <w:rStyle w:val="pxvis"/>
          <w:rFonts w:cs="Arial"/>
          <w:bCs/>
          <w:szCs w:val="28"/>
        </w:rPr>
        <w:t>Research References</w:t>
      </w:r>
    </w:p>
    <w:p w14:paraId="1CFD2F81" w14:textId="77777777" w:rsidR="00FB29D8" w:rsidRDefault="00FB29D8">
      <w:pPr>
        <w:pStyle w:val="pxrrp"/>
      </w:pPr>
      <w:r>
        <w:t xml:space="preserve">Amendment or repeal of 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rc.ref.id="I002EPQ"</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ins w:id="422" w:author="Cara Cardinale" w:date="2025-01-15T18:14:00Z">
        <w:r w:rsidR="00DA4079">
          <w:rPr>
            <w:rStyle w:val="pxvis"/>
            <w:rFonts w:ascii="Times NewRoman" w:hAnsi="Times NewRoman"/>
            <w:b w:val="0"/>
            <w:sz w:val="24"/>
          </w:rPr>
          <w:t>7</w:t>
        </w:r>
      </w:ins>
      <w:del w:id="423" w:author="Cara Cardinale" w:date="2025-01-15T18:14:00Z">
        <w:r w:rsidDel="00DA4079">
          <w:rPr>
            <w:rStyle w:val="pxrc"/>
          </w:rPr>
          <w:delText>9</w:delText>
        </w:r>
      </w:del>
      <w:r>
        <w:t>.</w:t>
      </w:r>
    </w:p>
    <w:p w14:paraId="38141F29" w14:textId="77777777" w:rsidR="00FB29D8" w:rsidRDefault="00FB29D8">
      <w:pPr>
        <w:pStyle w:val="pxrrp"/>
      </w:pPr>
      <w:r>
        <w:t xml:space="preserve">Amendment or repeal of 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rc.ref.id="I0057UM"</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ins w:id="424" w:author="Cara Cardinale" w:date="2025-01-15T18:13:00Z">
        <w:r w:rsidR="00DA4079">
          <w:rPr>
            <w:rStyle w:val="pxrc"/>
          </w:rPr>
          <w:t>8</w:t>
        </w:r>
      </w:ins>
      <w:del w:id="425" w:author="Cara Cardinale" w:date="2025-01-15T18:13:00Z">
        <w:r w:rsidDel="00DA4079">
          <w:rPr>
            <w:rStyle w:val="pxrc"/>
          </w:rPr>
          <w:delText>9</w:delText>
        </w:r>
      </w:del>
      <w:r>
        <w:t>.</w:t>
      </w:r>
    </w:p>
    <w:p w14:paraId="76FC43AE" w14:textId="77777777" w:rsidR="00000000" w:rsidRDefault="00000000">
      <w:pPr>
        <w:pStyle w:val="pxrrp"/>
      </w:pPr>
    </w:p>
  </w:footnote>
  <w:footnote w:id="134">
    <w:p w14:paraId="46BD579B"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8D6B6A3"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For checklists of matters to consider when drafting governing instruments for an association, see </w:t>
      </w:r>
      <w:r>
        <w:rPr>
          <w:rStyle w:val="pxx"/>
          <w:color w:val="FF0000"/>
          <w:sz w:val="20"/>
          <w:szCs w:val="20"/>
          <w:vertAlign w:val="superscript"/>
        </w:rPr>
        <w:t>►</w:t>
      </w:r>
      <w:r>
        <w:rPr>
          <w:rStyle w:val="pxx"/>
        </w:rPr>
        <w:fldChar w:fldCharType="begin"/>
      </w:r>
      <w:r>
        <w:rPr>
          <w:rStyle w:val="pxx"/>
        </w:rPr>
        <w:instrText>x.ref.id="I002EPS"</w:instrText>
      </w:r>
      <w:r>
        <w:rPr>
          <w:rStyle w:val="pxx"/>
        </w:rPr>
        <w:fldChar w:fldCharType="end"/>
      </w:r>
      <w:r>
        <w:rPr>
          <w:rStyle w:val="pxx"/>
          <w:vanish/>
        </w:rPr>
        <w:t>&amp;s;</w:t>
      </w:r>
      <w:r>
        <w:rPr>
          <w:rStyle w:val="pxvis"/>
          <w:rFonts w:ascii="Times NewRoman" w:hAnsi="Times NewRoman"/>
          <w:b w:val="0"/>
          <w:sz w:val="24"/>
        </w:rPr>
        <w:t>§</w:t>
      </w:r>
      <w:r>
        <w:rPr>
          <w:rStyle w:val="pxx"/>
        </w:rPr>
        <w:t>30:22</w:t>
      </w:r>
      <w:r>
        <w:t xml:space="preserve"> (articles of association or constitution), and </w:t>
      </w:r>
      <w:r>
        <w:rPr>
          <w:rStyle w:val="pxx"/>
          <w:color w:val="FF0000"/>
          <w:sz w:val="20"/>
          <w:szCs w:val="20"/>
          <w:vertAlign w:val="superscript"/>
        </w:rPr>
        <w:t>►</w:t>
      </w:r>
      <w:r>
        <w:rPr>
          <w:rStyle w:val="pxx"/>
        </w:rPr>
        <w:fldChar w:fldCharType="begin"/>
      </w:r>
      <w:r>
        <w:rPr>
          <w:rStyle w:val="pxx"/>
        </w:rPr>
        <w:instrText>x.ref.id="I0057UO"</w:instrText>
      </w:r>
      <w:r>
        <w:rPr>
          <w:rStyle w:val="pxx"/>
        </w:rPr>
        <w:fldChar w:fldCharType="end"/>
      </w:r>
      <w:r>
        <w:rPr>
          <w:rStyle w:val="pxx"/>
          <w:vanish/>
        </w:rPr>
        <w:t>&amp;s;</w:t>
      </w:r>
      <w:r>
        <w:rPr>
          <w:rStyle w:val="pxvis"/>
          <w:rFonts w:ascii="Times NewRoman" w:hAnsi="Times NewRoman"/>
          <w:b w:val="0"/>
          <w:sz w:val="24"/>
        </w:rPr>
        <w:t>§</w:t>
      </w:r>
      <w:r>
        <w:rPr>
          <w:rStyle w:val="pxx"/>
        </w:rPr>
        <w:t>30:23</w:t>
      </w:r>
      <w:r>
        <w:t xml:space="preserve"> (bylaws).</w:t>
      </w:r>
    </w:p>
    <w:p w14:paraId="1029898C" w14:textId="77777777" w:rsidR="00000000" w:rsidRDefault="00000000">
      <w:pPr>
        <w:pStyle w:val="pxp"/>
      </w:pPr>
    </w:p>
  </w:footnote>
  <w:footnote w:id="135">
    <w:p w14:paraId="248E7CC7"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955AB9F"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cc.ref.id="I0080ZK"</w:instrText>
      </w:r>
      <w:r>
        <w:rPr>
          <w:rStyle w:val="pxcc"/>
        </w:rPr>
        <w:fldChar w:fldCharType="end"/>
      </w:r>
      <w:r>
        <w:rPr>
          <w:rStyle w:val="pxcc"/>
        </w:rPr>
        <w:t>Wicks v. Monihan, 130 N.Y. 232, 29 N.E. 139 (1891)</w:t>
      </w:r>
      <w:r>
        <w:t>.</w:t>
      </w:r>
    </w:p>
    <w:p w14:paraId="36A5B79F" w14:textId="77777777" w:rsidR="00000000" w:rsidRDefault="00000000">
      <w:pPr>
        <w:pStyle w:val="pxp"/>
      </w:pPr>
    </w:p>
  </w:footnote>
  <w:footnote w:id="136">
    <w:p w14:paraId="0E8225D5"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1F21267"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cc.ref.id="I00AU4G"</w:instrText>
      </w:r>
      <w:r>
        <w:rPr>
          <w:rStyle w:val="pxcc"/>
        </w:rPr>
        <w:fldChar w:fldCharType="end"/>
      </w:r>
      <w:r>
        <w:rPr>
          <w:rStyle w:val="pxcc"/>
        </w:rPr>
        <w:t>Burt v. Oneida Community, 137 N.Y. 346, 33 N.E. 307 (1893)</w:t>
      </w:r>
      <w:r>
        <w:t xml:space="preserve">; </w:t>
      </w:r>
      <w:r>
        <w:rPr>
          <w:rStyle w:val="pxcc"/>
          <w:color w:val="FF0000"/>
          <w:sz w:val="20"/>
          <w:szCs w:val="20"/>
          <w:vertAlign w:val="superscript"/>
        </w:rPr>
        <w:t>►</w:t>
      </w:r>
      <w:r>
        <w:rPr>
          <w:rStyle w:val="pxcc"/>
        </w:rPr>
        <w:fldChar w:fldCharType="begin"/>
      </w:r>
      <w:r>
        <w:rPr>
          <w:rStyle w:val="pxcc"/>
        </w:rPr>
        <w:instrText>cc.ref.id="I000EF1"</w:instrText>
      </w:r>
      <w:r>
        <w:rPr>
          <w:rStyle w:val="pxcc"/>
        </w:rPr>
        <w:fldChar w:fldCharType="end"/>
      </w:r>
      <w:r>
        <w:rPr>
          <w:rStyle w:val="pxcc"/>
        </w:rPr>
        <w:t>Robinson v. Dahm, 94 Misc. 729, 159 N.Y.S. 1053 (Sup 1916)</w:t>
      </w:r>
      <w:r>
        <w:t>.</w:t>
      </w:r>
    </w:p>
    <w:p w14:paraId="2EB8D1D6" w14:textId="77777777" w:rsidR="00FB29D8" w:rsidRDefault="00FB29D8">
      <w:pPr>
        <w:pStyle w:val="pxrr"/>
        <w:spacing w:before="180"/>
        <w:rPr>
          <w:sz w:val="24"/>
          <w:szCs w:val="24"/>
        </w:rPr>
      </w:pPr>
      <w:r>
        <w:rPr>
          <w:rStyle w:val="pxvis"/>
          <w:rFonts w:cs="Arial"/>
          <w:bCs/>
          <w:szCs w:val="28"/>
        </w:rPr>
        <w:t>Research References</w:t>
      </w:r>
    </w:p>
    <w:p w14:paraId="0356BF1C"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rc.ref.id="I002EPV"</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433" w:author="Cara Cardinale" w:date="2025-01-12T16:27:00Z">
        <w:r w:rsidDel="00D9691D">
          <w:rPr>
            <w:rStyle w:val="pxrc"/>
          </w:rPr>
          <w:delText>6 to 8</w:delText>
        </w:r>
      </w:del>
      <w:ins w:id="434" w:author="Cara Cardinale" w:date="2025-01-12T16:27:00Z">
        <w:r w:rsidR="00D9691D">
          <w:rPr>
            <w:rStyle w:val="pxrc"/>
          </w:rPr>
          <w:t>4 to 8</w:t>
        </w:r>
      </w:ins>
      <w:r>
        <w:t>.</w:t>
      </w:r>
    </w:p>
    <w:p w14:paraId="31EE49C6"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rc.ref.id="I0057UR"</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1D90F80A" w14:textId="77777777" w:rsidR="00000000" w:rsidRDefault="00000000">
      <w:pPr>
        <w:pStyle w:val="pxrrp"/>
      </w:pPr>
    </w:p>
  </w:footnote>
  <w:footnote w:id="137">
    <w:p w14:paraId="5D885991"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2E109E2"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The courts cannot compel the admission of any individual to an unincorporated association. </w:t>
      </w:r>
      <w:r>
        <w:rPr>
          <w:rStyle w:val="pxcc"/>
          <w:color w:val="FF0000"/>
          <w:sz w:val="20"/>
          <w:szCs w:val="20"/>
          <w:vertAlign w:val="superscript"/>
        </w:rPr>
        <w:t>►</w:t>
      </w:r>
      <w:r>
        <w:rPr>
          <w:rStyle w:val="pxcc"/>
        </w:rPr>
        <w:fldChar w:fldCharType="begin"/>
      </w:r>
      <w:r>
        <w:rPr>
          <w:rStyle w:val="pxcc"/>
        </w:rPr>
        <w:instrText>cc.ref.id="I000E9E"</w:instrText>
      </w:r>
      <w:r>
        <w:rPr>
          <w:rStyle w:val="pxcc"/>
        </w:rPr>
        <w:fldChar w:fldCharType="end"/>
      </w:r>
      <w:r>
        <w:rPr>
          <w:rStyle w:val="pxcc"/>
        </w:rPr>
        <w:t>McKane v. Democratic General Committee, 123 N.Y. 609, 25 N.E. 1057 (1890)</w:t>
      </w:r>
      <w:r>
        <w:t>, holding that no rights of property, of person, or of citizenship are affected or infringed upon by the refusal of admission.</w:t>
      </w:r>
    </w:p>
    <w:p w14:paraId="1E4506C2" w14:textId="77777777" w:rsidR="00FB29D8" w:rsidRDefault="00FB29D8">
      <w:pPr>
        <w:pStyle w:val="pxrr"/>
        <w:spacing w:before="180"/>
        <w:rPr>
          <w:sz w:val="24"/>
          <w:szCs w:val="24"/>
        </w:rPr>
      </w:pPr>
      <w:r>
        <w:rPr>
          <w:rStyle w:val="pxvis"/>
          <w:rFonts w:cs="Arial"/>
          <w:bCs/>
          <w:szCs w:val="28"/>
        </w:rPr>
        <w:t>Research References</w:t>
      </w:r>
    </w:p>
    <w:p w14:paraId="59210A48" w14:textId="77777777" w:rsidR="00FB29D8" w:rsidRDefault="00FB29D8">
      <w:pPr>
        <w:pStyle w:val="pxrrp"/>
      </w:pPr>
      <w:r>
        <w:t xml:space="preserve">Membership and rights of members, see </w:t>
      </w:r>
      <w:r>
        <w:rPr>
          <w:rStyle w:val="pxrc"/>
          <w:color w:val="FF0000"/>
          <w:sz w:val="20"/>
          <w:szCs w:val="20"/>
          <w:vertAlign w:val="superscript"/>
        </w:rPr>
        <w:t>►</w:t>
      </w:r>
      <w:r>
        <w:rPr>
          <w:rStyle w:val="pxrc"/>
        </w:rPr>
        <w:fldChar w:fldCharType="begin"/>
      </w:r>
      <w:r>
        <w:rPr>
          <w:rStyle w:val="pxrc"/>
        </w:rPr>
        <w:instrText>rc.ref.id="I002EVI"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w:t>
      </w:r>
      <w:ins w:id="435" w:author="Cara Cardinale" w:date="2025-01-15T20:34:00Z">
        <w:r w:rsidR="00BC5C96">
          <w:rPr>
            <w:rStyle w:val="pxrc"/>
          </w:rPr>
          <w:t>5</w:t>
        </w:r>
      </w:ins>
      <w:del w:id="436" w:author="Cara Cardinale" w:date="2025-01-15T20:34:00Z">
        <w:r w:rsidDel="00BC5C96">
          <w:rPr>
            <w:rStyle w:val="pxrc"/>
          </w:rPr>
          <w:delText>7</w:delText>
        </w:r>
      </w:del>
      <w:r>
        <w:rPr>
          <w:rStyle w:val="pxrc"/>
        </w:rPr>
        <w:t xml:space="preserve"> to 2</w:t>
      </w:r>
      <w:del w:id="437" w:author="Cara Cardinale" w:date="2025-01-15T20:34:00Z">
        <w:r w:rsidDel="00BC5C96">
          <w:rPr>
            <w:rStyle w:val="pxrc"/>
          </w:rPr>
          <w:delText>2</w:delText>
        </w:r>
      </w:del>
      <w:ins w:id="438" w:author="Cara Cardinale" w:date="2025-01-15T20:34:00Z">
        <w:r w:rsidR="00BC5C96">
          <w:rPr>
            <w:rStyle w:val="pxrc"/>
          </w:rPr>
          <w:t>0</w:t>
        </w:r>
      </w:ins>
      <w:r>
        <w:t>.</w:t>
      </w:r>
    </w:p>
    <w:p w14:paraId="639442C6" w14:textId="77777777" w:rsidR="00FB29D8" w:rsidRDefault="00FB29D8">
      <w:pPr>
        <w:pStyle w:val="pxrrp"/>
      </w:pPr>
      <w:r>
        <w:t xml:space="preserve">Membership and rights of members, see </w:t>
      </w:r>
      <w:r>
        <w:rPr>
          <w:rStyle w:val="pxrc"/>
          <w:color w:val="FF0000"/>
          <w:sz w:val="20"/>
          <w:szCs w:val="20"/>
          <w:vertAlign w:val="superscript"/>
        </w:rPr>
        <w:t>►</w:t>
      </w:r>
      <w:r>
        <w:rPr>
          <w:rStyle w:val="pxrc"/>
        </w:rPr>
        <w:fldChar w:fldCharType="begin"/>
      </w:r>
      <w:r>
        <w:rPr>
          <w:rStyle w:val="pxrc"/>
        </w:rPr>
        <w:instrText>rc.ref.id="I000E9B"</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w:t>
      </w:r>
      <w:ins w:id="439" w:author="Cara Cardinale" w:date="2025-01-15T20:36:00Z">
        <w:r w:rsidR="00BC5C96">
          <w:rPr>
            <w:rStyle w:val="pxrc"/>
          </w:rPr>
          <w:t>3</w:t>
        </w:r>
      </w:ins>
      <w:del w:id="440" w:author="Cara Cardinale" w:date="2025-01-15T20:36:00Z">
        <w:r w:rsidDel="00BC5C96">
          <w:rPr>
            <w:rStyle w:val="pxrc"/>
          </w:rPr>
          <w:delText>7</w:delText>
        </w:r>
      </w:del>
      <w:r>
        <w:rPr>
          <w:rStyle w:val="pxrc"/>
        </w:rPr>
        <w:t xml:space="preserve"> et seq.</w:t>
      </w:r>
    </w:p>
    <w:p w14:paraId="49D27EDF" w14:textId="77777777" w:rsidR="00000000" w:rsidRDefault="00000000">
      <w:pPr>
        <w:pStyle w:val="pxrrp"/>
      </w:pPr>
    </w:p>
  </w:footnote>
  <w:footnote w:id="138">
    <w:p w14:paraId="2B59FBCB"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61D58DD"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cc.ref.id="I002EVL"</w:instrText>
      </w:r>
      <w:r>
        <w:rPr>
          <w:rStyle w:val="pxcc"/>
        </w:rPr>
        <w:fldChar w:fldCharType="end"/>
      </w:r>
      <w:r>
        <w:rPr>
          <w:rStyle w:val="pxcc"/>
        </w:rPr>
        <w:t>In re Bandanza, 132 Misc. 817, 230 N.Y.S. 460 (Sup 1928)</w:t>
      </w:r>
      <w:r>
        <w:t>.</w:t>
      </w:r>
    </w:p>
    <w:p w14:paraId="1EE6E004" w14:textId="77777777" w:rsidR="00FB29D8" w:rsidRDefault="00FB29D8">
      <w:pPr>
        <w:pStyle w:val="pxrr"/>
        <w:spacing w:before="180"/>
        <w:rPr>
          <w:sz w:val="24"/>
          <w:szCs w:val="24"/>
        </w:rPr>
      </w:pPr>
      <w:r>
        <w:rPr>
          <w:rStyle w:val="pxvis"/>
          <w:rFonts w:cs="Arial"/>
          <w:bCs/>
          <w:szCs w:val="28"/>
        </w:rPr>
        <w:t>Research References</w:t>
      </w:r>
    </w:p>
    <w:p w14:paraId="1A2CC91B" w14:textId="77777777" w:rsidR="00FB29D8" w:rsidRDefault="00FB29D8">
      <w:pPr>
        <w:pStyle w:val="pxrrp"/>
      </w:pPr>
      <w:r>
        <w:t xml:space="preserve">Meetings of members, see </w:t>
      </w:r>
      <w:r>
        <w:rPr>
          <w:rStyle w:val="pxrc"/>
          <w:color w:val="FF0000"/>
          <w:sz w:val="20"/>
          <w:szCs w:val="20"/>
          <w:vertAlign w:val="superscript"/>
        </w:rPr>
        <w:t>►</w:t>
      </w:r>
      <w:r>
        <w:rPr>
          <w:rStyle w:val="pxrc"/>
        </w:rPr>
        <w:fldChar w:fldCharType="begin"/>
      </w:r>
      <w:r>
        <w:rPr>
          <w:rStyle w:val="pxrc"/>
        </w:rPr>
        <w:instrText>rc.ref.id="I00580H"</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del w:id="441" w:author="Cara Cardinale" w:date="2025-01-15T20:42:00Z">
        <w:r w:rsidDel="00BC5C96">
          <w:rPr>
            <w:rStyle w:val="pxrc"/>
          </w:rPr>
          <w:delText>20</w:delText>
        </w:r>
      </w:del>
      <w:ins w:id="442" w:author="Cara Cardinale" w:date="2025-01-15T20:42:00Z">
        <w:r w:rsidR="00BC5C96">
          <w:rPr>
            <w:rStyle w:val="pxrc"/>
          </w:rPr>
          <w:t>18</w:t>
        </w:r>
      </w:ins>
      <w:r>
        <w:t>.</w:t>
      </w:r>
    </w:p>
    <w:p w14:paraId="432BC782" w14:textId="77777777" w:rsidR="00FB29D8" w:rsidRDefault="00FB29D8">
      <w:pPr>
        <w:pStyle w:val="pxrrp"/>
      </w:pPr>
      <w:r>
        <w:t xml:space="preserve">Meetings of members, see </w:t>
      </w:r>
      <w:r>
        <w:rPr>
          <w:rStyle w:val="pxrc"/>
          <w:color w:val="FF0000"/>
          <w:sz w:val="20"/>
          <w:szCs w:val="20"/>
          <w:vertAlign w:val="superscript"/>
        </w:rPr>
        <w:t>►</w:t>
      </w:r>
      <w:r>
        <w:rPr>
          <w:rStyle w:val="pxrc"/>
        </w:rPr>
        <w:fldChar w:fldCharType="begin"/>
      </w:r>
      <w:r>
        <w:rPr>
          <w:rStyle w:val="pxrc"/>
        </w:rPr>
        <w:instrText>rc.ref.id="I00815D"</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del w:id="443" w:author="Cara Cardinale" w:date="2025-01-15T21:49:00Z">
        <w:r w:rsidDel="00B1644D">
          <w:rPr>
            <w:rStyle w:val="pxrc"/>
          </w:rPr>
          <w:delText>21, 22</w:delText>
        </w:r>
      </w:del>
      <w:ins w:id="444" w:author="Cara Cardinale" w:date="2025-01-15T21:49:00Z">
        <w:r w:rsidR="00B1644D">
          <w:rPr>
            <w:rStyle w:val="pxrc"/>
          </w:rPr>
          <w:t>17</w:t>
        </w:r>
      </w:ins>
      <w:r>
        <w:t>.</w:t>
      </w:r>
    </w:p>
    <w:p w14:paraId="019190A2" w14:textId="77777777" w:rsidR="00000000" w:rsidRDefault="00000000">
      <w:pPr>
        <w:pStyle w:val="pxrrp"/>
      </w:pPr>
    </w:p>
  </w:footnote>
  <w:footnote w:id="139">
    <w:p w14:paraId="4866587D"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95D91C0"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cc.ref.id="I00AUA9"</w:instrText>
      </w:r>
      <w:r>
        <w:rPr>
          <w:rStyle w:val="pxcc"/>
        </w:rPr>
        <w:fldChar w:fldCharType="end"/>
      </w:r>
      <w:r>
        <w:rPr>
          <w:rStyle w:val="pxcc"/>
        </w:rPr>
        <w:t>In re Bandanza, 132 Misc. 817, 230 N.Y.S. 460 (Sup 1928)</w:t>
      </w:r>
      <w:r>
        <w:t>.</w:t>
      </w:r>
    </w:p>
    <w:p w14:paraId="35AD25A1" w14:textId="77777777" w:rsidR="00FB29D8" w:rsidRDefault="00FB29D8">
      <w:pPr>
        <w:pStyle w:val="pxrr"/>
        <w:spacing w:before="180"/>
        <w:rPr>
          <w:sz w:val="24"/>
          <w:szCs w:val="24"/>
        </w:rPr>
      </w:pPr>
      <w:r>
        <w:rPr>
          <w:rStyle w:val="pxvis"/>
          <w:rFonts w:cs="Arial"/>
          <w:bCs/>
          <w:szCs w:val="28"/>
        </w:rPr>
        <w:t>Research References</w:t>
      </w:r>
    </w:p>
    <w:p w14:paraId="4E8951C7" w14:textId="77777777" w:rsidR="00FB29D8" w:rsidRDefault="00FB29D8">
      <w:pPr>
        <w:pStyle w:val="pxrrp"/>
      </w:pPr>
      <w:r>
        <w:t xml:space="preserve">Notice of meetings of members, see </w:t>
      </w:r>
      <w:r>
        <w:rPr>
          <w:rStyle w:val="pxrc"/>
          <w:color w:val="FF0000"/>
          <w:sz w:val="20"/>
          <w:szCs w:val="20"/>
          <w:vertAlign w:val="superscript"/>
        </w:rPr>
        <w:t>►</w:t>
      </w:r>
      <w:r>
        <w:rPr>
          <w:rStyle w:val="pxrc"/>
        </w:rPr>
        <w:fldChar w:fldCharType="begin"/>
      </w:r>
      <w:r>
        <w:rPr>
          <w:rStyle w:val="pxrc"/>
        </w:rPr>
        <w:instrText>rc.ref.id="I000E99"</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del w:id="445" w:author="Cara Cardinale" w:date="2025-01-15T20:42:00Z">
        <w:r w:rsidDel="00BC5C96">
          <w:rPr>
            <w:rStyle w:val="pxrc"/>
          </w:rPr>
          <w:delText>20</w:delText>
        </w:r>
      </w:del>
      <w:ins w:id="446" w:author="Cara Cardinale" w:date="2025-01-15T20:42:00Z">
        <w:r w:rsidR="00BC5C96">
          <w:rPr>
            <w:rStyle w:val="pxrc"/>
          </w:rPr>
          <w:t>18</w:t>
        </w:r>
      </w:ins>
      <w:r>
        <w:t>.</w:t>
      </w:r>
    </w:p>
    <w:p w14:paraId="0513134B" w14:textId="77777777" w:rsidR="00FB29D8" w:rsidRDefault="00FB29D8">
      <w:pPr>
        <w:pStyle w:val="pxrrp"/>
      </w:pPr>
      <w:r>
        <w:t xml:space="preserve">Notice of meetings of members, see </w:t>
      </w:r>
      <w:r>
        <w:rPr>
          <w:rStyle w:val="pxrc"/>
          <w:color w:val="FF0000"/>
          <w:sz w:val="20"/>
          <w:szCs w:val="20"/>
          <w:vertAlign w:val="superscript"/>
        </w:rPr>
        <w:t>►</w:t>
      </w:r>
      <w:r>
        <w:rPr>
          <w:rStyle w:val="pxrc"/>
        </w:rPr>
        <w:fldChar w:fldCharType="begin"/>
      </w:r>
      <w:r>
        <w:rPr>
          <w:rStyle w:val="pxrc"/>
        </w:rPr>
        <w:instrText>rc.ref.id="I002EVN"</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del w:id="447" w:author="Cara Cardinale" w:date="2025-01-15T21:51:00Z">
        <w:r w:rsidDel="0024651B">
          <w:rPr>
            <w:rStyle w:val="pxrc"/>
          </w:rPr>
          <w:delText>22</w:delText>
        </w:r>
      </w:del>
      <w:ins w:id="448" w:author="Cara Cardinale" w:date="2025-01-15T21:51:00Z">
        <w:r w:rsidR="0024651B">
          <w:rPr>
            <w:rStyle w:val="pxrc"/>
          </w:rPr>
          <w:t>17</w:t>
        </w:r>
      </w:ins>
      <w:r>
        <w:t>.</w:t>
      </w:r>
    </w:p>
    <w:p w14:paraId="47D7C91C" w14:textId="77777777" w:rsidR="00000000" w:rsidRDefault="00000000">
      <w:pPr>
        <w:pStyle w:val="pxrrp"/>
      </w:pPr>
    </w:p>
  </w:footnote>
  <w:footnote w:id="140">
    <w:p w14:paraId="3C4B1F19"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8F4D973"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Ordinarily, the rules and bylaws of a voluntary, unincorporated association provide for the course of procedure to be followed in disciplining or expelling members, and such disciplinary action, in order to be valid, must be made in the regular manner in conformity with such rules and bylaws. </w:t>
      </w:r>
      <w:r>
        <w:rPr>
          <w:rStyle w:val="pxcc"/>
          <w:color w:val="FF0000"/>
          <w:sz w:val="20"/>
          <w:szCs w:val="20"/>
          <w:vertAlign w:val="superscript"/>
        </w:rPr>
        <w:t>►</w:t>
      </w:r>
      <w:r>
        <w:rPr>
          <w:rStyle w:val="pxcc"/>
        </w:rPr>
        <w:fldChar w:fldCharType="begin"/>
      </w:r>
      <w:r>
        <w:rPr>
          <w:rStyle w:val="pxcc"/>
        </w:rPr>
        <w:instrText>cc.ref.id="I00580J"</w:instrText>
      </w:r>
      <w:r>
        <w:rPr>
          <w:rStyle w:val="pxcc"/>
        </w:rPr>
        <w:fldChar w:fldCharType="end"/>
      </w:r>
      <w:r>
        <w:rPr>
          <w:rStyle w:val="pxcc"/>
        </w:rPr>
        <w:t>Harmon v. Matthews, 27 N.Y.S.2d 656 (Sup 1941)</w:t>
      </w:r>
      <w:r>
        <w:t xml:space="preserve">; </w:t>
      </w:r>
      <w:r>
        <w:rPr>
          <w:rStyle w:val="pxcc"/>
          <w:color w:val="FF0000"/>
          <w:sz w:val="20"/>
          <w:szCs w:val="20"/>
          <w:vertAlign w:val="superscript"/>
        </w:rPr>
        <w:t>►</w:t>
      </w:r>
      <w:r>
        <w:rPr>
          <w:rStyle w:val="pxcc"/>
        </w:rPr>
        <w:fldChar w:fldCharType="begin"/>
      </w:r>
      <w:r>
        <w:rPr>
          <w:rStyle w:val="pxcc"/>
        </w:rPr>
        <w:instrText>cc.ref.id="I00815F"</w:instrText>
      </w:r>
      <w:r>
        <w:rPr>
          <w:rStyle w:val="pxcc"/>
        </w:rPr>
        <w:fldChar w:fldCharType="end"/>
      </w:r>
      <w:r>
        <w:rPr>
          <w:rStyle w:val="pxcc"/>
        </w:rPr>
        <w:t>Stein v. Marks, 44 Misc. 140, 89 N.Y.S. 921 (Sup 1904)</w:t>
      </w:r>
      <w:r>
        <w:t>.</w:t>
      </w:r>
    </w:p>
    <w:p w14:paraId="5446E2AC" w14:textId="77777777" w:rsidR="00FB29D8" w:rsidRDefault="00FB29D8">
      <w:pPr>
        <w:pStyle w:val="pxrr"/>
        <w:spacing w:before="180"/>
        <w:rPr>
          <w:sz w:val="24"/>
          <w:szCs w:val="24"/>
        </w:rPr>
      </w:pPr>
      <w:r>
        <w:rPr>
          <w:rStyle w:val="pxvis"/>
          <w:rFonts w:cs="Arial"/>
          <w:bCs/>
          <w:szCs w:val="28"/>
        </w:rPr>
        <w:t>Research References</w:t>
      </w:r>
    </w:p>
    <w:p w14:paraId="3E72CEC7" w14:textId="77777777"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rc.ref.id="I000E97"</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449" w:author="Cara Cardinale" w:date="2025-01-15T21:08:00Z">
        <w:r w:rsidDel="003733C3">
          <w:rPr>
            <w:rStyle w:val="pxrc"/>
          </w:rPr>
          <w:delText>23 to 28</w:delText>
        </w:r>
      </w:del>
      <w:ins w:id="450" w:author="Cara Cardinale" w:date="2025-01-15T21:08:00Z">
        <w:r w:rsidR="003733C3">
          <w:rPr>
            <w:rStyle w:val="pxrc"/>
          </w:rPr>
          <w:t>21 to 24</w:t>
        </w:r>
      </w:ins>
      <w:r>
        <w:t>.</w:t>
      </w:r>
    </w:p>
    <w:p w14:paraId="55739084" w14:textId="77777777"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rc.ref.id="I002EVP"</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del w:id="451" w:author="Cara Cardinale" w:date="2025-01-15T21:10:00Z">
        <w:r w:rsidDel="003733C3">
          <w:rPr>
            <w:rStyle w:val="pxrc"/>
          </w:rPr>
          <w:delText>31 to 40</w:delText>
        </w:r>
      </w:del>
      <w:ins w:id="452" w:author="Cara Cardinale" w:date="2025-01-15T21:10:00Z">
        <w:r w:rsidR="003733C3">
          <w:rPr>
            <w:rStyle w:val="pxrc"/>
          </w:rPr>
          <w:t>22 to 26</w:t>
        </w:r>
      </w:ins>
      <w:r>
        <w:t>.</w:t>
      </w:r>
    </w:p>
    <w:p w14:paraId="4D7C0B31" w14:textId="77777777" w:rsidR="00000000" w:rsidRDefault="00000000">
      <w:pPr>
        <w:pStyle w:val="pxrrp"/>
      </w:pPr>
    </w:p>
  </w:footnote>
  <w:footnote w:id="141">
    <w:p w14:paraId="2AC63E94"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25B7D33"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cc.ref.id="I00580L"</w:instrText>
      </w:r>
      <w:r>
        <w:rPr>
          <w:rStyle w:val="pxcc"/>
        </w:rPr>
        <w:fldChar w:fldCharType="end"/>
      </w:r>
      <w:r>
        <w:rPr>
          <w:rStyle w:val="pxcc"/>
        </w:rPr>
        <w:t>Rodier v. Huddell, 232 A.D. 531, 250 N.Y.S. 336 (1st Dep't 1931)</w:t>
      </w:r>
      <w:r>
        <w:t xml:space="preserve">; </w:t>
      </w:r>
      <w:r>
        <w:rPr>
          <w:rStyle w:val="pxcc"/>
          <w:color w:val="FF0000"/>
          <w:sz w:val="20"/>
          <w:szCs w:val="20"/>
          <w:vertAlign w:val="superscript"/>
        </w:rPr>
        <w:t>►</w:t>
      </w:r>
      <w:r>
        <w:rPr>
          <w:rStyle w:val="pxcc"/>
        </w:rPr>
        <w:fldChar w:fldCharType="begin"/>
      </w:r>
      <w:r>
        <w:rPr>
          <w:rStyle w:val="pxcc"/>
        </w:rPr>
        <w:instrText>cc.ref.id="I000E81"</w:instrText>
      </w:r>
      <w:r>
        <w:rPr>
          <w:rStyle w:val="pxcc"/>
        </w:rPr>
        <w:fldChar w:fldCharType="end"/>
      </w:r>
      <w:r>
        <w:rPr>
          <w:rStyle w:val="pxcc"/>
        </w:rPr>
        <w:t>Williamson v. Randolph, 48 Misc. 96, 96 N.Y.S. 644 (Sup 1905)</w:t>
      </w:r>
      <w:r>
        <w:t>.</w:t>
      </w:r>
    </w:p>
    <w:p w14:paraId="5ADEC14D" w14:textId="77777777" w:rsidR="00FB29D8" w:rsidRDefault="00FB29D8">
      <w:pPr>
        <w:pStyle w:val="pxrr"/>
        <w:spacing w:before="180"/>
        <w:rPr>
          <w:sz w:val="24"/>
          <w:szCs w:val="24"/>
        </w:rPr>
      </w:pPr>
      <w:r>
        <w:rPr>
          <w:rStyle w:val="pxvis"/>
          <w:rFonts w:cs="Arial"/>
          <w:bCs/>
          <w:szCs w:val="28"/>
        </w:rPr>
        <w:t>Research References</w:t>
      </w:r>
    </w:p>
    <w:p w14:paraId="2EAA9485" w14:textId="77777777" w:rsidR="00FB29D8" w:rsidRDefault="00FB29D8">
      <w:pPr>
        <w:pStyle w:val="pxrrp"/>
      </w:pPr>
      <w:r>
        <w:t xml:space="preserve">Disciplinary proceedings, see </w:t>
      </w:r>
      <w:r>
        <w:rPr>
          <w:rStyle w:val="pxrc"/>
          <w:color w:val="FF0000"/>
          <w:sz w:val="20"/>
          <w:szCs w:val="20"/>
          <w:vertAlign w:val="superscript"/>
        </w:rPr>
        <w:t>►</w:t>
      </w:r>
      <w:r>
        <w:rPr>
          <w:rStyle w:val="pxrc"/>
        </w:rPr>
        <w:fldChar w:fldCharType="begin"/>
      </w:r>
      <w:r>
        <w:rPr>
          <w:rStyle w:val="pxrc"/>
        </w:rPr>
        <w:instrText>rc.ref.id="I002EWV"</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ins w:id="453" w:author="Cara Cardinale" w:date="2025-01-15T21:00:00Z">
        <w:r w:rsidR="003733C3">
          <w:rPr>
            <w:rStyle w:val="pxrc"/>
          </w:rPr>
          <w:t>2</w:t>
        </w:r>
      </w:ins>
      <w:del w:id="454" w:author="Cara Cardinale" w:date="2025-01-15T21:00:00Z">
        <w:r w:rsidDel="003733C3">
          <w:rPr>
            <w:rStyle w:val="pxrc"/>
          </w:rPr>
          <w:delText>4</w:delText>
        </w:r>
      </w:del>
      <w:r>
        <w:t>.</w:t>
      </w:r>
    </w:p>
    <w:p w14:paraId="61107B38" w14:textId="77777777" w:rsidR="00FB29D8" w:rsidRDefault="00FB29D8">
      <w:pPr>
        <w:pStyle w:val="pxrrp"/>
      </w:pPr>
      <w:r>
        <w:t xml:space="preserve">Necessity and sufficiency of notice and hearing, see </w:t>
      </w:r>
      <w:r>
        <w:rPr>
          <w:rStyle w:val="pxrc"/>
          <w:color w:val="FF0000"/>
          <w:sz w:val="20"/>
          <w:szCs w:val="20"/>
          <w:vertAlign w:val="superscript"/>
        </w:rPr>
        <w:t>►</w:t>
      </w:r>
      <w:r>
        <w:rPr>
          <w:rStyle w:val="pxrc"/>
        </w:rPr>
        <w:fldChar w:fldCharType="begin"/>
      </w:r>
      <w:r>
        <w:rPr>
          <w:rStyle w:val="pxrc"/>
        </w:rPr>
        <w:instrText>rc.ref.id="I00581R"</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ins w:id="455" w:author="Cara Cardinale" w:date="2025-01-15T21:03:00Z">
        <w:r w:rsidR="003733C3">
          <w:rPr>
            <w:rStyle w:val="pxrc"/>
          </w:rPr>
          <w:t>2</w:t>
        </w:r>
      </w:ins>
      <w:del w:id="456" w:author="Cara Cardinale" w:date="2025-01-15T21:03:00Z">
        <w:r w:rsidDel="003733C3">
          <w:rPr>
            <w:rStyle w:val="pxrc"/>
          </w:rPr>
          <w:delText>3</w:delText>
        </w:r>
      </w:del>
      <w:r>
        <w:rPr>
          <w:rStyle w:val="pxrc"/>
        </w:rPr>
        <w:t>4</w:t>
      </w:r>
      <w:r>
        <w:t>.</w:t>
      </w:r>
    </w:p>
    <w:p w14:paraId="5054096E" w14:textId="77777777" w:rsidR="00000000" w:rsidRDefault="00000000">
      <w:pPr>
        <w:pStyle w:val="pxrrp"/>
      </w:pPr>
    </w:p>
  </w:footnote>
  <w:footnote w:id="142">
    <w:p w14:paraId="42FAA4FE"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4986A8F"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cc.ref.id="I000E7Z"</w:instrText>
      </w:r>
      <w:r>
        <w:rPr>
          <w:rStyle w:val="pxcc"/>
        </w:rPr>
        <w:fldChar w:fldCharType="end"/>
      </w:r>
      <w:r>
        <w:rPr>
          <w:rStyle w:val="pxcc"/>
        </w:rPr>
        <w:t>Wilcox v. Supreme Council of Royal Arcanum, 210 N.Y. 370, 104 N.E. 624 (1914)</w:t>
      </w:r>
      <w:r>
        <w:t xml:space="preserve">; </w:t>
      </w:r>
      <w:r>
        <w:rPr>
          <w:rStyle w:val="pxcc"/>
          <w:color w:val="FF0000"/>
          <w:sz w:val="20"/>
          <w:szCs w:val="20"/>
          <w:vertAlign w:val="superscript"/>
        </w:rPr>
        <w:t>►</w:t>
      </w:r>
      <w:r>
        <w:rPr>
          <w:rStyle w:val="pxcc"/>
        </w:rPr>
        <w:fldChar w:fldCharType="begin"/>
      </w:r>
      <w:r>
        <w:rPr>
          <w:rStyle w:val="pxcc"/>
        </w:rPr>
        <w:instrText>cc.ref.id="I002EWX"</w:instrText>
      </w:r>
      <w:r>
        <w:rPr>
          <w:rStyle w:val="pxcc"/>
        </w:rPr>
        <w:fldChar w:fldCharType="end"/>
      </w:r>
      <w:r>
        <w:rPr>
          <w:rStyle w:val="pxcc"/>
        </w:rPr>
        <w:t>Spiegelman v. Engineers Country Club, Inc., 38 A.D.2d 728, 329 N.Y.S.2d 166 (2d Dep't 1972)</w:t>
      </w:r>
      <w:r>
        <w:t>.</w:t>
      </w:r>
    </w:p>
    <w:p w14:paraId="063CB1F7" w14:textId="77777777" w:rsidR="00FB29D8" w:rsidRDefault="00FB29D8">
      <w:pPr>
        <w:pStyle w:val="pxrr"/>
        <w:spacing w:before="180"/>
        <w:rPr>
          <w:sz w:val="24"/>
          <w:szCs w:val="24"/>
        </w:rPr>
      </w:pPr>
      <w:r>
        <w:rPr>
          <w:rStyle w:val="pxvis"/>
          <w:rFonts w:cs="Arial"/>
          <w:bCs/>
          <w:szCs w:val="28"/>
        </w:rPr>
        <w:t>Research References</w:t>
      </w:r>
    </w:p>
    <w:p w14:paraId="6184052E" w14:textId="77777777"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rc.ref.id="I00581T"</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del w:id="457" w:author="Cara Cardinale" w:date="2025-01-15T21:08:00Z">
        <w:r w:rsidDel="003733C3">
          <w:rPr>
            <w:rStyle w:val="pxrc"/>
          </w:rPr>
          <w:delText>23 to 28</w:delText>
        </w:r>
      </w:del>
      <w:ins w:id="458" w:author="Cara Cardinale" w:date="2025-01-15T21:08:00Z">
        <w:r w:rsidR="003733C3">
          <w:rPr>
            <w:rStyle w:val="pxrc"/>
          </w:rPr>
          <w:t>21 to 24</w:t>
        </w:r>
      </w:ins>
      <w:r>
        <w:t>.</w:t>
      </w:r>
    </w:p>
    <w:p w14:paraId="20C7953F" w14:textId="77777777"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rc.ref.id="I00816P"</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del w:id="459" w:author="Cara Cardinale" w:date="2025-01-15T21:10:00Z">
        <w:r w:rsidDel="003733C3">
          <w:rPr>
            <w:rStyle w:val="pxrc"/>
          </w:rPr>
          <w:delText>31 to 40</w:delText>
        </w:r>
      </w:del>
      <w:ins w:id="460" w:author="Cara Cardinale" w:date="2025-01-15T21:10:00Z">
        <w:r w:rsidR="003733C3">
          <w:rPr>
            <w:rStyle w:val="pxrc"/>
          </w:rPr>
          <w:t>22 to 26</w:t>
        </w:r>
      </w:ins>
      <w:r>
        <w:t>.</w:t>
      </w:r>
    </w:p>
    <w:p w14:paraId="23B55C11" w14:textId="77777777" w:rsidR="00000000" w:rsidRDefault="00000000">
      <w:pPr>
        <w:pStyle w:val="pxrrp"/>
      </w:pPr>
    </w:p>
  </w:footnote>
  <w:footnote w:id="143">
    <w:p w14:paraId="7F99CB45"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A1800C4" w14:textId="77777777" w:rsidR="00FB29D8" w:rsidRDefault="00FB29D8">
      <w:pPr>
        <w:pStyle w:val="pxrr"/>
        <w:spacing w:before="180"/>
        <w:rPr>
          <w:sz w:val="24"/>
          <w:szCs w:val="24"/>
        </w:rPr>
      </w:pPr>
      <w:r>
        <w:rPr>
          <w:rStyle w:val="pxvis"/>
          <w:rFonts w:cs="Arial"/>
          <w:bCs/>
          <w:szCs w:val="28"/>
        </w:rPr>
        <w:t>Research References</w:t>
      </w:r>
    </w:p>
    <w:p w14:paraId="15E22BDC" w14:textId="77777777" w:rsidR="00FB29D8" w:rsidRDefault="00FB29D8">
      <w:pPr>
        <w:pStyle w:val="pxrrp"/>
      </w:pPr>
      <w:r>
        <w:t xml:space="preserve">Judicial review of expulsion or suspension, see </w:t>
      </w:r>
      <w:r>
        <w:rPr>
          <w:rStyle w:val="pxrc"/>
          <w:color w:val="FF0000"/>
          <w:sz w:val="20"/>
          <w:szCs w:val="20"/>
          <w:vertAlign w:val="superscript"/>
        </w:rPr>
        <w:t>►</w:t>
      </w:r>
      <w:r>
        <w:rPr>
          <w:rStyle w:val="pxrc"/>
        </w:rPr>
        <w:fldChar w:fldCharType="begin"/>
      </w:r>
      <w:r>
        <w:rPr>
          <w:rStyle w:val="pxrc"/>
        </w:rPr>
        <w:instrText>rc.ref.id="I000E2B"</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ins w:id="461" w:author="Cara Cardinale" w:date="2025-01-15T21:13:00Z">
        <w:r w:rsidR="00CA3449">
          <w:rPr>
            <w:rStyle w:val="pxrc"/>
          </w:rPr>
          <w:t>3</w:t>
        </w:r>
      </w:ins>
      <w:del w:id="462" w:author="Cara Cardinale" w:date="2025-01-15T21:13:00Z">
        <w:r w:rsidDel="00CA3449">
          <w:rPr>
            <w:rStyle w:val="pxrc"/>
          </w:rPr>
          <w:delText>5</w:delText>
        </w:r>
      </w:del>
      <w:r>
        <w:t>.</w:t>
      </w:r>
    </w:p>
    <w:p w14:paraId="20B9436E" w14:textId="77777777" w:rsidR="00FB29D8" w:rsidRDefault="00FB29D8">
      <w:pPr>
        <w:pStyle w:val="pxrrp"/>
      </w:pPr>
      <w:r>
        <w:t xml:space="preserve">Judicial review of expulsion or suspension, see </w:t>
      </w:r>
      <w:r>
        <w:rPr>
          <w:rStyle w:val="pxrc"/>
          <w:color w:val="FF0000"/>
          <w:sz w:val="20"/>
          <w:szCs w:val="20"/>
          <w:vertAlign w:val="superscript"/>
        </w:rPr>
        <w:t>►</w:t>
      </w:r>
      <w:r>
        <w:rPr>
          <w:rStyle w:val="pxrc"/>
        </w:rPr>
        <w:fldChar w:fldCharType="begin"/>
      </w:r>
      <w:r>
        <w:rPr>
          <w:rStyle w:val="pxrc"/>
        </w:rPr>
        <w:instrText>rc.ref.id="I002F2L"</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del w:id="463" w:author="Cara Cardinale" w:date="2025-01-15T21:17:00Z">
        <w:r w:rsidDel="00CA3449">
          <w:rPr>
            <w:rStyle w:val="pxrc"/>
          </w:rPr>
          <w:delText xml:space="preserve">36 </w:delText>
        </w:r>
      </w:del>
      <w:ins w:id="464" w:author="Cara Cardinale" w:date="2025-01-15T21:17:00Z">
        <w:r w:rsidR="00CA3449">
          <w:rPr>
            <w:rStyle w:val="pxrc"/>
          </w:rPr>
          <w:t>25, 26</w:t>
        </w:r>
      </w:ins>
      <w:del w:id="465" w:author="Cara Cardinale" w:date="2025-01-15T21:17:00Z">
        <w:r w:rsidDel="00CA3449">
          <w:rPr>
            <w:rStyle w:val="pxrc"/>
          </w:rPr>
          <w:delText>to 40</w:delText>
        </w:r>
      </w:del>
      <w:r>
        <w:t>.</w:t>
      </w:r>
    </w:p>
    <w:p w14:paraId="7E5CA8C0" w14:textId="77777777" w:rsidR="00000000" w:rsidRDefault="00000000">
      <w:pPr>
        <w:pStyle w:val="pxrrp"/>
      </w:pPr>
    </w:p>
  </w:footnote>
  <w:footnote w:id="144">
    <w:p w14:paraId="43C2CD21"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3443CBD" w14:textId="77777777" w:rsidR="00FB29D8" w:rsidRDefault="00FB29D8">
      <w:pPr>
        <w:pStyle w:val="pxrr"/>
        <w:spacing w:before="180"/>
        <w:rPr>
          <w:sz w:val="24"/>
          <w:szCs w:val="24"/>
        </w:rPr>
      </w:pPr>
      <w:r>
        <w:rPr>
          <w:rStyle w:val="pxvis"/>
          <w:rFonts w:cs="Arial"/>
          <w:bCs/>
          <w:szCs w:val="28"/>
        </w:rPr>
        <w:t>Research References</w:t>
      </w:r>
    </w:p>
    <w:p w14:paraId="0BDAD8A8" w14:textId="77777777" w:rsidR="00FB29D8" w:rsidRDefault="00FB29D8">
      <w:pPr>
        <w:pStyle w:val="pxrrp"/>
      </w:pPr>
      <w:r>
        <w:t xml:space="preserve">Liability of members for acts and debts of association, see </w:t>
      </w:r>
      <w:r>
        <w:rPr>
          <w:rStyle w:val="pxrc"/>
          <w:color w:val="FF0000"/>
          <w:sz w:val="20"/>
          <w:szCs w:val="20"/>
          <w:vertAlign w:val="superscript"/>
        </w:rPr>
        <w:t>►</w:t>
      </w:r>
      <w:r>
        <w:rPr>
          <w:rStyle w:val="pxrc"/>
        </w:rPr>
        <w:fldChar w:fldCharType="begin"/>
      </w:r>
      <w:r>
        <w:rPr>
          <w:rStyle w:val="pxrc"/>
        </w:rPr>
        <w:instrText>rc.ref.id="I00587H"</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del w:id="466" w:author="Cara Cardinale" w:date="2025-01-15T21:20:00Z">
        <w:r w:rsidDel="00CA3449">
          <w:rPr>
            <w:rStyle w:val="pxrc"/>
          </w:rPr>
          <w:delText>2</w:delText>
        </w:r>
      </w:del>
      <w:r>
        <w:rPr>
          <w:rStyle w:val="pxrc"/>
        </w:rPr>
        <w:t>1</w:t>
      </w:r>
      <w:ins w:id="467" w:author="Cara Cardinale" w:date="2025-01-15T21:20:00Z">
        <w:r w:rsidR="00CA3449">
          <w:rPr>
            <w:rStyle w:val="pxrc"/>
          </w:rPr>
          <w:t>9</w:t>
        </w:r>
      </w:ins>
      <w:r>
        <w:t>.</w:t>
      </w:r>
    </w:p>
    <w:p w14:paraId="65B66F22" w14:textId="77777777" w:rsidR="00FB29D8" w:rsidRDefault="00FB29D8">
      <w:pPr>
        <w:pStyle w:val="pxrrp"/>
      </w:pPr>
      <w:r>
        <w:t xml:space="preserve">Liability of members for acts and debts of association, see </w:t>
      </w:r>
      <w:r>
        <w:rPr>
          <w:rStyle w:val="pxrc"/>
          <w:color w:val="FF0000"/>
          <w:sz w:val="20"/>
          <w:szCs w:val="20"/>
          <w:vertAlign w:val="superscript"/>
        </w:rPr>
        <w:t>►</w:t>
      </w:r>
      <w:r>
        <w:rPr>
          <w:rStyle w:val="pxrc"/>
        </w:rPr>
        <w:fldChar w:fldCharType="begin"/>
      </w:r>
      <w:r>
        <w:rPr>
          <w:rStyle w:val="pxrc"/>
        </w:rPr>
        <w:instrText>rc.ref.id="I0081CD"</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del w:id="468" w:author="Cara Cardinale" w:date="2025-01-15T21:21:00Z">
        <w:r w:rsidDel="00B06665">
          <w:rPr>
            <w:rStyle w:val="pxrc"/>
          </w:rPr>
          <w:delText>41</w:delText>
        </w:r>
      </w:del>
      <w:ins w:id="469" w:author="Cara Cardinale" w:date="2025-01-15T21:21:00Z">
        <w:r w:rsidR="00B06665">
          <w:rPr>
            <w:rStyle w:val="pxrc"/>
          </w:rPr>
          <w:t>27</w:t>
        </w:r>
      </w:ins>
      <w:ins w:id="470" w:author="Cara Cardinale" w:date="2025-01-15T21:22:00Z">
        <w:r w:rsidR="00B06665">
          <w:rPr>
            <w:rStyle w:val="pxrc"/>
          </w:rPr>
          <w:t xml:space="preserve"> to 30</w:t>
        </w:r>
      </w:ins>
      <w:del w:id="471" w:author="Cara Cardinale" w:date="2025-01-15T21:22:00Z">
        <w:r w:rsidDel="00B06665">
          <w:rPr>
            <w:rStyle w:val="pxrc"/>
          </w:rPr>
          <w:delText>, 44, 47</w:delText>
        </w:r>
      </w:del>
      <w:r>
        <w:t>.</w:t>
      </w:r>
    </w:p>
    <w:p w14:paraId="22D25DD8" w14:textId="77777777" w:rsidR="00000000" w:rsidRDefault="00000000">
      <w:pPr>
        <w:pStyle w:val="pxrrp"/>
      </w:pPr>
    </w:p>
  </w:footnote>
  <w:footnote w:id="145">
    <w:p w14:paraId="7B66EFEC"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370F2360" w14:textId="77777777" w:rsidR="00FB29D8" w:rsidRDefault="00FB29D8">
      <w:pPr>
        <w:pStyle w:val="pxrr"/>
        <w:spacing w:before="180"/>
        <w:rPr>
          <w:sz w:val="24"/>
          <w:szCs w:val="24"/>
        </w:rPr>
      </w:pPr>
      <w:r>
        <w:rPr>
          <w:rStyle w:val="pxvis"/>
          <w:rFonts w:cs="Arial"/>
          <w:bCs/>
          <w:szCs w:val="28"/>
        </w:rPr>
        <w:t>Research References</w:t>
      </w:r>
    </w:p>
    <w:p w14:paraId="5ACCF06A" w14:textId="77777777" w:rsidR="00FB29D8" w:rsidRDefault="00FB29D8">
      <w:pPr>
        <w:pStyle w:val="pxrrp"/>
      </w:pPr>
      <w:r>
        <w:t xml:space="preserve">Amendment of constitution, bylaws, rules, and regulations, see </w:t>
      </w:r>
      <w:r>
        <w:rPr>
          <w:rStyle w:val="pxrc"/>
          <w:color w:val="FF0000"/>
          <w:sz w:val="20"/>
          <w:szCs w:val="20"/>
          <w:vertAlign w:val="superscript"/>
        </w:rPr>
        <w:t>►</w:t>
      </w:r>
      <w:r>
        <w:rPr>
          <w:rStyle w:val="pxrc"/>
        </w:rPr>
        <w:fldChar w:fldCharType="begin"/>
      </w:r>
      <w:r>
        <w:rPr>
          <w:rStyle w:val="pxrc"/>
        </w:rPr>
        <w:instrText>rc.ref.id="I000E29"</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ins w:id="472" w:author="Cara Cardinale" w:date="2025-01-15T18:14:00Z">
        <w:r w:rsidR="00DA4079">
          <w:rPr>
            <w:rStyle w:val="pxvis"/>
            <w:rFonts w:ascii="Times NewRoman" w:hAnsi="Times NewRoman"/>
            <w:b w:val="0"/>
            <w:sz w:val="24"/>
          </w:rPr>
          <w:t>7</w:t>
        </w:r>
      </w:ins>
      <w:del w:id="473" w:author="Cara Cardinale" w:date="2025-01-15T18:14:00Z">
        <w:r w:rsidDel="00DA4079">
          <w:rPr>
            <w:rStyle w:val="pxrc"/>
          </w:rPr>
          <w:delText>9</w:delText>
        </w:r>
      </w:del>
      <w:r>
        <w:t>.</w:t>
      </w:r>
    </w:p>
    <w:p w14:paraId="03300AD9" w14:textId="77777777" w:rsidR="00FB29D8" w:rsidRDefault="00FB29D8">
      <w:pPr>
        <w:pStyle w:val="pxrrp"/>
      </w:pPr>
      <w:r>
        <w:t xml:space="preserve">Amendment of constitution, bylaws, rules, and regulations, see </w:t>
      </w:r>
      <w:r>
        <w:rPr>
          <w:rStyle w:val="pxrc"/>
          <w:color w:val="FF0000"/>
          <w:sz w:val="20"/>
          <w:szCs w:val="20"/>
          <w:vertAlign w:val="superscript"/>
        </w:rPr>
        <w:t>►</w:t>
      </w:r>
      <w:r>
        <w:rPr>
          <w:rStyle w:val="pxrc"/>
        </w:rPr>
        <w:fldChar w:fldCharType="begin"/>
      </w:r>
      <w:r>
        <w:rPr>
          <w:rStyle w:val="pxrc"/>
        </w:rPr>
        <w:instrText>rc.ref.id="I002F2N"</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ins w:id="474" w:author="Cara Cardinale" w:date="2025-01-15T18:12:00Z">
        <w:r w:rsidR="00DA4079">
          <w:rPr>
            <w:rStyle w:val="pxrc"/>
          </w:rPr>
          <w:t>8</w:t>
        </w:r>
      </w:ins>
      <w:del w:id="475" w:author="Cara Cardinale" w:date="2025-01-15T18:12:00Z">
        <w:r w:rsidDel="00DA4079">
          <w:rPr>
            <w:rStyle w:val="pxrc"/>
          </w:rPr>
          <w:delText>9</w:delText>
        </w:r>
      </w:del>
      <w:r>
        <w:t>.</w:t>
      </w:r>
    </w:p>
    <w:p w14:paraId="651CCF5E" w14:textId="77777777" w:rsidR="00000000" w:rsidRDefault="00000000">
      <w:pPr>
        <w:pStyle w:val="pxrrp"/>
      </w:pPr>
    </w:p>
  </w:footnote>
  <w:footnote w:id="146">
    <w:p w14:paraId="1D4C2D42"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0E70FADF"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Generally, where the operations of a voluntary association have been discontinued, its objects and purposes being abandoned by common consent, a court of equity has jurisdiction to decree a dissolution and to distribute its funds among the several contributors in proportion to the amount contributed or paid by them respectively. </w:t>
      </w:r>
      <w:r>
        <w:rPr>
          <w:rStyle w:val="pxcc"/>
          <w:color w:val="FF0000"/>
          <w:sz w:val="20"/>
          <w:szCs w:val="20"/>
          <w:vertAlign w:val="superscript"/>
        </w:rPr>
        <w:t>►</w:t>
      </w:r>
      <w:r>
        <w:rPr>
          <w:rStyle w:val="pxcc"/>
        </w:rPr>
        <w:fldChar w:fldCharType="begin"/>
      </w:r>
      <w:r>
        <w:rPr>
          <w:rStyle w:val="pxcc"/>
        </w:rPr>
        <w:instrText>cc.ref.id="I000E26"</w:instrText>
      </w:r>
      <w:r>
        <w:rPr>
          <w:rStyle w:val="pxcc"/>
        </w:rPr>
        <w:fldChar w:fldCharType="end"/>
      </w:r>
      <w:r>
        <w:rPr>
          <w:rStyle w:val="pxcc"/>
        </w:rPr>
        <w:t>Lafond v. Deems, 81 N.Y. 507, 1880 WL 12514 (1880)</w:t>
      </w:r>
      <w:r>
        <w:t>.</w:t>
      </w:r>
    </w:p>
    <w:p w14:paraId="1F54F1D7" w14:textId="77777777" w:rsidR="00FB29D8" w:rsidRDefault="00FB29D8">
      <w:pPr>
        <w:pStyle w:val="pxrr"/>
        <w:spacing w:before="180"/>
        <w:rPr>
          <w:sz w:val="24"/>
          <w:szCs w:val="24"/>
        </w:rPr>
      </w:pPr>
      <w:r>
        <w:rPr>
          <w:rStyle w:val="pxvis"/>
          <w:rFonts w:cs="Arial"/>
          <w:bCs/>
          <w:szCs w:val="28"/>
        </w:rPr>
        <w:t>Research References</w:t>
      </w:r>
    </w:p>
    <w:p w14:paraId="18CE7AC2" w14:textId="77777777" w:rsidR="00FB29D8" w:rsidRDefault="00FB29D8">
      <w:pPr>
        <w:pStyle w:val="pxrrp"/>
      </w:pPr>
      <w:r>
        <w:t xml:space="preserve">Dissolution of unincorporated association, see </w:t>
      </w:r>
      <w:r>
        <w:rPr>
          <w:rStyle w:val="pxrc"/>
          <w:color w:val="FF0000"/>
          <w:sz w:val="20"/>
          <w:szCs w:val="20"/>
          <w:vertAlign w:val="superscript"/>
        </w:rPr>
        <w:t>►</w:t>
      </w:r>
      <w:r>
        <w:rPr>
          <w:rStyle w:val="pxrc"/>
        </w:rPr>
        <w:fldChar w:fldCharType="begin"/>
      </w:r>
      <w:r>
        <w:rPr>
          <w:rStyle w:val="pxrc"/>
        </w:rPr>
        <w:instrText>rc.ref.id="I002F2Q"</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1</w:t>
      </w:r>
      <w:ins w:id="476" w:author="Cara Cardinale" w:date="2025-01-15T21:37:00Z">
        <w:r w:rsidR="002B62D9">
          <w:rPr>
            <w:rStyle w:val="pxrc"/>
          </w:rPr>
          <w:t>1</w:t>
        </w:r>
      </w:ins>
      <w:del w:id="477" w:author="Cara Cardinale" w:date="2025-01-15T21:37:00Z">
        <w:r w:rsidDel="002B62D9">
          <w:rPr>
            <w:rStyle w:val="pxrc"/>
          </w:rPr>
          <w:delText>3</w:delText>
        </w:r>
      </w:del>
      <w:r>
        <w:t>.</w:t>
      </w:r>
    </w:p>
    <w:p w14:paraId="44481A0D" w14:textId="77777777" w:rsidR="00FB29D8" w:rsidRDefault="00FB29D8">
      <w:pPr>
        <w:pStyle w:val="pxrrp"/>
      </w:pPr>
      <w:r>
        <w:t xml:space="preserve">Rights of members in organization's property and assets, see </w:t>
      </w:r>
      <w:r>
        <w:rPr>
          <w:rStyle w:val="pxrc"/>
          <w:color w:val="FF0000"/>
          <w:sz w:val="20"/>
          <w:szCs w:val="20"/>
          <w:vertAlign w:val="superscript"/>
        </w:rPr>
        <w:t>►</w:t>
      </w:r>
      <w:r>
        <w:rPr>
          <w:rStyle w:val="pxrc"/>
        </w:rPr>
        <w:fldChar w:fldCharType="begin"/>
      </w:r>
      <w:r>
        <w:rPr>
          <w:rStyle w:val="pxrc"/>
        </w:rPr>
        <w:instrText>rc.ref.id="I00587M"</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ins w:id="478" w:author="Cara Cardinale" w:date="2025-01-15T13:14:00Z">
        <w:r w:rsidR="005E0DDD">
          <w:rPr>
            <w:rStyle w:val="pxrc"/>
          </w:rPr>
          <w:t>0</w:t>
        </w:r>
      </w:ins>
      <w:del w:id="479" w:author="Cara Cardinale" w:date="2025-01-15T13:14:00Z">
        <w:r w:rsidDel="005E0DDD">
          <w:rPr>
            <w:rStyle w:val="pxrc"/>
          </w:rPr>
          <w:delText>2</w:delText>
        </w:r>
      </w:del>
      <w:r>
        <w:t>.</w:t>
      </w:r>
    </w:p>
    <w:p w14:paraId="1D1C39B2" w14:textId="77777777" w:rsidR="00FB29D8" w:rsidRDefault="00FB29D8">
      <w:pPr>
        <w:pStyle w:val="pxrrp"/>
      </w:pPr>
      <w:r>
        <w:t xml:space="preserve">Rights of members in organization's property and assets, see </w:t>
      </w:r>
      <w:r>
        <w:rPr>
          <w:rStyle w:val="pxrc"/>
          <w:color w:val="FF0000"/>
          <w:sz w:val="20"/>
          <w:szCs w:val="20"/>
          <w:vertAlign w:val="superscript"/>
        </w:rPr>
        <w:t>►</w:t>
      </w:r>
      <w:r>
        <w:rPr>
          <w:rStyle w:val="pxrc"/>
        </w:rPr>
        <w:fldChar w:fldCharType="begin"/>
      </w:r>
      <w:r>
        <w:rPr>
          <w:rStyle w:val="pxrc"/>
        </w:rPr>
        <w:instrText>rc.ref.id="I0081CI"</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ins w:id="480" w:author="Cara Cardinale" w:date="2025-01-15T21:40:00Z">
        <w:r w:rsidR="002B62D9">
          <w:rPr>
            <w:rStyle w:val="pxrc"/>
          </w:rPr>
          <w:t>18</w:t>
        </w:r>
      </w:ins>
      <w:del w:id="481" w:author="Cara Cardinale" w:date="2025-01-15T21:40:00Z">
        <w:r w:rsidDel="002B62D9">
          <w:rPr>
            <w:rStyle w:val="pxvis"/>
            <w:rFonts w:ascii="Times NewRoman" w:hAnsi="Times NewRoman"/>
            <w:b w:val="0"/>
            <w:sz w:val="24"/>
          </w:rPr>
          <w:delText>§</w:delText>
        </w:r>
        <w:r w:rsidDel="002B62D9">
          <w:rPr>
            <w:rStyle w:val="pxrc"/>
          </w:rPr>
          <w:delText>23, 24</w:delText>
        </w:r>
      </w:del>
      <w:r>
        <w:t>.</w:t>
      </w:r>
    </w:p>
    <w:p w14:paraId="5EDE1464" w14:textId="77777777" w:rsidR="00FB29D8" w:rsidRDefault="00FB29D8">
      <w:pPr>
        <w:pStyle w:val="pxrrp"/>
      </w:pPr>
      <w:r>
        <w:t xml:space="preserve">Dissolution and liquidation, see </w:t>
      </w:r>
      <w:r>
        <w:rPr>
          <w:rStyle w:val="pxrc"/>
          <w:color w:val="FF0000"/>
          <w:sz w:val="20"/>
          <w:szCs w:val="20"/>
          <w:vertAlign w:val="superscript"/>
        </w:rPr>
        <w:t>►</w:t>
      </w:r>
      <w:r>
        <w:rPr>
          <w:rStyle w:val="pxrc"/>
        </w:rPr>
        <w:fldChar w:fldCharType="begin"/>
      </w:r>
      <w:r>
        <w:rPr>
          <w:rStyle w:val="pxrc"/>
        </w:rPr>
        <w:instrText>rc.ref.id="I000E24"</w:instrText>
      </w:r>
      <w:r>
        <w:rPr>
          <w:rStyle w:val="pxrc"/>
        </w:rPr>
        <w:fldChar w:fldCharType="end"/>
      </w:r>
      <w:r>
        <w:rPr>
          <w:rStyle w:val="pxrc"/>
        </w:rPr>
        <w:t xml:space="preserve">Am. Jur. 2d, Associations and Clubs </w:t>
      </w:r>
      <w:r>
        <w:rPr>
          <w:rStyle w:val="pxrc"/>
          <w:vanish/>
        </w:rPr>
        <w:t>&amp;ss;</w:t>
      </w:r>
      <w:del w:id="482" w:author="Cara Cardinale" w:date="2025-01-15T21:42:00Z">
        <w:r w:rsidDel="000123A1">
          <w:rPr>
            <w:rStyle w:val="pxvis"/>
            <w:rFonts w:ascii="Times NewRoman" w:hAnsi="Times NewRoman"/>
            <w:b w:val="0"/>
            <w:sz w:val="24"/>
          </w:rPr>
          <w:delText>§§</w:delText>
        </w:r>
        <w:r w:rsidDel="000123A1">
          <w:rPr>
            <w:rStyle w:val="pxrc"/>
          </w:rPr>
          <w:delText>59, 60</w:delText>
        </w:r>
      </w:del>
      <w:ins w:id="483" w:author="Cara Cardinale" w:date="2025-01-15T21:42:00Z">
        <w:r w:rsidR="000123A1">
          <w:rPr>
            <w:rStyle w:val="pxvis"/>
            <w:rFonts w:ascii="Times NewRoman" w:hAnsi="Times NewRoman"/>
            <w:b w:val="0"/>
            <w:sz w:val="24"/>
          </w:rPr>
          <w:t>§30</w:t>
        </w:r>
      </w:ins>
      <w:r>
        <w:t>.</w:t>
      </w:r>
    </w:p>
    <w:p w14:paraId="08C1190C" w14:textId="77777777" w:rsidR="00000000" w:rsidRDefault="00000000">
      <w:pPr>
        <w:pStyle w:val="pxrrp"/>
      </w:pPr>
    </w:p>
  </w:footnote>
  <w:footnote w:id="147">
    <w:p w14:paraId="72EA973B"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CB8A347"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st.ref.id="I009O7N"</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425CA38C" w14:textId="77777777" w:rsidR="00FB29D8" w:rsidRDefault="00FB29D8">
      <w:pPr>
        <w:pStyle w:val="pxrr"/>
        <w:spacing w:before="180"/>
        <w:rPr>
          <w:sz w:val="24"/>
          <w:szCs w:val="24"/>
        </w:rPr>
      </w:pPr>
      <w:r>
        <w:rPr>
          <w:rStyle w:val="pxvis"/>
          <w:rFonts w:cs="Arial"/>
          <w:bCs/>
          <w:szCs w:val="28"/>
        </w:rPr>
        <w:t>Research References</w:t>
      </w:r>
    </w:p>
    <w:p w14:paraId="76FB1A02" w14:textId="77777777" w:rsidR="00FB29D8" w:rsidRDefault="00FB29D8">
      <w:pPr>
        <w:pStyle w:val="pxrrp"/>
      </w:pPr>
      <w:r>
        <w:t xml:space="preserve">N.Y. Not-for-Profit Corp. Law, generally, see </w:t>
      </w:r>
      <w:r>
        <w:rPr>
          <w:rStyle w:val="pxrc"/>
          <w:color w:val="FF0000"/>
          <w:sz w:val="20"/>
          <w:szCs w:val="20"/>
          <w:vertAlign w:val="superscript"/>
        </w:rPr>
        <w:t>►</w:t>
      </w:r>
      <w:r>
        <w:rPr>
          <w:rStyle w:val="pxrc"/>
        </w:rPr>
        <w:fldChar w:fldCharType="begin"/>
      </w:r>
      <w:r>
        <w:rPr>
          <w:rStyle w:val="pxrc"/>
        </w:rPr>
        <w:instrText>rc.ref.id="I063IVO"</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 to 13</w:t>
      </w:r>
      <w:r>
        <w:t>.</w:t>
      </w:r>
    </w:p>
    <w:p w14:paraId="1A21AB00" w14:textId="77777777" w:rsidR="00000000" w:rsidRDefault="00000000">
      <w:pPr>
        <w:pStyle w:val="pxrrp"/>
      </w:pPr>
    </w:p>
  </w:footnote>
  <w:footnote w:id="148">
    <w:p w14:paraId="18A9E49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8B404B2"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st.ref.id="I0041XX"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102(a)(5)</w:t>
      </w:r>
      <w:r>
        <w:t>.</w:t>
      </w:r>
    </w:p>
    <w:p w14:paraId="3D24FA34" w14:textId="77777777" w:rsidR="00000000" w:rsidRDefault="00000000">
      <w:pPr>
        <w:pStyle w:val="pxp"/>
      </w:pPr>
    </w:p>
  </w:footnote>
  <w:footnote w:id="149">
    <w:p w14:paraId="4E9F790D"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6F3D198"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st.ref.id="I006V2T"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102(a)(5)</w:t>
      </w:r>
      <w:r>
        <w:t>.</w:t>
      </w:r>
    </w:p>
    <w:p w14:paraId="62BCA74F" w14:textId="77777777" w:rsidR="00FB29D8" w:rsidRDefault="00FB29D8">
      <w:pPr>
        <w:pStyle w:val="pxrr"/>
        <w:spacing w:before="180"/>
        <w:rPr>
          <w:sz w:val="24"/>
          <w:szCs w:val="24"/>
        </w:rPr>
      </w:pPr>
      <w:r>
        <w:rPr>
          <w:rStyle w:val="pxvis"/>
          <w:rFonts w:cs="Arial"/>
          <w:bCs/>
          <w:szCs w:val="28"/>
        </w:rPr>
        <w:t>Research References</w:t>
      </w:r>
    </w:p>
    <w:p w14:paraId="7A6B5B89" w14:textId="77777777" w:rsidR="00FB29D8" w:rsidRDefault="00FB29D8">
      <w:pPr>
        <w:pStyle w:val="pxrrp"/>
      </w:pPr>
      <w:r>
        <w:t xml:space="preserve">Not-for-profit corporations, generally, see </w:t>
      </w:r>
      <w:r>
        <w:rPr>
          <w:rStyle w:val="pxrc"/>
          <w:color w:val="FF0000"/>
          <w:sz w:val="20"/>
          <w:szCs w:val="20"/>
          <w:vertAlign w:val="superscript"/>
        </w:rPr>
        <w:t>►</w:t>
      </w:r>
      <w:r>
        <w:rPr>
          <w:rStyle w:val="pxrc"/>
        </w:rPr>
        <w:fldChar w:fldCharType="begin"/>
      </w:r>
      <w:r>
        <w:rPr>
          <w:rStyle w:val="pxrc"/>
        </w:rPr>
        <w:instrText>rc.ref.id="I009O7P"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2</w:t>
      </w:r>
      <w:ins w:id="1253" w:author="Cara Cardinale" w:date="2025-01-18T17:33:00Z">
        <w:r w:rsidR="007B51D9">
          <w:rPr>
            <w:rStyle w:val="pxrc"/>
          </w:rPr>
          <w:t>8</w:t>
        </w:r>
      </w:ins>
      <w:del w:id="1254" w:author="Cara Cardinale" w:date="2025-01-18T17:33:00Z">
        <w:r w:rsidDel="007B51D9">
          <w:rPr>
            <w:rStyle w:val="pxrc"/>
          </w:rPr>
          <w:delText>7</w:delText>
        </w:r>
      </w:del>
      <w:r>
        <w:t>.</w:t>
      </w:r>
    </w:p>
    <w:p w14:paraId="03A38ECF" w14:textId="77777777" w:rsidR="00000000" w:rsidRDefault="00000000">
      <w:pPr>
        <w:pStyle w:val="pxrrp"/>
      </w:pPr>
    </w:p>
  </w:footnote>
  <w:footnote w:id="150">
    <w:p w14:paraId="34AA4E60"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48D950A"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st.ref.id="I0041Z3"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103(a)</w:t>
      </w:r>
      <w:r>
        <w:t>.</w:t>
      </w:r>
    </w:p>
    <w:p w14:paraId="469B6425" w14:textId="77777777" w:rsidR="00FB29D8" w:rsidRDefault="00FB29D8">
      <w:pPr>
        <w:pStyle w:val="pxrr"/>
        <w:spacing w:before="180"/>
        <w:rPr>
          <w:sz w:val="24"/>
          <w:szCs w:val="24"/>
        </w:rPr>
      </w:pPr>
      <w:r>
        <w:rPr>
          <w:rStyle w:val="pxvis"/>
          <w:rFonts w:cs="Arial"/>
          <w:bCs/>
          <w:szCs w:val="28"/>
        </w:rPr>
        <w:t>Research References</w:t>
      </w:r>
    </w:p>
    <w:p w14:paraId="525DAC2B" w14:textId="77777777" w:rsidR="00FB29D8" w:rsidRDefault="00FB29D8">
      <w:pPr>
        <w:pStyle w:val="pxrrp"/>
      </w:pPr>
      <w:r>
        <w:t xml:space="preserve">Application of N.Y. Not-for-Profit Corporation Law to corporations formed prior to effective date of statute, </w:t>
      </w:r>
      <w:r>
        <w:rPr>
          <w:rStyle w:val="pxrc"/>
          <w:color w:val="FF0000"/>
          <w:sz w:val="20"/>
          <w:szCs w:val="20"/>
          <w:vertAlign w:val="superscript"/>
        </w:rPr>
        <w:t>►</w:t>
      </w:r>
      <w:r>
        <w:rPr>
          <w:rStyle w:val="pxrc"/>
        </w:rPr>
        <w:fldChar w:fldCharType="begin"/>
      </w:r>
      <w:r>
        <w:rPr>
          <w:rStyle w:val="pxrc"/>
        </w:rPr>
        <w:instrText>rc.ref.id="I0018U9"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t>.</w:t>
      </w:r>
    </w:p>
    <w:p w14:paraId="6EA2C775" w14:textId="77777777" w:rsidR="00000000" w:rsidRDefault="00000000">
      <w:pPr>
        <w:pStyle w:val="pxrrp"/>
      </w:pPr>
    </w:p>
  </w:footnote>
  <w:footnote w:id="151">
    <w:p w14:paraId="75CACB89"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FEF46AB"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st.ref.id="I0041Z5"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103(a)</w:t>
      </w:r>
      <w:r>
        <w:t>.</w:t>
      </w:r>
    </w:p>
    <w:p w14:paraId="197710B9" w14:textId="77777777" w:rsidR="00FB29D8" w:rsidRDefault="00FB29D8">
      <w:pPr>
        <w:pStyle w:val="pxrr"/>
        <w:spacing w:before="180"/>
        <w:rPr>
          <w:sz w:val="24"/>
          <w:szCs w:val="24"/>
        </w:rPr>
      </w:pPr>
      <w:r>
        <w:rPr>
          <w:rStyle w:val="pxvis"/>
          <w:rFonts w:cs="Arial"/>
          <w:bCs/>
          <w:szCs w:val="28"/>
        </w:rPr>
        <w:t>Research References</w:t>
      </w:r>
    </w:p>
    <w:p w14:paraId="07C953C4" w14:textId="77777777" w:rsidR="00FB29D8" w:rsidRDefault="00FB29D8">
      <w:pPr>
        <w:pStyle w:val="pxrrp"/>
      </w:pPr>
      <w:r>
        <w:t xml:space="preserve">Application of N.Y. Not-for-Profit Corp. Law to special not-for-profit corporations, </w:t>
      </w:r>
      <w:r>
        <w:rPr>
          <w:rStyle w:val="pxrc"/>
          <w:color w:val="FF0000"/>
          <w:sz w:val="20"/>
          <w:szCs w:val="20"/>
          <w:vertAlign w:val="superscript"/>
        </w:rPr>
        <w:t>►</w:t>
      </w:r>
      <w:r>
        <w:rPr>
          <w:rStyle w:val="pxrc"/>
        </w:rPr>
        <w:fldChar w:fldCharType="begin"/>
      </w:r>
      <w:r>
        <w:rPr>
          <w:rStyle w:val="pxrc"/>
        </w:rPr>
        <w:instrText>rc.ref.id="I006V41"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10, 12</w:t>
      </w:r>
      <w:r>
        <w:t>.</w:t>
      </w:r>
    </w:p>
    <w:p w14:paraId="519F2F6A" w14:textId="77777777" w:rsidR="00000000" w:rsidRDefault="00000000">
      <w:pPr>
        <w:pStyle w:val="pxrrp"/>
      </w:pPr>
    </w:p>
  </w:footnote>
  <w:footnote w:id="152">
    <w:p w14:paraId="62EACB99"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491A178"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st.ref.id="I009O8X"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103(b)</w:t>
      </w:r>
      <w:r>
        <w:t>.</w:t>
      </w:r>
    </w:p>
    <w:p w14:paraId="41EC6038" w14:textId="77777777" w:rsidR="00000000" w:rsidRDefault="00000000">
      <w:pPr>
        <w:pStyle w:val="pxp"/>
      </w:pPr>
    </w:p>
  </w:footnote>
  <w:footnote w:id="153">
    <w:p w14:paraId="24342634"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FAA54E8"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st.ref.id="I00CHDT"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1304</w:t>
      </w:r>
      <w:r>
        <w:t>.</w:t>
      </w:r>
    </w:p>
    <w:p w14:paraId="44883514" w14:textId="77777777" w:rsidR="00FB29D8" w:rsidRDefault="00FB29D8">
      <w:pPr>
        <w:pStyle w:val="pxrr"/>
        <w:spacing w:before="180"/>
        <w:rPr>
          <w:sz w:val="24"/>
          <w:szCs w:val="24"/>
        </w:rPr>
      </w:pPr>
      <w:r>
        <w:rPr>
          <w:rStyle w:val="pxvis"/>
          <w:rFonts w:cs="Arial"/>
          <w:bCs/>
          <w:szCs w:val="28"/>
        </w:rPr>
        <w:t>Research References</w:t>
      </w:r>
    </w:p>
    <w:p w14:paraId="38691037" w14:textId="77777777" w:rsidR="00FB29D8" w:rsidRDefault="00FB29D8">
      <w:pPr>
        <w:pStyle w:val="pxrrp"/>
      </w:pPr>
      <w:r>
        <w:t xml:space="preserve">Application of foreign corporations to conduct activities, </w:t>
      </w:r>
      <w:r>
        <w:rPr>
          <w:rStyle w:val="pxrc"/>
          <w:color w:val="FF0000"/>
          <w:sz w:val="20"/>
          <w:szCs w:val="20"/>
          <w:vertAlign w:val="superscript"/>
        </w:rPr>
        <w:t>►</w:t>
      </w:r>
      <w:r>
        <w:rPr>
          <w:rStyle w:val="pxrc"/>
        </w:rPr>
        <w:fldChar w:fldCharType="begin"/>
      </w:r>
      <w:r>
        <w:rPr>
          <w:rStyle w:val="pxrc"/>
        </w:rPr>
        <w:instrText>rc.ref.id="I0018ZX"</w:instrText>
      </w:r>
      <w:r>
        <w:rPr>
          <w:rStyle w:val="pxrc"/>
        </w:rPr>
        <w:fldChar w:fldCharType="end"/>
      </w:r>
      <w:r>
        <w:rPr>
          <w:rStyle w:val="pxrc"/>
        </w:rPr>
        <w:t xml:space="preserve">N.Y. Jur. 2d, Business Relationships </w:t>
      </w:r>
      <w:r>
        <w:rPr>
          <w:rStyle w:val="pxrc"/>
          <w:vanish/>
        </w:rPr>
        <w:t>&amp;s;</w:t>
      </w:r>
      <w:del w:id="1255" w:author="Cara Cardinale" w:date="2025-01-18T18:14:00Z">
        <w:r w:rsidDel="00AE026D">
          <w:rPr>
            <w:rStyle w:val="pxvis"/>
            <w:rFonts w:ascii="Times NewRoman" w:hAnsi="Times NewRoman"/>
            <w:b w:val="0"/>
            <w:sz w:val="24"/>
          </w:rPr>
          <w:delText>§</w:delText>
        </w:r>
        <w:r w:rsidDel="00AE026D">
          <w:rPr>
            <w:rStyle w:val="pxrc"/>
          </w:rPr>
          <w:delText>223</w:delText>
        </w:r>
      </w:del>
      <w:ins w:id="1256" w:author="Cara Cardinale" w:date="2025-01-18T18:14:00Z">
        <w:r w:rsidR="00AE026D">
          <w:rPr>
            <w:rStyle w:val="pxvis"/>
            <w:rFonts w:ascii="Times NewRoman" w:hAnsi="Times NewRoman"/>
            <w:b w:val="0"/>
            <w:sz w:val="24"/>
          </w:rPr>
          <w:t>§216</w:t>
        </w:r>
      </w:ins>
      <w:r>
        <w:t>.</w:t>
      </w:r>
    </w:p>
    <w:p w14:paraId="319FE08D" w14:textId="77777777" w:rsidR="00000000" w:rsidRDefault="00000000">
      <w:pPr>
        <w:pStyle w:val="pxrrp"/>
      </w:pPr>
    </w:p>
  </w:footnote>
  <w:footnote w:id="154">
    <w:p w14:paraId="5D766181"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21877B5D"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st.ref.id="I00424T"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1304</w:t>
      </w:r>
      <w:r>
        <w:t>, specifying what must be set forth in the application and attached to it.</w:t>
      </w:r>
    </w:p>
    <w:p w14:paraId="65946F08" w14:textId="77777777" w:rsidR="00000000" w:rsidRDefault="00000000">
      <w:pPr>
        <w:pStyle w:val="pxp"/>
      </w:pPr>
    </w:p>
  </w:footnote>
  <w:footnote w:id="155">
    <w:p w14:paraId="0A74745B"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0A0707F"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st.ref.id="I006V9P"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102(a)(7)</w:t>
      </w:r>
      <w:r>
        <w:t>.</w:t>
      </w:r>
    </w:p>
    <w:p w14:paraId="16087CC6" w14:textId="77777777" w:rsidR="00000000" w:rsidRDefault="00000000">
      <w:pPr>
        <w:pStyle w:val="pxp"/>
      </w:pPr>
    </w:p>
  </w:footnote>
  <w:footnote w:id="156">
    <w:p w14:paraId="5EA77A17"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A03AD1B"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st.ref.id="I009OEL"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w:t>
      </w:r>
      <w:r>
        <w:t>.</w:t>
      </w:r>
    </w:p>
    <w:p w14:paraId="5A14BC19" w14:textId="77777777" w:rsidR="00000000" w:rsidRDefault="00000000">
      <w:pPr>
        <w:pStyle w:val="pxp"/>
      </w:pPr>
    </w:p>
  </w:footnote>
  <w:footnote w:id="157">
    <w:p w14:paraId="6880FC5F"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75EBAEE"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st.ref.id="I00424V"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4835FDF3" w14:textId="77777777" w:rsidR="00FB29D8" w:rsidRDefault="00FB29D8">
      <w:pPr>
        <w:pStyle w:val="pxrr"/>
        <w:spacing w:before="180"/>
        <w:rPr>
          <w:sz w:val="24"/>
          <w:szCs w:val="24"/>
        </w:rPr>
      </w:pPr>
      <w:r>
        <w:rPr>
          <w:rStyle w:val="pxvis"/>
          <w:rFonts w:cs="Arial"/>
          <w:bCs/>
          <w:szCs w:val="28"/>
        </w:rPr>
        <w:t>Research References</w:t>
      </w:r>
    </w:p>
    <w:p w14:paraId="5A5C23AD" w14:textId="77777777"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rc.ref.id="I006V9R"</w:instrText>
      </w:r>
      <w:r>
        <w:rPr>
          <w:rStyle w:val="pxrc"/>
        </w:rPr>
        <w:fldChar w:fldCharType="end"/>
      </w:r>
      <w:r>
        <w:rPr>
          <w:rStyle w:val="pxrc"/>
        </w:rPr>
        <w:t xml:space="preserve">N.Y. Jur. 2d, Business Relationships </w:t>
      </w:r>
      <w:r>
        <w:rPr>
          <w:rStyle w:val="pxrc"/>
          <w:vanish/>
        </w:rPr>
        <w:t>&amp;s;</w:t>
      </w:r>
      <w:del w:id="1260" w:author="Cara Cardinale" w:date="2025-01-18T18:19:00Z">
        <w:r w:rsidDel="00AE026D">
          <w:rPr>
            <w:rStyle w:val="pxvis"/>
            <w:rFonts w:ascii="Times NewRoman" w:hAnsi="Times NewRoman"/>
            <w:b w:val="0"/>
            <w:sz w:val="24"/>
          </w:rPr>
          <w:delText>§</w:delText>
        </w:r>
        <w:r w:rsidDel="00AE026D">
          <w:rPr>
            <w:rStyle w:val="pxrc"/>
          </w:rPr>
          <w:delText>69</w:delText>
        </w:r>
      </w:del>
      <w:ins w:id="1261" w:author="Cara Cardinale" w:date="2025-01-18T18:19:00Z">
        <w:r w:rsidR="00AE026D">
          <w:rPr>
            <w:rStyle w:val="pxvis"/>
            <w:rFonts w:ascii="Times NewRoman" w:hAnsi="Times NewRoman"/>
            <w:b w:val="0"/>
            <w:sz w:val="24"/>
          </w:rPr>
          <w:t>§68</w:t>
        </w:r>
      </w:ins>
      <w:r>
        <w:t>.</w:t>
      </w:r>
    </w:p>
    <w:p w14:paraId="1BD179DE" w14:textId="77777777" w:rsidR="00000000" w:rsidRDefault="00000000">
      <w:pPr>
        <w:pStyle w:val="pxrrp"/>
      </w:pPr>
    </w:p>
  </w:footnote>
  <w:footnote w:id="158">
    <w:p w14:paraId="4E3D0134"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56413A4"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st.ref.id="I001901"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104(f)</w:t>
      </w:r>
      <w:r>
        <w:t>.</w:t>
      </w:r>
    </w:p>
    <w:p w14:paraId="3B5235B2" w14:textId="77777777" w:rsidR="00FB29D8" w:rsidRDefault="00FB29D8">
      <w:pPr>
        <w:pStyle w:val="pxrr"/>
        <w:spacing w:before="180"/>
        <w:rPr>
          <w:sz w:val="24"/>
          <w:szCs w:val="24"/>
        </w:rPr>
      </w:pPr>
      <w:r>
        <w:rPr>
          <w:rStyle w:val="pxvis"/>
          <w:rFonts w:cs="Arial"/>
          <w:bCs/>
          <w:szCs w:val="28"/>
        </w:rPr>
        <w:t>Research References</w:t>
      </w:r>
    </w:p>
    <w:p w14:paraId="5BE2D391" w14:textId="77777777" w:rsidR="00FB29D8" w:rsidRDefault="00FB29D8">
      <w:pPr>
        <w:pStyle w:val="pxrrp"/>
      </w:pPr>
      <w:r>
        <w:t xml:space="preserve">Effective date of certificate; effect of filing, </w:t>
      </w:r>
      <w:r>
        <w:rPr>
          <w:rStyle w:val="pxrc"/>
          <w:color w:val="FF0000"/>
          <w:sz w:val="20"/>
          <w:szCs w:val="20"/>
          <w:vertAlign w:val="superscript"/>
        </w:rPr>
        <w:t>►</w:t>
      </w:r>
      <w:r>
        <w:rPr>
          <w:rStyle w:val="pxrc"/>
        </w:rPr>
        <w:fldChar w:fldCharType="begin"/>
      </w:r>
      <w:r>
        <w:rPr>
          <w:rStyle w:val="pxrc"/>
        </w:rPr>
        <w:instrText>rc.ref.id="I00424X"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262" w:author="Cara Cardinale" w:date="2025-01-18T18:19:00Z">
        <w:r w:rsidDel="00AE026D">
          <w:rPr>
            <w:rStyle w:val="pxrc"/>
          </w:rPr>
          <w:delText>83, 84</w:delText>
        </w:r>
      </w:del>
      <w:ins w:id="1263" w:author="Cara Cardinale" w:date="2025-01-18T18:19:00Z">
        <w:r w:rsidR="00AE026D">
          <w:rPr>
            <w:rStyle w:val="pxrc"/>
          </w:rPr>
          <w:t>81, 82</w:t>
        </w:r>
      </w:ins>
      <w:r>
        <w:t>.</w:t>
      </w:r>
    </w:p>
    <w:p w14:paraId="27DB3CB7" w14:textId="77777777" w:rsidR="00000000" w:rsidRDefault="00000000">
      <w:pPr>
        <w:pStyle w:val="pxrrp"/>
      </w:pPr>
    </w:p>
  </w:footnote>
  <w:footnote w:id="159">
    <w:p w14:paraId="20B5068F"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BC959C4"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st.ref.id="I001904"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5685886C" w14:textId="77777777" w:rsidR="00000000" w:rsidRDefault="00000000">
      <w:pPr>
        <w:pStyle w:val="pxp"/>
      </w:pPr>
    </w:p>
  </w:footnote>
  <w:footnote w:id="160">
    <w:p w14:paraId="5BCF775E"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1232CB6"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st.ref.id="I006V9W"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104(d)</w:t>
      </w:r>
      <w:r>
        <w:t>.</w:t>
      </w:r>
    </w:p>
    <w:p w14:paraId="7D771A9B" w14:textId="77777777" w:rsidR="00FB29D8" w:rsidRDefault="00FB29D8">
      <w:pPr>
        <w:pStyle w:val="pxrr"/>
        <w:spacing w:before="180"/>
        <w:rPr>
          <w:sz w:val="24"/>
          <w:szCs w:val="24"/>
        </w:rPr>
      </w:pPr>
      <w:r>
        <w:rPr>
          <w:rStyle w:val="pxvis"/>
          <w:rFonts w:cs="Arial"/>
          <w:bCs/>
          <w:szCs w:val="28"/>
        </w:rPr>
        <w:t>Research References</w:t>
      </w:r>
    </w:p>
    <w:p w14:paraId="5D449A01" w14:textId="77777777"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rc.ref.id="I009OES"</w:instrText>
      </w:r>
      <w:r>
        <w:rPr>
          <w:rStyle w:val="pxrc"/>
        </w:rPr>
        <w:fldChar w:fldCharType="end"/>
      </w:r>
      <w:r>
        <w:rPr>
          <w:rStyle w:val="pxrc"/>
        </w:rPr>
        <w:t xml:space="preserve">N.Y. Jur. 2d, Business Relationships </w:t>
      </w:r>
      <w:r>
        <w:rPr>
          <w:rStyle w:val="pxrc"/>
          <w:vanish/>
        </w:rPr>
        <w:t>&amp;s;</w:t>
      </w:r>
      <w:del w:id="1264" w:author="Cara Cardinale" w:date="2025-01-18T18:19:00Z">
        <w:r w:rsidDel="00AE026D">
          <w:rPr>
            <w:rStyle w:val="pxvis"/>
            <w:rFonts w:ascii="Times NewRoman" w:hAnsi="Times NewRoman"/>
            <w:b w:val="0"/>
            <w:sz w:val="24"/>
          </w:rPr>
          <w:delText>§</w:delText>
        </w:r>
        <w:r w:rsidDel="00AE026D">
          <w:rPr>
            <w:rStyle w:val="pxrc"/>
          </w:rPr>
          <w:delText>69</w:delText>
        </w:r>
      </w:del>
      <w:ins w:id="1265" w:author="Cara Cardinale" w:date="2025-01-18T18:19:00Z">
        <w:r w:rsidR="00AE026D">
          <w:rPr>
            <w:rStyle w:val="pxvis"/>
            <w:rFonts w:ascii="Times NewRoman" w:hAnsi="Times NewRoman"/>
            <w:b w:val="0"/>
            <w:sz w:val="24"/>
          </w:rPr>
          <w:t>§68</w:t>
        </w:r>
      </w:ins>
      <w:r>
        <w:t>.</w:t>
      </w:r>
    </w:p>
    <w:p w14:paraId="2BD4EF35" w14:textId="77777777" w:rsidR="00000000" w:rsidRDefault="00000000">
      <w:pPr>
        <w:pStyle w:val="pxrrp"/>
      </w:pPr>
    </w:p>
  </w:footnote>
  <w:footnote w:id="161">
    <w:p w14:paraId="22E98BBD"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4A29013"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st.ref.id="I00CHJO"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104(e)</w:t>
      </w:r>
      <w:r>
        <w:t>.</w:t>
      </w:r>
    </w:p>
    <w:p w14:paraId="1B7E0E82" w14:textId="77777777" w:rsidR="00000000" w:rsidRDefault="00000000">
      <w:pPr>
        <w:pStyle w:val="pxp"/>
      </w:pPr>
    </w:p>
  </w:footnote>
  <w:footnote w:id="162">
    <w:p w14:paraId="4DFF5064"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6BBEAE3"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st.ref.id="I063IHE"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104(e)</w:t>
      </w:r>
      <w:r>
        <w:t>.</w:t>
      </w:r>
    </w:p>
    <w:p w14:paraId="022EE926" w14:textId="77777777" w:rsidR="00000000" w:rsidRDefault="00000000">
      <w:pPr>
        <w:pStyle w:val="pxp"/>
      </w:pPr>
    </w:p>
  </w:footnote>
  <w:footnote w:id="163">
    <w:p w14:paraId="5CB312BF"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CE30F37"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st.ref.id="I05ZAS2"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104(e)</w:t>
      </w:r>
      <w:r>
        <w:t>.</w:t>
      </w:r>
    </w:p>
    <w:p w14:paraId="0DCB9C0E" w14:textId="77777777" w:rsidR="00000000" w:rsidRDefault="00000000">
      <w:pPr>
        <w:pStyle w:val="pxp"/>
      </w:pPr>
    </w:p>
  </w:footnote>
  <w:footnote w:id="164">
    <w:p w14:paraId="572E8E37"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012B89C"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st.ref.id="I006V9Y"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104(c)</w:t>
      </w:r>
      <w:r>
        <w:t>.</w:t>
      </w:r>
    </w:p>
    <w:p w14:paraId="59411056" w14:textId="77777777" w:rsidR="00FB29D8" w:rsidRDefault="00FB29D8">
      <w:pPr>
        <w:pStyle w:val="pxrr"/>
        <w:spacing w:before="180"/>
        <w:rPr>
          <w:sz w:val="24"/>
          <w:szCs w:val="24"/>
        </w:rPr>
      </w:pPr>
      <w:r>
        <w:rPr>
          <w:rStyle w:val="pxvis"/>
          <w:rFonts w:cs="Arial"/>
          <w:bCs/>
          <w:szCs w:val="28"/>
        </w:rPr>
        <w:t>Research References</w:t>
      </w:r>
    </w:p>
    <w:p w14:paraId="301CA103" w14:textId="77777777"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rc.ref.id="I009OEU"</w:instrText>
      </w:r>
      <w:r>
        <w:rPr>
          <w:rStyle w:val="pxrc"/>
        </w:rPr>
        <w:fldChar w:fldCharType="end"/>
      </w:r>
      <w:r>
        <w:rPr>
          <w:rStyle w:val="pxrc"/>
        </w:rPr>
        <w:t xml:space="preserve">N.Y. Jur. 2d, Business Relationships </w:t>
      </w:r>
      <w:r>
        <w:rPr>
          <w:rStyle w:val="pxrc"/>
          <w:vanish/>
        </w:rPr>
        <w:t>&amp;s;</w:t>
      </w:r>
      <w:del w:id="1266" w:author="Cara Cardinale" w:date="2025-01-18T18:19:00Z">
        <w:r w:rsidDel="00AE026D">
          <w:rPr>
            <w:rStyle w:val="pxvis"/>
            <w:rFonts w:ascii="Times NewRoman" w:hAnsi="Times NewRoman"/>
            <w:b w:val="0"/>
            <w:sz w:val="24"/>
          </w:rPr>
          <w:delText>§</w:delText>
        </w:r>
        <w:r w:rsidDel="00AE026D">
          <w:rPr>
            <w:rStyle w:val="pxrc"/>
          </w:rPr>
          <w:delText>69</w:delText>
        </w:r>
      </w:del>
      <w:ins w:id="1267" w:author="Cara Cardinale" w:date="2025-01-18T18:19:00Z">
        <w:r w:rsidR="00AE026D">
          <w:rPr>
            <w:rStyle w:val="pxvis"/>
            <w:rFonts w:ascii="Times NewRoman" w:hAnsi="Times NewRoman"/>
            <w:b w:val="0"/>
            <w:sz w:val="24"/>
          </w:rPr>
          <w:t>§68</w:t>
        </w:r>
      </w:ins>
      <w:r>
        <w:t>.</w:t>
      </w:r>
    </w:p>
    <w:p w14:paraId="5559CDE6" w14:textId="77777777" w:rsidR="00000000" w:rsidRDefault="00000000">
      <w:pPr>
        <w:pStyle w:val="pxrrp"/>
      </w:pPr>
    </w:p>
  </w:footnote>
  <w:footnote w:id="165">
    <w:p w14:paraId="713CDA47"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68EBAF2"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st.ref.id="I00191C"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6CA6B825" w14:textId="77777777" w:rsidR="00FB29D8" w:rsidRDefault="00FB29D8">
      <w:pPr>
        <w:pStyle w:val="pxrr"/>
        <w:spacing w:before="180"/>
        <w:rPr>
          <w:sz w:val="24"/>
          <w:szCs w:val="24"/>
        </w:rPr>
      </w:pPr>
      <w:r>
        <w:rPr>
          <w:rStyle w:val="pxvis"/>
          <w:rFonts w:cs="Arial"/>
          <w:bCs/>
          <w:szCs w:val="28"/>
        </w:rPr>
        <w:t>Research References</w:t>
      </w:r>
    </w:p>
    <w:p w14:paraId="52F3424D" w14:textId="77777777"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rc.ref.id="I004268"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268" w:author="Cara Cardinale" w:date="2025-01-19T10:58:00Z">
        <w:r w:rsidDel="00605950">
          <w:rPr>
            <w:rStyle w:val="pxrc"/>
          </w:rPr>
          <w:delText>136</w:delText>
        </w:r>
        <w:r w:rsidDel="00605950">
          <w:delText>.</w:delText>
        </w:r>
      </w:del>
      <w:ins w:id="1269" w:author="Cara Cardinale" w:date="2025-01-19T10:58:00Z">
        <w:r w:rsidR="00605950">
          <w:rPr>
            <w:rStyle w:val="pxrc"/>
          </w:rPr>
          <w:t>134.</w:t>
        </w:r>
      </w:ins>
    </w:p>
    <w:p w14:paraId="59435C50" w14:textId="77777777" w:rsidR="00000000" w:rsidRDefault="00000000">
      <w:pPr>
        <w:pStyle w:val="pxrrp"/>
      </w:pPr>
    </w:p>
  </w:footnote>
  <w:footnote w:id="166">
    <w:p w14:paraId="083948D3"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8AB7F60"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st.ref.id="I00191E"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06424C9C" w14:textId="77777777" w:rsidR="00FB29D8" w:rsidRDefault="00FB29D8">
      <w:pPr>
        <w:pStyle w:val="pxrr"/>
        <w:spacing w:before="180"/>
        <w:rPr>
          <w:sz w:val="24"/>
          <w:szCs w:val="24"/>
        </w:rPr>
      </w:pPr>
      <w:r>
        <w:rPr>
          <w:rStyle w:val="pxvis"/>
          <w:rFonts w:cs="Arial"/>
          <w:bCs/>
          <w:szCs w:val="28"/>
        </w:rPr>
        <w:t>Research References</w:t>
      </w:r>
    </w:p>
    <w:p w14:paraId="3881C222" w14:textId="77777777"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rc.ref.id="I00426A"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270" w:author="Cara Cardinale" w:date="2025-01-19T10:58:00Z">
        <w:r w:rsidDel="00605950">
          <w:rPr>
            <w:rStyle w:val="pxrc"/>
          </w:rPr>
          <w:delText>136</w:delText>
        </w:r>
        <w:r w:rsidDel="00605950">
          <w:delText>.</w:delText>
        </w:r>
      </w:del>
      <w:ins w:id="1271" w:author="Cara Cardinale" w:date="2025-01-19T10:58:00Z">
        <w:r w:rsidR="00605950">
          <w:rPr>
            <w:rStyle w:val="pxrc"/>
          </w:rPr>
          <w:t>134.</w:t>
        </w:r>
      </w:ins>
    </w:p>
    <w:p w14:paraId="65015470" w14:textId="77777777" w:rsidR="00000000" w:rsidRDefault="00000000">
      <w:pPr>
        <w:pStyle w:val="pxrrp"/>
      </w:pPr>
    </w:p>
  </w:footnote>
  <w:footnote w:id="167">
    <w:p w14:paraId="7F112E77"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51308D01"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st.ref.id="I006VB6"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4E9E5048" w14:textId="77777777" w:rsidR="00FB29D8" w:rsidRDefault="00FB29D8">
      <w:pPr>
        <w:pStyle w:val="pxrr"/>
        <w:spacing w:before="180"/>
        <w:rPr>
          <w:sz w:val="24"/>
          <w:szCs w:val="24"/>
        </w:rPr>
      </w:pPr>
      <w:r>
        <w:rPr>
          <w:rStyle w:val="pxvis"/>
          <w:rFonts w:cs="Arial"/>
          <w:bCs/>
          <w:szCs w:val="28"/>
        </w:rPr>
        <w:t>Research References</w:t>
      </w:r>
    </w:p>
    <w:p w14:paraId="2A7AA9BB" w14:textId="77777777"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rc.ref.id="I009OG2"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272" w:author="Cara Cardinale" w:date="2025-01-19T10:58:00Z">
        <w:r w:rsidDel="00605950">
          <w:rPr>
            <w:rStyle w:val="pxrc"/>
          </w:rPr>
          <w:delText>136</w:delText>
        </w:r>
        <w:r w:rsidDel="00605950">
          <w:delText>.</w:delText>
        </w:r>
      </w:del>
      <w:ins w:id="1273" w:author="Cara Cardinale" w:date="2025-01-19T10:58:00Z">
        <w:r w:rsidR="00605950">
          <w:rPr>
            <w:rStyle w:val="pxrc"/>
          </w:rPr>
          <w:t>134.</w:t>
        </w:r>
      </w:ins>
    </w:p>
    <w:p w14:paraId="3ECE4107" w14:textId="77777777" w:rsidR="00000000" w:rsidRDefault="00000000">
      <w:pPr>
        <w:pStyle w:val="pxrrp"/>
      </w:pPr>
    </w:p>
  </w:footnote>
  <w:footnote w:id="168">
    <w:p w14:paraId="09A17812"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12880BCE"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st.ref.id="I00CHKY"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08399955" w14:textId="77777777" w:rsidR="00FB29D8" w:rsidRDefault="00FB29D8">
      <w:pPr>
        <w:pStyle w:val="pxrr"/>
        <w:spacing w:before="180"/>
        <w:rPr>
          <w:sz w:val="24"/>
          <w:szCs w:val="24"/>
        </w:rPr>
      </w:pPr>
      <w:r>
        <w:rPr>
          <w:rStyle w:val="pxvis"/>
          <w:rFonts w:cs="Arial"/>
          <w:bCs/>
          <w:szCs w:val="28"/>
        </w:rPr>
        <w:t>Research References</w:t>
      </w:r>
    </w:p>
    <w:p w14:paraId="24BC0DE6" w14:textId="77777777"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rc.ref.id="I001972"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274" w:author="Cara Cardinale" w:date="2025-01-19T10:58:00Z">
        <w:r w:rsidDel="00605950">
          <w:rPr>
            <w:rStyle w:val="pxrc"/>
          </w:rPr>
          <w:delText>136</w:delText>
        </w:r>
        <w:r w:rsidDel="00605950">
          <w:delText>.</w:delText>
        </w:r>
      </w:del>
      <w:ins w:id="1275" w:author="Cara Cardinale" w:date="2025-01-19T10:58:00Z">
        <w:r w:rsidR="00605950">
          <w:rPr>
            <w:rStyle w:val="pxrc"/>
          </w:rPr>
          <w:t>134.</w:t>
        </w:r>
      </w:ins>
    </w:p>
    <w:p w14:paraId="5D6DF6FC" w14:textId="77777777" w:rsidR="00000000" w:rsidRDefault="00000000">
      <w:pPr>
        <w:pStyle w:val="pxrrp"/>
      </w:pPr>
    </w:p>
  </w:footnote>
  <w:footnote w:id="169">
    <w:p w14:paraId="5EA917DB"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1805257F"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st.ref.id="I0042BY"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w:t>
      </w:r>
      <w:r>
        <w:t>.</w:t>
      </w:r>
    </w:p>
    <w:p w14:paraId="187C330F" w14:textId="77777777" w:rsidR="00FB29D8" w:rsidRDefault="00FB29D8">
      <w:pPr>
        <w:pStyle w:val="pxrr"/>
        <w:spacing w:before="180"/>
        <w:rPr>
          <w:sz w:val="24"/>
          <w:szCs w:val="24"/>
        </w:rPr>
      </w:pPr>
      <w:r>
        <w:rPr>
          <w:rStyle w:val="pxvis"/>
          <w:rFonts w:cs="Arial"/>
          <w:bCs/>
          <w:szCs w:val="28"/>
        </w:rPr>
        <w:t>Research References</w:t>
      </w:r>
    </w:p>
    <w:p w14:paraId="6FBF8995" w14:textId="77777777"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rc.ref.id="I006VGU"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276" w:author="Cara Cardinale" w:date="2025-01-19T10:58:00Z">
        <w:r w:rsidDel="00605950">
          <w:rPr>
            <w:rStyle w:val="pxrc"/>
          </w:rPr>
          <w:delText>136</w:delText>
        </w:r>
        <w:r w:rsidDel="00605950">
          <w:delText>.</w:delText>
        </w:r>
      </w:del>
      <w:ins w:id="1277" w:author="Cara Cardinale" w:date="2025-01-19T10:58:00Z">
        <w:r w:rsidR="00605950">
          <w:rPr>
            <w:rStyle w:val="pxrc"/>
          </w:rPr>
          <w:t>134.</w:t>
        </w:r>
      </w:ins>
    </w:p>
    <w:p w14:paraId="220E0FBE" w14:textId="77777777" w:rsidR="00000000" w:rsidRDefault="00000000">
      <w:pPr>
        <w:pStyle w:val="pxrrp"/>
      </w:pPr>
    </w:p>
  </w:footnote>
  <w:footnote w:id="170">
    <w:p w14:paraId="107EB42F"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7D31F7A"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st.ref.id="I001974"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w:t>
      </w:r>
    </w:p>
    <w:p w14:paraId="296B7233" w14:textId="77777777" w:rsidR="00000000" w:rsidRDefault="00000000">
      <w:pPr>
        <w:pStyle w:val="pxp"/>
      </w:pPr>
    </w:p>
  </w:footnote>
  <w:footnote w:id="171">
    <w:p w14:paraId="1A08D111"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F49380A"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st.ref.id="I001977"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201(c)</w:t>
      </w:r>
      <w:r>
        <w:t>.</w:t>
      </w:r>
    </w:p>
    <w:p w14:paraId="16F7C0AF" w14:textId="77777777" w:rsidR="00000000" w:rsidRDefault="00000000">
      <w:pPr>
        <w:pStyle w:val="pxp"/>
      </w:pPr>
    </w:p>
  </w:footnote>
  <w:footnote w:id="172">
    <w:p w14:paraId="39A7C660"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47231AE"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st.ref.id="I0042C3"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201(d)</w:t>
      </w:r>
      <w:r>
        <w:t>.</w:t>
      </w:r>
    </w:p>
    <w:p w14:paraId="5BE8D420" w14:textId="77777777" w:rsidR="00000000" w:rsidRDefault="00000000">
      <w:pPr>
        <w:pStyle w:val="pxp"/>
      </w:pPr>
    </w:p>
  </w:footnote>
  <w:footnote w:id="173">
    <w:p w14:paraId="0E1EA978"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9580BE7"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st.ref.id="I006VGZ"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w:t>
      </w:r>
      <w:r>
        <w:t>.</w:t>
      </w:r>
    </w:p>
    <w:p w14:paraId="51CD764F" w14:textId="77777777" w:rsidR="00FB29D8" w:rsidRDefault="00FB29D8">
      <w:pPr>
        <w:pStyle w:val="pxrr"/>
        <w:spacing w:before="180"/>
        <w:rPr>
          <w:sz w:val="24"/>
          <w:szCs w:val="24"/>
        </w:rPr>
      </w:pPr>
      <w:r>
        <w:rPr>
          <w:rStyle w:val="pxvis"/>
          <w:rFonts w:cs="Arial"/>
          <w:bCs/>
          <w:szCs w:val="28"/>
        </w:rPr>
        <w:t>Research References</w:t>
      </w:r>
    </w:p>
    <w:p w14:paraId="524082EC" w14:textId="77777777" w:rsidR="00FB29D8" w:rsidRDefault="00FB29D8">
      <w:pPr>
        <w:pStyle w:val="pxrrp"/>
      </w:pPr>
      <w:r>
        <w:t xml:space="preserve">Powers of corporations, generally, see </w:t>
      </w:r>
      <w:r>
        <w:rPr>
          <w:rStyle w:val="pxrc"/>
          <w:color w:val="FF0000"/>
          <w:sz w:val="20"/>
          <w:szCs w:val="20"/>
          <w:vertAlign w:val="superscript"/>
        </w:rPr>
        <w:t>►</w:t>
      </w:r>
      <w:r>
        <w:rPr>
          <w:rStyle w:val="pxrc"/>
        </w:rPr>
        <w:fldChar w:fldCharType="begin"/>
      </w:r>
      <w:r>
        <w:rPr>
          <w:rStyle w:val="pxrc"/>
        </w:rPr>
        <w:instrText>rc.ref.id="I009OLV"</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42</w:t>
      </w:r>
      <w:del w:id="1281" w:author="Cara Cardinale" w:date="2025-01-19T11:35:00Z">
        <w:r w:rsidDel="00F075D8">
          <w:rPr>
            <w:rStyle w:val="pxrc"/>
          </w:rPr>
          <w:delText>2</w:delText>
        </w:r>
      </w:del>
      <w:ins w:id="1282" w:author="Cara Cardinale" w:date="2025-01-19T11:35:00Z">
        <w:r w:rsidR="00F075D8">
          <w:rPr>
            <w:rStyle w:val="pxrc"/>
          </w:rPr>
          <w:t>1</w:t>
        </w:r>
      </w:ins>
      <w:r>
        <w:rPr>
          <w:rStyle w:val="pxrc"/>
        </w:rPr>
        <w:t xml:space="preserve"> et seq.</w:t>
      </w:r>
    </w:p>
    <w:p w14:paraId="0FEB89DA" w14:textId="77777777" w:rsidR="00000000" w:rsidRDefault="00000000">
      <w:pPr>
        <w:pStyle w:val="pxrrp"/>
      </w:pPr>
    </w:p>
  </w:footnote>
  <w:footnote w:id="174">
    <w:p w14:paraId="5A143C2C"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55544DE"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st.ref.id="I00CHQR"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w:t>
      </w:r>
    </w:p>
    <w:p w14:paraId="433FCD2B" w14:textId="77777777" w:rsidR="00FB29D8" w:rsidRDefault="00FB29D8">
      <w:pPr>
        <w:pStyle w:val="pxrr"/>
        <w:spacing w:before="180"/>
        <w:rPr>
          <w:sz w:val="24"/>
          <w:szCs w:val="24"/>
        </w:rPr>
      </w:pPr>
      <w:r>
        <w:rPr>
          <w:rStyle w:val="pxvis"/>
          <w:rFonts w:cs="Arial"/>
          <w:bCs/>
          <w:szCs w:val="28"/>
        </w:rPr>
        <w:t>Research References</w:t>
      </w:r>
    </w:p>
    <w:p w14:paraId="01AEC045" w14:textId="77777777" w:rsidR="00FB29D8" w:rsidRDefault="00FB29D8">
      <w:pPr>
        <w:pStyle w:val="pxrrp"/>
      </w:pPr>
      <w:r>
        <w:t xml:space="preserve">Existence and evidence of membership, see </w:t>
      </w:r>
      <w:r>
        <w:rPr>
          <w:rStyle w:val="pxrc"/>
          <w:color w:val="FF0000"/>
          <w:sz w:val="20"/>
          <w:szCs w:val="20"/>
          <w:vertAlign w:val="superscript"/>
        </w:rPr>
        <w:t>►</w:t>
      </w:r>
      <w:r>
        <w:rPr>
          <w:rStyle w:val="pxrc"/>
        </w:rPr>
        <w:fldChar w:fldCharType="begin"/>
      </w:r>
      <w:r>
        <w:rPr>
          <w:rStyle w:val="pxrc"/>
        </w:rPr>
        <w:instrText>rc.ref.id="I001979"</w:instrText>
      </w:r>
      <w:r>
        <w:rPr>
          <w:rStyle w:val="pxrc"/>
        </w:rPr>
        <w:fldChar w:fldCharType="end"/>
      </w:r>
      <w:r>
        <w:rPr>
          <w:rStyle w:val="pxrc"/>
        </w:rPr>
        <w:t xml:space="preserve">N.Y. Jur. 2d, Business Relationships </w:t>
      </w:r>
      <w:r>
        <w:rPr>
          <w:rStyle w:val="pxrc"/>
          <w:vanish/>
        </w:rPr>
        <w:t>&amp;s;</w:t>
      </w:r>
      <w:del w:id="1283" w:author="Cara Cardinale" w:date="2025-01-19T11:37:00Z">
        <w:r w:rsidDel="00F075D8">
          <w:rPr>
            <w:rStyle w:val="pxvis"/>
            <w:rFonts w:ascii="Times NewRoman" w:hAnsi="Times NewRoman"/>
            <w:b w:val="0"/>
            <w:sz w:val="24"/>
          </w:rPr>
          <w:delText>§</w:delText>
        </w:r>
        <w:r w:rsidDel="00F075D8">
          <w:rPr>
            <w:rStyle w:val="pxrc"/>
          </w:rPr>
          <w:delText>828</w:delText>
        </w:r>
      </w:del>
      <w:ins w:id="1284" w:author="Cara Cardinale" w:date="2025-01-19T11:37:00Z">
        <w:r w:rsidR="00F075D8">
          <w:rPr>
            <w:rStyle w:val="pxvis"/>
            <w:rFonts w:ascii="Times NewRoman" w:hAnsi="Times NewRoman"/>
            <w:b w:val="0"/>
            <w:sz w:val="24"/>
          </w:rPr>
          <w:t>§826</w:t>
        </w:r>
      </w:ins>
      <w:r>
        <w:t>.</w:t>
      </w:r>
    </w:p>
    <w:p w14:paraId="2812BBC8" w14:textId="77777777" w:rsidR="00000000" w:rsidRDefault="00000000">
      <w:pPr>
        <w:pStyle w:val="pxrrp"/>
      </w:pPr>
    </w:p>
  </w:footnote>
  <w:footnote w:id="175">
    <w:p w14:paraId="71BAC1A5"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4A3CD8E"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st.ref.id="I0042C5"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w:t>
      </w:r>
    </w:p>
    <w:p w14:paraId="3B1188BE" w14:textId="77777777" w:rsidR="00FB29D8" w:rsidRDefault="00FB29D8">
      <w:pPr>
        <w:pStyle w:val="pxrr"/>
        <w:spacing w:before="180"/>
        <w:rPr>
          <w:sz w:val="24"/>
          <w:szCs w:val="24"/>
        </w:rPr>
      </w:pPr>
      <w:r>
        <w:rPr>
          <w:rStyle w:val="pxvis"/>
          <w:rFonts w:cs="Arial"/>
          <w:bCs/>
          <w:szCs w:val="28"/>
        </w:rPr>
        <w:t>Research References</w:t>
      </w:r>
    </w:p>
    <w:p w14:paraId="2AB7B7CB" w14:textId="77777777" w:rsidR="00FB29D8" w:rsidRDefault="00FB29D8">
      <w:pPr>
        <w:pStyle w:val="pxrrp"/>
      </w:pPr>
      <w:r>
        <w:t xml:space="preserve">Existence and evidence of membership, see </w:t>
      </w:r>
      <w:r>
        <w:rPr>
          <w:rStyle w:val="pxrc"/>
          <w:color w:val="FF0000"/>
          <w:sz w:val="20"/>
          <w:szCs w:val="20"/>
          <w:vertAlign w:val="superscript"/>
        </w:rPr>
        <w:t>►</w:t>
      </w:r>
      <w:r>
        <w:rPr>
          <w:rStyle w:val="pxrc"/>
        </w:rPr>
        <w:fldChar w:fldCharType="begin"/>
      </w:r>
      <w:r>
        <w:rPr>
          <w:rStyle w:val="pxrc"/>
        </w:rPr>
        <w:instrText>rc.ref.id="I006VH1"</w:instrText>
      </w:r>
      <w:r>
        <w:rPr>
          <w:rStyle w:val="pxrc"/>
        </w:rPr>
        <w:fldChar w:fldCharType="end"/>
      </w:r>
      <w:r>
        <w:rPr>
          <w:rStyle w:val="pxrc"/>
        </w:rPr>
        <w:t xml:space="preserve">N.Y. Jur. 2d, Business Relationships </w:t>
      </w:r>
      <w:r>
        <w:rPr>
          <w:rStyle w:val="pxrc"/>
          <w:vanish/>
        </w:rPr>
        <w:t>&amp;s;</w:t>
      </w:r>
      <w:del w:id="1285" w:author="Cara Cardinale" w:date="2025-01-19T11:37:00Z">
        <w:r w:rsidDel="00F075D8">
          <w:rPr>
            <w:rStyle w:val="pxvis"/>
            <w:rFonts w:ascii="Times NewRoman" w:hAnsi="Times NewRoman"/>
            <w:b w:val="0"/>
            <w:sz w:val="24"/>
          </w:rPr>
          <w:delText>§</w:delText>
        </w:r>
        <w:r w:rsidDel="00F075D8">
          <w:rPr>
            <w:rStyle w:val="pxrc"/>
          </w:rPr>
          <w:delText>828</w:delText>
        </w:r>
      </w:del>
      <w:ins w:id="1286" w:author="Cara Cardinale" w:date="2025-01-19T11:37:00Z">
        <w:r w:rsidR="00F075D8">
          <w:rPr>
            <w:rStyle w:val="pxvis"/>
            <w:rFonts w:ascii="Times NewRoman" w:hAnsi="Times NewRoman"/>
            <w:b w:val="0"/>
            <w:sz w:val="24"/>
          </w:rPr>
          <w:t>§826</w:t>
        </w:r>
      </w:ins>
      <w:r>
        <w:t>.</w:t>
      </w:r>
    </w:p>
    <w:p w14:paraId="6512A742" w14:textId="77777777" w:rsidR="00000000" w:rsidRDefault="00000000">
      <w:pPr>
        <w:pStyle w:val="pxrrp"/>
      </w:pPr>
    </w:p>
  </w:footnote>
  <w:footnote w:id="176">
    <w:p w14:paraId="17A777E1"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EAEB19B"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discussion in Corporations </w:t>
      </w:r>
      <w:r>
        <w:rPr>
          <w:rStyle w:val="pxx"/>
          <w:color w:val="FF0000"/>
          <w:sz w:val="20"/>
          <w:szCs w:val="20"/>
          <w:vertAlign w:val="superscript"/>
        </w:rPr>
        <w:t>►</w:t>
      </w:r>
      <w:r>
        <w:rPr>
          <w:rStyle w:val="pxx"/>
        </w:rPr>
        <w:fldChar w:fldCharType="begin"/>
      </w:r>
      <w:r>
        <w:rPr>
          <w:rStyle w:val="pxx"/>
        </w:rPr>
        <w:instrText>x.ref.id="I063I0Y"</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5EE049FE" w14:textId="77777777" w:rsidR="00000000" w:rsidRDefault="00000000">
      <w:pPr>
        <w:pStyle w:val="pxp"/>
      </w:pPr>
    </w:p>
  </w:footnote>
  <w:footnote w:id="177">
    <w:p w14:paraId="5D838870"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A16117F"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st.ref.id="I05ZABM"</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202(a)(1), 402(a)(5)</w:t>
      </w:r>
      <w:r>
        <w:t>.</w:t>
      </w:r>
    </w:p>
    <w:p w14:paraId="5BAA02B0" w14:textId="77777777" w:rsidR="00FB29D8" w:rsidRDefault="00FB29D8">
      <w:pPr>
        <w:pStyle w:val="pxrr"/>
        <w:spacing w:before="180"/>
        <w:rPr>
          <w:sz w:val="24"/>
          <w:szCs w:val="24"/>
        </w:rPr>
      </w:pPr>
      <w:r>
        <w:rPr>
          <w:rStyle w:val="pxvis"/>
          <w:rFonts w:cs="Arial"/>
          <w:bCs/>
          <w:szCs w:val="28"/>
        </w:rPr>
        <w:t>Research References</w:t>
      </w:r>
    </w:p>
    <w:p w14:paraId="2435F3B4" w14:textId="77777777" w:rsidR="00FB29D8" w:rsidRDefault="00FB29D8">
      <w:pPr>
        <w:pStyle w:val="pxrrp"/>
      </w:pPr>
      <w:r>
        <w:t xml:space="preserve">Duration, generally, see </w:t>
      </w:r>
      <w:r>
        <w:rPr>
          <w:rStyle w:val="pxrc"/>
          <w:color w:val="FF0000"/>
          <w:sz w:val="20"/>
          <w:szCs w:val="20"/>
          <w:vertAlign w:val="superscript"/>
        </w:rPr>
        <w:t>►</w:t>
      </w:r>
      <w:r>
        <w:rPr>
          <w:rStyle w:val="pxrc"/>
        </w:rPr>
        <w:fldChar w:fldCharType="begin"/>
      </w:r>
      <w:r>
        <w:rPr>
          <w:rStyle w:val="pxrc"/>
        </w:rPr>
        <w:instrText>rc.ref.id="I00198H"</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ins w:id="1290" w:author="Cara Cardinale" w:date="2025-01-19T11:43:00Z">
        <w:r w:rsidR="00F075D8">
          <w:rPr>
            <w:rStyle w:val="pxrc"/>
          </w:rPr>
          <w:t>0</w:t>
        </w:r>
      </w:ins>
      <w:del w:id="1291" w:author="Cara Cardinale" w:date="2025-01-19T11:43:00Z">
        <w:r w:rsidDel="00F075D8">
          <w:rPr>
            <w:rStyle w:val="pxrc"/>
          </w:rPr>
          <w:delText>2</w:delText>
        </w:r>
      </w:del>
      <w:r>
        <w:t>.</w:t>
      </w:r>
    </w:p>
    <w:p w14:paraId="44D30B18" w14:textId="77777777" w:rsidR="00000000" w:rsidRDefault="00000000">
      <w:pPr>
        <w:pStyle w:val="pxrrp"/>
      </w:pPr>
    </w:p>
  </w:footnote>
  <w:footnote w:id="178">
    <w:p w14:paraId="6F5D753A"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F672648"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st.ref.id="I0042DD"</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517(a), 719</w:t>
      </w:r>
      <w:r>
        <w:t>.</w:t>
      </w:r>
    </w:p>
    <w:p w14:paraId="63348DDE" w14:textId="77777777" w:rsidR="00FB29D8" w:rsidRDefault="00FB29D8">
      <w:pPr>
        <w:pStyle w:val="pxrr"/>
        <w:spacing w:before="180"/>
        <w:rPr>
          <w:sz w:val="24"/>
          <w:szCs w:val="24"/>
        </w:rPr>
      </w:pPr>
      <w:r>
        <w:rPr>
          <w:rStyle w:val="pxvis"/>
          <w:rFonts w:cs="Arial"/>
          <w:bCs/>
          <w:szCs w:val="28"/>
        </w:rPr>
        <w:t>Research References</w:t>
      </w:r>
    </w:p>
    <w:p w14:paraId="72336546" w14:textId="77777777" w:rsidR="00FB29D8" w:rsidRDefault="00FB29D8">
      <w:pPr>
        <w:pStyle w:val="pxrrp"/>
      </w:pPr>
      <w:r>
        <w:t xml:space="preserve">Duties and liabilities of directors, generally, see </w:t>
      </w:r>
      <w:r>
        <w:rPr>
          <w:rStyle w:val="pxrc"/>
          <w:color w:val="FF0000"/>
          <w:sz w:val="20"/>
          <w:szCs w:val="20"/>
          <w:vertAlign w:val="superscript"/>
        </w:rPr>
        <w:t>►</w:t>
      </w:r>
      <w:r>
        <w:rPr>
          <w:rStyle w:val="pxrc"/>
        </w:rPr>
        <w:fldChar w:fldCharType="begin"/>
      </w:r>
      <w:r>
        <w:rPr>
          <w:rStyle w:val="pxrc"/>
        </w:rPr>
        <w:instrText>rc.ref.id="I009ON5"</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292" w:author="Cara Cardinale" w:date="2025-01-19T11:47:00Z">
        <w:r w:rsidDel="00C607CB">
          <w:rPr>
            <w:rStyle w:val="pxvis"/>
            <w:rFonts w:ascii="Times NewRoman" w:hAnsi="Times NewRoman"/>
            <w:b w:val="0"/>
            <w:sz w:val="24"/>
          </w:rPr>
          <w:delText>§</w:delText>
        </w:r>
        <w:r w:rsidDel="00C607CB">
          <w:rPr>
            <w:rStyle w:val="pxrc"/>
          </w:rPr>
          <w:delText>688</w:delText>
        </w:r>
      </w:del>
      <w:ins w:id="1293" w:author="Cara Cardinale" w:date="2025-01-19T11:47:00Z">
        <w:r w:rsidR="00C607CB">
          <w:rPr>
            <w:rStyle w:val="pxvis"/>
            <w:rFonts w:ascii="Times NewRoman" w:hAnsi="Times NewRoman"/>
            <w:b w:val="0"/>
            <w:sz w:val="24"/>
          </w:rPr>
          <w:t>§683</w:t>
        </w:r>
      </w:ins>
      <w:r>
        <w:rPr>
          <w:rStyle w:val="pxrc"/>
        </w:rPr>
        <w:t xml:space="preserve"> et seq.</w:t>
      </w:r>
    </w:p>
    <w:p w14:paraId="38C11049" w14:textId="77777777" w:rsidR="00FB29D8" w:rsidRDefault="00FB29D8">
      <w:pPr>
        <w:pStyle w:val="pxrrp"/>
      </w:pPr>
      <w:r>
        <w:t xml:space="preserve">Liabilities of members, generally, see </w:t>
      </w:r>
      <w:r>
        <w:rPr>
          <w:rStyle w:val="pxrc"/>
          <w:color w:val="FF0000"/>
          <w:sz w:val="20"/>
          <w:szCs w:val="20"/>
          <w:vertAlign w:val="superscript"/>
        </w:rPr>
        <w:t>►</w:t>
      </w:r>
      <w:r>
        <w:rPr>
          <w:rStyle w:val="pxrc"/>
        </w:rPr>
        <w:fldChar w:fldCharType="begin"/>
      </w:r>
      <w:r>
        <w:rPr>
          <w:rStyle w:val="pxrc"/>
        </w:rPr>
        <w:instrText>rc.ref.id="I00198J"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97</w:t>
      </w:r>
      <w:del w:id="1294" w:author="Cara Cardinale" w:date="2025-01-19T11:49:00Z">
        <w:r w:rsidDel="00C607CB">
          <w:rPr>
            <w:rStyle w:val="pxrc"/>
          </w:rPr>
          <w:delText>4</w:delText>
        </w:r>
      </w:del>
      <w:ins w:id="1295" w:author="Cara Cardinale" w:date="2025-01-19T11:49:00Z">
        <w:r w:rsidR="00C607CB">
          <w:rPr>
            <w:rStyle w:val="pxrc"/>
          </w:rPr>
          <w:t>3</w:t>
        </w:r>
      </w:ins>
      <w:r>
        <w:t>.</w:t>
      </w:r>
    </w:p>
    <w:p w14:paraId="619AA30C" w14:textId="77777777" w:rsidR="00000000" w:rsidRDefault="00000000">
      <w:pPr>
        <w:pStyle w:val="pxrrp"/>
      </w:pPr>
    </w:p>
  </w:footnote>
  <w:footnote w:id="179">
    <w:p w14:paraId="046DFE19"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AB9A66E"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st.ref.id="I0042DF"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202(a)(2)</w:t>
      </w:r>
      <w:r>
        <w:t>.</w:t>
      </w:r>
    </w:p>
    <w:p w14:paraId="0F3276EC" w14:textId="77777777" w:rsidR="00000000" w:rsidRDefault="00000000">
      <w:pPr>
        <w:pStyle w:val="pxp"/>
      </w:pPr>
    </w:p>
  </w:footnote>
  <w:footnote w:id="180">
    <w:p w14:paraId="1E08EE9D"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7B6BD53"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st.ref.id="I006VIB"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202(a)(4)</w:t>
      </w:r>
      <w:r>
        <w:t>.</w:t>
      </w:r>
    </w:p>
    <w:p w14:paraId="1889ED26" w14:textId="77777777" w:rsidR="00000000" w:rsidRDefault="00000000">
      <w:pPr>
        <w:pStyle w:val="pxp"/>
      </w:pPr>
    </w:p>
  </w:footnote>
  <w:footnote w:id="181">
    <w:p w14:paraId="7E5B9607"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A9798D6"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st.ref.id="I009ON7"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202(a)(9)</w:t>
      </w:r>
      <w:r>
        <w:t>.</w:t>
      </w:r>
    </w:p>
    <w:p w14:paraId="44CEFAD2" w14:textId="77777777" w:rsidR="00000000" w:rsidRDefault="00000000">
      <w:pPr>
        <w:pStyle w:val="pxp"/>
      </w:pPr>
    </w:p>
  </w:footnote>
  <w:footnote w:id="182">
    <w:p w14:paraId="53792327"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9467957"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st.ref.id="I00CHS3"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202(a)(10)</w:t>
      </w:r>
      <w:r>
        <w:t>.</w:t>
      </w:r>
    </w:p>
    <w:p w14:paraId="4FA9E734" w14:textId="77777777" w:rsidR="00000000" w:rsidRDefault="00000000">
      <w:pPr>
        <w:pStyle w:val="pxp"/>
      </w:pPr>
    </w:p>
  </w:footnote>
  <w:footnote w:id="183">
    <w:p w14:paraId="4417A59C"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A3924D7"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202(a)(9)</w:t>
      </w:r>
      <w:r>
        <w:t>.</w:t>
      </w:r>
    </w:p>
    <w:p w14:paraId="5D473DC5" w14:textId="77777777" w:rsidR="00000000" w:rsidRDefault="00000000">
      <w:pPr>
        <w:pStyle w:val="pxp"/>
      </w:pPr>
    </w:p>
  </w:footnote>
  <w:footnote w:id="184">
    <w:p w14:paraId="11199D77"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1EBA8B1D"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st.ref.id="I0042J3"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202(a)(15)</w:t>
      </w:r>
      <w:r>
        <w:t>.</w:t>
      </w:r>
    </w:p>
    <w:p w14:paraId="7577A9CE" w14:textId="77777777" w:rsidR="00000000" w:rsidRDefault="00000000">
      <w:pPr>
        <w:pStyle w:val="pxp"/>
      </w:pPr>
    </w:p>
  </w:footnote>
  <w:footnote w:id="185">
    <w:p w14:paraId="0ABA2E9D"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39AEA5E"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st.ref.id="I006VNZ"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202(a)(16)</w:t>
      </w:r>
      <w:r>
        <w:t>.</w:t>
      </w:r>
    </w:p>
    <w:p w14:paraId="091DEDDF"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For a list of the general and special powers of a not-for-profit corporation, see </w:t>
      </w:r>
      <w:r>
        <w:rPr>
          <w:rStyle w:val="pxst"/>
          <w:color w:val="FF0000"/>
          <w:sz w:val="20"/>
          <w:szCs w:val="20"/>
          <w:vertAlign w:val="superscript"/>
        </w:rPr>
        <w:t>►</w:t>
      </w:r>
      <w:r>
        <w:rPr>
          <w:rStyle w:val="pxst"/>
        </w:rPr>
        <w:fldChar w:fldCharType="begin"/>
      </w:r>
      <w:r>
        <w:rPr>
          <w:rStyle w:val="pxst"/>
        </w:rPr>
        <w:instrText>st.ref.id="I009OSV"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w:t>
      </w:r>
      <w:r>
        <w:t>.</w:t>
      </w:r>
    </w:p>
    <w:p w14:paraId="5C3B2FB2" w14:textId="77777777" w:rsidR="00000000" w:rsidRDefault="00000000">
      <w:pPr>
        <w:pStyle w:val="pxp"/>
      </w:pPr>
    </w:p>
  </w:footnote>
  <w:footnote w:id="186">
    <w:p w14:paraId="65A19588"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02F26265"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x.ref.id="I00CHXR"</w:instrText>
      </w:r>
      <w:r>
        <w:rPr>
          <w:rStyle w:val="pxx"/>
        </w:rPr>
        <w:fldChar w:fldCharType="end"/>
      </w:r>
      <w:r>
        <w:rPr>
          <w:rStyle w:val="pxx"/>
          <w:vanish/>
        </w:rPr>
        <w:t>&amp;s;</w:t>
      </w:r>
      <w:r>
        <w:rPr>
          <w:rStyle w:val="pxvis"/>
          <w:rFonts w:ascii="Times NewRoman" w:hAnsi="Times NewRoman"/>
          <w:b w:val="0"/>
          <w:sz w:val="24"/>
        </w:rPr>
        <w:t>§</w:t>
      </w:r>
      <w:r>
        <w:rPr>
          <w:rStyle w:val="pxx"/>
        </w:rPr>
        <w:t>30:19</w:t>
      </w:r>
      <w:r>
        <w:t>.</w:t>
      </w:r>
    </w:p>
    <w:p w14:paraId="27B563F5" w14:textId="77777777" w:rsidR="00000000" w:rsidRDefault="00000000">
      <w:pPr>
        <w:pStyle w:val="pxp"/>
      </w:pPr>
    </w:p>
  </w:footnote>
  <w:footnote w:id="187">
    <w:p w14:paraId="74C8685F"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7590876"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508</w:t>
      </w:r>
      <w:r>
        <w:t>.</w:t>
      </w:r>
    </w:p>
    <w:p w14:paraId="3DA66BC3" w14:textId="77777777" w:rsidR="00000000" w:rsidRDefault="00000000">
      <w:pPr>
        <w:pStyle w:val="pxp"/>
      </w:pPr>
    </w:p>
  </w:footnote>
  <w:footnote w:id="188">
    <w:p w14:paraId="3480E9F6"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509C5F34"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508</w:t>
      </w:r>
      <w:r>
        <w:t>.</w:t>
      </w:r>
    </w:p>
    <w:p w14:paraId="19FD29C1" w14:textId="77777777" w:rsidR="00000000" w:rsidRDefault="00000000">
      <w:pPr>
        <w:pStyle w:val="pxp"/>
      </w:pPr>
    </w:p>
  </w:footnote>
  <w:footnote w:id="189">
    <w:p w14:paraId="20379F1E"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10DFF8C0" w14:textId="77777777" w:rsidR="00FB29D8" w:rsidRDefault="00FB29D8">
      <w:pPr>
        <w:pStyle w:val="pxrr"/>
        <w:spacing w:before="180"/>
        <w:rPr>
          <w:sz w:val="24"/>
          <w:szCs w:val="24"/>
        </w:rPr>
      </w:pPr>
      <w:r>
        <w:rPr>
          <w:rStyle w:val="pxvis"/>
          <w:rFonts w:cs="Arial"/>
          <w:bCs/>
          <w:szCs w:val="28"/>
        </w:rPr>
        <w:t>Research References</w:t>
      </w:r>
    </w:p>
    <w:p w14:paraId="7B568FB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rc.ref.id="I0042J8"</w:instrText>
      </w:r>
      <w:r>
        <w:rPr>
          <w:rStyle w:val="pxrc"/>
        </w:rPr>
        <w:fldChar w:fldCharType="end"/>
      </w:r>
      <w:r>
        <w:rPr>
          <w:rStyle w:val="pxrc"/>
        </w:rPr>
        <w:t>Payment of premiums by corporation on corporate officer's life insurance policy as affecting right to policy, 56 A.L.R.3d 1086 (secs. 3(a), 3(b) superseded in part by Construction and Application of "Key Man" Life Insurance, 12 A.L.R.7th Art. 6).</w:t>
      </w:r>
      <w:r>
        <w:t>.</w:t>
      </w:r>
    </w:p>
    <w:p w14:paraId="42D4B254"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rc.ref.id="I006VO4"</w:instrText>
      </w:r>
      <w:r>
        <w:rPr>
          <w:rStyle w:val="pxrc"/>
        </w:rPr>
        <w:fldChar w:fldCharType="end"/>
      </w:r>
      <w:r>
        <w:rPr>
          <w:rStyle w:val="pxrc"/>
        </w:rPr>
        <w:t>Test in stockholders' actions as to reasonableness of compensation of corporate officers who as directors determine own compensation, 53 A.L.R.3d 358</w:t>
      </w:r>
      <w:r>
        <w:t>.</w:t>
      </w:r>
    </w:p>
    <w:p w14:paraId="74CA1FBF" w14:textId="77777777" w:rsidR="00FB29D8" w:rsidRDefault="00FB29D8">
      <w:pPr>
        <w:pStyle w:val="pxrrp"/>
      </w:pPr>
      <w:r>
        <w:t xml:space="preserve">Compensation of directors and officers, </w:t>
      </w:r>
      <w:r>
        <w:rPr>
          <w:rStyle w:val="pxrc"/>
          <w:color w:val="FF0000"/>
          <w:sz w:val="20"/>
          <w:szCs w:val="20"/>
          <w:vertAlign w:val="superscript"/>
        </w:rPr>
        <w:t>►</w:t>
      </w:r>
      <w:r>
        <w:rPr>
          <w:rStyle w:val="pxrc"/>
        </w:rPr>
        <w:fldChar w:fldCharType="begin"/>
      </w:r>
      <w:r>
        <w:rPr>
          <w:rStyle w:val="pxrc"/>
        </w:rPr>
        <w:instrText>rc.ref.id="I009OT0"</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7</w:t>
      </w:r>
      <w:ins w:id="1298" w:author="Cara Cardinale" w:date="2025-01-19T12:03:00Z">
        <w:r w:rsidR="0060791D">
          <w:rPr>
            <w:rStyle w:val="pxrc"/>
          </w:rPr>
          <w:t>8</w:t>
        </w:r>
      </w:ins>
      <w:r>
        <w:rPr>
          <w:rStyle w:val="pxrc"/>
        </w:rPr>
        <w:t>9</w:t>
      </w:r>
      <w:del w:id="1299" w:author="Cara Cardinale" w:date="2025-01-19T12:03:00Z">
        <w:r w:rsidDel="0060791D">
          <w:rPr>
            <w:rStyle w:val="pxrc"/>
          </w:rPr>
          <w:delText>1</w:delText>
        </w:r>
      </w:del>
      <w:r>
        <w:rPr>
          <w:rStyle w:val="pxrc"/>
        </w:rPr>
        <w:t>, 79</w:t>
      </w:r>
      <w:del w:id="1300" w:author="Cara Cardinale" w:date="2025-01-19T12:03:00Z">
        <w:r w:rsidDel="0060791D">
          <w:rPr>
            <w:rStyle w:val="pxrc"/>
          </w:rPr>
          <w:delText>3</w:delText>
        </w:r>
      </w:del>
      <w:ins w:id="1301" w:author="Cara Cardinale" w:date="2025-01-19T12:03:00Z">
        <w:r w:rsidR="0060791D">
          <w:rPr>
            <w:rStyle w:val="pxrc"/>
          </w:rPr>
          <w:t>1</w:t>
        </w:r>
      </w:ins>
      <w:r>
        <w:t>.</w:t>
      </w:r>
    </w:p>
    <w:p w14:paraId="0930DD6C"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rc.ref.id="I00CHXW"</w:instrText>
      </w:r>
      <w:r>
        <w:rPr>
          <w:rStyle w:val="pxrc"/>
        </w:rPr>
        <w:fldChar w:fldCharType="end"/>
      </w:r>
      <w:r>
        <w:rPr>
          <w:rStyle w:val="pxrc"/>
        </w:rPr>
        <w:t>Reasonableness of Corporate Officer's Compensation, 4 Am. Jur. Proof of Facts 2d 425</w:t>
      </w:r>
      <w:r>
        <w:t>.</w:t>
      </w:r>
    </w:p>
    <w:p w14:paraId="32AB359A" w14:textId="77777777" w:rsidR="00000000" w:rsidRDefault="00000000">
      <w:pPr>
        <w:pStyle w:val="pxrrp"/>
      </w:pPr>
    </w:p>
  </w:footnote>
  <w:footnote w:id="190">
    <w:p w14:paraId="6D3425B7"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0497D658"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5006A0FF" w14:textId="77777777" w:rsidR="00FB29D8" w:rsidRDefault="00FB29D8">
      <w:pPr>
        <w:pStyle w:val="pxrr"/>
        <w:spacing w:before="180"/>
        <w:rPr>
          <w:sz w:val="24"/>
          <w:szCs w:val="24"/>
        </w:rPr>
      </w:pPr>
      <w:r>
        <w:rPr>
          <w:rStyle w:val="pxvis"/>
          <w:rFonts w:cs="Arial"/>
          <w:bCs/>
          <w:szCs w:val="28"/>
        </w:rPr>
        <w:t>Research References</w:t>
      </w:r>
    </w:p>
    <w:p w14:paraId="295B24DD" w14:textId="77777777" w:rsidR="00FB29D8" w:rsidRDefault="00FB29D8">
      <w:pPr>
        <w:pStyle w:val="pxrrp"/>
      </w:pPr>
      <w:r>
        <w:t xml:space="preserve">Distribution of assets on dissolution to members, </w:t>
      </w:r>
      <w:r>
        <w:rPr>
          <w:rStyle w:val="pxrc"/>
          <w:color w:val="FF0000"/>
          <w:sz w:val="20"/>
          <w:szCs w:val="20"/>
          <w:vertAlign w:val="superscript"/>
        </w:rPr>
        <w:t>►</w:t>
      </w:r>
      <w:r>
        <w:rPr>
          <w:rStyle w:val="pxrc"/>
        </w:rPr>
        <w:fldChar w:fldCharType="begin"/>
      </w:r>
      <w:r>
        <w:rPr>
          <w:rStyle w:val="pxrc"/>
        </w:rPr>
        <w:instrText>rc.ref.id="I0042JA"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14</w:t>
      </w:r>
      <w:ins w:id="1302" w:author="Cara Cardinale" w:date="2025-01-19T12:23:00Z">
        <w:r w:rsidR="00265CCA">
          <w:rPr>
            <w:rStyle w:val="pxrc"/>
          </w:rPr>
          <w:t>31</w:t>
        </w:r>
      </w:ins>
      <w:del w:id="1303" w:author="Cara Cardinale" w:date="2025-01-19T12:23:00Z">
        <w:r w:rsidDel="00265CCA">
          <w:rPr>
            <w:rStyle w:val="pxrc"/>
          </w:rPr>
          <w:delText>62</w:delText>
        </w:r>
      </w:del>
      <w:r>
        <w:t>.</w:t>
      </w:r>
    </w:p>
    <w:p w14:paraId="28A1FE0A" w14:textId="77777777" w:rsidR="00000000" w:rsidRDefault="00000000">
      <w:pPr>
        <w:pStyle w:val="pxrrp"/>
      </w:pPr>
    </w:p>
  </w:footnote>
  <w:footnote w:id="191">
    <w:p w14:paraId="699B919C"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102DEE8F"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st.ref.id="I006VO6"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4D25921B" w14:textId="77777777" w:rsidR="00000000" w:rsidRDefault="00000000">
      <w:pPr>
        <w:pStyle w:val="pxp"/>
      </w:pPr>
    </w:p>
  </w:footnote>
  <w:footnote w:id="192">
    <w:p w14:paraId="3562EB74"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2EEF8C38"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st.ref.id="I009OT2"</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36E31A55" w14:textId="77777777" w:rsidR="00000000" w:rsidRDefault="00000000">
      <w:pPr>
        <w:pStyle w:val="pxp"/>
      </w:pPr>
    </w:p>
  </w:footnote>
  <w:footnote w:id="193">
    <w:p w14:paraId="41760E7D"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6916A28E"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st.ref.id="I063HMO"</w:instrText>
      </w:r>
      <w:r>
        <w:rPr>
          <w:rStyle w:val="pxst"/>
        </w:rPr>
        <w:fldChar w:fldCharType="end"/>
      </w:r>
      <w:r>
        <w:rPr>
          <w:rStyle w:val="pxst"/>
        </w:rPr>
        <w:t xml:space="preserve">BCL </w:t>
      </w:r>
      <w:r>
        <w:rPr>
          <w:rStyle w:val="pxst"/>
          <w:vanish/>
        </w:rPr>
        <w:t>&amp;ss;</w:t>
      </w:r>
      <w:r>
        <w:rPr>
          <w:rStyle w:val="pxvis"/>
          <w:rFonts w:ascii="Times NewRoman" w:hAnsi="Times NewRoman"/>
          <w:b w:val="0"/>
          <w:sz w:val="24"/>
        </w:rPr>
        <w:t>§§</w:t>
      </w:r>
      <w:r>
        <w:rPr>
          <w:rStyle w:val="pxst"/>
        </w:rPr>
        <w:t>101 et seq.</w:t>
      </w:r>
    </w:p>
    <w:p w14:paraId="246716ED" w14:textId="77777777" w:rsidR="00000000" w:rsidRDefault="00000000">
      <w:pPr>
        <w:pStyle w:val="pxp"/>
      </w:pPr>
    </w:p>
  </w:footnote>
  <w:footnote w:id="194">
    <w:p w14:paraId="21E746CF"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40943C54"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st.ref.id="I0042KF"</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201</w:t>
      </w:r>
      <w:r>
        <w:t>.</w:t>
      </w:r>
    </w:p>
    <w:p w14:paraId="11DB4726" w14:textId="77777777" w:rsidR="00000000" w:rsidRDefault="00000000">
      <w:pPr>
        <w:pStyle w:val="pxp"/>
      </w:pPr>
    </w:p>
  </w:footnote>
  <w:footnote w:id="195">
    <w:p w14:paraId="24452E1C"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0D06AF95"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Corporations </w:t>
      </w:r>
      <w:r>
        <w:rPr>
          <w:rStyle w:val="pxx"/>
          <w:color w:val="FF0000"/>
          <w:sz w:val="20"/>
          <w:szCs w:val="20"/>
          <w:vertAlign w:val="superscript"/>
        </w:rPr>
        <w:t>►</w:t>
      </w:r>
      <w:r>
        <w:rPr>
          <w:rStyle w:val="pxx"/>
        </w:rPr>
        <w:fldChar w:fldCharType="begin"/>
      </w:r>
      <w:r>
        <w:rPr>
          <w:rStyle w:val="pxx"/>
        </w:rPr>
        <w:instrText>x.ref.id="I0019FM"</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548A9E93" w14:textId="77777777" w:rsidR="00000000" w:rsidRDefault="00000000">
      <w:pPr>
        <w:pStyle w:val="pxp"/>
      </w:pPr>
    </w:p>
  </w:footnote>
  <w:footnote w:id="196">
    <w:p w14:paraId="64F25720"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0054BC7"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st.ref.id="I006VPE"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2638F360" w14:textId="77777777" w:rsidR="00FB29D8" w:rsidRDefault="00FB29D8">
      <w:pPr>
        <w:pStyle w:val="pxrr"/>
        <w:spacing w:before="180"/>
        <w:rPr>
          <w:sz w:val="24"/>
          <w:szCs w:val="24"/>
        </w:rPr>
      </w:pPr>
      <w:r>
        <w:rPr>
          <w:rStyle w:val="pxvis"/>
          <w:rFonts w:cs="Arial"/>
          <w:bCs/>
          <w:szCs w:val="28"/>
        </w:rPr>
        <w:t>Research References</w:t>
      </w:r>
    </w:p>
    <w:p w14:paraId="71DD7ACB" w14:textId="77777777" w:rsidR="00FB29D8" w:rsidRDefault="00FB29D8">
      <w:pPr>
        <w:pStyle w:val="pxrrp"/>
      </w:pPr>
      <w:r>
        <w:t xml:space="preserve">Specific requirements of N.Y. Not-for-Profit Corp. Law, see </w:t>
      </w:r>
      <w:r>
        <w:rPr>
          <w:rStyle w:val="pxrc"/>
          <w:color w:val="FF0000"/>
          <w:sz w:val="20"/>
          <w:szCs w:val="20"/>
          <w:vertAlign w:val="superscript"/>
        </w:rPr>
        <w:t>►</w:t>
      </w:r>
      <w:r>
        <w:rPr>
          <w:rStyle w:val="pxrc"/>
        </w:rPr>
        <w:fldChar w:fldCharType="begin"/>
      </w:r>
      <w:r>
        <w:rPr>
          <w:rStyle w:val="pxrc"/>
        </w:rPr>
        <w:instrText>rc.ref.id="I0619WK"</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07" w:author="Cara Cardinale" w:date="2025-01-19T12:36:00Z">
        <w:r w:rsidR="00890239">
          <w:rPr>
            <w:rStyle w:val="pxrc"/>
          </w:rPr>
          <w:t>1</w:t>
        </w:r>
      </w:ins>
      <w:del w:id="1308" w:author="Cara Cardinale" w:date="2025-01-19T12:36:00Z">
        <w:r w:rsidDel="00890239">
          <w:rPr>
            <w:rStyle w:val="pxrc"/>
          </w:rPr>
          <w:delText>2</w:delText>
        </w:r>
      </w:del>
      <w:r>
        <w:t>.</w:t>
      </w:r>
    </w:p>
    <w:p w14:paraId="58BCC48A" w14:textId="77777777" w:rsidR="00000000" w:rsidRDefault="00000000">
      <w:pPr>
        <w:pStyle w:val="pxrrp"/>
      </w:pPr>
    </w:p>
  </w:footnote>
  <w:footnote w:id="197">
    <w:p w14:paraId="5CCCD9A4"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9C65DEB"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st.ref.id="I0056FH"</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1301(a)</w:t>
      </w:r>
      <w:r>
        <w:t>.</w:t>
      </w:r>
    </w:p>
    <w:p w14:paraId="0A0DC515" w14:textId="77777777" w:rsidR="00FB29D8" w:rsidRDefault="00FB29D8">
      <w:pPr>
        <w:pStyle w:val="pxrr"/>
        <w:spacing w:before="180"/>
        <w:rPr>
          <w:sz w:val="24"/>
          <w:szCs w:val="24"/>
        </w:rPr>
      </w:pPr>
      <w:r>
        <w:rPr>
          <w:rStyle w:val="pxvis"/>
          <w:rFonts w:cs="Arial"/>
          <w:bCs/>
          <w:szCs w:val="28"/>
        </w:rPr>
        <w:t>Research References</w:t>
      </w:r>
    </w:p>
    <w:p w14:paraId="4D4E7FC2" w14:textId="77777777" w:rsidR="00FB29D8" w:rsidRDefault="00FB29D8">
      <w:pPr>
        <w:pStyle w:val="pxrrp"/>
      </w:pPr>
      <w:r>
        <w:t xml:space="preserve">Application of foreign corporations to conduct activities, </w:t>
      </w:r>
      <w:r>
        <w:rPr>
          <w:rStyle w:val="pxrc"/>
          <w:color w:val="FF0000"/>
          <w:sz w:val="20"/>
          <w:szCs w:val="20"/>
          <w:vertAlign w:val="superscript"/>
        </w:rPr>
        <w:t>►</w:t>
      </w:r>
      <w:r>
        <w:rPr>
          <w:rStyle w:val="pxrc"/>
        </w:rPr>
        <w:fldChar w:fldCharType="begin"/>
      </w:r>
      <w:r>
        <w:rPr>
          <w:rStyle w:val="pxrc"/>
        </w:rPr>
        <w:instrText>rc.ref.id="I007ZKD"</w:instrText>
      </w:r>
      <w:r>
        <w:rPr>
          <w:rStyle w:val="pxrc"/>
        </w:rPr>
        <w:fldChar w:fldCharType="end"/>
      </w:r>
      <w:r>
        <w:rPr>
          <w:rStyle w:val="pxrc"/>
        </w:rPr>
        <w:t xml:space="preserve">N.Y. Jur. 2d, Business Relationships </w:t>
      </w:r>
      <w:r>
        <w:rPr>
          <w:rStyle w:val="pxrc"/>
          <w:vanish/>
        </w:rPr>
        <w:t>&amp;s;</w:t>
      </w:r>
      <w:del w:id="1309" w:author="Cara Cardinale" w:date="2025-01-18T18:14:00Z">
        <w:r w:rsidDel="00AE026D">
          <w:rPr>
            <w:rStyle w:val="pxvis"/>
            <w:rFonts w:ascii="Times NewRoman" w:hAnsi="Times NewRoman"/>
            <w:b w:val="0"/>
            <w:sz w:val="24"/>
          </w:rPr>
          <w:delText>§</w:delText>
        </w:r>
        <w:r w:rsidDel="00AE026D">
          <w:rPr>
            <w:rStyle w:val="pxrc"/>
          </w:rPr>
          <w:delText>223</w:delText>
        </w:r>
      </w:del>
      <w:ins w:id="1310" w:author="Cara Cardinale" w:date="2025-01-18T18:14:00Z">
        <w:r w:rsidR="00AE026D">
          <w:rPr>
            <w:rStyle w:val="pxvis"/>
            <w:rFonts w:ascii="Times NewRoman" w:hAnsi="Times NewRoman"/>
            <w:b w:val="0"/>
            <w:sz w:val="24"/>
          </w:rPr>
          <w:t>§216</w:t>
        </w:r>
      </w:ins>
      <w:r>
        <w:t>.</w:t>
      </w:r>
    </w:p>
    <w:p w14:paraId="57881A1B" w14:textId="77777777" w:rsidR="00000000" w:rsidRDefault="00000000">
      <w:pPr>
        <w:pStyle w:val="pxrrp"/>
      </w:pPr>
    </w:p>
  </w:footnote>
  <w:footnote w:id="198">
    <w:p w14:paraId="1B5E557A"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D01F0BB"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st.ref.id="I00ASP9"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1304(a)</w:t>
      </w:r>
      <w:r>
        <w:t>.</w:t>
      </w:r>
    </w:p>
    <w:p w14:paraId="1E7CED62" w14:textId="77777777" w:rsidR="00FB29D8" w:rsidRDefault="00FB29D8">
      <w:pPr>
        <w:pStyle w:val="pxrr"/>
        <w:spacing w:before="180"/>
        <w:rPr>
          <w:sz w:val="24"/>
          <w:szCs w:val="24"/>
        </w:rPr>
      </w:pPr>
      <w:r>
        <w:rPr>
          <w:rStyle w:val="pxvis"/>
          <w:rFonts w:cs="Arial"/>
          <w:bCs/>
          <w:szCs w:val="28"/>
        </w:rPr>
        <w:t>Research References</w:t>
      </w:r>
    </w:p>
    <w:p w14:paraId="39AB8BF6" w14:textId="77777777" w:rsidR="00FB29D8" w:rsidRDefault="00FB29D8">
      <w:pPr>
        <w:pStyle w:val="pxrrp"/>
      </w:pPr>
      <w:r>
        <w:t xml:space="preserve">Application of foreign corporations to conduct activities, </w:t>
      </w:r>
      <w:r>
        <w:rPr>
          <w:rStyle w:val="pxrc"/>
          <w:color w:val="FF0000"/>
          <w:sz w:val="20"/>
          <w:szCs w:val="20"/>
          <w:vertAlign w:val="superscript"/>
        </w:rPr>
        <w:t>►</w:t>
      </w:r>
      <w:r>
        <w:rPr>
          <w:rStyle w:val="pxrc"/>
        </w:rPr>
        <w:fldChar w:fldCharType="begin"/>
      </w:r>
      <w:r>
        <w:rPr>
          <w:rStyle w:val="pxrc"/>
        </w:rPr>
        <w:instrText>rc.ref.id="I00DLU5"</w:instrText>
      </w:r>
      <w:r>
        <w:rPr>
          <w:rStyle w:val="pxrc"/>
        </w:rPr>
        <w:fldChar w:fldCharType="end"/>
      </w:r>
      <w:r>
        <w:rPr>
          <w:rStyle w:val="pxrc"/>
        </w:rPr>
        <w:t xml:space="preserve">N.Y. Jur. 2d, Business Relationships </w:t>
      </w:r>
      <w:r>
        <w:rPr>
          <w:rStyle w:val="pxrc"/>
          <w:vanish/>
        </w:rPr>
        <w:t>&amp;s;</w:t>
      </w:r>
      <w:del w:id="1311" w:author="Cara Cardinale" w:date="2025-01-18T18:14:00Z">
        <w:r w:rsidDel="00AE026D">
          <w:rPr>
            <w:rStyle w:val="pxvis"/>
            <w:rFonts w:ascii="Times NewRoman" w:hAnsi="Times NewRoman"/>
            <w:b w:val="0"/>
            <w:sz w:val="24"/>
          </w:rPr>
          <w:delText>§</w:delText>
        </w:r>
        <w:r w:rsidDel="00AE026D">
          <w:rPr>
            <w:rStyle w:val="pxrc"/>
          </w:rPr>
          <w:delText>223</w:delText>
        </w:r>
      </w:del>
      <w:ins w:id="1312" w:author="Cara Cardinale" w:date="2025-01-18T18:14:00Z">
        <w:r w:rsidR="00AE026D">
          <w:rPr>
            <w:rStyle w:val="pxvis"/>
            <w:rFonts w:ascii="Times NewRoman" w:hAnsi="Times NewRoman"/>
            <w:b w:val="0"/>
            <w:sz w:val="24"/>
          </w:rPr>
          <w:t>§216</w:t>
        </w:r>
      </w:ins>
      <w:r>
        <w:t>.</w:t>
      </w:r>
    </w:p>
    <w:p w14:paraId="05254186" w14:textId="77777777" w:rsidR="00000000" w:rsidRDefault="00000000">
      <w:pPr>
        <w:pStyle w:val="pxrrp"/>
      </w:pPr>
    </w:p>
  </w:footnote>
  <w:footnote w:id="199">
    <w:p w14:paraId="014F6D67"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F24B2FA"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For definition and general background of associations, see </w:t>
      </w:r>
      <w:r>
        <w:rPr>
          <w:rStyle w:val="pxx"/>
          <w:color w:val="FF0000"/>
          <w:sz w:val="20"/>
          <w:szCs w:val="20"/>
          <w:vertAlign w:val="superscript"/>
        </w:rPr>
        <w:t>►</w:t>
      </w:r>
      <w:r>
        <w:rPr>
          <w:rStyle w:val="pxx"/>
        </w:rPr>
        <w:fldChar w:fldCharType="begin"/>
      </w:r>
      <w:r>
        <w:rPr>
          <w:rStyle w:val="pxx"/>
        </w:rPr>
        <w:instrText>x.ref.id="I00GEZ1"</w:instrText>
      </w:r>
      <w:r>
        <w:rPr>
          <w:rStyle w:val="pxx"/>
        </w:rPr>
        <w:fldChar w:fldCharType="end"/>
      </w:r>
      <w:r>
        <w:rPr>
          <w:rStyle w:val="pxx"/>
          <w:vanish/>
        </w:rPr>
        <w:t>&amp;s;</w:t>
      </w:r>
      <w:r>
        <w:rPr>
          <w:rStyle w:val="pxvis"/>
          <w:rFonts w:ascii="Times NewRoman" w:hAnsi="Times NewRoman"/>
          <w:b w:val="0"/>
          <w:sz w:val="24"/>
        </w:rPr>
        <w:t>§</w:t>
      </w:r>
      <w:r>
        <w:rPr>
          <w:rStyle w:val="pxx"/>
        </w:rPr>
        <w:t>30:18</w:t>
      </w:r>
      <w:r>
        <w:t>.</w:t>
      </w:r>
    </w:p>
    <w:p w14:paraId="1DF30142" w14:textId="77777777" w:rsidR="00000000" w:rsidRDefault="00000000">
      <w:pPr>
        <w:pStyle w:val="pxp"/>
      </w:pPr>
    </w:p>
  </w:footnote>
  <w:footnote w:id="200">
    <w:p w14:paraId="0E83F727"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7AD5327"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st.ref.id="I002DAO"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4F5C0404" w14:textId="77777777" w:rsidR="00FB29D8" w:rsidRDefault="00FB29D8">
      <w:pPr>
        <w:pStyle w:val="pxrr"/>
        <w:spacing w:before="180"/>
        <w:rPr>
          <w:sz w:val="24"/>
          <w:szCs w:val="24"/>
        </w:rPr>
      </w:pPr>
      <w:r>
        <w:rPr>
          <w:rStyle w:val="pxvis"/>
          <w:rFonts w:cs="Arial"/>
          <w:bCs/>
          <w:szCs w:val="28"/>
        </w:rPr>
        <w:t>Research References</w:t>
      </w:r>
    </w:p>
    <w:p w14:paraId="1812E93E" w14:textId="77777777"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rc.ref.id="I0619WA"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13" w:author="Cara Cardinale" w:date="2025-01-19T12:36:00Z">
        <w:r w:rsidR="00890239">
          <w:rPr>
            <w:rStyle w:val="pxrc"/>
          </w:rPr>
          <w:t>1</w:t>
        </w:r>
      </w:ins>
      <w:del w:id="1314" w:author="Cara Cardinale" w:date="2025-01-19T12:36:00Z">
        <w:r w:rsidDel="00890239">
          <w:rPr>
            <w:rStyle w:val="pxrc"/>
          </w:rPr>
          <w:delText>2</w:delText>
        </w:r>
      </w:del>
      <w:r>
        <w:t>.</w:t>
      </w:r>
    </w:p>
    <w:p w14:paraId="288AB68F" w14:textId="77777777" w:rsidR="00000000" w:rsidRDefault="00000000">
      <w:pPr>
        <w:pStyle w:val="pxrrp"/>
      </w:pPr>
    </w:p>
  </w:footnote>
  <w:footnote w:id="201">
    <w:p w14:paraId="6C8A46EA"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0FCF7D57"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Where the certificate of incorporation is for the incorporation of an unincorporated association or group, the members of such association or group shall be members of the corporation so created. </w:t>
      </w:r>
      <w:r>
        <w:rPr>
          <w:rStyle w:val="pxst"/>
          <w:color w:val="FF0000"/>
          <w:sz w:val="20"/>
          <w:szCs w:val="20"/>
          <w:vertAlign w:val="superscript"/>
        </w:rPr>
        <w:t>►</w:t>
      </w:r>
      <w:r>
        <w:rPr>
          <w:rStyle w:val="pxst"/>
        </w:rPr>
        <w:fldChar w:fldCharType="begin"/>
      </w:r>
      <w:r>
        <w:rPr>
          <w:rStyle w:val="pxst"/>
        </w:rPr>
        <w:instrText>st.ref.id="I05X26Y"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26082FAD" w14:textId="77777777" w:rsidR="00000000" w:rsidRDefault="00000000">
      <w:pPr>
        <w:pStyle w:val="pxp"/>
      </w:pPr>
    </w:p>
  </w:footnote>
  <w:footnote w:id="202">
    <w:p w14:paraId="2319B4C0"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C37E65E"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Where the certificate of incorporation is for the incorporation of an unincorporated association or group, all property owned by or held for the unincorporated association or group shall belong to and vest in the corporation, subject to all existing incumbrances and claims as if incorporation had not taken place. </w:t>
      </w:r>
      <w:r>
        <w:rPr>
          <w:rStyle w:val="pxst"/>
          <w:color w:val="FF0000"/>
          <w:sz w:val="20"/>
          <w:szCs w:val="20"/>
          <w:vertAlign w:val="superscript"/>
        </w:rPr>
        <w:t>►</w:t>
      </w:r>
      <w:r>
        <w:rPr>
          <w:rStyle w:val="pxst"/>
        </w:rPr>
        <w:fldChar w:fldCharType="begin"/>
      </w:r>
      <w:r>
        <w:rPr>
          <w:rStyle w:val="pxst"/>
        </w:rPr>
        <w:instrText>st.ref.id="I007ZKI"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778D7BF6" w14:textId="77777777" w:rsidR="00000000" w:rsidRDefault="00000000">
      <w:pPr>
        <w:pStyle w:val="pxp"/>
      </w:pPr>
    </w:p>
  </w:footnote>
  <w:footnote w:id="203">
    <w:p w14:paraId="09D98814"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946168B"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Where the certificate of incorporation is for the incorporation of an unincorporated association or group, all property owned by or held for the unincorporated association or group shall belong to and vest in the corporation, subject to all existing incumbrances and claims as if incorporation had not taken place. </w:t>
      </w:r>
      <w:r>
        <w:rPr>
          <w:rStyle w:val="pxst"/>
          <w:color w:val="FF0000"/>
          <w:sz w:val="20"/>
          <w:szCs w:val="20"/>
          <w:vertAlign w:val="superscript"/>
        </w:rPr>
        <w:t>►</w:t>
      </w:r>
      <w:r>
        <w:rPr>
          <w:rStyle w:val="pxst"/>
        </w:rPr>
        <w:fldChar w:fldCharType="begin"/>
      </w:r>
      <w:r>
        <w:rPr>
          <w:rStyle w:val="pxst"/>
        </w:rPr>
        <w:instrText>st.ref.id="I00ASPE"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10DBC3F1" w14:textId="77777777" w:rsidR="00000000" w:rsidRDefault="00000000">
      <w:pPr>
        <w:pStyle w:val="pxp"/>
      </w:pPr>
    </w:p>
  </w:footnote>
  <w:footnote w:id="204">
    <w:p w14:paraId="59F8A853"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35E65B3"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st.ref.id="I002DAT"</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47704CEF" w14:textId="77777777" w:rsidR="00000000" w:rsidRDefault="00000000">
      <w:pPr>
        <w:pStyle w:val="pxp"/>
      </w:pPr>
    </w:p>
  </w:footnote>
  <w:footnote w:id="205">
    <w:p w14:paraId="3A443C8C"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6D3AAE3"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st.ref.id="I0056FP"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401</w:t>
      </w:r>
      <w:r>
        <w:t>.</w:t>
      </w:r>
    </w:p>
    <w:p w14:paraId="614FB31C" w14:textId="77777777" w:rsidR="00FB29D8" w:rsidRDefault="00FB29D8">
      <w:pPr>
        <w:pStyle w:val="pxrr"/>
        <w:spacing w:before="180"/>
        <w:rPr>
          <w:sz w:val="24"/>
          <w:szCs w:val="24"/>
        </w:rPr>
      </w:pPr>
      <w:r>
        <w:rPr>
          <w:rStyle w:val="pxvis"/>
          <w:rFonts w:cs="Arial"/>
          <w:bCs/>
          <w:szCs w:val="28"/>
        </w:rPr>
        <w:t>Research References</w:t>
      </w:r>
    </w:p>
    <w:p w14:paraId="4997218C" w14:textId="77777777" w:rsidR="00FB29D8" w:rsidRDefault="00FB29D8">
      <w:pPr>
        <w:pStyle w:val="pxrrp"/>
      </w:pPr>
      <w:r>
        <w:t xml:space="preserve">Incorporators, see </w:t>
      </w:r>
      <w:r>
        <w:rPr>
          <w:rStyle w:val="pxrc"/>
          <w:color w:val="FF0000"/>
          <w:sz w:val="20"/>
          <w:szCs w:val="20"/>
          <w:vertAlign w:val="superscript"/>
        </w:rPr>
        <w:t>►</w:t>
      </w:r>
      <w:r>
        <w:rPr>
          <w:rStyle w:val="pxrc"/>
        </w:rPr>
        <w:fldChar w:fldCharType="begin"/>
      </w:r>
      <w:r>
        <w:rPr>
          <w:rStyle w:val="pxrc"/>
        </w:rPr>
        <w:instrText>rc.ref.id="I007ZKL"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ins w:id="1315" w:author="Cara Cardinale" w:date="2025-01-19T12:48:00Z">
        <w:r w:rsidR="00550FDB">
          <w:rPr>
            <w:rStyle w:val="pxrc"/>
          </w:rPr>
          <w:t>7</w:t>
        </w:r>
      </w:ins>
      <w:del w:id="1316" w:author="Cara Cardinale" w:date="2025-01-19T12:48:00Z">
        <w:r w:rsidDel="00550FDB">
          <w:rPr>
            <w:rStyle w:val="pxrc"/>
          </w:rPr>
          <w:delText>8</w:delText>
        </w:r>
      </w:del>
      <w:r>
        <w:t>.</w:t>
      </w:r>
    </w:p>
    <w:p w14:paraId="45EED2AC" w14:textId="77777777" w:rsidR="00000000" w:rsidRDefault="00000000">
      <w:pPr>
        <w:pStyle w:val="pxrrp"/>
      </w:pPr>
    </w:p>
  </w:footnote>
  <w:footnote w:id="206">
    <w:p w14:paraId="7614F004"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C48B9FF"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st.ref.id="I00DLUD"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w:t>
      </w:r>
      <w:r>
        <w:t>.</w:t>
      </w:r>
    </w:p>
    <w:p w14:paraId="2D143EE2" w14:textId="77777777" w:rsidR="00FB29D8" w:rsidRDefault="00FB29D8">
      <w:pPr>
        <w:pStyle w:val="pxrr"/>
        <w:spacing w:before="180"/>
        <w:rPr>
          <w:sz w:val="24"/>
          <w:szCs w:val="24"/>
        </w:rPr>
      </w:pPr>
      <w:r>
        <w:rPr>
          <w:rStyle w:val="pxvis"/>
          <w:rFonts w:cs="Arial"/>
          <w:bCs/>
          <w:szCs w:val="28"/>
        </w:rPr>
        <w:t>Research References</w:t>
      </w:r>
    </w:p>
    <w:p w14:paraId="7CBD365F" w14:textId="77777777"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rc.ref.id="I002DBY"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21" w:author="Cara Cardinale" w:date="2025-01-19T12:36:00Z">
        <w:r w:rsidR="00890239">
          <w:rPr>
            <w:rStyle w:val="pxrc"/>
          </w:rPr>
          <w:t>1</w:t>
        </w:r>
      </w:ins>
      <w:del w:id="1322" w:author="Cara Cardinale" w:date="2025-01-19T12:36:00Z">
        <w:r w:rsidDel="00890239">
          <w:rPr>
            <w:rStyle w:val="pxrc"/>
          </w:rPr>
          <w:delText>2</w:delText>
        </w:r>
      </w:del>
      <w:r>
        <w:t>.</w:t>
      </w:r>
    </w:p>
    <w:p w14:paraId="01DBC54A" w14:textId="77777777" w:rsidR="00000000" w:rsidRDefault="00000000">
      <w:pPr>
        <w:pStyle w:val="pxrrp"/>
      </w:pPr>
    </w:p>
  </w:footnote>
  <w:footnote w:id="207">
    <w:p w14:paraId="672C5536"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ACDF4B4"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st.ref.id="I002DC1"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3A316014" w14:textId="77777777" w:rsidR="00FB29D8" w:rsidRDefault="00FB29D8">
      <w:pPr>
        <w:pStyle w:val="pxrr"/>
        <w:spacing w:before="180"/>
        <w:rPr>
          <w:sz w:val="24"/>
          <w:szCs w:val="24"/>
        </w:rPr>
      </w:pPr>
      <w:r>
        <w:rPr>
          <w:rStyle w:val="pxvis"/>
          <w:rFonts w:cs="Arial"/>
          <w:bCs/>
          <w:szCs w:val="28"/>
        </w:rPr>
        <w:t>Research References</w:t>
      </w:r>
    </w:p>
    <w:p w14:paraId="133FAC12" w14:textId="77777777"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rc.ref.id="I0056GX"</w:instrText>
      </w:r>
      <w:r>
        <w:rPr>
          <w:rStyle w:val="pxrc"/>
        </w:rPr>
        <w:fldChar w:fldCharType="end"/>
      </w:r>
      <w:r>
        <w:rPr>
          <w:rStyle w:val="pxrc"/>
        </w:rPr>
        <w:t xml:space="preserve">N.Y. Jur. 2d, Business Relationships </w:t>
      </w:r>
      <w:r>
        <w:rPr>
          <w:rStyle w:val="pxrc"/>
          <w:vanish/>
        </w:rPr>
        <w:t>&amp;s;</w:t>
      </w:r>
      <w:del w:id="1323" w:author="Cara Cardinale" w:date="2025-01-18T18:19:00Z">
        <w:r w:rsidDel="00AE026D">
          <w:rPr>
            <w:rStyle w:val="pxvis"/>
            <w:rFonts w:ascii="Times NewRoman" w:hAnsi="Times NewRoman"/>
            <w:b w:val="0"/>
            <w:sz w:val="24"/>
          </w:rPr>
          <w:delText>§</w:delText>
        </w:r>
        <w:r w:rsidDel="00AE026D">
          <w:rPr>
            <w:rStyle w:val="pxrc"/>
          </w:rPr>
          <w:delText>69</w:delText>
        </w:r>
      </w:del>
      <w:ins w:id="1324" w:author="Cara Cardinale" w:date="2025-01-18T18:19:00Z">
        <w:r w:rsidR="00AE026D">
          <w:rPr>
            <w:rStyle w:val="pxvis"/>
            <w:rFonts w:ascii="Times NewRoman" w:hAnsi="Times NewRoman"/>
            <w:b w:val="0"/>
            <w:sz w:val="24"/>
          </w:rPr>
          <w:t>§68</w:t>
        </w:r>
      </w:ins>
      <w:r>
        <w:t>.</w:t>
      </w:r>
    </w:p>
    <w:p w14:paraId="0CB8E8FD" w14:textId="77777777" w:rsidR="00000000" w:rsidRDefault="00000000">
      <w:pPr>
        <w:pStyle w:val="pxrrp"/>
      </w:pPr>
    </w:p>
  </w:footnote>
  <w:footnote w:id="208">
    <w:p w14:paraId="2CCED919"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66B6DD9"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st.ref.id="I00ASQP"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3261E889" w14:textId="77777777" w:rsidR="00FB29D8" w:rsidRDefault="00FB29D8">
      <w:pPr>
        <w:pStyle w:val="pxrr"/>
        <w:spacing w:before="180"/>
        <w:rPr>
          <w:sz w:val="24"/>
          <w:szCs w:val="24"/>
        </w:rPr>
      </w:pPr>
      <w:r>
        <w:rPr>
          <w:rStyle w:val="pxvis"/>
          <w:rFonts w:cs="Arial"/>
          <w:bCs/>
          <w:szCs w:val="28"/>
        </w:rPr>
        <w:t>Research References</w:t>
      </w:r>
    </w:p>
    <w:p w14:paraId="7122AD47" w14:textId="77777777"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rc.ref.id="I00DLVL"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25" w:author="Cara Cardinale" w:date="2025-01-19T12:36:00Z">
        <w:r w:rsidR="00890239">
          <w:rPr>
            <w:rStyle w:val="pxrc"/>
          </w:rPr>
          <w:t>1</w:t>
        </w:r>
      </w:ins>
      <w:del w:id="1326" w:author="Cara Cardinale" w:date="2025-01-19T12:36:00Z">
        <w:r w:rsidDel="00890239">
          <w:rPr>
            <w:rStyle w:val="pxrc"/>
          </w:rPr>
          <w:delText>2</w:delText>
        </w:r>
      </w:del>
      <w:r>
        <w:t>.</w:t>
      </w:r>
    </w:p>
    <w:p w14:paraId="5A5E7101" w14:textId="77777777" w:rsidR="00000000" w:rsidRDefault="00000000">
      <w:pPr>
        <w:pStyle w:val="pxrrp"/>
      </w:pPr>
    </w:p>
  </w:footnote>
  <w:footnote w:id="209">
    <w:p w14:paraId="74222913"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D8EA574"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st.ref.id="I002DC3"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446E2E2E" w14:textId="77777777" w:rsidR="00FB29D8" w:rsidRDefault="00FB29D8">
      <w:pPr>
        <w:pStyle w:val="pxrr"/>
        <w:spacing w:before="180"/>
        <w:rPr>
          <w:sz w:val="24"/>
          <w:szCs w:val="24"/>
        </w:rPr>
      </w:pPr>
      <w:r>
        <w:rPr>
          <w:rStyle w:val="pxvis"/>
          <w:rFonts w:cs="Arial"/>
          <w:bCs/>
          <w:szCs w:val="28"/>
        </w:rPr>
        <w:t>Research References</w:t>
      </w:r>
    </w:p>
    <w:p w14:paraId="51EE68C9" w14:textId="77777777"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rc.ref.id="I0056GZ"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27" w:author="Cara Cardinale" w:date="2025-01-19T12:36:00Z">
        <w:r w:rsidR="00890239">
          <w:rPr>
            <w:rStyle w:val="pxrc"/>
          </w:rPr>
          <w:t>1</w:t>
        </w:r>
      </w:ins>
      <w:del w:id="1328" w:author="Cara Cardinale" w:date="2025-01-19T12:36:00Z">
        <w:r w:rsidDel="00890239">
          <w:rPr>
            <w:rStyle w:val="pxrc"/>
          </w:rPr>
          <w:delText>2</w:delText>
        </w:r>
      </w:del>
      <w:r>
        <w:t>.</w:t>
      </w:r>
    </w:p>
    <w:p w14:paraId="4236CB33" w14:textId="77777777" w:rsidR="00000000" w:rsidRDefault="00000000">
      <w:pPr>
        <w:pStyle w:val="pxrrp"/>
      </w:pPr>
    </w:p>
  </w:footnote>
  <w:footnote w:id="210">
    <w:p w14:paraId="4B1E37BF"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14D7A85"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st.ref.id="I007ZLV"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104(f)</w:t>
      </w:r>
      <w:r>
        <w:t>.</w:t>
      </w:r>
    </w:p>
    <w:p w14:paraId="74621BE0" w14:textId="77777777" w:rsidR="00FB29D8" w:rsidRDefault="00FB29D8">
      <w:pPr>
        <w:pStyle w:val="pxrr"/>
        <w:spacing w:before="180"/>
        <w:rPr>
          <w:sz w:val="24"/>
          <w:szCs w:val="24"/>
        </w:rPr>
      </w:pPr>
      <w:r>
        <w:rPr>
          <w:rStyle w:val="pxvis"/>
          <w:rFonts w:cs="Arial"/>
          <w:bCs/>
          <w:szCs w:val="28"/>
        </w:rPr>
        <w:t>Research References</w:t>
      </w:r>
    </w:p>
    <w:p w14:paraId="72D45F3A" w14:textId="77777777" w:rsidR="00FB29D8" w:rsidRDefault="00FB29D8">
      <w:pPr>
        <w:pStyle w:val="pxrrp"/>
      </w:pPr>
      <w:r>
        <w:t xml:space="preserve">Effective date of certificate; effect of filing, </w:t>
      </w:r>
      <w:r>
        <w:rPr>
          <w:rStyle w:val="pxrc"/>
          <w:color w:val="FF0000"/>
          <w:sz w:val="20"/>
          <w:szCs w:val="20"/>
          <w:vertAlign w:val="superscript"/>
        </w:rPr>
        <w:t>►</w:t>
      </w:r>
      <w:r>
        <w:rPr>
          <w:rStyle w:val="pxrc"/>
        </w:rPr>
        <w:fldChar w:fldCharType="begin"/>
      </w:r>
      <w:r>
        <w:rPr>
          <w:rStyle w:val="pxrc"/>
        </w:rPr>
        <w:instrText>rc.ref.id="I00ASQR"</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329" w:author="Cara Cardinale" w:date="2025-01-18T18:20:00Z">
        <w:r w:rsidDel="00AE026D">
          <w:rPr>
            <w:rStyle w:val="pxrc"/>
          </w:rPr>
          <w:delText>83, 84</w:delText>
        </w:r>
      </w:del>
      <w:ins w:id="1330" w:author="Cara Cardinale" w:date="2025-01-18T18:20:00Z">
        <w:r w:rsidR="00AE026D">
          <w:rPr>
            <w:rStyle w:val="pxrc"/>
          </w:rPr>
          <w:t>81, 82</w:t>
        </w:r>
      </w:ins>
      <w:r>
        <w:t>.</w:t>
      </w:r>
    </w:p>
    <w:p w14:paraId="585621D7" w14:textId="77777777" w:rsidR="00000000" w:rsidRDefault="00000000">
      <w:pPr>
        <w:pStyle w:val="pxrrp"/>
      </w:pPr>
    </w:p>
  </w:footnote>
  <w:footnote w:id="211">
    <w:p w14:paraId="7B5D12FD"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CAE649A"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st.ref.id="I0619IA"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w:t>
      </w:r>
      <w:r>
        <w:t>.</w:t>
      </w:r>
    </w:p>
    <w:p w14:paraId="095648FB" w14:textId="77777777" w:rsidR="00FB29D8" w:rsidRDefault="00FB29D8">
      <w:pPr>
        <w:pStyle w:val="pxrr"/>
        <w:spacing w:before="180"/>
        <w:rPr>
          <w:sz w:val="24"/>
          <w:szCs w:val="24"/>
        </w:rPr>
      </w:pPr>
      <w:r>
        <w:rPr>
          <w:rStyle w:val="pxvis"/>
          <w:rFonts w:cs="Arial"/>
          <w:bCs/>
          <w:szCs w:val="28"/>
        </w:rPr>
        <w:t>Research References</w:t>
      </w:r>
    </w:p>
    <w:p w14:paraId="4E3A8147"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rc.ref.id="I0056MM"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35" w:author="Cara Cardinale" w:date="2025-01-19T12:36:00Z">
        <w:r w:rsidR="00890239">
          <w:rPr>
            <w:rStyle w:val="pxrc"/>
          </w:rPr>
          <w:t>1</w:t>
        </w:r>
      </w:ins>
      <w:del w:id="1336" w:author="Cara Cardinale" w:date="2025-01-19T12:36:00Z">
        <w:r w:rsidDel="00890239">
          <w:rPr>
            <w:rStyle w:val="pxrc"/>
          </w:rPr>
          <w:delText>2</w:delText>
        </w:r>
      </w:del>
      <w:r>
        <w:t>.</w:t>
      </w:r>
    </w:p>
    <w:p w14:paraId="357E4E32" w14:textId="77777777" w:rsidR="00000000" w:rsidRDefault="00000000">
      <w:pPr>
        <w:pStyle w:val="pxrrp"/>
      </w:pPr>
    </w:p>
  </w:footnote>
  <w:footnote w:id="212">
    <w:p w14:paraId="498A9FF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628A638"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st.ref.id="I007ZRI"</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104(a), 402(a)(1)</w:t>
      </w:r>
      <w:r>
        <w:t>.</w:t>
      </w:r>
    </w:p>
    <w:p w14:paraId="407D8F1B"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For discussion of requisites of a name for a not-for-profit corporation, see </w:t>
      </w:r>
      <w:r>
        <w:rPr>
          <w:rStyle w:val="pxx"/>
          <w:color w:val="FF0000"/>
          <w:sz w:val="20"/>
          <w:szCs w:val="20"/>
          <w:vertAlign w:val="superscript"/>
        </w:rPr>
        <w:t>►</w:t>
      </w:r>
      <w:r>
        <w:rPr>
          <w:rStyle w:val="pxx"/>
        </w:rPr>
        <w:fldChar w:fldCharType="begin"/>
      </w:r>
      <w:r>
        <w:rPr>
          <w:rStyle w:val="pxx"/>
        </w:rPr>
        <w:instrText>x.ref.id="I00DM1A"</w:instrText>
      </w:r>
      <w:r>
        <w:rPr>
          <w:rStyle w:val="pxx"/>
        </w:rPr>
        <w:fldChar w:fldCharType="end"/>
      </w:r>
      <w:r>
        <w:rPr>
          <w:rStyle w:val="pxx"/>
          <w:vanish/>
        </w:rPr>
        <w:t>&amp;s;</w:t>
      </w:r>
      <w:r>
        <w:rPr>
          <w:rStyle w:val="pxvis"/>
          <w:rFonts w:ascii="Times NewRoman" w:hAnsi="Times NewRoman"/>
          <w:b w:val="0"/>
          <w:sz w:val="24"/>
        </w:rPr>
        <w:t>§</w:t>
      </w:r>
      <w:r>
        <w:rPr>
          <w:rStyle w:val="pxx"/>
        </w:rPr>
        <w:t>30:46</w:t>
      </w:r>
      <w:r>
        <w:t>.</w:t>
      </w:r>
    </w:p>
    <w:p w14:paraId="2BE7D3B4" w14:textId="77777777" w:rsidR="00000000" w:rsidRDefault="00000000">
      <w:pPr>
        <w:pStyle w:val="pxp"/>
      </w:pPr>
    </w:p>
  </w:footnote>
  <w:footnote w:id="213">
    <w:p w14:paraId="77B17282"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D82E86C"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st.ref.id="I002DHT"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521B7989" w14:textId="77777777" w:rsidR="00FB29D8" w:rsidRDefault="00FB29D8">
      <w:pPr>
        <w:pStyle w:val="pxrr"/>
        <w:spacing w:before="180"/>
        <w:rPr>
          <w:sz w:val="24"/>
          <w:szCs w:val="24"/>
        </w:rPr>
      </w:pPr>
      <w:r>
        <w:rPr>
          <w:rStyle w:val="pxvis"/>
          <w:rFonts w:cs="Arial"/>
          <w:bCs/>
          <w:szCs w:val="28"/>
        </w:rPr>
        <w:t>Research References</w:t>
      </w:r>
    </w:p>
    <w:p w14:paraId="031251D1" w14:textId="77777777" w:rsidR="00FB29D8" w:rsidRDefault="00FB29D8">
      <w:pPr>
        <w:pStyle w:val="pxrrp"/>
      </w:pPr>
      <w:r>
        <w:t xml:space="preserve">Limitations and conditions governing choice of name, </w:t>
      </w:r>
      <w:r>
        <w:rPr>
          <w:rStyle w:val="pxrc"/>
          <w:color w:val="FF0000"/>
          <w:sz w:val="20"/>
          <w:szCs w:val="20"/>
          <w:vertAlign w:val="superscript"/>
        </w:rPr>
        <w:t>►</w:t>
      </w:r>
      <w:r>
        <w:rPr>
          <w:rStyle w:val="pxrc"/>
        </w:rPr>
        <w:fldChar w:fldCharType="begin"/>
      </w:r>
      <w:r>
        <w:rPr>
          <w:rStyle w:val="pxrc"/>
        </w:rPr>
        <w:instrText>rc.ref.id="I0619I0"</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w:t>
      </w:r>
      <w:ins w:id="1337" w:author="Cara Cardinale" w:date="2025-01-19T13:11:00Z">
        <w:r w:rsidR="00F86204">
          <w:rPr>
            <w:rStyle w:val="pxrc"/>
          </w:rPr>
          <w:t>64</w:t>
        </w:r>
      </w:ins>
      <w:del w:id="1338" w:author="Cara Cardinale" w:date="2025-01-19T13:11:00Z">
        <w:r w:rsidDel="00F86204">
          <w:rPr>
            <w:rStyle w:val="pxrc"/>
          </w:rPr>
          <w:delText>70</w:delText>
        </w:r>
      </w:del>
      <w:r>
        <w:rPr>
          <w:rStyle w:val="pxrc"/>
        </w:rPr>
        <w:t xml:space="preserve"> to </w:t>
      </w:r>
      <w:del w:id="1339" w:author="Cara Cardinale" w:date="2025-01-19T13:11:00Z">
        <w:r w:rsidDel="00F86204">
          <w:rPr>
            <w:rStyle w:val="pxrc"/>
          </w:rPr>
          <w:delText>1830</w:delText>
        </w:r>
      </w:del>
      <w:ins w:id="1340" w:author="Cara Cardinale" w:date="2025-01-19T13:11:00Z">
        <w:r w:rsidR="00F86204">
          <w:rPr>
            <w:rStyle w:val="pxrc"/>
          </w:rPr>
          <w:t>179</w:t>
        </w:r>
      </w:ins>
      <w:r>
        <w:t>.</w:t>
      </w:r>
    </w:p>
    <w:p w14:paraId="70D9789E" w14:textId="77777777" w:rsidR="00000000" w:rsidRDefault="00000000">
      <w:pPr>
        <w:pStyle w:val="pxrrp"/>
      </w:pPr>
    </w:p>
  </w:footnote>
  <w:footnote w:id="214">
    <w:p w14:paraId="61F5405B"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8B2D6AD"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st.ref.id="I007ZRN"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w:t>
      </w:r>
      <w:r>
        <w:t>.</w:t>
      </w:r>
    </w:p>
    <w:p w14:paraId="1FE268BE" w14:textId="77777777" w:rsidR="00000000" w:rsidRDefault="00000000">
      <w:pPr>
        <w:pStyle w:val="pxp"/>
      </w:pPr>
    </w:p>
  </w:footnote>
  <w:footnote w:id="215">
    <w:p w14:paraId="4BD8F5D9"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D5C61D8"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st.ref.id="I00DM1F"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402(a)(2-a)</w:t>
      </w:r>
      <w:r>
        <w:t>. Any corporation may also set forth any activities that it intends to carry out in furtherance of such purpose or purposes; provided that this will not be interpreted to require that the certificate of incorporation set forth such activities or otherwise state how the corporation's purposes will be achieved.</w:t>
      </w:r>
    </w:p>
    <w:p w14:paraId="3C227768"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The purposes for which not-for-profit corporations may be organized under the Law are set forth in </w:t>
      </w:r>
      <w:r>
        <w:rPr>
          <w:rStyle w:val="pxst"/>
          <w:color w:val="FF0000"/>
          <w:sz w:val="20"/>
          <w:szCs w:val="20"/>
          <w:vertAlign w:val="superscript"/>
        </w:rPr>
        <w:t>►</w:t>
      </w:r>
      <w:r>
        <w:rPr>
          <w:rStyle w:val="pxst"/>
        </w:rPr>
        <w:fldChar w:fldCharType="begin"/>
      </w:r>
      <w:r>
        <w:rPr>
          <w:rStyle w:val="pxst"/>
        </w:rPr>
        <w:instrText>st.ref.id="I00GF6B"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w:t>
      </w:r>
      <w:r>
        <w:t>.</w:t>
      </w:r>
    </w:p>
    <w:p w14:paraId="114BA5C1"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See the discussion of purposes and powers, generally, in </w:t>
      </w:r>
      <w:r>
        <w:rPr>
          <w:rStyle w:val="pxx"/>
          <w:color w:val="FF0000"/>
          <w:sz w:val="20"/>
          <w:szCs w:val="20"/>
          <w:vertAlign w:val="superscript"/>
        </w:rPr>
        <w:t>►</w:t>
      </w:r>
      <w:r>
        <w:rPr>
          <w:rStyle w:val="pxx"/>
        </w:rPr>
        <w:fldChar w:fldCharType="begin"/>
      </w:r>
      <w:r>
        <w:rPr>
          <w:rStyle w:val="pxx"/>
        </w:rPr>
        <w:instrText>x.ref.id="I002DHY"</w:instrText>
      </w:r>
      <w:r>
        <w:rPr>
          <w:rStyle w:val="pxx"/>
        </w:rPr>
        <w:fldChar w:fldCharType="end"/>
      </w:r>
      <w:r>
        <w:rPr>
          <w:rStyle w:val="pxx"/>
          <w:vanish/>
        </w:rPr>
        <w:t>&amp;s;</w:t>
      </w:r>
      <w:r>
        <w:rPr>
          <w:rStyle w:val="pxvis"/>
          <w:rFonts w:ascii="Times NewRoman" w:hAnsi="Times NewRoman"/>
          <w:b w:val="0"/>
          <w:sz w:val="24"/>
        </w:rPr>
        <w:t>§</w:t>
      </w:r>
      <w:r>
        <w:rPr>
          <w:rStyle w:val="pxx"/>
        </w:rPr>
        <w:t>30:35</w:t>
      </w:r>
      <w:r>
        <w:t xml:space="preserve">, and the discussion concerning statement of purposes in the certificate of incorporation in </w:t>
      </w:r>
      <w:r>
        <w:rPr>
          <w:rStyle w:val="pxx"/>
          <w:color w:val="FF0000"/>
          <w:sz w:val="20"/>
          <w:szCs w:val="20"/>
          <w:vertAlign w:val="superscript"/>
        </w:rPr>
        <w:t>►</w:t>
      </w:r>
      <w:r>
        <w:rPr>
          <w:rStyle w:val="pxx"/>
        </w:rPr>
        <w:fldChar w:fldCharType="begin"/>
      </w:r>
      <w:r>
        <w:rPr>
          <w:rStyle w:val="pxx"/>
        </w:rPr>
        <w:instrText>x.ref.id="I0056MU"</w:instrText>
      </w:r>
      <w:r>
        <w:rPr>
          <w:rStyle w:val="pxx"/>
        </w:rPr>
        <w:fldChar w:fldCharType="end"/>
      </w:r>
      <w:r>
        <w:rPr>
          <w:rStyle w:val="pxx"/>
          <w:vanish/>
        </w:rPr>
        <w:t>&amp;s;</w:t>
      </w:r>
      <w:r>
        <w:rPr>
          <w:rStyle w:val="pxvis"/>
          <w:rFonts w:ascii="Times NewRoman" w:hAnsi="Times NewRoman"/>
          <w:b w:val="0"/>
          <w:sz w:val="24"/>
        </w:rPr>
        <w:t>§</w:t>
      </w:r>
      <w:r>
        <w:rPr>
          <w:rStyle w:val="pxx"/>
        </w:rPr>
        <w:t>30:40</w:t>
      </w:r>
      <w:r>
        <w:t>.</w:t>
      </w:r>
    </w:p>
    <w:p w14:paraId="1E228FD8" w14:textId="77777777" w:rsidR="00FB29D8" w:rsidRDefault="00FB29D8">
      <w:pPr>
        <w:pStyle w:val="pxrr"/>
        <w:spacing w:before="180"/>
        <w:rPr>
          <w:sz w:val="24"/>
          <w:szCs w:val="24"/>
        </w:rPr>
      </w:pPr>
      <w:r>
        <w:rPr>
          <w:rStyle w:val="pxvis"/>
          <w:rFonts w:cs="Arial"/>
          <w:bCs/>
          <w:szCs w:val="28"/>
        </w:rPr>
        <w:t>Research References</w:t>
      </w:r>
    </w:p>
    <w:p w14:paraId="2EF503D2" w14:textId="77777777" w:rsidR="00FB29D8" w:rsidRDefault="00FB29D8">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rc.ref.id="I007ZRQ"</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ins w:id="1341" w:author="Cara Cardinale" w:date="2025-01-19T13:14:00Z">
        <w:r w:rsidR="00F86204">
          <w:rPr>
            <w:rStyle w:val="pxrc"/>
          </w:rPr>
          <w:t>7</w:t>
        </w:r>
      </w:ins>
      <w:del w:id="1342" w:author="Cara Cardinale" w:date="2025-01-19T13:14:00Z">
        <w:r w:rsidDel="00F86204">
          <w:rPr>
            <w:rStyle w:val="pxrc"/>
          </w:rPr>
          <w:delText>9</w:delText>
        </w:r>
      </w:del>
      <w:r>
        <w:rPr>
          <w:rStyle w:val="pxrc"/>
        </w:rPr>
        <w:t xml:space="preserve">, </w:t>
      </w:r>
      <w:del w:id="1343" w:author="Cara Cardinale" w:date="2025-01-19T13:14:00Z">
        <w:r w:rsidDel="00F86204">
          <w:rPr>
            <w:rStyle w:val="pxrc"/>
          </w:rPr>
          <w:delText>60</w:delText>
        </w:r>
      </w:del>
      <w:ins w:id="1344" w:author="Cara Cardinale" w:date="2025-01-19T13:14:00Z">
        <w:r w:rsidR="00F86204">
          <w:rPr>
            <w:rStyle w:val="pxrc"/>
          </w:rPr>
          <w:t>58</w:t>
        </w:r>
      </w:ins>
      <w:r>
        <w:t>.</w:t>
      </w:r>
    </w:p>
    <w:p w14:paraId="08A06B88" w14:textId="77777777" w:rsidR="00000000" w:rsidRDefault="00000000">
      <w:pPr>
        <w:pStyle w:val="pxrrp"/>
      </w:pPr>
    </w:p>
  </w:footnote>
  <w:footnote w:id="216">
    <w:p w14:paraId="0D49E486"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6D0B148"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Such statement will be deemed conclusive for purposes of filing by the Department of State. If subsequent to submitting the certificate of incorporation for filing, the corporation plans to engage in any activity requiring consent or approval pursuant to </w:t>
      </w:r>
      <w:r>
        <w:rPr>
          <w:rStyle w:val="pxst"/>
          <w:color w:val="FF0000"/>
          <w:sz w:val="20"/>
          <w:szCs w:val="20"/>
          <w:vertAlign w:val="superscript"/>
        </w:rPr>
        <w:t>►</w:t>
      </w:r>
      <w:r>
        <w:rPr>
          <w:rStyle w:val="pxst"/>
        </w:rPr>
        <w:fldChar w:fldCharType="begin"/>
      </w:r>
      <w:r>
        <w:rPr>
          <w:rStyle w:val="pxst"/>
        </w:rPr>
        <w:instrText>st.ref.id="I00ASWM"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404</w:t>
      </w:r>
      <w:r>
        <w:t xml:space="preserve">, the corporation must obtain such consent or approval and accordingly amend its certificate of incorporation pursuant to the Not-for-Profit Corporation Law. </w:t>
      </w:r>
      <w:r>
        <w:rPr>
          <w:rStyle w:val="pxst"/>
          <w:color w:val="FF0000"/>
          <w:sz w:val="20"/>
          <w:szCs w:val="20"/>
          <w:vertAlign w:val="superscript"/>
        </w:rPr>
        <w:t>►</w:t>
      </w:r>
      <w:r>
        <w:rPr>
          <w:rStyle w:val="pxst"/>
        </w:rPr>
        <w:fldChar w:fldCharType="begin"/>
      </w:r>
      <w:r>
        <w:rPr>
          <w:rStyle w:val="pxst"/>
        </w:rPr>
        <w:instrText>st.ref.id="I00DM1I"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402(a)(2-b)</w:t>
      </w:r>
      <w:r>
        <w:t>.</w:t>
      </w:r>
    </w:p>
    <w:p w14:paraId="6F2E17BB" w14:textId="77777777" w:rsidR="00000000" w:rsidRDefault="00000000">
      <w:pPr>
        <w:pStyle w:val="pxp"/>
      </w:pPr>
    </w:p>
  </w:footnote>
  <w:footnote w:id="217">
    <w:p w14:paraId="56515572"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947E1A4"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st.ref.id="I05X1Q8"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402(a)(3)</w:t>
      </w:r>
      <w:r>
        <w:t>.</w:t>
      </w:r>
    </w:p>
    <w:p w14:paraId="25A80149" w14:textId="77777777" w:rsidR="00FB29D8" w:rsidRDefault="00FB29D8">
      <w:pPr>
        <w:pStyle w:val="pxrr"/>
        <w:spacing w:before="180"/>
        <w:rPr>
          <w:sz w:val="24"/>
          <w:szCs w:val="24"/>
        </w:rPr>
      </w:pPr>
      <w:r>
        <w:rPr>
          <w:rStyle w:val="pxvis"/>
          <w:rFonts w:cs="Arial"/>
          <w:bCs/>
          <w:szCs w:val="28"/>
        </w:rPr>
        <w:t>Research References</w:t>
      </w:r>
    </w:p>
    <w:p w14:paraId="3946038B" w14:textId="77777777" w:rsidR="00FB29D8" w:rsidRDefault="00FB29D8">
      <w:pPr>
        <w:pStyle w:val="pxrrp"/>
      </w:pPr>
      <w:r>
        <w:t xml:space="preserve">Location of books and records under N.Y. Not-for-Profit Corp. Law, </w:t>
      </w:r>
      <w:r>
        <w:rPr>
          <w:rStyle w:val="pxrc"/>
          <w:color w:val="FF0000"/>
          <w:sz w:val="20"/>
          <w:szCs w:val="20"/>
          <w:vertAlign w:val="superscript"/>
        </w:rPr>
        <w:t>►</w:t>
      </w:r>
      <w:r>
        <w:rPr>
          <w:rStyle w:val="pxrc"/>
        </w:rPr>
        <w:fldChar w:fldCharType="begin"/>
      </w:r>
      <w:r>
        <w:rPr>
          <w:rStyle w:val="pxrc"/>
        </w:rPr>
        <w:instrText>rc.ref.id="I007ZSV"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del w:id="1345" w:author="Cara Cardinale" w:date="2025-01-19T13:15:00Z">
        <w:r w:rsidDel="00F86204">
          <w:rPr>
            <w:rStyle w:val="pxrc"/>
          </w:rPr>
          <w:delText>74</w:delText>
        </w:r>
      </w:del>
      <w:ins w:id="1346" w:author="Cara Cardinale" w:date="2025-01-19T13:15:00Z">
        <w:r w:rsidR="00F86204">
          <w:rPr>
            <w:rStyle w:val="pxrc"/>
          </w:rPr>
          <w:t>69</w:t>
        </w:r>
      </w:ins>
      <w:r>
        <w:t>.</w:t>
      </w:r>
    </w:p>
    <w:p w14:paraId="4E02C3E9" w14:textId="77777777" w:rsidR="00000000" w:rsidRDefault="00000000">
      <w:pPr>
        <w:pStyle w:val="pxrrp"/>
      </w:pPr>
    </w:p>
  </w:footnote>
  <w:footnote w:id="218">
    <w:p w14:paraId="5B22A85F"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BA21F79"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st.ref.id="I002DJ6"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402(a)(4)</w:t>
      </w:r>
      <w:r>
        <w:t>.</w:t>
      </w:r>
    </w:p>
    <w:p w14:paraId="759E526D"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The number of directors constituting the entire board must not be less than three. </w:t>
      </w:r>
      <w:r>
        <w:rPr>
          <w:rStyle w:val="pxst"/>
          <w:color w:val="FF0000"/>
          <w:sz w:val="20"/>
          <w:szCs w:val="20"/>
          <w:vertAlign w:val="superscript"/>
        </w:rPr>
        <w:t>►</w:t>
      </w:r>
      <w:r>
        <w:rPr>
          <w:rStyle w:val="pxst"/>
        </w:rPr>
        <w:fldChar w:fldCharType="begin"/>
      </w:r>
      <w:r>
        <w:rPr>
          <w:rStyle w:val="pxst"/>
        </w:rPr>
        <w:instrText>st.ref.id="I0056O2"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702(a)</w:t>
      </w:r>
      <w:r>
        <w:t>.</w:t>
      </w:r>
    </w:p>
    <w:p w14:paraId="55CD07E6"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Except as otherwise provided in the certificate of incorporation, the corporation must be managed by its board of directors, and each director must be at least 18 years of age, except in the case of certain specified youth groups. </w:t>
      </w:r>
      <w:r>
        <w:rPr>
          <w:rStyle w:val="pxst"/>
          <w:color w:val="FF0000"/>
          <w:sz w:val="20"/>
          <w:szCs w:val="20"/>
          <w:vertAlign w:val="superscript"/>
        </w:rPr>
        <w:t>►</w:t>
      </w:r>
      <w:r>
        <w:rPr>
          <w:rStyle w:val="pxst"/>
        </w:rPr>
        <w:fldChar w:fldCharType="begin"/>
      </w:r>
      <w:r>
        <w:rPr>
          <w:rStyle w:val="pxst"/>
        </w:rPr>
        <w:instrText>st.ref.id="I007ZSY"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w:t>
      </w:r>
    </w:p>
    <w:p w14:paraId="35B4D667" w14:textId="77777777" w:rsidR="00FB29D8" w:rsidRDefault="00FB29D8">
      <w:pPr>
        <w:pStyle w:val="pxrr"/>
        <w:spacing w:before="180"/>
        <w:rPr>
          <w:sz w:val="24"/>
          <w:szCs w:val="24"/>
        </w:rPr>
      </w:pPr>
      <w:r>
        <w:rPr>
          <w:rStyle w:val="pxvis"/>
          <w:rFonts w:cs="Arial"/>
          <w:bCs/>
          <w:szCs w:val="28"/>
        </w:rPr>
        <w:t>Research References</w:t>
      </w:r>
    </w:p>
    <w:p w14:paraId="7591EAB5"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rc.ref.id="I002DOT"</w:instrText>
      </w:r>
      <w:r>
        <w:rPr>
          <w:rStyle w:val="pxrc"/>
        </w:rPr>
        <w:fldChar w:fldCharType="end"/>
      </w:r>
      <w:r>
        <w:rPr>
          <w:rStyle w:val="pxrc"/>
        </w:rPr>
        <w:t>Construction and effect of corporate bylaws or articles relating to change in number of directors, 3 A.L.R.3d 623</w:t>
      </w:r>
      <w:r>
        <w:t>.</w:t>
      </w:r>
    </w:p>
    <w:p w14:paraId="79E611EB"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rc.ref.id="I0056TP"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47" w:author="Cara Cardinale" w:date="2025-01-19T12:36:00Z">
        <w:r w:rsidR="00890239">
          <w:rPr>
            <w:rStyle w:val="pxrc"/>
          </w:rPr>
          <w:t>1</w:t>
        </w:r>
      </w:ins>
      <w:del w:id="1348" w:author="Cara Cardinale" w:date="2025-01-19T12:36:00Z">
        <w:r w:rsidDel="00890239">
          <w:rPr>
            <w:rStyle w:val="pxrc"/>
          </w:rPr>
          <w:delText>2</w:delText>
        </w:r>
      </w:del>
      <w:r>
        <w:t>.</w:t>
      </w:r>
    </w:p>
    <w:p w14:paraId="0A4A616E" w14:textId="77777777" w:rsidR="00000000" w:rsidRDefault="00000000">
      <w:pPr>
        <w:pStyle w:val="pxrrp"/>
      </w:pPr>
    </w:p>
  </w:footnote>
  <w:footnote w:id="219">
    <w:p w14:paraId="62887294"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7A08BC2"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st.ref.id="I007ZYL"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402(a)(5)</w:t>
      </w:r>
      <w:r>
        <w:t>.</w:t>
      </w:r>
    </w:p>
    <w:p w14:paraId="551E4BD8" w14:textId="77777777" w:rsidR="00FB29D8" w:rsidRDefault="00FB29D8">
      <w:pPr>
        <w:pStyle w:val="pxrr"/>
        <w:spacing w:before="180"/>
        <w:rPr>
          <w:sz w:val="24"/>
          <w:szCs w:val="24"/>
        </w:rPr>
      </w:pPr>
      <w:r>
        <w:rPr>
          <w:rStyle w:val="pxvis"/>
          <w:rFonts w:cs="Arial"/>
          <w:bCs/>
          <w:szCs w:val="28"/>
        </w:rPr>
        <w:t>Research References</w:t>
      </w:r>
    </w:p>
    <w:p w14:paraId="06508A6B" w14:textId="77777777" w:rsidR="00FB29D8" w:rsidRDefault="00FB29D8">
      <w:pPr>
        <w:pStyle w:val="pxrrp"/>
      </w:pPr>
      <w:r>
        <w:t xml:space="preserve">Duration of corporation, see </w:t>
      </w:r>
      <w:r>
        <w:rPr>
          <w:rStyle w:val="pxrc"/>
          <w:color w:val="FF0000"/>
          <w:sz w:val="20"/>
          <w:szCs w:val="20"/>
          <w:vertAlign w:val="superscript"/>
        </w:rPr>
        <w:t>►</w:t>
      </w:r>
      <w:r>
        <w:rPr>
          <w:rStyle w:val="pxrc"/>
        </w:rPr>
        <w:fldChar w:fldCharType="begin"/>
      </w:r>
      <w:r>
        <w:rPr>
          <w:rStyle w:val="pxrc"/>
        </w:rPr>
        <w:instrText>rc.ref.id="I00AT3H"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11</w:t>
      </w:r>
      <w:ins w:id="1349" w:author="Cara Cardinale" w:date="2025-01-19T13:18:00Z">
        <w:r w:rsidR="00F86204">
          <w:rPr>
            <w:rStyle w:val="pxrc"/>
          </w:rPr>
          <w:t>0</w:t>
        </w:r>
      </w:ins>
      <w:del w:id="1350" w:author="Cara Cardinale" w:date="2025-01-19T13:18:00Z">
        <w:r w:rsidDel="00F86204">
          <w:rPr>
            <w:rStyle w:val="pxrc"/>
          </w:rPr>
          <w:delText>2</w:delText>
        </w:r>
      </w:del>
      <w:r>
        <w:rPr>
          <w:rStyle w:val="pxrc"/>
        </w:rPr>
        <w:t>, 11</w:t>
      </w:r>
      <w:del w:id="1351" w:author="Cara Cardinale" w:date="2025-01-19T13:18:00Z">
        <w:r w:rsidDel="00F86204">
          <w:rPr>
            <w:rStyle w:val="pxrc"/>
          </w:rPr>
          <w:delText>3</w:delText>
        </w:r>
      </w:del>
      <w:ins w:id="1352" w:author="Cara Cardinale" w:date="2025-01-19T13:18:00Z">
        <w:r w:rsidR="00F86204">
          <w:rPr>
            <w:rStyle w:val="pxrc"/>
          </w:rPr>
          <w:t>1</w:t>
        </w:r>
      </w:ins>
      <w:r>
        <w:t>.</w:t>
      </w:r>
    </w:p>
    <w:p w14:paraId="5ADAE264" w14:textId="77777777" w:rsidR="00000000" w:rsidRDefault="00000000">
      <w:pPr>
        <w:pStyle w:val="pxrrp"/>
      </w:pPr>
    </w:p>
  </w:footnote>
  <w:footnote w:id="220">
    <w:p w14:paraId="1A2C0706"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6162BDA"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st.ref.id="I002DOW"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402(a)(6)</w:t>
      </w:r>
      <w:r>
        <w:t>.</w:t>
      </w:r>
    </w:p>
    <w:p w14:paraId="3B9D064A" w14:textId="77777777" w:rsidR="00FB29D8" w:rsidRDefault="00FB29D8">
      <w:pPr>
        <w:pStyle w:val="pxrr"/>
        <w:spacing w:before="180"/>
        <w:rPr>
          <w:sz w:val="24"/>
          <w:szCs w:val="24"/>
        </w:rPr>
      </w:pPr>
      <w:r>
        <w:rPr>
          <w:rStyle w:val="pxvis"/>
          <w:rFonts w:cs="Arial"/>
          <w:bCs/>
          <w:szCs w:val="28"/>
        </w:rPr>
        <w:t>Research References</w:t>
      </w:r>
    </w:p>
    <w:p w14:paraId="12071249"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rc.ref.id="I0056TS"</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53" w:author="Cara Cardinale" w:date="2025-01-19T12:36:00Z">
        <w:r w:rsidR="00890239">
          <w:rPr>
            <w:rStyle w:val="pxrc"/>
          </w:rPr>
          <w:t>1</w:t>
        </w:r>
      </w:ins>
      <w:del w:id="1354" w:author="Cara Cardinale" w:date="2025-01-19T12:36:00Z">
        <w:r w:rsidDel="00890239">
          <w:rPr>
            <w:rStyle w:val="pxrc"/>
          </w:rPr>
          <w:delText>2</w:delText>
        </w:r>
      </w:del>
      <w:r>
        <w:t>.</w:t>
      </w:r>
    </w:p>
    <w:p w14:paraId="34554659" w14:textId="77777777" w:rsidR="00FB29D8" w:rsidRDefault="00FB29D8">
      <w:pPr>
        <w:pStyle w:val="pxrrp"/>
      </w:pPr>
      <w:r>
        <w:t xml:space="preserve">Designation of agent for service of process; Secretary of State, </w:t>
      </w:r>
      <w:r>
        <w:rPr>
          <w:rStyle w:val="pxrc"/>
          <w:color w:val="FF0000"/>
          <w:sz w:val="20"/>
          <w:szCs w:val="20"/>
          <w:vertAlign w:val="superscript"/>
        </w:rPr>
        <w:t>►</w:t>
      </w:r>
      <w:r>
        <w:rPr>
          <w:rStyle w:val="pxrc"/>
        </w:rPr>
        <w:fldChar w:fldCharType="begin"/>
      </w:r>
      <w:r>
        <w:rPr>
          <w:rStyle w:val="pxrc"/>
        </w:rPr>
        <w:instrText>rc.ref.id="I007ZYO"</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355" w:author="Cara Cardinale" w:date="2025-01-19T13:20:00Z">
        <w:r w:rsidDel="00F86204">
          <w:rPr>
            <w:rStyle w:val="pxrc"/>
          </w:rPr>
          <w:delText>1065, 1066</w:delText>
        </w:r>
      </w:del>
      <w:ins w:id="1356" w:author="Cara Cardinale" w:date="2025-01-19T13:20:00Z">
        <w:r w:rsidR="00F86204">
          <w:rPr>
            <w:rStyle w:val="pxrc"/>
          </w:rPr>
          <w:t>1062, 1063</w:t>
        </w:r>
      </w:ins>
      <w:r>
        <w:t>.</w:t>
      </w:r>
    </w:p>
    <w:p w14:paraId="46789747" w14:textId="77777777" w:rsidR="00000000" w:rsidRDefault="00000000">
      <w:pPr>
        <w:pStyle w:val="pxrrp"/>
      </w:pPr>
    </w:p>
  </w:footnote>
  <w:footnote w:id="221">
    <w:p w14:paraId="1B505B8F"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74D52B7A"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st.ref.id="I00AT3K"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402(a)(7)</w:t>
      </w:r>
      <w:r>
        <w:t>.</w:t>
      </w:r>
    </w:p>
    <w:p w14:paraId="30F1DFCE" w14:textId="77777777" w:rsidR="00FB29D8" w:rsidRDefault="00FB29D8">
      <w:pPr>
        <w:pStyle w:val="pxrr"/>
        <w:spacing w:before="180"/>
        <w:rPr>
          <w:sz w:val="24"/>
          <w:szCs w:val="24"/>
        </w:rPr>
      </w:pPr>
      <w:r>
        <w:rPr>
          <w:rStyle w:val="pxvis"/>
          <w:rFonts w:cs="Arial"/>
          <w:bCs/>
          <w:szCs w:val="28"/>
        </w:rPr>
        <w:t>Research References</w:t>
      </w:r>
    </w:p>
    <w:p w14:paraId="4A23BEAC"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rc.ref.id="I00DM8G"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57" w:author="Cara Cardinale" w:date="2025-01-19T12:36:00Z">
        <w:r w:rsidR="00890239">
          <w:rPr>
            <w:rStyle w:val="pxrc"/>
          </w:rPr>
          <w:t>1</w:t>
        </w:r>
      </w:ins>
      <w:del w:id="1358" w:author="Cara Cardinale" w:date="2025-01-19T12:36:00Z">
        <w:r w:rsidDel="00890239">
          <w:rPr>
            <w:rStyle w:val="pxrc"/>
          </w:rPr>
          <w:delText>2</w:delText>
        </w:r>
      </w:del>
      <w:r>
        <w:t>.</w:t>
      </w:r>
    </w:p>
    <w:p w14:paraId="5856A858" w14:textId="77777777" w:rsidR="00FB29D8" w:rsidRDefault="00FB29D8">
      <w:pPr>
        <w:pStyle w:val="pxrrp"/>
      </w:pPr>
      <w:r>
        <w:t xml:space="preserve">Designation of agent for service of process; Secretary of State, </w:t>
      </w:r>
      <w:r>
        <w:rPr>
          <w:rStyle w:val="pxrc"/>
          <w:color w:val="FF0000"/>
          <w:sz w:val="20"/>
          <w:szCs w:val="20"/>
          <w:vertAlign w:val="superscript"/>
        </w:rPr>
        <w:t>►</w:t>
      </w:r>
      <w:r>
        <w:rPr>
          <w:rStyle w:val="pxrc"/>
        </w:rPr>
        <w:fldChar w:fldCharType="begin"/>
      </w:r>
      <w:r>
        <w:rPr>
          <w:rStyle w:val="pxrc"/>
        </w:rPr>
        <w:instrText>rc.ref.id="I00GFDC"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359" w:author="Cara Cardinale" w:date="2025-01-19T13:20:00Z">
        <w:r w:rsidDel="00F86204">
          <w:rPr>
            <w:rStyle w:val="pxrc"/>
          </w:rPr>
          <w:delText>1065, 1066</w:delText>
        </w:r>
      </w:del>
      <w:ins w:id="1360" w:author="Cara Cardinale" w:date="2025-01-19T13:20:00Z">
        <w:r w:rsidR="00F86204">
          <w:rPr>
            <w:rStyle w:val="pxrc"/>
          </w:rPr>
          <w:t>1062, 1063</w:t>
        </w:r>
      </w:ins>
      <w:r>
        <w:t>.</w:t>
      </w:r>
    </w:p>
    <w:p w14:paraId="0F852C56" w14:textId="77777777" w:rsidR="00000000" w:rsidRDefault="00000000">
      <w:pPr>
        <w:pStyle w:val="pxrrp"/>
      </w:pPr>
    </w:p>
  </w:footnote>
  <w:footnote w:id="222">
    <w:p w14:paraId="03029618"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1544C8B3"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st.ref.id="I002DOY"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402(a)(8)</w:t>
      </w:r>
      <w:r>
        <w:t>.</w:t>
      </w:r>
    </w:p>
    <w:p w14:paraId="0AD4346E"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Special not-for-profit corporations are provided for in </w:t>
      </w:r>
      <w:r>
        <w:rPr>
          <w:rStyle w:val="pxst"/>
          <w:color w:val="FF0000"/>
          <w:sz w:val="20"/>
          <w:szCs w:val="20"/>
          <w:vertAlign w:val="superscript"/>
        </w:rPr>
        <w:t>►</w:t>
      </w:r>
      <w:r>
        <w:rPr>
          <w:rStyle w:val="pxst"/>
        </w:rPr>
        <w:fldChar w:fldCharType="begin"/>
      </w:r>
      <w:r>
        <w:rPr>
          <w:rStyle w:val="pxst"/>
        </w:rPr>
        <w:instrText>st.ref.id="I0056TU"</w:instrText>
      </w:r>
      <w:r>
        <w:rPr>
          <w:rStyle w:val="pxst"/>
        </w:rPr>
        <w:fldChar w:fldCharType="end"/>
      </w:r>
      <w:r>
        <w:rPr>
          <w:rStyle w:val="pxst"/>
        </w:rPr>
        <w:t>Article 14 of the Not-for-Profit Corp. Law</w:t>
      </w:r>
      <w:r>
        <w:t xml:space="preserve"> (</w:t>
      </w:r>
      <w:r>
        <w:rPr>
          <w:rStyle w:val="pxst"/>
          <w:color w:val="FF0000"/>
          <w:sz w:val="20"/>
          <w:szCs w:val="20"/>
          <w:vertAlign w:val="superscript"/>
        </w:rPr>
        <w:t>►</w:t>
      </w:r>
      <w:r>
        <w:rPr>
          <w:rStyle w:val="pxst"/>
        </w:rPr>
        <w:fldChar w:fldCharType="begin"/>
      </w:r>
      <w:r>
        <w:rPr>
          <w:rStyle w:val="pxst"/>
        </w:rPr>
        <w:instrText>st.ref.id="I002DP0"</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1401 et seq.</w:t>
      </w:r>
      <w:r>
        <w:t>), which special corporations include, inter alia, cemetery corporations, medical societies, alumni corporations, historical societies, boards of trade and chambers of commerce, and local development corporations.</w:t>
      </w:r>
    </w:p>
    <w:p w14:paraId="09EC0953" w14:textId="77777777" w:rsidR="00FB29D8" w:rsidRDefault="00FB29D8">
      <w:pPr>
        <w:pStyle w:val="pxrr"/>
        <w:spacing w:before="180"/>
        <w:rPr>
          <w:sz w:val="24"/>
          <w:szCs w:val="24"/>
        </w:rPr>
      </w:pPr>
      <w:r>
        <w:rPr>
          <w:rStyle w:val="pxvis"/>
          <w:rFonts w:cs="Arial"/>
          <w:bCs/>
          <w:szCs w:val="28"/>
        </w:rPr>
        <w:t>Research References</w:t>
      </w:r>
    </w:p>
    <w:p w14:paraId="3F2E72D2" w14:textId="77777777" w:rsidR="00FB29D8" w:rsidRDefault="00FB29D8">
      <w:pPr>
        <w:pStyle w:val="pxrrp"/>
      </w:pPr>
      <w:r>
        <w:t xml:space="preserve">Specific requirements for special not-for-profit corporations, </w:t>
      </w:r>
      <w:r>
        <w:rPr>
          <w:rStyle w:val="pxrc"/>
          <w:color w:val="FF0000"/>
          <w:sz w:val="20"/>
          <w:szCs w:val="20"/>
          <w:vertAlign w:val="superscript"/>
        </w:rPr>
        <w:t>►</w:t>
      </w:r>
      <w:r>
        <w:rPr>
          <w:rStyle w:val="pxrc"/>
        </w:rPr>
        <w:fldChar w:fldCharType="begin"/>
      </w:r>
      <w:r>
        <w:rPr>
          <w:rStyle w:val="pxrc"/>
        </w:rPr>
        <w:instrText>rc.ref.id="I0056TW"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61" w:author="Cara Cardinale" w:date="2025-01-19T12:36:00Z">
        <w:r w:rsidR="00890239">
          <w:rPr>
            <w:rStyle w:val="pxrc"/>
          </w:rPr>
          <w:t>1</w:t>
        </w:r>
      </w:ins>
      <w:del w:id="1362" w:author="Cara Cardinale" w:date="2025-01-19T12:36:00Z">
        <w:r w:rsidDel="00890239">
          <w:rPr>
            <w:rStyle w:val="pxrc"/>
          </w:rPr>
          <w:delText>2</w:delText>
        </w:r>
      </w:del>
      <w:r>
        <w:t>.</w:t>
      </w:r>
    </w:p>
    <w:p w14:paraId="73F7A892" w14:textId="77777777" w:rsidR="00000000" w:rsidRDefault="00000000">
      <w:pPr>
        <w:pStyle w:val="pxrrp"/>
      </w:pPr>
    </w:p>
  </w:footnote>
  <w:footnote w:id="223">
    <w:p w14:paraId="7F0AD169"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5D10AA65"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st.ref.id="I007ZYS"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6365CB44" w14:textId="77777777" w:rsidR="00FB29D8" w:rsidRDefault="00FB29D8">
      <w:pPr>
        <w:pStyle w:val="pxrr"/>
        <w:spacing w:before="180"/>
        <w:rPr>
          <w:sz w:val="24"/>
          <w:szCs w:val="24"/>
        </w:rPr>
      </w:pPr>
      <w:r>
        <w:rPr>
          <w:rStyle w:val="pxvis"/>
          <w:rFonts w:cs="Arial"/>
          <w:bCs/>
          <w:szCs w:val="28"/>
        </w:rPr>
        <w:t>Research References</w:t>
      </w:r>
    </w:p>
    <w:p w14:paraId="5333E318"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rc.ref.id="I00AT3O"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63" w:author="Cara Cardinale" w:date="2025-01-19T12:36:00Z">
        <w:r w:rsidR="00890239">
          <w:rPr>
            <w:rStyle w:val="pxrc"/>
          </w:rPr>
          <w:t>1</w:t>
        </w:r>
      </w:ins>
      <w:del w:id="1364" w:author="Cara Cardinale" w:date="2025-01-19T12:36:00Z">
        <w:r w:rsidDel="00890239">
          <w:rPr>
            <w:rStyle w:val="pxrc"/>
          </w:rPr>
          <w:delText>2</w:delText>
        </w:r>
      </w:del>
      <w:r>
        <w:t>.</w:t>
      </w:r>
    </w:p>
    <w:p w14:paraId="089BDF12" w14:textId="77777777" w:rsidR="00000000" w:rsidRDefault="00000000">
      <w:pPr>
        <w:pStyle w:val="pxrrp"/>
      </w:pPr>
    </w:p>
  </w:footnote>
  <w:footnote w:id="224">
    <w:p w14:paraId="5EC976BA"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71DC9875"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st.ref.id="I002DQ6"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402(c)</w:t>
      </w:r>
      <w:r>
        <w:t>.</w:t>
      </w:r>
    </w:p>
    <w:p w14:paraId="36D1A702" w14:textId="77777777" w:rsidR="00FB29D8" w:rsidRDefault="00FB29D8">
      <w:pPr>
        <w:pStyle w:val="pxrr"/>
        <w:spacing w:before="180"/>
        <w:rPr>
          <w:sz w:val="24"/>
          <w:szCs w:val="24"/>
        </w:rPr>
      </w:pPr>
      <w:r>
        <w:rPr>
          <w:rStyle w:val="pxvis"/>
          <w:rFonts w:cs="Arial"/>
          <w:bCs/>
          <w:szCs w:val="28"/>
        </w:rPr>
        <w:t>Research References</w:t>
      </w:r>
    </w:p>
    <w:p w14:paraId="2400BDC9"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rc.ref.id="I0056V2"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65" w:author="Cara Cardinale" w:date="2025-01-19T12:36:00Z">
        <w:r w:rsidR="00890239">
          <w:rPr>
            <w:rStyle w:val="pxrc"/>
          </w:rPr>
          <w:t>1</w:t>
        </w:r>
      </w:ins>
      <w:del w:id="1366" w:author="Cara Cardinale" w:date="2025-01-19T12:36:00Z">
        <w:r w:rsidDel="00890239">
          <w:rPr>
            <w:rStyle w:val="pxrc"/>
          </w:rPr>
          <w:delText>2</w:delText>
        </w:r>
      </w:del>
      <w:r>
        <w:t>.</w:t>
      </w:r>
    </w:p>
    <w:p w14:paraId="4B7D9B7D" w14:textId="77777777" w:rsidR="00000000" w:rsidRDefault="00000000">
      <w:pPr>
        <w:pStyle w:val="pxrrp"/>
      </w:pPr>
    </w:p>
  </w:footnote>
  <w:footnote w:id="225">
    <w:p w14:paraId="2CC2F197"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4DBAE5E7"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st.ref.id="I007ZZY"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615(a)</w:t>
      </w:r>
      <w:r>
        <w:t>.</w:t>
      </w:r>
    </w:p>
    <w:p w14:paraId="1612A3AA"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Greater requirement for quorum at meetings of members, </w:t>
      </w:r>
      <w:r>
        <w:rPr>
          <w:rStyle w:val="pxrc"/>
          <w:color w:val="FF0000"/>
          <w:sz w:val="20"/>
          <w:szCs w:val="20"/>
          <w:vertAlign w:val="superscript"/>
        </w:rPr>
        <w:t>►</w:t>
      </w:r>
      <w:r>
        <w:rPr>
          <w:rStyle w:val="pxrc"/>
        </w:rPr>
        <w:fldChar w:fldCharType="begin"/>
      </w:r>
      <w:r>
        <w:rPr>
          <w:rStyle w:val="pxrc"/>
        </w:rPr>
        <w:instrText>rc.ref.id="I00AT4U"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del w:id="1367" w:author="Cara Cardinale" w:date="2025-01-19T13:26:00Z">
        <w:r w:rsidDel="0045128D">
          <w:rPr>
            <w:rStyle w:val="pxrc"/>
          </w:rPr>
          <w:delText>6</w:delText>
        </w:r>
      </w:del>
      <w:ins w:id="1368" w:author="Cara Cardinale" w:date="2025-01-19T13:26:00Z">
        <w:r w:rsidR="0045128D">
          <w:rPr>
            <w:rStyle w:val="pxrc"/>
          </w:rPr>
          <w:t>4</w:t>
        </w:r>
      </w:ins>
      <w:r>
        <w:t>.</w:t>
      </w:r>
    </w:p>
    <w:p w14:paraId="641D74F1" w14:textId="77777777" w:rsidR="00FB29D8" w:rsidRDefault="00FB29D8">
      <w:pPr>
        <w:pStyle w:val="pxrr"/>
        <w:spacing w:before="180"/>
        <w:rPr>
          <w:sz w:val="24"/>
          <w:szCs w:val="24"/>
        </w:rPr>
      </w:pPr>
      <w:r>
        <w:rPr>
          <w:rStyle w:val="pxvis"/>
          <w:rFonts w:cs="Arial"/>
          <w:bCs/>
          <w:szCs w:val="28"/>
        </w:rPr>
        <w:t>Research References</w:t>
      </w:r>
    </w:p>
    <w:p w14:paraId="591C26A1" w14:textId="77777777" w:rsidR="00FB29D8" w:rsidRDefault="00FB29D8">
      <w:pPr>
        <w:pStyle w:val="pxrrp"/>
      </w:pPr>
      <w:r>
        <w:t xml:space="preserve">Number of votes to take action, </w:t>
      </w:r>
      <w:r>
        <w:rPr>
          <w:rStyle w:val="pxrc"/>
          <w:color w:val="FF0000"/>
          <w:sz w:val="20"/>
          <w:szCs w:val="20"/>
          <w:vertAlign w:val="superscript"/>
        </w:rPr>
        <w:t>►</w:t>
      </w:r>
      <w:r>
        <w:rPr>
          <w:rStyle w:val="pxrc"/>
        </w:rPr>
        <w:fldChar w:fldCharType="begin"/>
      </w:r>
      <w:r>
        <w:rPr>
          <w:rStyle w:val="pxrc"/>
        </w:rPr>
        <w:instrText>rc.ref.id="I00DM9Q"</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ins w:id="1369" w:author="Cara Cardinale" w:date="2025-01-19T13:27:00Z">
        <w:r w:rsidR="0045128D">
          <w:rPr>
            <w:rStyle w:val="pxvis"/>
            <w:rFonts w:ascii="Times NewRoman" w:hAnsi="Times NewRoman"/>
            <w:b w:val="0"/>
            <w:sz w:val="24"/>
          </w:rPr>
          <w:t>§</w:t>
        </w:r>
      </w:ins>
      <w:r>
        <w:rPr>
          <w:rStyle w:val="pxrc"/>
        </w:rPr>
        <w:t>9</w:t>
      </w:r>
      <w:ins w:id="1370" w:author="Cara Cardinale" w:date="2025-01-19T13:26:00Z">
        <w:r w:rsidR="0045128D">
          <w:rPr>
            <w:rStyle w:val="pxrc"/>
          </w:rPr>
          <w:t>1</w:t>
        </w:r>
      </w:ins>
      <w:ins w:id="1371" w:author="Cara Cardinale" w:date="2025-01-19T13:27:00Z">
        <w:r w:rsidR="0045128D">
          <w:rPr>
            <w:rStyle w:val="pxrc"/>
          </w:rPr>
          <w:t>8, 919</w:t>
        </w:r>
      </w:ins>
      <w:del w:id="1372" w:author="Cara Cardinale" w:date="2025-01-19T13:26:00Z">
        <w:r w:rsidDel="0045128D">
          <w:rPr>
            <w:rStyle w:val="pxrc"/>
          </w:rPr>
          <w:delText>21</w:delText>
        </w:r>
      </w:del>
      <w:r>
        <w:t>.</w:t>
      </w:r>
    </w:p>
    <w:p w14:paraId="2802C99A" w14:textId="77777777" w:rsidR="00000000" w:rsidRDefault="00000000">
      <w:pPr>
        <w:pStyle w:val="pxrrp"/>
      </w:pPr>
    </w:p>
  </w:footnote>
  <w:footnote w:id="226">
    <w:p w14:paraId="0DFCEDFE"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3B42E2F8"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st.ref.id="I002DQ8"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615(c)</w:t>
      </w:r>
      <w:r>
        <w:t>.</w:t>
      </w:r>
    </w:p>
    <w:p w14:paraId="100A18B1" w14:textId="77777777" w:rsidR="00000000" w:rsidRDefault="00000000">
      <w:pPr>
        <w:pStyle w:val="pxp"/>
      </w:pPr>
    </w:p>
  </w:footnote>
  <w:footnote w:id="227">
    <w:p w14:paraId="6E61F48C"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3EEF8C2E"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General and special powers of not-for-profit corporations are set forth in </w:t>
      </w:r>
      <w:r>
        <w:rPr>
          <w:rStyle w:val="pxst"/>
          <w:color w:val="FF0000"/>
          <w:sz w:val="20"/>
          <w:szCs w:val="20"/>
          <w:vertAlign w:val="superscript"/>
        </w:rPr>
        <w:t>►</w:t>
      </w:r>
      <w:r>
        <w:rPr>
          <w:rStyle w:val="pxst"/>
        </w:rPr>
        <w:fldChar w:fldCharType="begin"/>
      </w:r>
      <w:r>
        <w:rPr>
          <w:rStyle w:val="pxst"/>
        </w:rPr>
        <w:instrText>st.ref.id="I0056V4"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w:t>
      </w:r>
      <w:r>
        <w:t>.</w:t>
      </w:r>
    </w:p>
    <w:p w14:paraId="06E19B27" w14:textId="77777777" w:rsidR="00FB29D8" w:rsidRDefault="00FB29D8">
      <w:pPr>
        <w:pStyle w:val="pxrr"/>
        <w:spacing w:before="180"/>
        <w:rPr>
          <w:sz w:val="24"/>
          <w:szCs w:val="24"/>
        </w:rPr>
      </w:pPr>
      <w:r>
        <w:rPr>
          <w:rStyle w:val="pxvis"/>
          <w:rFonts w:cs="Arial"/>
          <w:bCs/>
          <w:szCs w:val="28"/>
        </w:rPr>
        <w:t>Research References</w:t>
      </w:r>
    </w:p>
    <w:p w14:paraId="1809E3DD" w14:textId="77777777" w:rsidR="00FB29D8" w:rsidDel="00F075D8" w:rsidRDefault="00FB29D8">
      <w:pPr>
        <w:pStyle w:val="pxrrp"/>
        <w:rPr>
          <w:del w:id="1373" w:author="Cara Cardinale" w:date="2025-01-19T11:35:00Z"/>
        </w:rPr>
      </w:pPr>
      <w:r>
        <w:t xml:space="preserve">Powers and functions of corporations, generally, see </w:t>
      </w:r>
      <w:r>
        <w:rPr>
          <w:rStyle w:val="pxrc"/>
          <w:color w:val="FF0000"/>
          <w:sz w:val="20"/>
          <w:szCs w:val="20"/>
          <w:vertAlign w:val="superscript"/>
        </w:rPr>
        <w:t>►</w:t>
      </w:r>
      <w:r>
        <w:rPr>
          <w:rStyle w:val="pxrc"/>
        </w:rPr>
        <w:fldChar w:fldCharType="begin"/>
      </w:r>
      <w:r>
        <w:rPr>
          <w:rStyle w:val="pxrc"/>
        </w:rPr>
        <w:instrText>rc.ref.id="I008000"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42</w:t>
      </w:r>
      <w:ins w:id="1374" w:author="Cara Cardinale" w:date="2025-01-19T11:36:00Z">
        <w:r w:rsidR="00F075D8">
          <w:rPr>
            <w:rStyle w:val="pxrc"/>
          </w:rPr>
          <w:t>1</w:t>
        </w:r>
      </w:ins>
      <w:del w:id="1375" w:author="Cara Cardinale" w:date="2025-01-19T11:36:00Z">
        <w:r w:rsidDel="00F075D8">
          <w:rPr>
            <w:rStyle w:val="pxrc"/>
          </w:rPr>
          <w:delText>2</w:delText>
        </w:r>
      </w:del>
      <w:r>
        <w:t>.</w:t>
      </w:r>
    </w:p>
    <w:p w14:paraId="4E774DB5" w14:textId="77777777" w:rsidR="00000000" w:rsidRDefault="00000000">
      <w:pPr>
        <w:pStyle w:val="pxrrp"/>
      </w:pPr>
    </w:p>
  </w:footnote>
  <w:footnote w:id="228">
    <w:p w14:paraId="51ECE9FA"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8D8F1C4"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x.ref.id="I002DQB"</w:instrText>
      </w:r>
      <w:r>
        <w:rPr>
          <w:rStyle w:val="pxx"/>
        </w:rPr>
        <w:fldChar w:fldCharType="end"/>
      </w:r>
      <w:r>
        <w:rPr>
          <w:rStyle w:val="pxx"/>
          <w:vanish/>
        </w:rPr>
        <w:t>&amp;s;</w:t>
      </w:r>
      <w:r>
        <w:rPr>
          <w:rStyle w:val="pxvis"/>
          <w:rFonts w:ascii="Times NewRoman" w:hAnsi="Times NewRoman"/>
          <w:b w:val="0"/>
          <w:sz w:val="24"/>
        </w:rPr>
        <w:t>§</w:t>
      </w:r>
      <w:r>
        <w:rPr>
          <w:rStyle w:val="pxx"/>
        </w:rPr>
        <w:t>30:35</w:t>
      </w:r>
      <w:r>
        <w:t xml:space="preserve"> for a discussion of purposes for which a not-for-profit corporation may be formed.</w:t>
      </w:r>
    </w:p>
    <w:p w14:paraId="05BFACCC" w14:textId="77777777" w:rsidR="00000000" w:rsidRDefault="00000000">
      <w:pPr>
        <w:pStyle w:val="pxp"/>
      </w:pPr>
    </w:p>
  </w:footnote>
  <w:footnote w:id="229">
    <w:p w14:paraId="2554B141"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D20C55C"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st.ref.id="I0056V7"</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102(a)(5), 201(a)</w:t>
      </w:r>
      <w:r>
        <w:t>.</w:t>
      </w:r>
    </w:p>
    <w:p w14:paraId="2D401D7C"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Although a not-for-profit corporation may not pay dividends or distribute any part of its income or profits to its members, directors, or officers, it may pay compensation in a reasonable amount to members, directors, or officers for services rendered and may make distributions of cash or property to members upon dissolution or final liquidation as permitted by the N.Y. Not-for-Profit Corporation Law. </w:t>
      </w:r>
      <w:r>
        <w:rPr>
          <w:rStyle w:val="pxst"/>
          <w:color w:val="FF0000"/>
          <w:sz w:val="20"/>
          <w:szCs w:val="20"/>
          <w:vertAlign w:val="superscript"/>
        </w:rPr>
        <w:t>►</w:t>
      </w:r>
      <w:r>
        <w:rPr>
          <w:rStyle w:val="pxst"/>
        </w:rPr>
        <w:fldChar w:fldCharType="begin"/>
      </w:r>
      <w:r>
        <w:rPr>
          <w:rStyle w:val="pxst"/>
        </w:rPr>
        <w:instrText>st.ref.id="I002DVY"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0FB7E754"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A corporation whose lawful activities involve, among other things, the charging of fees or prices for its services or products has the right to receive such income and, in so doing, may make an incidental profit. All such incidental profits must be applied to the maintenance, expansion, or operation of the lawful activities of the corporation and in no case may be divided or distributed in any manner whatsoever among the members, directors, or officers of the corporation. </w:t>
      </w:r>
      <w:r>
        <w:rPr>
          <w:rStyle w:val="pxst"/>
          <w:color w:val="FF0000"/>
          <w:sz w:val="20"/>
          <w:szCs w:val="20"/>
          <w:vertAlign w:val="superscript"/>
        </w:rPr>
        <w:t>►</w:t>
      </w:r>
      <w:r>
        <w:rPr>
          <w:rStyle w:val="pxst"/>
        </w:rPr>
        <w:fldChar w:fldCharType="begin"/>
      </w:r>
      <w:r>
        <w:rPr>
          <w:rStyle w:val="pxst"/>
        </w:rPr>
        <w:instrText>st.ref.id="I00570U"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508</w:t>
      </w:r>
      <w:r>
        <w:t>.</w:t>
      </w:r>
    </w:p>
    <w:p w14:paraId="1D324DB8" w14:textId="77777777" w:rsidR="00FB29D8" w:rsidRDefault="00FB29D8">
      <w:pPr>
        <w:pStyle w:val="pxrr"/>
        <w:spacing w:before="180"/>
        <w:rPr>
          <w:sz w:val="24"/>
          <w:szCs w:val="24"/>
        </w:rPr>
      </w:pPr>
      <w:r>
        <w:rPr>
          <w:rStyle w:val="pxvis"/>
          <w:rFonts w:cs="Arial"/>
          <w:bCs/>
          <w:szCs w:val="28"/>
        </w:rPr>
        <w:t>Research References</w:t>
      </w:r>
    </w:p>
    <w:p w14:paraId="2DDC5B45" w14:textId="77777777" w:rsidR="00FB29D8" w:rsidRDefault="00FB29D8">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rc.ref.id="I00805Q"</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ins w:id="1380" w:author="Cara Cardinale" w:date="2025-01-19T17:21:00Z">
        <w:r w:rsidR="00FE3A7F">
          <w:rPr>
            <w:rStyle w:val="pxrc"/>
          </w:rPr>
          <w:t>7</w:t>
        </w:r>
      </w:ins>
      <w:del w:id="1381" w:author="Cara Cardinale" w:date="2025-01-19T17:21:00Z">
        <w:r w:rsidDel="00FE3A7F">
          <w:rPr>
            <w:rStyle w:val="pxrc"/>
          </w:rPr>
          <w:delText>9</w:delText>
        </w:r>
      </w:del>
      <w:r>
        <w:rPr>
          <w:rStyle w:val="pxrc"/>
        </w:rPr>
        <w:t xml:space="preserve">, </w:t>
      </w:r>
      <w:del w:id="1382" w:author="Cara Cardinale" w:date="2025-01-19T17:21:00Z">
        <w:r w:rsidDel="00FE3A7F">
          <w:rPr>
            <w:rStyle w:val="pxrc"/>
          </w:rPr>
          <w:delText>60</w:delText>
        </w:r>
      </w:del>
      <w:ins w:id="1383" w:author="Cara Cardinale" w:date="2025-01-19T17:21:00Z">
        <w:r w:rsidR="00FE3A7F">
          <w:rPr>
            <w:rStyle w:val="pxrc"/>
          </w:rPr>
          <w:t>58</w:t>
        </w:r>
      </w:ins>
      <w:r>
        <w:t>.</w:t>
      </w:r>
    </w:p>
    <w:p w14:paraId="79A62E38" w14:textId="77777777" w:rsidR="00000000" w:rsidRDefault="00000000">
      <w:pPr>
        <w:pStyle w:val="pxrrp"/>
      </w:pPr>
    </w:p>
  </w:footnote>
  <w:footnote w:id="230">
    <w:p w14:paraId="77481779"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3B963FC"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rPr>
          <w:rStyle w:val="pxst"/>
          <w:color w:val="FF0000"/>
          <w:sz w:val="20"/>
          <w:szCs w:val="20"/>
          <w:vertAlign w:val="superscript"/>
        </w:rPr>
        <w:t>►</w:t>
      </w:r>
      <w:r>
        <w:rPr>
          <w:rStyle w:val="pxst"/>
        </w:rPr>
        <w:fldChar w:fldCharType="begin"/>
      </w:r>
      <w:r>
        <w:rPr>
          <w:rStyle w:val="pxst"/>
        </w:rPr>
        <w:instrText>st.ref.id="I00ATAM"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w:t>
      </w:r>
      <w:r>
        <w:t>.</w:t>
      </w:r>
    </w:p>
    <w:p w14:paraId="1A3D8B19" w14:textId="77777777" w:rsidR="00FB29D8" w:rsidRDefault="00FB29D8">
      <w:pPr>
        <w:pStyle w:val="pxrr"/>
        <w:spacing w:before="180"/>
        <w:rPr>
          <w:sz w:val="24"/>
          <w:szCs w:val="24"/>
        </w:rPr>
      </w:pPr>
      <w:r>
        <w:rPr>
          <w:rStyle w:val="pxvis"/>
          <w:rFonts w:cs="Arial"/>
          <w:bCs/>
          <w:szCs w:val="28"/>
        </w:rPr>
        <w:t>Research References</w:t>
      </w:r>
    </w:p>
    <w:p w14:paraId="460DFBAC"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rc.ref.id="I00DMFI"</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84" w:author="Cara Cardinale" w:date="2025-01-19T12:37:00Z">
        <w:r w:rsidR="00890239">
          <w:rPr>
            <w:rStyle w:val="pxrc"/>
          </w:rPr>
          <w:t>1</w:t>
        </w:r>
      </w:ins>
      <w:del w:id="1385" w:author="Cara Cardinale" w:date="2025-01-19T12:37:00Z">
        <w:r w:rsidDel="00890239">
          <w:rPr>
            <w:rStyle w:val="pxrc"/>
          </w:rPr>
          <w:delText>2</w:delText>
        </w:r>
      </w:del>
      <w:r>
        <w:t>.</w:t>
      </w:r>
    </w:p>
    <w:p w14:paraId="217CDB2A" w14:textId="77777777" w:rsidR="00000000" w:rsidRDefault="00000000">
      <w:pPr>
        <w:pStyle w:val="pxrrp"/>
      </w:pPr>
    </w:p>
  </w:footnote>
  <w:footnote w:id="231">
    <w:p w14:paraId="4DF0A064"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345F6C5"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rPr>
          <w:rStyle w:val="pxst"/>
          <w:color w:val="FF0000"/>
          <w:sz w:val="20"/>
          <w:szCs w:val="20"/>
          <w:vertAlign w:val="superscript"/>
        </w:rPr>
        <w:t>►</w:t>
      </w:r>
      <w:r>
        <w:rPr>
          <w:rStyle w:val="pxst"/>
        </w:rPr>
        <w:fldChar w:fldCharType="begin"/>
      </w:r>
      <w:r>
        <w:rPr>
          <w:rStyle w:val="pxst"/>
        </w:rPr>
        <w:instrText>st.ref.id="I00GFKE"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 xml:space="preserve">. Under the Not-for-Profit Corporation Law, a type A not-for-profit corporation formed prior to July 1, 2014 will be deemed a noncharitable corporation. </w:t>
      </w:r>
      <w:r>
        <w:rPr>
          <w:rStyle w:val="pxst"/>
          <w:color w:val="FF0000"/>
          <w:sz w:val="20"/>
          <w:szCs w:val="20"/>
          <w:vertAlign w:val="superscript"/>
        </w:rPr>
        <w:t>►</w:t>
      </w:r>
      <w:r>
        <w:rPr>
          <w:rStyle w:val="pxst"/>
        </w:rPr>
        <w:fldChar w:fldCharType="begin"/>
      </w:r>
      <w:r>
        <w:rPr>
          <w:rStyle w:val="pxst"/>
        </w:rPr>
        <w:instrText>st.ref.id="I002DW1"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 xml:space="preserve">. A type B or C not-for-profit corporation formed prior to July 1, 2014 will be deemed a charitable corporation for all purposes under this chapter. </w:t>
      </w:r>
      <w:r>
        <w:rPr>
          <w:rStyle w:val="pxst"/>
          <w:color w:val="FF0000"/>
          <w:sz w:val="20"/>
          <w:szCs w:val="20"/>
          <w:vertAlign w:val="superscript"/>
        </w:rPr>
        <w:t>►</w:t>
      </w:r>
      <w:r>
        <w:rPr>
          <w:rStyle w:val="pxst"/>
        </w:rPr>
        <w:fldChar w:fldCharType="begin"/>
      </w:r>
      <w:r>
        <w:rPr>
          <w:rStyle w:val="pxst"/>
        </w:rPr>
        <w:instrText>st.ref.id="I00570X"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201(c)</w:t>
      </w:r>
      <w:r>
        <w:t xml:space="preserve">. A type D not-for-profit corporation formed prior to July 1, 2014 for charitable purposes will be deemed a charitable corporation. Any other type D not-for-profit corporations formed prior to July 1, 2014 will be deemed a noncharitable corporation. </w:t>
      </w:r>
      <w:r>
        <w:rPr>
          <w:rStyle w:val="pxst"/>
          <w:color w:val="FF0000"/>
          <w:sz w:val="20"/>
          <w:szCs w:val="20"/>
          <w:vertAlign w:val="superscript"/>
        </w:rPr>
        <w:t>►</w:t>
      </w:r>
      <w:r>
        <w:rPr>
          <w:rStyle w:val="pxst"/>
        </w:rPr>
        <w:fldChar w:fldCharType="begin"/>
      </w:r>
      <w:r>
        <w:rPr>
          <w:rStyle w:val="pxst"/>
        </w:rPr>
        <w:instrText>st.ref.id="I00805T"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201(d)</w:t>
      </w:r>
      <w:r>
        <w:t>.</w:t>
      </w:r>
    </w:p>
    <w:p w14:paraId="4E18A042" w14:textId="77777777" w:rsidR="00FB29D8" w:rsidRDefault="00FB29D8">
      <w:pPr>
        <w:pStyle w:val="pxrr"/>
        <w:spacing w:before="180"/>
        <w:rPr>
          <w:sz w:val="24"/>
          <w:szCs w:val="24"/>
        </w:rPr>
      </w:pPr>
      <w:r>
        <w:rPr>
          <w:rStyle w:val="pxvis"/>
          <w:rFonts w:cs="Arial"/>
          <w:bCs/>
          <w:szCs w:val="28"/>
        </w:rPr>
        <w:t>Research References</w:t>
      </w:r>
    </w:p>
    <w:p w14:paraId="21C8E2C3" w14:textId="77777777" w:rsidR="00FB29D8" w:rsidRDefault="00FB29D8">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rc.ref.id="I00ATAP"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ins w:id="1386" w:author="Cara Cardinale" w:date="2025-01-19T17:22:00Z">
        <w:r w:rsidR="00FE3A7F">
          <w:rPr>
            <w:rStyle w:val="pxrc"/>
          </w:rPr>
          <w:t>7</w:t>
        </w:r>
      </w:ins>
      <w:del w:id="1387" w:author="Cara Cardinale" w:date="2025-01-19T17:22:00Z">
        <w:r w:rsidDel="00FE3A7F">
          <w:rPr>
            <w:rStyle w:val="pxrc"/>
          </w:rPr>
          <w:delText>9</w:delText>
        </w:r>
      </w:del>
      <w:r>
        <w:rPr>
          <w:rStyle w:val="pxrc"/>
        </w:rPr>
        <w:t xml:space="preserve">, </w:t>
      </w:r>
      <w:del w:id="1388" w:author="Cara Cardinale" w:date="2025-01-19T17:22:00Z">
        <w:r w:rsidDel="00FE3A7F">
          <w:rPr>
            <w:rStyle w:val="pxrc"/>
          </w:rPr>
          <w:delText>60</w:delText>
        </w:r>
      </w:del>
      <w:ins w:id="1389" w:author="Cara Cardinale" w:date="2025-01-19T17:22:00Z">
        <w:r w:rsidR="00FE3A7F">
          <w:rPr>
            <w:rStyle w:val="pxrc"/>
          </w:rPr>
          <w:t>58</w:t>
        </w:r>
      </w:ins>
      <w:r>
        <w:t>.</w:t>
      </w:r>
    </w:p>
    <w:p w14:paraId="32B02410" w14:textId="77777777" w:rsidR="00000000" w:rsidRDefault="00000000">
      <w:pPr>
        <w:pStyle w:val="pxrrp"/>
      </w:pPr>
    </w:p>
  </w:footnote>
  <w:footnote w:id="232">
    <w:p w14:paraId="2A644FC2"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5548610"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t xml:space="preserve">For formal requirements, see </w:t>
      </w:r>
      <w:r>
        <w:rPr>
          <w:rStyle w:val="pxx"/>
          <w:color w:val="FF0000"/>
          <w:sz w:val="20"/>
          <w:szCs w:val="20"/>
          <w:vertAlign w:val="superscript"/>
        </w:rPr>
        <w:t>►</w:t>
      </w:r>
      <w:r>
        <w:rPr>
          <w:rStyle w:val="pxx"/>
        </w:rPr>
        <w:fldChar w:fldCharType="begin"/>
      </w:r>
      <w:r>
        <w:rPr>
          <w:rStyle w:val="pxx"/>
        </w:rPr>
        <w:instrText>x.ref.id="I00570Z"</w:instrText>
      </w:r>
      <w:r>
        <w:rPr>
          <w:rStyle w:val="pxx"/>
        </w:rPr>
        <w:fldChar w:fldCharType="end"/>
      </w:r>
      <w:r>
        <w:rPr>
          <w:rStyle w:val="pxx"/>
          <w:vanish/>
        </w:rPr>
        <w:t>&amp;s;</w:t>
      </w:r>
      <w:r>
        <w:rPr>
          <w:rStyle w:val="pxvis"/>
          <w:rFonts w:ascii="Times NewRoman" w:hAnsi="Times NewRoman"/>
          <w:b w:val="0"/>
          <w:sz w:val="24"/>
        </w:rPr>
        <w:t>§</w:t>
      </w:r>
      <w:r>
        <w:rPr>
          <w:rStyle w:val="pxx"/>
        </w:rPr>
        <w:t>30:38</w:t>
      </w:r>
      <w:r>
        <w:t>.</w:t>
      </w:r>
    </w:p>
    <w:p w14:paraId="76A803AD" w14:textId="77777777" w:rsidR="00000000" w:rsidRDefault="00000000">
      <w:pPr>
        <w:pStyle w:val="pxp"/>
      </w:pPr>
    </w:p>
  </w:footnote>
  <w:footnote w:id="233">
    <w:p w14:paraId="26A20B52"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1990BDA"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st.ref.id="I002DW6"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57687379" w14:textId="77777777" w:rsidR="00000000" w:rsidRDefault="00000000">
      <w:pPr>
        <w:pStyle w:val="pxp"/>
      </w:pPr>
    </w:p>
  </w:footnote>
  <w:footnote w:id="234">
    <w:p w14:paraId="5D22DB85"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D4C731B"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st.ref.id="I005712"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104-A(e)</w:t>
      </w:r>
      <w:r>
        <w:t>.</w:t>
      </w:r>
    </w:p>
    <w:p w14:paraId="18E89AF8" w14:textId="77777777" w:rsidR="00000000" w:rsidRDefault="00000000">
      <w:pPr>
        <w:pStyle w:val="pxp"/>
      </w:pPr>
    </w:p>
  </w:footnote>
  <w:footnote w:id="235">
    <w:p w14:paraId="2E8DCC80"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0EB0B04"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st.ref.id="I00805Y"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24125AFE" w14:textId="77777777" w:rsidR="00FB29D8" w:rsidRDefault="00FB29D8">
      <w:pPr>
        <w:pStyle w:val="pxrr"/>
        <w:spacing w:before="180"/>
        <w:rPr>
          <w:sz w:val="24"/>
          <w:szCs w:val="24"/>
        </w:rPr>
      </w:pPr>
      <w:r>
        <w:rPr>
          <w:rStyle w:val="pxvis"/>
          <w:rFonts w:cs="Arial"/>
          <w:bCs/>
          <w:szCs w:val="28"/>
        </w:rPr>
        <w:t>Research References</w:t>
      </w:r>
    </w:p>
    <w:p w14:paraId="6F398123"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rc.ref.id="I00ATAU"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94" w:author="Cara Cardinale" w:date="2025-01-19T12:37:00Z">
        <w:r w:rsidR="00890239">
          <w:rPr>
            <w:rStyle w:val="pxrc"/>
          </w:rPr>
          <w:t>1</w:t>
        </w:r>
      </w:ins>
      <w:del w:id="1395" w:author="Cara Cardinale" w:date="2025-01-19T12:37:00Z">
        <w:r w:rsidDel="00890239">
          <w:rPr>
            <w:rStyle w:val="pxrc"/>
          </w:rPr>
          <w:delText>2</w:delText>
        </w:r>
      </w:del>
      <w:r>
        <w:t>.</w:t>
      </w:r>
    </w:p>
    <w:p w14:paraId="0C1C04C5" w14:textId="77777777" w:rsidR="00000000" w:rsidRDefault="00000000">
      <w:pPr>
        <w:pStyle w:val="pxrrp"/>
      </w:pPr>
    </w:p>
  </w:footnote>
  <w:footnote w:id="236">
    <w:p w14:paraId="29EFA028"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8DFE6E9"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st.ref.id="I00DMFQ"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70AA6450"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t xml:space="preserve">For discussion concerning reservation of a corporate name, see </w:t>
      </w:r>
      <w:r>
        <w:rPr>
          <w:rStyle w:val="pxx"/>
          <w:color w:val="FF0000"/>
          <w:sz w:val="20"/>
          <w:szCs w:val="20"/>
          <w:vertAlign w:val="superscript"/>
        </w:rPr>
        <w:t>►</w:t>
      </w:r>
      <w:r>
        <w:rPr>
          <w:rStyle w:val="pxx"/>
        </w:rPr>
        <w:fldChar w:fldCharType="begin"/>
      </w:r>
      <w:r>
        <w:rPr>
          <w:rStyle w:val="pxx"/>
        </w:rPr>
        <w:instrText>x.ref.id="I00GFKM"</w:instrText>
      </w:r>
      <w:r>
        <w:rPr>
          <w:rStyle w:val="pxx"/>
        </w:rPr>
        <w:fldChar w:fldCharType="end"/>
      </w:r>
      <w:r>
        <w:rPr>
          <w:rStyle w:val="pxx"/>
          <w:vanish/>
        </w:rPr>
        <w:t>&amp;s;</w:t>
      </w:r>
      <w:r>
        <w:rPr>
          <w:rStyle w:val="pxvis"/>
          <w:rFonts w:ascii="Times NewRoman" w:hAnsi="Times NewRoman"/>
          <w:b w:val="0"/>
          <w:sz w:val="24"/>
        </w:rPr>
        <w:t>§</w:t>
      </w:r>
      <w:r>
        <w:rPr>
          <w:rStyle w:val="pxx"/>
        </w:rPr>
        <w:t>30:46</w:t>
      </w:r>
      <w:r>
        <w:t>.</w:t>
      </w:r>
    </w:p>
    <w:p w14:paraId="53D751F0" w14:textId="77777777" w:rsidR="00FB29D8" w:rsidRDefault="00FB29D8">
      <w:pPr>
        <w:pStyle w:val="pxrr"/>
        <w:spacing w:before="180"/>
        <w:rPr>
          <w:sz w:val="24"/>
          <w:szCs w:val="24"/>
        </w:rPr>
      </w:pPr>
      <w:r>
        <w:rPr>
          <w:rStyle w:val="pxvis"/>
          <w:rFonts w:cs="Arial"/>
          <w:bCs/>
          <w:szCs w:val="28"/>
        </w:rPr>
        <w:t>Research References</w:t>
      </w:r>
    </w:p>
    <w:p w14:paraId="066F4E37" w14:textId="77777777" w:rsidR="00FB29D8" w:rsidRDefault="00FB29D8">
      <w:pPr>
        <w:pStyle w:val="pxrrp"/>
      </w:pPr>
      <w:r>
        <w:t xml:space="preserve">Reservation of corporate name, </w:t>
      </w:r>
      <w:r>
        <w:rPr>
          <w:rStyle w:val="pxrc"/>
          <w:color w:val="FF0000"/>
          <w:sz w:val="20"/>
          <w:szCs w:val="20"/>
          <w:vertAlign w:val="superscript"/>
        </w:rPr>
        <w:t>►</w:t>
      </w:r>
      <w:r>
        <w:rPr>
          <w:rStyle w:val="pxrc"/>
        </w:rPr>
        <w:fldChar w:fldCharType="begin"/>
      </w:r>
      <w:r>
        <w:rPr>
          <w:rStyle w:val="pxrc"/>
        </w:rPr>
        <w:instrText>rc.ref.id="I002DXB"</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396" w:author="Cara Cardinale" w:date="2025-01-19T18:18:00Z">
        <w:r w:rsidDel="00CA42F9">
          <w:rPr>
            <w:rStyle w:val="pxrc"/>
          </w:rPr>
          <w:delText>165 to 167</w:delText>
        </w:r>
      </w:del>
      <w:ins w:id="1397" w:author="Cara Cardinale" w:date="2025-01-19T18:18:00Z">
        <w:r w:rsidR="00CA42F9">
          <w:rPr>
            <w:rStyle w:val="pxrc"/>
          </w:rPr>
          <w:t>161 to 163</w:t>
        </w:r>
      </w:ins>
      <w:r>
        <w:t>.</w:t>
      </w:r>
    </w:p>
    <w:p w14:paraId="77184847" w14:textId="77777777" w:rsidR="00000000" w:rsidRDefault="00000000">
      <w:pPr>
        <w:pStyle w:val="pxrrp"/>
      </w:pPr>
    </w:p>
  </w:footnote>
  <w:footnote w:id="237">
    <w:p w14:paraId="7999C3C0"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AF7959D"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st.ref.id="I005727"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27335B10" w14:textId="77777777" w:rsidR="00FB29D8" w:rsidRDefault="00FB29D8">
      <w:pPr>
        <w:pStyle w:val="pxrr"/>
        <w:spacing w:before="180"/>
        <w:rPr>
          <w:sz w:val="24"/>
          <w:szCs w:val="24"/>
        </w:rPr>
      </w:pPr>
      <w:r>
        <w:rPr>
          <w:rStyle w:val="pxvis"/>
          <w:rFonts w:cs="Arial"/>
          <w:bCs/>
          <w:szCs w:val="28"/>
        </w:rPr>
        <w:t>Research References</w:t>
      </w:r>
    </w:p>
    <w:p w14:paraId="78394309" w14:textId="77777777" w:rsidR="00FB29D8" w:rsidRDefault="00FB29D8">
      <w:pPr>
        <w:pStyle w:val="pxrrp"/>
      </w:pPr>
      <w:r>
        <w:t xml:space="preserve">Commencement of existence, </w:t>
      </w:r>
      <w:r>
        <w:rPr>
          <w:rStyle w:val="pxrc"/>
          <w:color w:val="FF0000"/>
          <w:sz w:val="20"/>
          <w:szCs w:val="20"/>
          <w:vertAlign w:val="superscript"/>
        </w:rPr>
        <w:t>►</w:t>
      </w:r>
      <w:r>
        <w:rPr>
          <w:rStyle w:val="pxrc"/>
        </w:rPr>
        <w:fldChar w:fldCharType="begin"/>
      </w:r>
      <w:r>
        <w:rPr>
          <w:rStyle w:val="pxrc"/>
        </w:rPr>
        <w:instrText>rc.ref.id="I008073"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398" w:author="Cara Cardinale" w:date="2025-01-19T18:19:00Z">
        <w:r w:rsidDel="00CA42F9">
          <w:rPr>
            <w:rStyle w:val="pxrc"/>
          </w:rPr>
          <w:delText>111</w:delText>
        </w:r>
      </w:del>
      <w:ins w:id="1399" w:author="Cara Cardinale" w:date="2025-01-19T18:19:00Z">
        <w:r w:rsidR="00CA42F9">
          <w:rPr>
            <w:rStyle w:val="pxrc"/>
          </w:rPr>
          <w:t>109</w:t>
        </w:r>
      </w:ins>
      <w:r>
        <w:t>.</w:t>
      </w:r>
    </w:p>
    <w:p w14:paraId="47CDA263" w14:textId="77777777" w:rsidR="00000000" w:rsidRDefault="00000000">
      <w:pPr>
        <w:pStyle w:val="pxrrp"/>
      </w:pPr>
    </w:p>
  </w:footnote>
  <w:footnote w:id="238">
    <w:p w14:paraId="36DB7C05"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D318D4E"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st.ref.id="I00ATBZ"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1106B9BD" w14:textId="77777777" w:rsidR="00FB29D8" w:rsidRDefault="00FB29D8">
      <w:pPr>
        <w:pStyle w:val="pxrr"/>
        <w:spacing w:before="180"/>
        <w:rPr>
          <w:sz w:val="24"/>
          <w:szCs w:val="24"/>
        </w:rPr>
      </w:pPr>
      <w:r>
        <w:rPr>
          <w:rStyle w:val="pxvis"/>
          <w:rFonts w:cs="Arial"/>
          <w:bCs/>
          <w:szCs w:val="28"/>
        </w:rPr>
        <w:t>Research References</w:t>
      </w:r>
    </w:p>
    <w:p w14:paraId="4A103750" w14:textId="77777777" w:rsidR="00FB29D8" w:rsidRDefault="00FB29D8">
      <w:pPr>
        <w:pStyle w:val="pxrrp"/>
      </w:pPr>
      <w:r>
        <w:t xml:space="preserve">Evidentiary effect of certificate, </w:t>
      </w:r>
      <w:r>
        <w:rPr>
          <w:rStyle w:val="pxrc"/>
          <w:color w:val="FF0000"/>
          <w:sz w:val="20"/>
          <w:szCs w:val="20"/>
          <w:vertAlign w:val="superscript"/>
        </w:rPr>
        <w:t>►</w:t>
      </w:r>
      <w:r>
        <w:rPr>
          <w:rStyle w:val="pxrc"/>
        </w:rPr>
        <w:fldChar w:fldCharType="begin"/>
      </w:r>
      <w:r>
        <w:rPr>
          <w:rStyle w:val="pxrc"/>
        </w:rPr>
        <w:instrText>rc.ref.id="I00DMGV"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85</w:t>
      </w:r>
      <w:r>
        <w:t>.</w:t>
      </w:r>
    </w:p>
    <w:p w14:paraId="6B26E5FB" w14:textId="77777777" w:rsidR="00000000" w:rsidRDefault="00000000">
      <w:pPr>
        <w:pStyle w:val="pxrrp"/>
      </w:pPr>
    </w:p>
  </w:footnote>
  <w:footnote w:id="239">
    <w:p w14:paraId="4E51B9EE"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056C118"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st.ref.id="I002DXD"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0B3A8333" w14:textId="77777777" w:rsidR="00FB29D8" w:rsidRDefault="00FB29D8">
      <w:pPr>
        <w:pStyle w:val="pxrr"/>
        <w:spacing w:before="180"/>
        <w:rPr>
          <w:sz w:val="24"/>
          <w:szCs w:val="24"/>
        </w:rPr>
      </w:pPr>
      <w:r>
        <w:rPr>
          <w:rStyle w:val="pxvis"/>
          <w:rFonts w:cs="Arial"/>
          <w:bCs/>
          <w:szCs w:val="28"/>
        </w:rPr>
        <w:t>Research References</w:t>
      </w:r>
    </w:p>
    <w:p w14:paraId="5EC7E7F5" w14:textId="77777777" w:rsidR="00FB29D8" w:rsidRDefault="00FB29D8">
      <w:pPr>
        <w:pStyle w:val="pxrrp"/>
      </w:pPr>
      <w:r>
        <w:t xml:space="preserve">Effect on incorporation of unincorporated group, </w:t>
      </w:r>
      <w:r>
        <w:rPr>
          <w:rStyle w:val="pxrc"/>
          <w:color w:val="FF0000"/>
          <w:sz w:val="20"/>
          <w:szCs w:val="20"/>
          <w:vertAlign w:val="superscript"/>
        </w:rPr>
        <w:t>►</w:t>
      </w:r>
      <w:r>
        <w:rPr>
          <w:rStyle w:val="pxrc"/>
        </w:rPr>
        <w:fldChar w:fldCharType="begin"/>
      </w:r>
      <w:r>
        <w:rPr>
          <w:rStyle w:val="pxrc"/>
        </w:rPr>
        <w:instrText>rc.ref.id="I005729"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ins w:id="1400" w:author="Cara Cardinale" w:date="2025-01-19T18:20:00Z">
        <w:r w:rsidR="00CA42F9">
          <w:rPr>
            <w:rStyle w:val="pxrc"/>
          </w:rPr>
          <w:t>2</w:t>
        </w:r>
      </w:ins>
      <w:del w:id="1401" w:author="Cara Cardinale" w:date="2025-01-19T18:20:00Z">
        <w:r w:rsidDel="00CA42F9">
          <w:rPr>
            <w:rStyle w:val="pxrc"/>
          </w:rPr>
          <w:delText>4</w:delText>
        </w:r>
      </w:del>
      <w:r>
        <w:t>.</w:t>
      </w:r>
    </w:p>
    <w:p w14:paraId="361A9731" w14:textId="77777777" w:rsidR="00000000" w:rsidRDefault="00000000">
      <w:pPr>
        <w:pStyle w:val="pxrrp"/>
      </w:pPr>
    </w:p>
  </w:footnote>
  <w:footnote w:id="240">
    <w:p w14:paraId="35270FF0"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69B3B8F"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st.ref.id="I002E31"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7C48C0D3" w14:textId="77777777" w:rsidR="00000000" w:rsidRDefault="00000000">
      <w:pPr>
        <w:pStyle w:val="pxp"/>
      </w:pPr>
    </w:p>
  </w:footnote>
  <w:footnote w:id="241">
    <w:p w14:paraId="0E1A63BA"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570A0D4"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st.ref.id="I00577X"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6CD698B7" w14:textId="77777777" w:rsidR="00000000" w:rsidRDefault="00000000">
      <w:pPr>
        <w:pStyle w:val="pxp"/>
      </w:pPr>
    </w:p>
  </w:footnote>
  <w:footnote w:id="242">
    <w:p w14:paraId="7FAD8B0E"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FBC8B8D"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st.ref.id="I00ATHP"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801(a)</w:t>
      </w:r>
      <w:r>
        <w:t>.</w:t>
      </w:r>
    </w:p>
    <w:p w14:paraId="3F42769E" w14:textId="77777777" w:rsidR="00FB29D8" w:rsidRDefault="00FB29D8">
      <w:pPr>
        <w:pStyle w:val="pxrr"/>
        <w:spacing w:before="180"/>
        <w:rPr>
          <w:sz w:val="24"/>
          <w:szCs w:val="24"/>
        </w:rPr>
      </w:pPr>
      <w:r>
        <w:rPr>
          <w:rStyle w:val="pxvis"/>
          <w:rFonts w:cs="Arial"/>
          <w:bCs/>
          <w:szCs w:val="28"/>
        </w:rPr>
        <w:t>Research References</w:t>
      </w:r>
    </w:p>
    <w:p w14:paraId="73CD4F6E" w14:textId="77777777" w:rsidR="00FB29D8" w:rsidRDefault="00FB29D8">
      <w:pPr>
        <w:pStyle w:val="pxrrp"/>
      </w:pPr>
      <w:r>
        <w:t xml:space="preserve">Amendment of certificate of incorporation, </w:t>
      </w:r>
      <w:r>
        <w:rPr>
          <w:rStyle w:val="pxrc"/>
          <w:color w:val="FF0000"/>
          <w:sz w:val="20"/>
          <w:szCs w:val="20"/>
          <w:vertAlign w:val="superscript"/>
        </w:rPr>
        <w:t>►</w:t>
      </w:r>
      <w:r>
        <w:rPr>
          <w:rStyle w:val="pxrc"/>
        </w:rPr>
        <w:fldChar w:fldCharType="begin"/>
      </w:r>
      <w:r>
        <w:rPr>
          <w:rStyle w:val="pxrc"/>
        </w:rPr>
        <w:instrText>rc.ref.id="I0618BK"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06" w:author="Cara Cardinale" w:date="2025-01-19T18:24:00Z">
        <w:r w:rsidDel="00CA42F9">
          <w:rPr>
            <w:rStyle w:val="pxrc"/>
          </w:rPr>
          <w:delText>145 to 161</w:delText>
        </w:r>
      </w:del>
      <w:ins w:id="1407" w:author="Cara Cardinale" w:date="2025-01-19T18:24:00Z">
        <w:r w:rsidR="00CA42F9">
          <w:rPr>
            <w:rStyle w:val="pxrc"/>
          </w:rPr>
          <w:t>143 to 157</w:t>
        </w:r>
      </w:ins>
      <w:r>
        <w:t>.</w:t>
      </w:r>
    </w:p>
    <w:p w14:paraId="266D2C78" w14:textId="77777777" w:rsidR="00000000" w:rsidRDefault="00000000">
      <w:pPr>
        <w:pStyle w:val="pxrrp"/>
      </w:pPr>
    </w:p>
  </w:footnote>
  <w:footnote w:id="243">
    <w:p w14:paraId="454FB4A9"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DD292A9"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st.ref.id="I00577Z"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802(a)(1)</w:t>
      </w:r>
      <w:r>
        <w:t>.</w:t>
      </w:r>
    </w:p>
    <w:p w14:paraId="32511A03" w14:textId="77777777" w:rsidR="00FB29D8" w:rsidRDefault="00FB29D8">
      <w:pPr>
        <w:pStyle w:val="pxrr"/>
        <w:spacing w:before="180"/>
        <w:rPr>
          <w:sz w:val="24"/>
          <w:szCs w:val="24"/>
        </w:rPr>
      </w:pPr>
      <w:r>
        <w:rPr>
          <w:rStyle w:val="pxvis"/>
          <w:rFonts w:cs="Arial"/>
          <w:bCs/>
          <w:szCs w:val="28"/>
        </w:rPr>
        <w:t>Research References</w:t>
      </w:r>
    </w:p>
    <w:p w14:paraId="6C5FBCE7" w14:textId="77777777" w:rsidR="00FB29D8" w:rsidRDefault="00FB29D8">
      <w:pPr>
        <w:pStyle w:val="pxrrp"/>
      </w:pPr>
      <w:r>
        <w:t xml:space="preserve">Procedure for effecting amendment or change of certificate of incorporation, </w:t>
      </w:r>
      <w:r>
        <w:rPr>
          <w:rStyle w:val="pxrc"/>
          <w:color w:val="FF0000"/>
          <w:sz w:val="20"/>
          <w:szCs w:val="20"/>
          <w:vertAlign w:val="superscript"/>
        </w:rPr>
        <w:t>►</w:t>
      </w:r>
      <w:r>
        <w:rPr>
          <w:rStyle w:val="pxrc"/>
        </w:rPr>
        <w:fldChar w:fldCharType="begin"/>
      </w:r>
      <w:r>
        <w:rPr>
          <w:rStyle w:val="pxrc"/>
        </w:rPr>
        <w:instrText>rc.ref.id="I0080CV"</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08" w:author="Cara Cardinale" w:date="2025-01-19T18:27:00Z">
        <w:r w:rsidDel="00CA42F9">
          <w:rPr>
            <w:rStyle w:val="pxrc"/>
          </w:rPr>
          <w:delText>149 to 155</w:delText>
        </w:r>
      </w:del>
      <w:ins w:id="1409" w:author="Cara Cardinale" w:date="2025-01-19T18:27:00Z">
        <w:r w:rsidR="00CA42F9">
          <w:rPr>
            <w:rStyle w:val="pxrc"/>
          </w:rPr>
          <w:t>147 to 153</w:t>
        </w:r>
      </w:ins>
      <w:r>
        <w:t>.</w:t>
      </w:r>
    </w:p>
    <w:p w14:paraId="2FDEE5A0" w14:textId="77777777" w:rsidR="00000000" w:rsidRDefault="00000000">
      <w:pPr>
        <w:pStyle w:val="pxrrp"/>
      </w:pPr>
    </w:p>
  </w:footnote>
  <w:footnote w:id="244">
    <w:p w14:paraId="151C00C5"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E5650A4"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st.ref.id="I00ATHR"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802(a)(2)</w:t>
      </w:r>
      <w:r>
        <w:t>.</w:t>
      </w:r>
    </w:p>
    <w:p w14:paraId="0060A3EF" w14:textId="77777777" w:rsidR="00FB29D8" w:rsidRDefault="00FB29D8">
      <w:pPr>
        <w:pStyle w:val="pxrr"/>
        <w:spacing w:before="180"/>
        <w:rPr>
          <w:sz w:val="24"/>
          <w:szCs w:val="24"/>
        </w:rPr>
      </w:pPr>
      <w:r>
        <w:rPr>
          <w:rStyle w:val="pxvis"/>
          <w:rFonts w:cs="Arial"/>
          <w:bCs/>
          <w:szCs w:val="28"/>
        </w:rPr>
        <w:t>Research References</w:t>
      </w:r>
    </w:p>
    <w:p w14:paraId="167DC126" w14:textId="77777777" w:rsidR="00FB29D8" w:rsidRDefault="00FB29D8">
      <w:pPr>
        <w:pStyle w:val="pxrrp"/>
      </w:pPr>
      <w:r>
        <w:t xml:space="preserve">Procedure for effecting amendment or change of certificate of incorporation, </w:t>
      </w:r>
      <w:r>
        <w:rPr>
          <w:rStyle w:val="pxrc"/>
          <w:color w:val="FF0000"/>
          <w:sz w:val="20"/>
          <w:szCs w:val="20"/>
          <w:vertAlign w:val="superscript"/>
        </w:rPr>
        <w:t>►</w:t>
      </w:r>
      <w:r>
        <w:rPr>
          <w:rStyle w:val="pxrc"/>
        </w:rPr>
        <w:fldChar w:fldCharType="begin"/>
      </w:r>
      <w:r>
        <w:rPr>
          <w:rStyle w:val="pxrc"/>
        </w:rPr>
        <w:instrText>rc.ref.id="I00DMMN"</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10" w:author="Cara Cardinale" w:date="2025-01-19T18:27:00Z">
        <w:r w:rsidDel="00CA42F9">
          <w:rPr>
            <w:rStyle w:val="pxrc"/>
          </w:rPr>
          <w:delText>149 to 155</w:delText>
        </w:r>
      </w:del>
      <w:ins w:id="1411" w:author="Cara Cardinale" w:date="2025-01-19T18:27:00Z">
        <w:r w:rsidR="00CA42F9">
          <w:rPr>
            <w:rStyle w:val="pxrc"/>
          </w:rPr>
          <w:t>147 to 153</w:t>
        </w:r>
      </w:ins>
      <w:r>
        <w:t>.</w:t>
      </w:r>
    </w:p>
    <w:p w14:paraId="7167808E" w14:textId="77777777" w:rsidR="00FB29D8" w:rsidRDefault="00FB29D8">
      <w:pPr>
        <w:pStyle w:val="pxrrp"/>
      </w:pPr>
      <w:r>
        <w:t xml:space="preserve">Authorization of amendment or change of certificate of incorporation by board of directors, </w:t>
      </w:r>
      <w:r>
        <w:rPr>
          <w:rStyle w:val="pxrc"/>
          <w:color w:val="FF0000"/>
          <w:sz w:val="20"/>
          <w:szCs w:val="20"/>
          <w:vertAlign w:val="superscript"/>
        </w:rPr>
        <w:t>►</w:t>
      </w:r>
      <w:r>
        <w:rPr>
          <w:rStyle w:val="pxrc"/>
        </w:rPr>
        <w:fldChar w:fldCharType="begin"/>
      </w:r>
      <w:r>
        <w:rPr>
          <w:rStyle w:val="pxrc"/>
        </w:rPr>
        <w:instrText>rc.ref.id="I002E36"</w:instrText>
      </w:r>
      <w:r>
        <w:rPr>
          <w:rStyle w:val="pxrc"/>
        </w:rPr>
        <w:fldChar w:fldCharType="end"/>
      </w:r>
      <w:r>
        <w:rPr>
          <w:rStyle w:val="pxrc"/>
        </w:rPr>
        <w:t xml:space="preserve">N.Y. Jur. 2d, Business Relationships </w:t>
      </w:r>
      <w:r>
        <w:rPr>
          <w:rStyle w:val="pxrc"/>
          <w:vanish/>
        </w:rPr>
        <w:t>&amp;s;</w:t>
      </w:r>
      <w:del w:id="1412" w:author="Cara Cardinale" w:date="2025-01-19T18:28:00Z">
        <w:r w:rsidDel="003A1E6B">
          <w:rPr>
            <w:rStyle w:val="pxvis"/>
            <w:rFonts w:ascii="Times NewRoman" w:hAnsi="Times NewRoman"/>
            <w:b w:val="0"/>
            <w:sz w:val="24"/>
          </w:rPr>
          <w:delText>§</w:delText>
        </w:r>
        <w:r w:rsidDel="003A1E6B">
          <w:rPr>
            <w:rStyle w:val="pxrc"/>
          </w:rPr>
          <w:delText>152</w:delText>
        </w:r>
      </w:del>
      <w:ins w:id="1413" w:author="Cara Cardinale" w:date="2025-01-19T18:28:00Z">
        <w:r w:rsidR="003A1E6B">
          <w:rPr>
            <w:rStyle w:val="pxvis"/>
            <w:rFonts w:ascii="Times NewRoman" w:hAnsi="Times NewRoman"/>
            <w:b w:val="0"/>
            <w:sz w:val="24"/>
          </w:rPr>
          <w:t>§150</w:t>
        </w:r>
      </w:ins>
      <w:r>
        <w:t>.</w:t>
      </w:r>
    </w:p>
    <w:p w14:paraId="2ABBC72C" w14:textId="77777777" w:rsidR="00000000" w:rsidRDefault="00000000">
      <w:pPr>
        <w:pStyle w:val="pxrrp"/>
      </w:pPr>
    </w:p>
  </w:footnote>
  <w:footnote w:id="245">
    <w:p w14:paraId="00D4AB25"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9B65AD8"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st.ref.id="I002E38"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802(c)</w:t>
      </w:r>
      <w:r>
        <w:t>.</w:t>
      </w:r>
    </w:p>
    <w:p w14:paraId="63C7F758" w14:textId="77777777" w:rsidR="00FB29D8" w:rsidRDefault="00FB29D8">
      <w:pPr>
        <w:pStyle w:val="pxrr"/>
        <w:spacing w:before="180"/>
        <w:rPr>
          <w:sz w:val="24"/>
          <w:szCs w:val="24"/>
        </w:rPr>
      </w:pPr>
      <w:r>
        <w:rPr>
          <w:rStyle w:val="pxvis"/>
          <w:rFonts w:cs="Arial"/>
          <w:bCs/>
          <w:szCs w:val="28"/>
        </w:rPr>
        <w:t>Research References</w:t>
      </w:r>
    </w:p>
    <w:p w14:paraId="0968DF7C" w14:textId="77777777" w:rsidR="00FB29D8" w:rsidRDefault="00FB29D8">
      <w:pPr>
        <w:pStyle w:val="pxrrp"/>
      </w:pPr>
      <w:r>
        <w:t xml:space="preserve">Authorization of amendment or change of certificate of incorporation by board of directors, </w:t>
      </w:r>
      <w:r>
        <w:rPr>
          <w:rStyle w:val="pxrc"/>
          <w:color w:val="FF0000"/>
          <w:sz w:val="20"/>
          <w:szCs w:val="20"/>
          <w:vertAlign w:val="superscript"/>
        </w:rPr>
        <w:t>►</w:t>
      </w:r>
      <w:r>
        <w:rPr>
          <w:rStyle w:val="pxrc"/>
        </w:rPr>
        <w:fldChar w:fldCharType="begin"/>
      </w:r>
      <w:r>
        <w:rPr>
          <w:rStyle w:val="pxrc"/>
        </w:rPr>
        <w:instrText>rc.ref.id="I005784"</w:instrText>
      </w:r>
      <w:r>
        <w:rPr>
          <w:rStyle w:val="pxrc"/>
        </w:rPr>
        <w:fldChar w:fldCharType="end"/>
      </w:r>
      <w:r>
        <w:rPr>
          <w:rStyle w:val="pxrc"/>
        </w:rPr>
        <w:t xml:space="preserve">N.Y. Jur. 2d, Business Relationships </w:t>
      </w:r>
      <w:r>
        <w:rPr>
          <w:rStyle w:val="pxrc"/>
          <w:vanish/>
        </w:rPr>
        <w:t>&amp;s;</w:t>
      </w:r>
      <w:del w:id="1414" w:author="Cara Cardinale" w:date="2025-01-19T18:28:00Z">
        <w:r w:rsidDel="003A1E6B">
          <w:rPr>
            <w:rStyle w:val="pxvis"/>
            <w:rFonts w:ascii="Times NewRoman" w:hAnsi="Times NewRoman"/>
            <w:b w:val="0"/>
            <w:sz w:val="24"/>
          </w:rPr>
          <w:delText>§</w:delText>
        </w:r>
        <w:r w:rsidDel="003A1E6B">
          <w:rPr>
            <w:rStyle w:val="pxrc"/>
          </w:rPr>
          <w:delText>152</w:delText>
        </w:r>
      </w:del>
      <w:ins w:id="1415" w:author="Cara Cardinale" w:date="2025-01-19T18:28:00Z">
        <w:r w:rsidR="003A1E6B">
          <w:rPr>
            <w:rStyle w:val="pxvis"/>
            <w:rFonts w:ascii="Times NewRoman" w:hAnsi="Times NewRoman"/>
            <w:b w:val="0"/>
            <w:sz w:val="24"/>
          </w:rPr>
          <w:t>§150</w:t>
        </w:r>
      </w:ins>
      <w:r>
        <w:t>.</w:t>
      </w:r>
    </w:p>
    <w:p w14:paraId="17525CD5" w14:textId="77777777" w:rsidR="00000000" w:rsidRDefault="00000000">
      <w:pPr>
        <w:pStyle w:val="pxrrp"/>
      </w:pPr>
    </w:p>
  </w:footnote>
  <w:footnote w:id="246">
    <w:p w14:paraId="4DC0277A"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FB753D4"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st.ref.id="I00ATHW"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1717C40F" w14:textId="77777777" w:rsidR="00FB29D8" w:rsidRDefault="00FB29D8">
      <w:pPr>
        <w:pStyle w:val="pxrr"/>
        <w:spacing w:before="180"/>
        <w:rPr>
          <w:sz w:val="24"/>
          <w:szCs w:val="24"/>
        </w:rPr>
      </w:pPr>
      <w:r>
        <w:rPr>
          <w:rStyle w:val="pxvis"/>
          <w:rFonts w:cs="Arial"/>
          <w:bCs/>
          <w:szCs w:val="28"/>
        </w:rPr>
        <w:t>Research References</w:t>
      </w:r>
    </w:p>
    <w:p w14:paraId="05C93757" w14:textId="77777777" w:rsidR="00FB29D8" w:rsidRDefault="00FB29D8">
      <w:pPr>
        <w:pStyle w:val="pxrrp"/>
      </w:pPr>
      <w:r>
        <w:t xml:space="preserve">Procedure for effecting amendment or change of certificate of incorporation, </w:t>
      </w:r>
      <w:r>
        <w:rPr>
          <w:rStyle w:val="pxrc"/>
          <w:color w:val="FF0000"/>
          <w:sz w:val="20"/>
          <w:szCs w:val="20"/>
          <w:vertAlign w:val="superscript"/>
        </w:rPr>
        <w:t>►</w:t>
      </w:r>
      <w:r>
        <w:rPr>
          <w:rStyle w:val="pxrc"/>
        </w:rPr>
        <w:fldChar w:fldCharType="begin"/>
      </w:r>
      <w:r>
        <w:rPr>
          <w:rStyle w:val="pxrc"/>
        </w:rPr>
        <w:instrText>rc.ref.id="I00DMMS"</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16" w:author="Cara Cardinale" w:date="2025-01-19T18:27:00Z">
        <w:r w:rsidDel="00CA42F9">
          <w:rPr>
            <w:rStyle w:val="pxrc"/>
          </w:rPr>
          <w:delText>149 to 155</w:delText>
        </w:r>
      </w:del>
      <w:ins w:id="1417" w:author="Cara Cardinale" w:date="2025-01-19T18:27:00Z">
        <w:r w:rsidR="00CA42F9">
          <w:rPr>
            <w:rStyle w:val="pxrc"/>
          </w:rPr>
          <w:t>147 to 153</w:t>
        </w:r>
      </w:ins>
      <w:r>
        <w:t>.</w:t>
      </w:r>
    </w:p>
    <w:p w14:paraId="135CA773" w14:textId="77777777" w:rsidR="00000000" w:rsidRDefault="00000000">
      <w:pPr>
        <w:pStyle w:val="pxrrp"/>
      </w:pPr>
    </w:p>
  </w:footnote>
  <w:footnote w:id="247">
    <w:p w14:paraId="6490AC02"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D23C2A3"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st.ref.id="I002E4E"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7FEEAEFE"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t xml:space="preserve">For execution requirements, see </w:t>
      </w:r>
      <w:r>
        <w:rPr>
          <w:rStyle w:val="pxx"/>
          <w:color w:val="FF0000"/>
          <w:sz w:val="20"/>
          <w:szCs w:val="20"/>
          <w:vertAlign w:val="superscript"/>
        </w:rPr>
        <w:t>►</w:t>
      </w:r>
      <w:r>
        <w:rPr>
          <w:rStyle w:val="pxx"/>
        </w:rPr>
        <w:fldChar w:fldCharType="begin"/>
      </w:r>
      <w:r>
        <w:rPr>
          <w:rStyle w:val="pxx"/>
        </w:rPr>
        <w:instrText>x.ref.id="I00579A"</w:instrText>
      </w:r>
      <w:r>
        <w:rPr>
          <w:rStyle w:val="pxx"/>
        </w:rPr>
        <w:fldChar w:fldCharType="end"/>
      </w:r>
      <w:r>
        <w:rPr>
          <w:rStyle w:val="pxx"/>
          <w:vanish/>
        </w:rPr>
        <w:t>&amp;s;</w:t>
      </w:r>
      <w:r>
        <w:rPr>
          <w:rStyle w:val="pxvis"/>
          <w:rFonts w:ascii="Times NewRoman" w:hAnsi="Times NewRoman"/>
          <w:b w:val="0"/>
          <w:sz w:val="24"/>
        </w:rPr>
        <w:t>§</w:t>
      </w:r>
      <w:r>
        <w:rPr>
          <w:rStyle w:val="pxx"/>
        </w:rPr>
        <w:t>30:34</w:t>
      </w:r>
      <w:r>
        <w:t>.</w:t>
      </w:r>
    </w:p>
    <w:p w14:paraId="02BC46EE" w14:textId="77777777" w:rsidR="00FB29D8" w:rsidRDefault="00FB29D8">
      <w:pPr>
        <w:pStyle w:val="pxrr"/>
        <w:spacing w:before="180"/>
        <w:rPr>
          <w:sz w:val="24"/>
          <w:szCs w:val="24"/>
        </w:rPr>
      </w:pPr>
      <w:r>
        <w:rPr>
          <w:rStyle w:val="pxvis"/>
          <w:rFonts w:cs="Arial"/>
          <w:bCs/>
          <w:szCs w:val="28"/>
        </w:rPr>
        <w:t>Research References</w:t>
      </w:r>
    </w:p>
    <w:p w14:paraId="0BF9C74B" w14:textId="77777777" w:rsidR="00FB29D8" w:rsidRDefault="00FB29D8">
      <w:pPr>
        <w:pStyle w:val="pxrrp"/>
      </w:pPr>
      <w:r>
        <w:t xml:space="preserve">Contents of certificate of amendment, </w:t>
      </w:r>
      <w:r>
        <w:rPr>
          <w:rStyle w:val="pxrc"/>
          <w:color w:val="FF0000"/>
          <w:sz w:val="20"/>
          <w:szCs w:val="20"/>
          <w:vertAlign w:val="superscript"/>
        </w:rPr>
        <w:t>►</w:t>
      </w:r>
      <w:r>
        <w:rPr>
          <w:rStyle w:val="pxrc"/>
        </w:rPr>
        <w:fldChar w:fldCharType="begin"/>
      </w:r>
      <w:r>
        <w:rPr>
          <w:rStyle w:val="pxrc"/>
        </w:rPr>
        <w:instrText>rc.ref.id="I0080E6"</w:instrText>
      </w:r>
      <w:r>
        <w:rPr>
          <w:rStyle w:val="pxrc"/>
        </w:rPr>
        <w:fldChar w:fldCharType="end"/>
      </w:r>
      <w:r>
        <w:rPr>
          <w:rStyle w:val="pxrc"/>
        </w:rPr>
        <w:t xml:space="preserve">N.Y. Jur. 2d, Business Relationships </w:t>
      </w:r>
      <w:r>
        <w:rPr>
          <w:rStyle w:val="pxrc"/>
          <w:vanish/>
        </w:rPr>
        <w:t>&amp;s;</w:t>
      </w:r>
      <w:del w:id="1418" w:author="Cara Cardinale" w:date="2025-01-19T18:38:00Z">
        <w:r w:rsidDel="00813449">
          <w:rPr>
            <w:rStyle w:val="pxvis"/>
            <w:rFonts w:ascii="Times NewRoman" w:hAnsi="Times NewRoman"/>
            <w:b w:val="0"/>
            <w:sz w:val="24"/>
          </w:rPr>
          <w:delText>§</w:delText>
        </w:r>
        <w:r w:rsidDel="00813449">
          <w:rPr>
            <w:rStyle w:val="pxrc"/>
          </w:rPr>
          <w:delText>157</w:delText>
        </w:r>
      </w:del>
      <w:ins w:id="1419" w:author="Cara Cardinale" w:date="2025-01-19T18:38:00Z">
        <w:r w:rsidR="00813449">
          <w:rPr>
            <w:rStyle w:val="pxvis"/>
            <w:rFonts w:ascii="Times NewRoman" w:hAnsi="Times NewRoman"/>
            <w:b w:val="0"/>
            <w:sz w:val="24"/>
          </w:rPr>
          <w:t>§154</w:t>
        </w:r>
      </w:ins>
      <w:r>
        <w:t>.</w:t>
      </w:r>
    </w:p>
    <w:p w14:paraId="085F4FE2" w14:textId="77777777" w:rsidR="00000000" w:rsidRDefault="00000000">
      <w:pPr>
        <w:pStyle w:val="pxrrp"/>
      </w:pPr>
    </w:p>
  </w:footnote>
  <w:footnote w:id="248">
    <w:p w14:paraId="4B884E15"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7286707"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st.ref.id="I00ATJ2"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740563F6" w14:textId="77777777" w:rsidR="00000000" w:rsidRDefault="00000000">
      <w:pPr>
        <w:pStyle w:val="pxp"/>
      </w:pPr>
    </w:p>
  </w:footnote>
  <w:footnote w:id="249">
    <w:p w14:paraId="0DD8CE34"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16B61DA"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st.ref.id="I00DMNY"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805(a)</w:t>
      </w:r>
      <w:r>
        <w:t>.</w:t>
      </w:r>
    </w:p>
    <w:p w14:paraId="1F95D48B" w14:textId="77777777" w:rsidR="00FB29D8" w:rsidRDefault="00FB29D8">
      <w:pPr>
        <w:pStyle w:val="pxrr"/>
        <w:spacing w:before="180"/>
        <w:rPr>
          <w:sz w:val="24"/>
          <w:szCs w:val="24"/>
        </w:rPr>
      </w:pPr>
      <w:r>
        <w:rPr>
          <w:rStyle w:val="pxvis"/>
          <w:rFonts w:cs="Arial"/>
          <w:bCs/>
          <w:szCs w:val="28"/>
        </w:rPr>
        <w:t>Research References</w:t>
      </w:r>
    </w:p>
    <w:p w14:paraId="5207A4FF" w14:textId="77777777"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rc.ref.id="I00GFSU"</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20" w:author="Cara Cardinale" w:date="2025-01-19T18:45:00Z">
        <w:r w:rsidDel="00813449">
          <w:rPr>
            <w:rStyle w:val="pxrc"/>
          </w:rPr>
          <w:delText>160, 161</w:delText>
        </w:r>
        <w:r w:rsidDel="00813449">
          <w:delText>.</w:delText>
        </w:r>
      </w:del>
      <w:ins w:id="1421" w:author="Cara Cardinale" w:date="2025-01-19T18:45:00Z">
        <w:r w:rsidR="00813449">
          <w:rPr>
            <w:rStyle w:val="pxrc"/>
          </w:rPr>
          <w:t>156, 157</w:t>
        </w:r>
      </w:ins>
    </w:p>
    <w:p w14:paraId="0A51B5F0" w14:textId="77777777" w:rsidR="00000000" w:rsidRDefault="00000000">
      <w:pPr>
        <w:pStyle w:val="pxrrp"/>
      </w:pPr>
    </w:p>
  </w:footnote>
  <w:footnote w:id="250">
    <w:p w14:paraId="7BBD6FDB"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D792330"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st.ref.id="I002E4G"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805(a)</w:t>
      </w:r>
      <w:r>
        <w:t>.</w:t>
      </w:r>
    </w:p>
    <w:p w14:paraId="1B47C161" w14:textId="77777777" w:rsidR="00FB29D8" w:rsidRDefault="00FB29D8">
      <w:pPr>
        <w:pStyle w:val="pxrr"/>
        <w:spacing w:before="180"/>
        <w:rPr>
          <w:sz w:val="24"/>
          <w:szCs w:val="24"/>
        </w:rPr>
      </w:pPr>
      <w:r>
        <w:rPr>
          <w:rStyle w:val="pxvis"/>
          <w:rFonts w:cs="Arial"/>
          <w:bCs/>
          <w:szCs w:val="28"/>
        </w:rPr>
        <w:t>Research References</w:t>
      </w:r>
    </w:p>
    <w:p w14:paraId="2AD27105" w14:textId="77777777"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rc.ref.id="I00579C"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22" w:author="Cara Cardinale" w:date="2025-01-19T18:45:00Z">
        <w:r w:rsidDel="00813449">
          <w:rPr>
            <w:rStyle w:val="pxrc"/>
          </w:rPr>
          <w:delText>160, 161</w:delText>
        </w:r>
        <w:r w:rsidDel="00813449">
          <w:delText>.</w:delText>
        </w:r>
      </w:del>
      <w:ins w:id="1423" w:author="Cara Cardinale" w:date="2025-01-19T18:45:00Z">
        <w:r w:rsidR="00813449">
          <w:rPr>
            <w:rStyle w:val="pxrc"/>
          </w:rPr>
          <w:t>156, 157</w:t>
        </w:r>
      </w:ins>
    </w:p>
    <w:p w14:paraId="66468AEE" w14:textId="77777777" w:rsidR="00000000" w:rsidRDefault="00000000">
      <w:pPr>
        <w:pStyle w:val="pxrrp"/>
      </w:pPr>
    </w:p>
  </w:footnote>
  <w:footnote w:id="251">
    <w:p w14:paraId="3B4CBC8E"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09EA633D"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st.ref.id="I0080E8"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805(f)</w:t>
      </w:r>
      <w:r>
        <w:t>.</w:t>
      </w:r>
    </w:p>
    <w:p w14:paraId="7FEDD1DB" w14:textId="77777777" w:rsidR="00FB29D8" w:rsidRDefault="00FB29D8">
      <w:pPr>
        <w:pStyle w:val="pxrr"/>
        <w:spacing w:before="180"/>
        <w:rPr>
          <w:sz w:val="24"/>
          <w:szCs w:val="24"/>
        </w:rPr>
      </w:pPr>
      <w:r>
        <w:rPr>
          <w:rStyle w:val="pxvis"/>
          <w:rFonts w:cs="Arial"/>
          <w:bCs/>
          <w:szCs w:val="28"/>
        </w:rPr>
        <w:t>Research References</w:t>
      </w:r>
    </w:p>
    <w:p w14:paraId="6198AF53" w14:textId="77777777"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rc.ref.id="I00ATJ4"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24" w:author="Cara Cardinale" w:date="2025-01-19T18:45:00Z">
        <w:r w:rsidDel="00813449">
          <w:rPr>
            <w:rStyle w:val="pxrc"/>
          </w:rPr>
          <w:delText>160, 161</w:delText>
        </w:r>
        <w:r w:rsidDel="00813449">
          <w:delText>.</w:delText>
        </w:r>
      </w:del>
      <w:ins w:id="1425" w:author="Cara Cardinale" w:date="2025-01-19T18:45:00Z">
        <w:r w:rsidR="00813449">
          <w:rPr>
            <w:rStyle w:val="pxrc"/>
          </w:rPr>
          <w:t>156, 157</w:t>
        </w:r>
      </w:ins>
    </w:p>
    <w:p w14:paraId="398AEB3A" w14:textId="77777777" w:rsidR="00000000" w:rsidRDefault="00000000">
      <w:pPr>
        <w:pStyle w:val="pxrrp"/>
      </w:pPr>
    </w:p>
  </w:footnote>
  <w:footnote w:id="252">
    <w:p w14:paraId="216EF560"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38C82D88"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st.ref.id="I05X0JE"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805(b)</w:t>
      </w:r>
      <w:r>
        <w:t>.</w:t>
      </w:r>
    </w:p>
    <w:p w14:paraId="72878315"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t xml:space="preserve">For execution requirements, see </w:t>
      </w:r>
      <w:r>
        <w:rPr>
          <w:rStyle w:val="pxx"/>
          <w:color w:val="FF0000"/>
          <w:sz w:val="20"/>
          <w:szCs w:val="20"/>
          <w:vertAlign w:val="superscript"/>
        </w:rPr>
        <w:t>►</w:t>
      </w:r>
      <w:r>
        <w:rPr>
          <w:rStyle w:val="pxx"/>
        </w:rPr>
        <w:fldChar w:fldCharType="begin"/>
      </w:r>
      <w:r>
        <w:rPr>
          <w:rStyle w:val="pxx"/>
        </w:rPr>
        <w:instrText>x.ref.id="I05SSU2"</w:instrText>
      </w:r>
      <w:r>
        <w:rPr>
          <w:rStyle w:val="pxx"/>
        </w:rPr>
        <w:fldChar w:fldCharType="end"/>
      </w:r>
      <w:r>
        <w:rPr>
          <w:rStyle w:val="pxx"/>
          <w:vanish/>
        </w:rPr>
        <w:t>&amp;s;</w:t>
      </w:r>
      <w:r>
        <w:rPr>
          <w:rStyle w:val="pxvis"/>
          <w:rFonts w:ascii="Times NewRoman" w:hAnsi="Times NewRoman"/>
          <w:b w:val="0"/>
          <w:sz w:val="24"/>
        </w:rPr>
        <w:t>§</w:t>
      </w:r>
      <w:r>
        <w:rPr>
          <w:rStyle w:val="pxx"/>
        </w:rPr>
        <w:t>30:34</w:t>
      </w:r>
      <w:r>
        <w:t>.</w:t>
      </w:r>
    </w:p>
    <w:p w14:paraId="53BCC42C" w14:textId="77777777" w:rsidR="00FB29D8" w:rsidRDefault="00FB29D8">
      <w:pPr>
        <w:pStyle w:val="pxrr"/>
        <w:spacing w:before="180"/>
        <w:rPr>
          <w:sz w:val="24"/>
          <w:szCs w:val="24"/>
        </w:rPr>
      </w:pPr>
      <w:r>
        <w:rPr>
          <w:rStyle w:val="pxvis"/>
          <w:rFonts w:cs="Arial"/>
          <w:bCs/>
          <w:szCs w:val="28"/>
        </w:rPr>
        <w:t>Research References</w:t>
      </w:r>
    </w:p>
    <w:p w14:paraId="0BBEBC75" w14:textId="77777777" w:rsidR="00FB29D8" w:rsidRDefault="00FB29D8">
      <w:pPr>
        <w:pStyle w:val="pxrrp"/>
      </w:pPr>
      <w:r>
        <w:t xml:space="preserve">Contents of restated certificate of incorporation, </w:t>
      </w:r>
      <w:r>
        <w:rPr>
          <w:rStyle w:val="pxrc"/>
          <w:color w:val="FF0000"/>
          <w:sz w:val="20"/>
          <w:szCs w:val="20"/>
          <w:vertAlign w:val="superscript"/>
        </w:rPr>
        <w:t>►</w:t>
      </w:r>
      <w:r>
        <w:rPr>
          <w:rStyle w:val="pxrc"/>
        </w:rPr>
        <w:fldChar w:fldCharType="begin"/>
      </w:r>
      <w:r>
        <w:rPr>
          <w:rStyle w:val="pxrc"/>
        </w:rPr>
        <w:instrText>rc.ref.id="I002EA6"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26" w:author="Cara Cardinale" w:date="2025-01-19T18:45:00Z">
        <w:r w:rsidDel="00813449">
          <w:rPr>
            <w:rStyle w:val="pxrc"/>
          </w:rPr>
          <w:delText>160, 161</w:delText>
        </w:r>
        <w:r w:rsidDel="00813449">
          <w:delText>.</w:delText>
        </w:r>
      </w:del>
      <w:ins w:id="1427" w:author="Cara Cardinale" w:date="2025-01-19T18:45:00Z">
        <w:r w:rsidR="00813449">
          <w:rPr>
            <w:rStyle w:val="pxrc"/>
          </w:rPr>
          <w:t>156, 157</w:t>
        </w:r>
      </w:ins>
    </w:p>
    <w:p w14:paraId="2F507A45" w14:textId="77777777" w:rsidR="00000000" w:rsidRDefault="00000000">
      <w:pPr>
        <w:pStyle w:val="pxrrp"/>
      </w:pPr>
    </w:p>
  </w:footnote>
  <w:footnote w:id="253">
    <w:p w14:paraId="3D6F7186"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7762EDF4"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st.ref.id="I0057F2"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294FA666" w14:textId="77777777" w:rsidR="00000000" w:rsidRDefault="00000000">
      <w:pPr>
        <w:pStyle w:val="pxp"/>
      </w:pPr>
    </w:p>
  </w:footnote>
  <w:footnote w:id="254">
    <w:p w14:paraId="6FAF5B29"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549385E"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st.ref.id="I0080JY"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805(b)(3)</w:t>
      </w:r>
      <w:r>
        <w:t>.</w:t>
      </w:r>
    </w:p>
    <w:p w14:paraId="55044D62" w14:textId="77777777" w:rsidR="00FB29D8" w:rsidRDefault="00FB29D8">
      <w:pPr>
        <w:pStyle w:val="pxrr"/>
        <w:spacing w:before="180"/>
        <w:rPr>
          <w:sz w:val="24"/>
          <w:szCs w:val="24"/>
        </w:rPr>
      </w:pPr>
      <w:r>
        <w:rPr>
          <w:rStyle w:val="pxvis"/>
          <w:rFonts w:cs="Arial"/>
          <w:bCs/>
          <w:szCs w:val="28"/>
        </w:rPr>
        <w:t>Research References</w:t>
      </w:r>
    </w:p>
    <w:p w14:paraId="21197D46" w14:textId="77777777"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rc.ref.id="I00ATOU"</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28" w:author="Cara Cardinale" w:date="2025-01-19T18:45:00Z">
        <w:r w:rsidDel="00813449">
          <w:rPr>
            <w:rStyle w:val="pxrc"/>
          </w:rPr>
          <w:delText>160, 161</w:delText>
        </w:r>
        <w:r w:rsidDel="00813449">
          <w:delText>.</w:delText>
        </w:r>
      </w:del>
      <w:ins w:id="1429" w:author="Cara Cardinale" w:date="2025-01-19T18:45:00Z">
        <w:r w:rsidR="00813449">
          <w:rPr>
            <w:rStyle w:val="pxrc"/>
          </w:rPr>
          <w:t>156, 157</w:t>
        </w:r>
      </w:ins>
    </w:p>
    <w:p w14:paraId="69E7A3A5" w14:textId="77777777" w:rsidR="00000000" w:rsidRDefault="00000000">
      <w:pPr>
        <w:pStyle w:val="pxrrp"/>
      </w:pPr>
    </w:p>
  </w:footnote>
  <w:footnote w:id="255">
    <w:p w14:paraId="767DDA23"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552671D1"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st.ref.id="I00DMTQ"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805(b)(4)</w:t>
      </w:r>
      <w:r>
        <w:t>.</w:t>
      </w:r>
    </w:p>
    <w:p w14:paraId="3EE93791" w14:textId="77777777" w:rsidR="00FB29D8" w:rsidRDefault="00FB29D8">
      <w:pPr>
        <w:pStyle w:val="pxrr"/>
        <w:spacing w:before="180"/>
        <w:rPr>
          <w:sz w:val="24"/>
          <w:szCs w:val="24"/>
        </w:rPr>
      </w:pPr>
      <w:r>
        <w:rPr>
          <w:rStyle w:val="pxvis"/>
          <w:rFonts w:cs="Arial"/>
          <w:bCs/>
          <w:szCs w:val="28"/>
        </w:rPr>
        <w:t>Research References</w:t>
      </w:r>
    </w:p>
    <w:p w14:paraId="14058AF2" w14:textId="77777777"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rc.ref.id="I0617XA"</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30" w:author="Cara Cardinale" w:date="2025-01-19T18:45:00Z">
        <w:r w:rsidDel="00813449">
          <w:rPr>
            <w:rStyle w:val="pxrc"/>
          </w:rPr>
          <w:delText>160, 161</w:delText>
        </w:r>
        <w:r w:rsidDel="00813449">
          <w:delText>.</w:delText>
        </w:r>
      </w:del>
      <w:ins w:id="1431" w:author="Cara Cardinale" w:date="2025-01-19T18:45:00Z">
        <w:r w:rsidR="00813449">
          <w:rPr>
            <w:rStyle w:val="pxrc"/>
          </w:rPr>
          <w:t>156, 157</w:t>
        </w:r>
      </w:ins>
    </w:p>
    <w:p w14:paraId="33B03484" w14:textId="77777777" w:rsidR="00000000" w:rsidRDefault="00000000">
      <w:pPr>
        <w:pStyle w:val="pxrrp"/>
      </w:pPr>
    </w:p>
  </w:footnote>
  <w:footnote w:id="256">
    <w:p w14:paraId="09DB7430"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43050CCF"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st.ref.id="I05X07Y"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805(c)</w:t>
      </w:r>
      <w:r>
        <w:t>.</w:t>
      </w:r>
    </w:p>
    <w:p w14:paraId="33C943F5" w14:textId="77777777" w:rsidR="00FB29D8" w:rsidRDefault="00FB29D8">
      <w:pPr>
        <w:pStyle w:val="pxrr"/>
        <w:spacing w:before="180"/>
        <w:rPr>
          <w:sz w:val="24"/>
          <w:szCs w:val="24"/>
        </w:rPr>
      </w:pPr>
      <w:r>
        <w:rPr>
          <w:rStyle w:val="pxvis"/>
          <w:rFonts w:cs="Arial"/>
          <w:bCs/>
          <w:szCs w:val="28"/>
        </w:rPr>
        <w:t>Research References</w:t>
      </w:r>
    </w:p>
    <w:p w14:paraId="4B40D0EA" w14:textId="77777777"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rc.ref.id="I05SSIM"</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32" w:author="Cara Cardinale" w:date="2025-01-19T18:45:00Z">
        <w:r w:rsidDel="00813449">
          <w:rPr>
            <w:rStyle w:val="pxrc"/>
          </w:rPr>
          <w:delText>160, 161</w:delText>
        </w:r>
        <w:r w:rsidDel="00813449">
          <w:delText>.</w:delText>
        </w:r>
      </w:del>
      <w:ins w:id="1433" w:author="Cara Cardinale" w:date="2025-01-19T18:45:00Z">
        <w:r w:rsidR="00813449">
          <w:rPr>
            <w:rStyle w:val="pxrc"/>
          </w:rPr>
          <w:t>156, 157</w:t>
        </w:r>
      </w:ins>
    </w:p>
    <w:p w14:paraId="109B82B8" w14:textId="77777777" w:rsidR="00000000" w:rsidRDefault="00000000">
      <w:pPr>
        <w:pStyle w:val="pxrrp"/>
      </w:pPr>
    </w:p>
  </w:footnote>
  <w:footnote w:id="257">
    <w:p w14:paraId="38F27AED"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962A4C6" w14:textId="77777777" w:rsidR="00FB29D8" w:rsidRDefault="00FB29D8">
      <w:pPr>
        <w:pStyle w:val="pxp"/>
      </w:pPr>
      <w:r>
        <w:rPr>
          <w:color w:val="FF0000"/>
          <w:sz w:val="20"/>
          <w:szCs w:val="20"/>
          <w:vertAlign w:val="superscript"/>
        </w:rPr>
        <w:t>►</w:t>
      </w:r>
      <w:r>
        <w:fldChar w:fldCharType="begin"/>
      </w:r>
      <w:r>
        <w:instrText>p.ct.id="f2fd26a0b92511efa75bc0a5c2da1858|47|30:43"</w:instrText>
      </w:r>
      <w:r>
        <w:fldChar w:fldCharType="end"/>
      </w:r>
      <w:r>
        <w:rPr>
          <w:rStyle w:val="pxst"/>
          <w:color w:val="FF0000"/>
          <w:sz w:val="20"/>
          <w:szCs w:val="20"/>
          <w:vertAlign w:val="superscript"/>
        </w:rPr>
        <w:t>►</w:t>
      </w:r>
      <w:r>
        <w:rPr>
          <w:rStyle w:val="pxst"/>
        </w:rPr>
        <w:fldChar w:fldCharType="begin"/>
      </w:r>
      <w:r>
        <w:rPr>
          <w:rStyle w:val="pxst"/>
        </w:rPr>
        <w:instrText>st.ref.id="I002EAB"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102(a)(2)</w:t>
      </w:r>
      <w:r>
        <w:t>.</w:t>
      </w:r>
    </w:p>
    <w:p w14:paraId="68580F20" w14:textId="77777777" w:rsidR="00000000" w:rsidRDefault="00000000">
      <w:pPr>
        <w:pStyle w:val="pxp"/>
      </w:pPr>
    </w:p>
  </w:footnote>
  <w:footnote w:id="258">
    <w:p w14:paraId="15493E9B"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5F37D14" w14:textId="77777777" w:rsidR="00FB29D8" w:rsidRDefault="00FB29D8">
      <w:pPr>
        <w:pStyle w:val="pxrr"/>
        <w:spacing w:before="180"/>
        <w:rPr>
          <w:sz w:val="24"/>
          <w:szCs w:val="24"/>
        </w:rPr>
      </w:pPr>
      <w:r>
        <w:rPr>
          <w:rStyle w:val="pxvis"/>
          <w:rFonts w:cs="Arial"/>
          <w:bCs/>
          <w:szCs w:val="28"/>
        </w:rPr>
        <w:t>Research References</w:t>
      </w:r>
    </w:p>
    <w:p w14:paraId="591227A7" w14:textId="77777777" w:rsidR="00FB29D8" w:rsidRDefault="00FB29D8">
      <w:pPr>
        <w:pStyle w:val="pxrrp"/>
      </w:pPr>
      <w:r>
        <w:t xml:space="preserve">Bylaws of not-for-profit corporations, see </w:t>
      </w:r>
      <w:r>
        <w:rPr>
          <w:rStyle w:val="pxrc"/>
          <w:color w:val="FF0000"/>
          <w:sz w:val="20"/>
          <w:szCs w:val="20"/>
          <w:vertAlign w:val="superscript"/>
        </w:rPr>
        <w:t>►</w:t>
      </w:r>
      <w:r>
        <w:rPr>
          <w:rStyle w:val="pxrc"/>
        </w:rPr>
        <w:fldChar w:fldCharType="begin"/>
      </w:r>
      <w:r>
        <w:rPr>
          <w:rStyle w:val="pxrc"/>
        </w:rPr>
        <w:instrText>rc.ref.id="I0057F7"</w:instrText>
      </w:r>
      <w:r>
        <w:rPr>
          <w:rStyle w:val="pxrc"/>
        </w:rPr>
        <w:fldChar w:fldCharType="end"/>
      </w:r>
      <w:r>
        <w:rPr>
          <w:rStyle w:val="pxrc"/>
        </w:rPr>
        <w:t xml:space="preserve">N.Y. Jur. 2d, Business Relationships </w:t>
      </w:r>
      <w:r>
        <w:rPr>
          <w:rStyle w:val="pxrc"/>
          <w:vanish/>
        </w:rPr>
        <w:t>&amp;s;</w:t>
      </w:r>
      <w:del w:id="1437" w:author="Cara Cardinale" w:date="2025-01-19T18:51:00Z">
        <w:r w:rsidDel="001B37A3">
          <w:rPr>
            <w:rStyle w:val="pxvis"/>
            <w:rFonts w:ascii="Times NewRoman" w:hAnsi="Times NewRoman"/>
            <w:b w:val="0"/>
            <w:sz w:val="24"/>
          </w:rPr>
          <w:delText>§</w:delText>
        </w:r>
        <w:r w:rsidDel="001B37A3">
          <w:rPr>
            <w:rStyle w:val="pxrc"/>
          </w:rPr>
          <w:delText>120</w:delText>
        </w:r>
      </w:del>
      <w:ins w:id="1438" w:author="Cara Cardinale" w:date="2025-01-19T18:51:00Z">
        <w:r w:rsidR="001B37A3">
          <w:rPr>
            <w:rStyle w:val="pxvis"/>
            <w:rFonts w:ascii="Times NewRoman" w:hAnsi="Times NewRoman"/>
            <w:b w:val="0"/>
            <w:sz w:val="24"/>
          </w:rPr>
          <w:t>§118</w:t>
        </w:r>
      </w:ins>
      <w:r>
        <w:t>.</w:t>
      </w:r>
    </w:p>
    <w:p w14:paraId="28882522" w14:textId="77777777" w:rsidR="00FB29D8" w:rsidRDefault="00FB29D8">
      <w:pPr>
        <w:pStyle w:val="pxrrp"/>
      </w:pPr>
      <w:r>
        <w:t xml:space="preserve">Bylaws, generally, see </w:t>
      </w:r>
      <w:r>
        <w:rPr>
          <w:rStyle w:val="pxrc"/>
          <w:color w:val="FF0000"/>
          <w:sz w:val="20"/>
          <w:szCs w:val="20"/>
          <w:vertAlign w:val="superscript"/>
        </w:rPr>
        <w:t>►</w:t>
      </w:r>
      <w:r>
        <w:rPr>
          <w:rStyle w:val="pxrc"/>
        </w:rPr>
        <w:fldChar w:fldCharType="begin"/>
      </w:r>
      <w:r>
        <w:rPr>
          <w:rStyle w:val="pxrc"/>
        </w:rPr>
        <w:instrText>rc.ref.id="I0617X0"</w:instrText>
      </w:r>
      <w:r>
        <w:rPr>
          <w:rStyle w:val="pxrc"/>
        </w:rPr>
        <w:fldChar w:fldCharType="end"/>
      </w:r>
      <w:r>
        <w:rPr>
          <w:rStyle w:val="pxrc"/>
        </w:rPr>
        <w:t xml:space="preserve">Am. Jur. 2d, Corporations </w:t>
      </w:r>
      <w:r>
        <w:rPr>
          <w:rStyle w:val="pxrc"/>
          <w:vanish/>
        </w:rPr>
        <w:t>&amp;ss;</w:t>
      </w:r>
      <w:r>
        <w:rPr>
          <w:rStyle w:val="pxvis"/>
          <w:rFonts w:ascii="Times NewRoman" w:hAnsi="Times NewRoman"/>
          <w:b w:val="0"/>
          <w:sz w:val="24"/>
        </w:rPr>
        <w:t>§§</w:t>
      </w:r>
      <w:r>
        <w:rPr>
          <w:rStyle w:val="pxrc"/>
        </w:rPr>
        <w:t>252 to 271</w:t>
      </w:r>
      <w:r>
        <w:t>.</w:t>
      </w:r>
    </w:p>
    <w:p w14:paraId="0A055FAC" w14:textId="77777777" w:rsidR="00000000" w:rsidRDefault="00000000">
      <w:pPr>
        <w:pStyle w:val="pxrrp"/>
      </w:pPr>
    </w:p>
  </w:footnote>
  <w:footnote w:id="259">
    <w:p w14:paraId="0B34068E"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5EC2A7C" w14:textId="77777777" w:rsidR="00FB29D8" w:rsidRDefault="00FB29D8">
      <w:pPr>
        <w:pStyle w:val="pxp"/>
      </w:pPr>
      <w:r>
        <w:rPr>
          <w:color w:val="FF0000"/>
          <w:sz w:val="20"/>
          <w:szCs w:val="20"/>
          <w:vertAlign w:val="superscript"/>
        </w:rPr>
        <w:t>►</w:t>
      </w:r>
      <w:r>
        <w:fldChar w:fldCharType="begin"/>
      </w:r>
      <w:r>
        <w:instrText>p.ct.id="f2fd26a0b92511efa75bc0a5c2da1858|48|30:44"</w:instrText>
      </w:r>
      <w:r>
        <w:fldChar w:fldCharType="end"/>
      </w:r>
      <w:r>
        <w:rPr>
          <w:rStyle w:val="pxst"/>
          <w:color w:val="FF0000"/>
          <w:sz w:val="20"/>
          <w:szCs w:val="20"/>
          <w:vertAlign w:val="superscript"/>
        </w:rPr>
        <w:t>►</w:t>
      </w:r>
      <w:r>
        <w:rPr>
          <w:rStyle w:val="pxst"/>
        </w:rPr>
        <w:fldChar w:fldCharType="begin"/>
      </w:r>
      <w:r>
        <w:rPr>
          <w:rStyle w:val="pxst"/>
        </w:rPr>
        <w:instrText>st.ref.id="I05SSIC"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602(f)</w:t>
      </w:r>
      <w:r>
        <w:t>.</w:t>
      </w:r>
    </w:p>
    <w:p w14:paraId="3026BA07" w14:textId="77777777" w:rsidR="00000000" w:rsidRDefault="00000000">
      <w:pPr>
        <w:pStyle w:val="pxp"/>
      </w:pPr>
    </w:p>
  </w:footnote>
  <w:footnote w:id="260">
    <w:p w14:paraId="58BB765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AB87CC4" w14:textId="77777777" w:rsidR="00FB29D8" w:rsidRDefault="00FB29D8">
      <w:pPr>
        <w:pStyle w:val="pxp"/>
      </w:pPr>
      <w:r>
        <w:rPr>
          <w:color w:val="FF0000"/>
          <w:sz w:val="20"/>
          <w:szCs w:val="20"/>
          <w:vertAlign w:val="superscript"/>
        </w:rPr>
        <w:t>►</w:t>
      </w:r>
      <w:r>
        <w:fldChar w:fldCharType="begin"/>
      </w:r>
      <w:r>
        <w:instrText>p.ct.id="f2fd26a0b92511efa75bc0a5c2da1858|48|30:44"</w:instrText>
      </w:r>
      <w:r>
        <w:fldChar w:fldCharType="end"/>
      </w:r>
      <w:r>
        <w:rPr>
          <w:rStyle w:val="pxst"/>
          <w:color w:val="FF0000"/>
          <w:sz w:val="20"/>
          <w:szCs w:val="20"/>
          <w:vertAlign w:val="superscript"/>
        </w:rPr>
        <w:t>►</w:t>
      </w:r>
      <w:r>
        <w:rPr>
          <w:rStyle w:val="pxst"/>
        </w:rPr>
        <w:fldChar w:fldCharType="begin"/>
      </w:r>
      <w:r>
        <w:rPr>
          <w:rStyle w:val="pxst"/>
        </w:rPr>
        <w:instrText>st.ref.id="I00ATP1"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402(c)</w:t>
      </w:r>
      <w:r>
        <w:t>.</w:t>
      </w:r>
    </w:p>
    <w:p w14:paraId="029740C6" w14:textId="77777777" w:rsidR="00000000" w:rsidRDefault="00000000">
      <w:pPr>
        <w:pStyle w:val="pxp"/>
      </w:pPr>
    </w:p>
  </w:footnote>
  <w:footnote w:id="261">
    <w:p w14:paraId="7F9CB009"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91A4DBF" w14:textId="77777777" w:rsidR="00FB29D8" w:rsidRDefault="00FB29D8">
      <w:pPr>
        <w:pStyle w:val="pxrr"/>
        <w:spacing w:before="180"/>
        <w:rPr>
          <w:sz w:val="24"/>
          <w:szCs w:val="24"/>
        </w:rPr>
      </w:pPr>
      <w:r>
        <w:rPr>
          <w:rStyle w:val="pxvis"/>
          <w:rFonts w:cs="Arial"/>
          <w:bCs/>
          <w:szCs w:val="28"/>
        </w:rPr>
        <w:t>Research References</w:t>
      </w:r>
    </w:p>
    <w:p w14:paraId="41256856" w14:textId="77777777" w:rsidR="00FB29D8" w:rsidRDefault="00FB29D8">
      <w:pPr>
        <w:pStyle w:val="pxrrp"/>
      </w:pPr>
      <w:r>
        <w:t xml:space="preserve">General requisites and validity of bylaws, </w:t>
      </w:r>
      <w:r>
        <w:rPr>
          <w:rStyle w:val="pxrc"/>
          <w:color w:val="FF0000"/>
          <w:sz w:val="20"/>
          <w:szCs w:val="20"/>
          <w:vertAlign w:val="superscript"/>
        </w:rPr>
        <w:t>►</w:t>
      </w:r>
      <w:r>
        <w:rPr>
          <w:rStyle w:val="pxrc"/>
        </w:rPr>
        <w:fldChar w:fldCharType="begin"/>
      </w:r>
      <w:r>
        <w:rPr>
          <w:rStyle w:val="pxrc"/>
        </w:rPr>
        <w:instrText>rc.ref.id="I002EBJ"</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12</w:t>
      </w:r>
      <w:ins w:id="1443" w:author="Cara Cardinale" w:date="2025-01-20T22:43:00Z">
        <w:r w:rsidR="00073160">
          <w:rPr>
            <w:rStyle w:val="pxrc"/>
          </w:rPr>
          <w:t>0</w:t>
        </w:r>
      </w:ins>
      <w:del w:id="1444" w:author="Cara Cardinale" w:date="2025-01-20T22:43:00Z">
        <w:r w:rsidDel="00073160">
          <w:rPr>
            <w:rStyle w:val="pxrc"/>
          </w:rPr>
          <w:delText>2</w:delText>
        </w:r>
      </w:del>
      <w:r>
        <w:rPr>
          <w:rStyle w:val="pxrc"/>
        </w:rPr>
        <w:t xml:space="preserve"> to 12</w:t>
      </w:r>
      <w:del w:id="1445" w:author="Cara Cardinale" w:date="2025-01-20T22:43:00Z">
        <w:r w:rsidDel="00073160">
          <w:rPr>
            <w:rStyle w:val="pxrc"/>
          </w:rPr>
          <w:delText>5</w:delText>
        </w:r>
      </w:del>
      <w:ins w:id="1446" w:author="Cara Cardinale" w:date="2025-01-20T22:43:00Z">
        <w:r w:rsidR="00073160">
          <w:rPr>
            <w:rStyle w:val="pxrc"/>
          </w:rPr>
          <w:t>3</w:t>
        </w:r>
      </w:ins>
      <w:r>
        <w:t>.</w:t>
      </w:r>
    </w:p>
    <w:p w14:paraId="53207DD0" w14:textId="77777777" w:rsidR="00000000" w:rsidRDefault="00000000">
      <w:pPr>
        <w:pStyle w:val="pxrrp"/>
      </w:pPr>
    </w:p>
  </w:footnote>
  <w:footnote w:id="262">
    <w:p w14:paraId="208774D9"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79A6BF9"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st.ref.id="I002EBL"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602(a)</w:t>
      </w:r>
      <w:r>
        <w:t>.</w:t>
      </w:r>
    </w:p>
    <w:p w14:paraId="4A2CD957" w14:textId="77777777" w:rsidR="00FB29D8" w:rsidDel="00073160" w:rsidRDefault="00FB29D8">
      <w:pPr>
        <w:pStyle w:val="pxqbqp"/>
        <w:ind w:left="500"/>
        <w:rPr>
          <w:del w:id="1451" w:author="Cara Cardinale" w:date="2025-01-20T22:45:00Z"/>
        </w:rPr>
      </w:pPr>
      <w:del w:id="1452" w:author="Cara Cardinale" w:date="2025-01-20T22:45:00Z">
        <w:r w:rsidDel="00073160">
          <w:rPr>
            <w:color w:val="FF0000"/>
            <w:vertAlign w:val="superscript"/>
          </w:rPr>
          <w:delText>►</w:delText>
        </w:r>
        <w:r w:rsidDel="00073160">
          <w:fldChar w:fldCharType="begin"/>
        </w:r>
        <w:r w:rsidDel="00073160">
          <w:delInstrText>p.ct.id="f2fd26a0b92511efa75bc0a5c2da1858|49|30:45"</w:delInstrText>
        </w:r>
        <w:r w:rsidDel="00073160">
          <w:fldChar w:fldCharType="end"/>
        </w:r>
        <w:r w:rsidDel="00073160">
          <w:delText xml:space="preserve">Note that </w:delText>
        </w:r>
        <w:r w:rsidDel="00073160">
          <w:rPr>
            <w:rStyle w:val="pxst"/>
            <w:color w:val="FF0000"/>
            <w:sz w:val="20"/>
            <w:vertAlign w:val="superscript"/>
          </w:rPr>
          <w:delText>►</w:delText>
        </w:r>
        <w:r w:rsidDel="00073160">
          <w:rPr>
            <w:rStyle w:val="pxst"/>
          </w:rPr>
          <w:fldChar w:fldCharType="begin"/>
        </w:r>
        <w:r w:rsidDel="00073160">
          <w:rPr>
            <w:rStyle w:val="pxst"/>
          </w:rPr>
          <w:delInstrText>st.ref.id="I0057GH"</w:delInstrText>
        </w:r>
        <w:r w:rsidDel="00073160">
          <w:rPr>
            <w:rStyle w:val="pxst"/>
          </w:rPr>
          <w:fldChar w:fldCharType="end"/>
        </w:r>
        <w:r w:rsidDel="00073160">
          <w:rPr>
            <w:rStyle w:val="pxst"/>
          </w:rPr>
          <w:delText xml:space="preserve">N-PCL </w:delText>
        </w:r>
        <w:r w:rsidDel="00073160">
          <w:rPr>
            <w:rStyle w:val="pxst"/>
            <w:vanish/>
          </w:rPr>
          <w:delText>&amp;s;</w:delText>
        </w:r>
        <w:r w:rsidDel="00073160">
          <w:rPr>
            <w:rStyle w:val="pxvis"/>
            <w:rFonts w:ascii="Times NewRoman" w:hAnsi="Times NewRoman"/>
            <w:b w:val="0"/>
            <w:sz w:val="24"/>
          </w:rPr>
          <w:delText>§</w:delText>
        </w:r>
        <w:r w:rsidDel="00073160">
          <w:rPr>
            <w:rStyle w:val="pxst"/>
          </w:rPr>
          <w:delText>602</w:delText>
        </w:r>
        <w:r w:rsidDel="00073160">
          <w:delText xml:space="preserve"> has been amended by </w:delText>
        </w:r>
        <w:r w:rsidDel="00073160">
          <w:rPr>
            <w:rStyle w:val="pxst"/>
            <w:color w:val="FF0000"/>
            <w:sz w:val="20"/>
            <w:vertAlign w:val="superscript"/>
          </w:rPr>
          <w:delText>►</w:delText>
        </w:r>
        <w:r w:rsidDel="00073160">
          <w:rPr>
            <w:rStyle w:val="pxst"/>
          </w:rPr>
          <w:fldChar w:fldCharType="begin"/>
        </w:r>
        <w:r w:rsidDel="00073160">
          <w:rPr>
            <w:rStyle w:val="pxst"/>
          </w:rPr>
          <w:delInstrText>st.ref.id="I0080LD"</w:delInstrText>
        </w:r>
        <w:r w:rsidDel="00073160">
          <w:rPr>
            <w:rStyle w:val="pxst"/>
          </w:rPr>
          <w:fldChar w:fldCharType="end"/>
        </w:r>
        <w:r w:rsidDel="00073160">
          <w:rPr>
            <w:rStyle w:val="pxst"/>
          </w:rPr>
          <w:delText xml:space="preserve">L.2019, c. 558, </w:delText>
        </w:r>
        <w:r w:rsidDel="00073160">
          <w:rPr>
            <w:rStyle w:val="pxst"/>
            <w:vanish/>
          </w:rPr>
          <w:delText>&amp;s;</w:delText>
        </w:r>
        <w:r w:rsidDel="00073160">
          <w:rPr>
            <w:rStyle w:val="pxvis"/>
            <w:rFonts w:ascii="Times NewRoman" w:hAnsi="Times NewRoman"/>
            <w:b w:val="0"/>
            <w:sz w:val="24"/>
          </w:rPr>
          <w:delText>§</w:delText>
        </w:r>
        <w:r w:rsidDel="00073160">
          <w:rPr>
            <w:rStyle w:val="pxst"/>
          </w:rPr>
          <w:delText>2, eff. Jan. 24, 2020</w:delText>
        </w:r>
        <w:r w:rsidDel="00073160">
          <w:delText xml:space="preserve"> that adds subsection (g) as follows:</w:delText>
        </w:r>
      </w:del>
    </w:p>
    <w:p w14:paraId="359ACD0D" w14:textId="77777777" w:rsidR="00FB29D8" w:rsidDel="00073160" w:rsidRDefault="00FB29D8">
      <w:pPr>
        <w:pStyle w:val="pxqbqp"/>
        <w:ind w:left="500"/>
        <w:rPr>
          <w:del w:id="1453" w:author="Cara Cardinale" w:date="2025-01-20T22:45:00Z"/>
        </w:rPr>
      </w:pPr>
      <w:del w:id="1454" w:author="Cara Cardinale" w:date="2025-01-20T22:45:00Z">
        <w:r w:rsidDel="00073160">
          <w:rPr>
            <w:color w:val="FF0000"/>
            <w:vertAlign w:val="superscript"/>
          </w:rPr>
          <w:delText>►</w:delText>
        </w:r>
        <w:r w:rsidDel="00073160">
          <w:fldChar w:fldCharType="begin"/>
        </w:r>
        <w:r w:rsidDel="00073160">
          <w:delInstrText>qp.pstart="n"</w:delInstrText>
        </w:r>
        <w:r w:rsidDel="00073160">
          <w:fldChar w:fldCharType="end"/>
        </w:r>
        <w:r w:rsidDel="00073160">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0EB93B86" w14:textId="77777777" w:rsidR="00000000" w:rsidRDefault="00000000">
      <w:pPr>
        <w:pStyle w:val="pxqbqp"/>
        <w:ind w:left="500"/>
      </w:pPr>
    </w:p>
  </w:footnote>
  <w:footnote w:id="263">
    <w:p w14:paraId="732D4850"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B3C0D97"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st.ref.id="I002EH9"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602(b)</w:t>
      </w:r>
      <w:r>
        <w:t>.</w:t>
      </w:r>
    </w:p>
    <w:p w14:paraId="39E21C51" w14:textId="77777777" w:rsidR="00000000" w:rsidRDefault="00000000">
      <w:pPr>
        <w:pStyle w:val="pxp"/>
      </w:pPr>
    </w:p>
  </w:footnote>
  <w:footnote w:id="264">
    <w:p w14:paraId="32652DB0"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E967FBE"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st.ref.id="I0057M5"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602(d)</w:t>
      </w:r>
      <w:r>
        <w:t>.</w:t>
      </w:r>
    </w:p>
    <w:p w14:paraId="1EAF8ED1" w14:textId="77777777" w:rsidR="00000000" w:rsidRDefault="00000000">
      <w:pPr>
        <w:pStyle w:val="pxp"/>
      </w:pPr>
    </w:p>
  </w:footnote>
  <w:footnote w:id="265">
    <w:p w14:paraId="5006A5E4"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A16FDFC"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st.ref.id="I0080R1"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602(c)</w:t>
      </w:r>
      <w:r>
        <w:t>.</w:t>
      </w:r>
    </w:p>
    <w:p w14:paraId="4F1A8470" w14:textId="77777777" w:rsidR="00FB29D8" w:rsidRDefault="00FB29D8">
      <w:pPr>
        <w:pStyle w:val="pxrr"/>
        <w:spacing w:before="180"/>
        <w:rPr>
          <w:sz w:val="24"/>
          <w:szCs w:val="24"/>
        </w:rPr>
      </w:pPr>
      <w:r>
        <w:rPr>
          <w:rStyle w:val="pxvis"/>
          <w:rFonts w:cs="Arial"/>
          <w:bCs/>
          <w:szCs w:val="28"/>
        </w:rPr>
        <w:t>Research References</w:t>
      </w:r>
    </w:p>
    <w:p w14:paraId="47579900" w14:textId="77777777" w:rsidR="00FB29D8" w:rsidRDefault="00FB29D8">
      <w:pPr>
        <w:pStyle w:val="pxrrp"/>
      </w:pPr>
      <w:r>
        <w:t xml:space="preserve">Amendment or repeal of bylaws, </w:t>
      </w:r>
      <w:r>
        <w:rPr>
          <w:rStyle w:val="pxrc"/>
          <w:color w:val="FF0000"/>
          <w:sz w:val="20"/>
          <w:szCs w:val="20"/>
          <w:vertAlign w:val="superscript"/>
        </w:rPr>
        <w:t>►</w:t>
      </w:r>
      <w:r>
        <w:rPr>
          <w:rStyle w:val="pxrc"/>
        </w:rPr>
        <w:fldChar w:fldCharType="begin"/>
      </w:r>
      <w:r>
        <w:rPr>
          <w:rStyle w:val="pxrc"/>
        </w:rPr>
        <w:instrText>rc.ref.id="I00ATVX"</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129</w:t>
      </w:r>
      <w:r>
        <w:t>.</w:t>
      </w:r>
    </w:p>
    <w:p w14:paraId="06956673" w14:textId="77777777" w:rsidR="00FB29D8" w:rsidRDefault="00FB29D8">
      <w:pPr>
        <w:pStyle w:val="pxrrp"/>
      </w:pPr>
      <w:r>
        <w:t xml:space="preserve">Amendment or repeal of bylaws, </w:t>
      </w:r>
      <w:r>
        <w:rPr>
          <w:rStyle w:val="pxrc"/>
          <w:color w:val="FF0000"/>
          <w:sz w:val="20"/>
          <w:szCs w:val="20"/>
          <w:vertAlign w:val="superscript"/>
        </w:rPr>
        <w:t>►</w:t>
      </w:r>
      <w:r>
        <w:rPr>
          <w:rStyle w:val="pxrc"/>
        </w:rPr>
        <w:fldChar w:fldCharType="begin"/>
      </w:r>
      <w:r>
        <w:rPr>
          <w:rStyle w:val="pxrc"/>
        </w:rPr>
        <w:instrText>rc.ref.id="I00DN0T"</w:instrText>
      </w:r>
      <w:r>
        <w:rPr>
          <w:rStyle w:val="pxrc"/>
        </w:rPr>
        <w:fldChar w:fldCharType="end"/>
      </w:r>
      <w:r>
        <w:rPr>
          <w:rStyle w:val="pxrc"/>
        </w:rPr>
        <w:t xml:space="preserve">Am. Jur. 2d, Corporations </w:t>
      </w:r>
      <w:r>
        <w:rPr>
          <w:rStyle w:val="pxrc"/>
          <w:vanish/>
        </w:rPr>
        <w:t>&amp;ss;</w:t>
      </w:r>
      <w:r>
        <w:rPr>
          <w:rStyle w:val="pxvis"/>
          <w:rFonts w:ascii="Times NewRoman" w:hAnsi="Times NewRoman"/>
          <w:b w:val="0"/>
          <w:sz w:val="24"/>
        </w:rPr>
        <w:t>§§</w:t>
      </w:r>
      <w:r>
        <w:rPr>
          <w:rStyle w:val="pxrc"/>
        </w:rPr>
        <w:t>266 to 269</w:t>
      </w:r>
      <w:r>
        <w:t>.</w:t>
      </w:r>
    </w:p>
    <w:p w14:paraId="2C880E43" w14:textId="77777777" w:rsidR="00000000" w:rsidRDefault="00000000">
      <w:pPr>
        <w:pStyle w:val="pxrrp"/>
      </w:pPr>
    </w:p>
  </w:footnote>
  <w:footnote w:id="266">
    <w:p w14:paraId="7A97FAED"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3824717" w14:textId="77777777" w:rsidR="00FB29D8" w:rsidRDefault="00FB29D8">
      <w:pPr>
        <w:pStyle w:val="pxp"/>
        <w:rPr>
          <w:ins w:id="1456" w:author="Cara Cardinale" w:date="2025-01-20T22:48:00Z"/>
        </w:rPr>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st.ref.id="I002EHB"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602(e)</w:t>
      </w:r>
      <w:r>
        <w:t>.</w:t>
      </w:r>
    </w:p>
    <w:p w14:paraId="27EE13E6" w14:textId="77777777" w:rsidR="00073160" w:rsidRDefault="00073160" w:rsidP="00073160">
      <w:pPr>
        <w:rPr>
          <w:ins w:id="1457" w:author="Cara Cardinale" w:date="2025-01-20T22:48:00Z"/>
          <w:vertAlign w:val="superscript"/>
        </w:rPr>
      </w:pPr>
    </w:p>
    <w:p w14:paraId="737E3086" w14:textId="77777777" w:rsidR="00073160" w:rsidRPr="00073160" w:rsidRDefault="00073160" w:rsidP="00073160">
      <w:pPr>
        <w:pStyle w:val="pxp"/>
      </w:pPr>
      <w:ins w:id="1458" w:author="Cara Cardinale" w:date="2025-01-20T22:48:00Z">
        <w:r>
          <w:rPr>
            <w:vertAlign w:val="superscript"/>
          </w:rPr>
          <w:t xml:space="preserve">6 </w:t>
        </w:r>
        <w:r>
          <w:rPr>
            <w:rStyle w:val="pxst"/>
          </w:rPr>
          <w:t xml:space="preserve">N-PCL </w:t>
        </w:r>
        <w:r>
          <w:rPr>
            <w:rStyle w:val="pxst"/>
            <w:vanish/>
          </w:rPr>
          <w:t>&amp;s;</w:t>
        </w:r>
        <w:r>
          <w:rPr>
            <w:rStyle w:val="pxvis"/>
            <w:rFonts w:ascii="Times NewRoman" w:hAnsi="Times NewRoman"/>
            <w:b w:val="0"/>
            <w:sz w:val="24"/>
          </w:rPr>
          <w:t>§</w:t>
        </w:r>
        <w:r>
          <w:rPr>
            <w:rStyle w:val="pxst"/>
          </w:rPr>
          <w:t>602(g)</w:t>
        </w:r>
        <w:r>
          <w:t>.</w:t>
        </w:r>
      </w:ins>
    </w:p>
    <w:p w14:paraId="4B1879F1" w14:textId="77777777" w:rsidR="00000000" w:rsidRDefault="00000000" w:rsidP="00073160">
      <w:pPr>
        <w:pStyle w:val="pxp"/>
      </w:pPr>
    </w:p>
  </w:footnote>
  <w:footnote w:id="267">
    <w:p w14:paraId="050AF6BC"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0A83828"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st.ref.id="I0080R3"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w:t>
      </w:r>
      <w:r>
        <w:t>.</w:t>
      </w:r>
    </w:p>
    <w:p w14:paraId="207F104E" w14:textId="77777777" w:rsidR="00000000" w:rsidRDefault="00000000">
      <w:pPr>
        <w:pStyle w:val="pxp"/>
      </w:pPr>
    </w:p>
  </w:footnote>
  <w:footnote w:id="268">
    <w:p w14:paraId="45A13589"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48FA142"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st.ref.id="I00ATVZ"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252A4EAC" w14:textId="77777777" w:rsidR="00FB29D8" w:rsidRDefault="00FB29D8">
      <w:pPr>
        <w:pStyle w:val="pxrr"/>
        <w:spacing w:before="180"/>
        <w:rPr>
          <w:sz w:val="24"/>
          <w:szCs w:val="24"/>
        </w:rPr>
      </w:pPr>
      <w:r>
        <w:rPr>
          <w:rStyle w:val="pxvis"/>
          <w:rFonts w:cs="Arial"/>
          <w:bCs/>
          <w:szCs w:val="28"/>
        </w:rPr>
        <w:t>Research References</w:t>
      </w:r>
    </w:p>
    <w:p w14:paraId="6318F353"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rc.ref.id="I0617J0"</w:instrText>
      </w:r>
      <w:r>
        <w:rPr>
          <w:rStyle w:val="pxrc"/>
        </w:rPr>
        <w:fldChar w:fldCharType="end"/>
      </w:r>
      <w:r>
        <w:rPr>
          <w:rStyle w:val="pxrc"/>
        </w:rPr>
        <w:t xml:space="preserve">Use of </w:t>
      </w:r>
      <w:r>
        <w:rPr>
          <w:rStyle w:val="pxrc"/>
          <w:vanish/>
        </w:rPr>
        <w:t>&amp;ldquo;</w:t>
      </w:r>
      <w:r>
        <w:rPr>
          <w:rStyle w:val="pxvis"/>
          <w:rFonts w:ascii="Times NewRoman" w:hAnsi="Times NewRoman"/>
          <w:b w:val="0"/>
          <w:sz w:val="24"/>
        </w:rPr>
        <w:t>“</w:t>
      </w:r>
      <w:r>
        <w:rPr>
          <w:rStyle w:val="pxrc"/>
        </w:rPr>
        <w:t>family name</w:t>
      </w:r>
      <w:r>
        <w:rPr>
          <w:rStyle w:val="pxrc"/>
          <w:vanish/>
        </w:rPr>
        <w:t>&amp;rdquo;</w:t>
      </w:r>
      <w:r>
        <w:rPr>
          <w:rStyle w:val="pxvis"/>
          <w:rFonts w:ascii="Times NewRoman" w:hAnsi="Times NewRoman"/>
          <w:b w:val="0"/>
          <w:sz w:val="24"/>
        </w:rPr>
        <w:t>”</w:t>
      </w:r>
      <w:r>
        <w:rPr>
          <w:rStyle w:val="pxrc"/>
        </w:rPr>
        <w:t xml:space="preserve"> by corporation as unfair competition, 72 A.L.R.3d 8</w:t>
      </w:r>
      <w:r>
        <w:t>.</w:t>
      </w:r>
    </w:p>
    <w:p w14:paraId="4F3BA4FF"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rc.ref.id="I05WZTO"</w:instrText>
      </w:r>
      <w:r>
        <w:rPr>
          <w:rStyle w:val="pxrc"/>
        </w:rPr>
        <w:fldChar w:fldCharType="end"/>
      </w:r>
      <w:r>
        <w:rPr>
          <w:rStyle w:val="pxrc"/>
        </w:rPr>
        <w:t>Incorporation of company under particular name as creating exclusive right to such name, 68 A.L.R.3d 1168</w:t>
      </w:r>
      <w:r>
        <w:t>.</w:t>
      </w:r>
    </w:p>
    <w:p w14:paraId="3E35AF6A" w14:textId="77777777" w:rsidR="00000000" w:rsidRDefault="00000000">
      <w:pPr>
        <w:pStyle w:val="pxrrp"/>
      </w:pPr>
    </w:p>
  </w:footnote>
  <w:footnote w:id="269">
    <w:p w14:paraId="2C975B1D"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58F26B3"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st.ref.id="I002EHG"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301(a)(1)</w:t>
      </w:r>
      <w:r>
        <w:t>.</w:t>
      </w:r>
    </w:p>
    <w:p w14:paraId="1FCC7F97" w14:textId="77777777" w:rsidR="00000000" w:rsidRDefault="00000000">
      <w:pPr>
        <w:pStyle w:val="pxp"/>
      </w:pPr>
    </w:p>
  </w:footnote>
  <w:footnote w:id="270">
    <w:p w14:paraId="0347802D"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90CFA4A"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st.ref.id="I0057MC"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301(a)(2)</w:t>
      </w:r>
      <w:r>
        <w:t>.</w:t>
      </w:r>
    </w:p>
    <w:p w14:paraId="31EACEB7" w14:textId="77777777" w:rsidR="00000000" w:rsidRDefault="00000000">
      <w:pPr>
        <w:pStyle w:val="pxp"/>
      </w:pPr>
    </w:p>
  </w:footnote>
  <w:footnote w:id="271">
    <w:p w14:paraId="18090731"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2D65ABEF"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st.ref.id="I0080R8"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301(a)(3)</w:t>
      </w:r>
      <w:r>
        <w:t>.</w:t>
      </w:r>
    </w:p>
    <w:p w14:paraId="3081AE17" w14:textId="77777777" w:rsidR="00000000" w:rsidRDefault="00000000">
      <w:pPr>
        <w:pStyle w:val="pxp"/>
      </w:pPr>
    </w:p>
  </w:footnote>
  <w:footnote w:id="272">
    <w:p w14:paraId="7A008005"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003C2D97"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st.ref.id="I00ATW4"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301(a)(4)</w:t>
      </w:r>
      <w:r>
        <w:t>.</w:t>
      </w:r>
    </w:p>
    <w:p w14:paraId="1FADB161" w14:textId="77777777" w:rsidR="00000000" w:rsidRDefault="00000000">
      <w:pPr>
        <w:pStyle w:val="pxp"/>
      </w:pPr>
    </w:p>
  </w:footnote>
  <w:footnote w:id="273">
    <w:p w14:paraId="657AA091"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C6ECA18"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st.ref.id="I00DN10"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301(a)(5)</w:t>
      </w:r>
      <w:r>
        <w:t>.</w:t>
      </w:r>
    </w:p>
    <w:p w14:paraId="314BD861"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The use of the words listed is permitted if certain requirements are met. See </w:t>
      </w:r>
      <w:r>
        <w:rPr>
          <w:rStyle w:val="pxst"/>
          <w:color w:val="FF0000"/>
          <w:sz w:val="20"/>
          <w:szCs w:val="20"/>
          <w:vertAlign w:val="superscript"/>
        </w:rPr>
        <w:t>►</w:t>
      </w:r>
      <w:r>
        <w:rPr>
          <w:rStyle w:val="pxst"/>
        </w:rPr>
        <w:fldChar w:fldCharType="begin"/>
      </w:r>
      <w:r>
        <w:rPr>
          <w:rStyle w:val="pxst"/>
        </w:rPr>
        <w:instrText>st.ref.id="I0617IQ"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301(a)(5)(B)</w:t>
      </w:r>
      <w:r>
        <w:t>.</w:t>
      </w:r>
    </w:p>
    <w:p w14:paraId="45B8DD07"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The word </w:t>
      </w:r>
      <w:r>
        <w:rPr>
          <w:vanish/>
        </w:rPr>
        <w:t>&amp;ldquo;</w:t>
      </w:r>
      <w:r>
        <w:rPr>
          <w:rStyle w:val="pxvis"/>
          <w:rFonts w:ascii="Times NewRoman" w:hAnsi="Times NewRoman"/>
          <w:b w:val="0"/>
          <w:sz w:val="24"/>
        </w:rPr>
        <w:t>“</w:t>
      </w:r>
      <w:r>
        <w:t>doctor</w:t>
      </w:r>
      <w:r>
        <w:rPr>
          <w:vanish/>
        </w:rPr>
        <w:t>&amp;rdquo;</w:t>
      </w:r>
      <w:r>
        <w:rPr>
          <w:rStyle w:val="pxvis"/>
          <w:rFonts w:ascii="Times NewRoman" w:hAnsi="Times NewRoman"/>
          <w:b w:val="0"/>
          <w:sz w:val="24"/>
        </w:rPr>
        <w:t>”</w:t>
      </w:r>
      <w:r>
        <w:t xml:space="preserve"> has special ramifications governing its use. See </w:t>
      </w:r>
      <w:r>
        <w:rPr>
          <w:rStyle w:val="pxst"/>
          <w:color w:val="FF0000"/>
          <w:sz w:val="20"/>
          <w:szCs w:val="20"/>
          <w:vertAlign w:val="superscript"/>
        </w:rPr>
        <w:t>►</w:t>
      </w:r>
      <w:r>
        <w:rPr>
          <w:rStyle w:val="pxst"/>
        </w:rPr>
        <w:fldChar w:fldCharType="begin"/>
      </w:r>
      <w:r>
        <w:rPr>
          <w:rStyle w:val="pxst"/>
        </w:rPr>
        <w:instrText>st.ref.id="I05WZTE"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301(a)(5)(B), (9)</w:t>
      </w:r>
      <w:r>
        <w:t>.</w:t>
      </w:r>
    </w:p>
    <w:p w14:paraId="60041C93" w14:textId="77777777" w:rsidR="00000000" w:rsidRDefault="00000000">
      <w:pPr>
        <w:pStyle w:val="pxp"/>
      </w:pPr>
    </w:p>
  </w:footnote>
  <w:footnote w:id="274">
    <w:p w14:paraId="18C914BD"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52D4843"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st.ref.id="I002EIO"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301(a)(6)</w:t>
      </w:r>
      <w:r>
        <w:t>.</w:t>
      </w:r>
    </w:p>
    <w:p w14:paraId="653A159E" w14:textId="77777777" w:rsidR="00000000" w:rsidRDefault="00000000">
      <w:pPr>
        <w:pStyle w:val="pxp"/>
      </w:pPr>
    </w:p>
  </w:footnote>
  <w:footnote w:id="275">
    <w:p w14:paraId="005C422B"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6E631115"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st.ref.id="I0057NK"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301(a)(7)</w:t>
      </w:r>
      <w:r>
        <w:t>.</w:t>
      </w:r>
    </w:p>
    <w:p w14:paraId="69934BF0" w14:textId="77777777" w:rsidR="00000000" w:rsidRDefault="00000000">
      <w:pPr>
        <w:pStyle w:val="pxp"/>
      </w:pPr>
    </w:p>
  </w:footnote>
  <w:footnote w:id="276">
    <w:p w14:paraId="52D52169"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56F9036"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st.ref.id="I0080SG"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301(a)(8)</w:t>
      </w:r>
      <w:r>
        <w:t>.</w:t>
      </w:r>
    </w:p>
    <w:p w14:paraId="33FC4401" w14:textId="77777777" w:rsidR="00000000" w:rsidRDefault="00000000">
      <w:pPr>
        <w:pStyle w:val="pxp"/>
      </w:pPr>
    </w:p>
  </w:footnote>
  <w:footnote w:id="277">
    <w:p w14:paraId="6FC9B2C7"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7DC6305"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st.ref.id="I0617GA"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303(a)</w:t>
      </w:r>
      <w:r>
        <w:t>.</w:t>
      </w:r>
    </w:p>
    <w:p w14:paraId="4CCF91DB" w14:textId="77777777" w:rsidR="00000000" w:rsidRDefault="00000000">
      <w:pPr>
        <w:pStyle w:val="pxp"/>
      </w:pPr>
    </w:p>
  </w:footnote>
  <w:footnote w:id="278">
    <w:p w14:paraId="521B4CA2"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7C57C707"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st.ref.id="I05WZQY"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303(b)</w:t>
      </w:r>
      <w:r>
        <w:t>.</w:t>
      </w:r>
    </w:p>
    <w:p w14:paraId="4E7B5220" w14:textId="77777777" w:rsidR="00000000" w:rsidRDefault="00000000">
      <w:pPr>
        <w:pStyle w:val="pxp"/>
      </w:pPr>
    </w:p>
  </w:footnote>
  <w:footnote w:id="279">
    <w:p w14:paraId="6C0A75C1"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8546F09"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st.ref.id="I00ATXE"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0A34AB47" w14:textId="77777777" w:rsidR="00000000" w:rsidRDefault="00000000">
      <w:pPr>
        <w:pStyle w:val="pxp"/>
      </w:pPr>
    </w:p>
  </w:footnote>
  <w:footnote w:id="280">
    <w:p w14:paraId="219B71B3"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6365AEA0"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st.ref.id="I00DN2A"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4EE91EB8" w14:textId="77777777" w:rsidR="00000000" w:rsidRDefault="00000000">
      <w:pPr>
        <w:pStyle w:val="pxp"/>
      </w:pPr>
    </w:p>
  </w:footnote>
  <w:footnote w:id="281">
    <w:p w14:paraId="604C5694"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6BA24E85"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st.ref.id="I00GG76"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303(f)</w:t>
      </w:r>
      <w:r>
        <w:t>.</w:t>
      </w:r>
    </w:p>
    <w:p w14:paraId="4CAB2D97" w14:textId="77777777" w:rsidR="00000000" w:rsidRDefault="00000000">
      <w:pPr>
        <w:pStyle w:val="pxp"/>
      </w:pPr>
    </w:p>
  </w:footnote>
  <w:footnote w:id="282">
    <w:p w14:paraId="5E00DBA3"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61F6D7A0"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st.ref.id="I002EOE"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104-A(b)</w:t>
      </w:r>
      <w:r>
        <w:t>.</w:t>
      </w:r>
    </w:p>
    <w:p w14:paraId="55BB060A" w14:textId="77777777" w:rsidR="00000000" w:rsidRDefault="00000000">
      <w:pPr>
        <w:pStyle w:val="pxp"/>
      </w:pPr>
    </w:p>
  </w:footnote>
  <w:footnote w:id="283">
    <w:p w14:paraId="02E3A393"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7206EE21"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st.ref.id="I0057TA"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0EEA5CE2" w14:textId="77777777" w:rsidR="00000000" w:rsidRDefault="00000000">
      <w:pPr>
        <w:pStyle w:val="pxp"/>
      </w:pPr>
    </w:p>
  </w:footnote>
  <w:footnote w:id="284">
    <w:p w14:paraId="4FF9FC14"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44486B06"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st.ref.id="I002EOG"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293EA444" w14:textId="77777777" w:rsidR="00000000" w:rsidRDefault="00000000">
      <w:pPr>
        <w:pStyle w:val="pxp"/>
      </w:pPr>
    </w:p>
  </w:footnote>
  <w:footnote w:id="285">
    <w:p w14:paraId="63308B6F"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58620D25"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st.ref.id="I0057TC"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303(d)</w:t>
      </w:r>
      <w:r>
        <w:t>.</w:t>
      </w:r>
    </w:p>
    <w:p w14:paraId="449F2CE4" w14:textId="77777777" w:rsidR="00000000" w:rsidRDefault="00000000">
      <w:pPr>
        <w:pStyle w:val="pxp"/>
      </w:pPr>
    </w:p>
  </w:footnote>
  <w:footnote w:id="286">
    <w:p w14:paraId="298A089C"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2F792416"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st.ref.id="I0080Y8"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303(d)</w:t>
      </w:r>
      <w:r>
        <w:t>.</w:t>
      </w:r>
    </w:p>
    <w:p w14:paraId="556A2A8B" w14:textId="77777777" w:rsidR="00000000" w:rsidRDefault="00000000">
      <w:pPr>
        <w:pStyle w:val="pxp"/>
      </w:pPr>
    </w:p>
  </w:footnote>
  <w:footnote w:id="287">
    <w:p w14:paraId="64EF0C6E"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41BCD46B"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st.ref.id="I00AU34"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303(d)</w:t>
      </w:r>
      <w:r>
        <w:t>.</w:t>
      </w:r>
    </w:p>
    <w:p w14:paraId="042DDB66" w14:textId="77777777" w:rsidR="00000000" w:rsidRDefault="00000000">
      <w:pPr>
        <w:pStyle w:val="pxp"/>
      </w:pPr>
    </w:p>
  </w:footnote>
  <w:footnote w:id="288">
    <w:p w14:paraId="6E469951" w14:textId="77777777" w:rsidR="00FB29D8" w:rsidRDefault="00FB29D8">
      <w:pPr>
        <w:rPr>
          <w:rStyle w:val="FootnoteReference"/>
        </w:rPr>
      </w:pPr>
      <w:r w:rsidRPr="005A13DD">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25749A49"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st.ref.id="I00DN80"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303(e)</w:t>
      </w:r>
      <w:r>
        <w:t>.</w:t>
      </w:r>
    </w:p>
    <w:p w14:paraId="054F9EB1" w14:textId="77777777" w:rsidR="00000000" w:rsidRDefault="00000000">
      <w:pPr>
        <w:pStyle w:val="pxp"/>
      </w:pPr>
    </w:p>
  </w:footnote>
  <w:footnote w:id="289">
    <w:p w14:paraId="5A879A4E" w14:textId="77777777" w:rsidR="00FB29D8" w:rsidRDefault="00FB29D8">
      <w:pPr>
        <w:rPr>
          <w:rStyle w:val="FootnoteReference"/>
        </w:rPr>
      </w:pPr>
      <w:r w:rsidRPr="005A13DD">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1F379068"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st.ref.id="I002EOJ"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801(b)(1)</w:t>
      </w:r>
      <w:r>
        <w:t>.</w:t>
      </w:r>
    </w:p>
    <w:p w14:paraId="31ABB91A"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For discussion concerning amendment of certificate of incorporation, see </w:t>
      </w:r>
      <w:r>
        <w:rPr>
          <w:rStyle w:val="pxx"/>
          <w:color w:val="FF0000"/>
          <w:sz w:val="20"/>
          <w:szCs w:val="20"/>
          <w:vertAlign w:val="superscript"/>
        </w:rPr>
        <w:t>►</w:t>
      </w:r>
      <w:r>
        <w:rPr>
          <w:rStyle w:val="pxx"/>
        </w:rPr>
        <w:fldChar w:fldCharType="begin"/>
      </w:r>
      <w:r>
        <w:rPr>
          <w:rStyle w:val="pxx"/>
        </w:rPr>
        <w:instrText>x.ref.id="I0057TF"</w:instrText>
      </w:r>
      <w:r>
        <w:rPr>
          <w:rStyle w:val="pxx"/>
        </w:rPr>
        <w:fldChar w:fldCharType="end"/>
      </w:r>
      <w:r>
        <w:rPr>
          <w:rStyle w:val="pxx"/>
          <w:vanish/>
        </w:rPr>
        <w:t>&amp;s;</w:t>
      </w:r>
      <w:r>
        <w:rPr>
          <w:rStyle w:val="pxvis"/>
          <w:rFonts w:ascii="Times NewRoman" w:hAnsi="Times NewRoman"/>
          <w:b w:val="0"/>
          <w:sz w:val="24"/>
        </w:rPr>
        <w:t>§</w:t>
      </w:r>
      <w:r>
        <w:rPr>
          <w:rStyle w:val="pxx"/>
        </w:rPr>
        <w:t>30:42</w:t>
      </w:r>
      <w:r>
        <w:t>.</w:t>
      </w:r>
    </w:p>
    <w:p w14:paraId="23E8F3B0" w14:textId="77777777" w:rsidR="00000000" w:rsidRDefault="00000000">
      <w:pPr>
        <w:pStyle w:val="pxp"/>
      </w:pPr>
    </w:p>
  </w:footnote>
  <w:footnote w:id="290">
    <w:p w14:paraId="3AD9673A"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159F011"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st.ref.id="I00DN83"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304(a)</w:t>
      </w:r>
      <w:r>
        <w:t>.</w:t>
      </w:r>
    </w:p>
    <w:p w14:paraId="325B8768" w14:textId="77777777" w:rsidR="00FB29D8" w:rsidRDefault="00FB29D8">
      <w:pPr>
        <w:pStyle w:val="pxrr"/>
        <w:spacing w:before="180"/>
        <w:rPr>
          <w:sz w:val="24"/>
          <w:szCs w:val="24"/>
        </w:rPr>
      </w:pPr>
      <w:r>
        <w:rPr>
          <w:rStyle w:val="pxvis"/>
          <w:rFonts w:cs="Arial"/>
          <w:bCs/>
          <w:szCs w:val="28"/>
        </w:rPr>
        <w:t>Research References</w:t>
      </w:r>
    </w:p>
    <w:p w14:paraId="7C666257" w14:textId="77777777" w:rsidR="00FB29D8" w:rsidRDefault="00FB29D8">
      <w:pPr>
        <w:pStyle w:val="pxrrp"/>
      </w:pPr>
      <w:r>
        <w:t xml:space="preserve">Specific requirements of the N.Y. Not-for-Profit Corporation Law, see </w:t>
      </w:r>
      <w:r>
        <w:rPr>
          <w:rStyle w:val="pxrc"/>
          <w:color w:val="FF0000"/>
          <w:sz w:val="20"/>
          <w:szCs w:val="20"/>
          <w:vertAlign w:val="superscript"/>
        </w:rPr>
        <w:t>►</w:t>
      </w:r>
      <w:r>
        <w:rPr>
          <w:rStyle w:val="pxrc"/>
        </w:rPr>
        <w:fldChar w:fldCharType="begin"/>
      </w:r>
      <w:r>
        <w:rPr>
          <w:rStyle w:val="pxrc"/>
        </w:rPr>
        <w:instrText>rc.ref.id="I00GGCZ"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469" w:author="Cara Cardinale" w:date="2025-01-19T12:37:00Z">
        <w:r w:rsidR="00890239">
          <w:rPr>
            <w:rStyle w:val="pxrc"/>
          </w:rPr>
          <w:t>1</w:t>
        </w:r>
      </w:ins>
      <w:del w:id="1470" w:author="Cara Cardinale" w:date="2025-01-19T12:37:00Z">
        <w:r w:rsidDel="00890239">
          <w:rPr>
            <w:rStyle w:val="pxrc"/>
          </w:rPr>
          <w:delText>2</w:delText>
        </w:r>
      </w:del>
      <w:r>
        <w:t>.</w:t>
      </w:r>
    </w:p>
    <w:p w14:paraId="7ED7A155" w14:textId="77777777" w:rsidR="00FB29D8" w:rsidRDefault="00FB29D8">
      <w:pPr>
        <w:pStyle w:val="pxrrp"/>
      </w:pPr>
      <w:r>
        <w:t xml:space="preserve">Designation of agent for service of process; Secretary of State, see </w:t>
      </w:r>
      <w:r>
        <w:rPr>
          <w:rStyle w:val="pxrc"/>
          <w:color w:val="FF0000"/>
          <w:sz w:val="20"/>
          <w:szCs w:val="20"/>
          <w:vertAlign w:val="superscript"/>
        </w:rPr>
        <w:t>►</w:t>
      </w:r>
      <w:r>
        <w:rPr>
          <w:rStyle w:val="pxrc"/>
        </w:rPr>
        <w:fldChar w:fldCharType="begin"/>
      </w:r>
      <w:r>
        <w:rPr>
          <w:rStyle w:val="pxrc"/>
        </w:rPr>
        <w:instrText>rc.ref.id="I002EOL"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71" w:author="Cara Cardinale" w:date="2025-01-19T13:20:00Z">
        <w:r w:rsidDel="00F86204">
          <w:rPr>
            <w:rStyle w:val="pxrc"/>
          </w:rPr>
          <w:delText>1065, 1066</w:delText>
        </w:r>
      </w:del>
      <w:ins w:id="1472" w:author="Cara Cardinale" w:date="2025-01-19T13:20:00Z">
        <w:r w:rsidR="00F86204">
          <w:rPr>
            <w:rStyle w:val="pxrc"/>
          </w:rPr>
          <w:t>1062, 1063</w:t>
        </w:r>
      </w:ins>
      <w:r>
        <w:t>.</w:t>
      </w:r>
    </w:p>
    <w:p w14:paraId="3155324A" w14:textId="77777777" w:rsidR="00000000" w:rsidRDefault="00000000">
      <w:pPr>
        <w:pStyle w:val="pxrrp"/>
      </w:pPr>
    </w:p>
  </w:footnote>
  <w:footnote w:id="291">
    <w:p w14:paraId="2C7716D4"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FB3839A"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st.ref.id="I06172A"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402(a)(6)</w:t>
      </w:r>
      <w:r>
        <w:t>.</w:t>
      </w:r>
    </w:p>
    <w:p w14:paraId="54CC9AD0" w14:textId="77777777" w:rsidR="00FB29D8" w:rsidRDefault="00FB29D8">
      <w:pPr>
        <w:pStyle w:val="pxrr"/>
        <w:spacing w:before="180"/>
        <w:rPr>
          <w:sz w:val="24"/>
          <w:szCs w:val="24"/>
        </w:rPr>
      </w:pPr>
      <w:r>
        <w:rPr>
          <w:rStyle w:val="pxvis"/>
          <w:rFonts w:cs="Arial"/>
          <w:bCs/>
          <w:szCs w:val="28"/>
        </w:rPr>
        <w:t>Research References</w:t>
      </w:r>
    </w:p>
    <w:p w14:paraId="485BFEBF"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rc.ref.id="I05WZCY"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473" w:author="Cara Cardinale" w:date="2025-01-19T12:37:00Z">
        <w:r w:rsidR="00890239">
          <w:rPr>
            <w:rStyle w:val="pxrc"/>
          </w:rPr>
          <w:t>1</w:t>
        </w:r>
      </w:ins>
      <w:del w:id="1474" w:author="Cara Cardinale" w:date="2025-01-19T12:37:00Z">
        <w:r w:rsidDel="00890239">
          <w:rPr>
            <w:rStyle w:val="pxrc"/>
          </w:rPr>
          <w:delText>2</w:delText>
        </w:r>
      </w:del>
      <w:r>
        <w:t>.</w:t>
      </w:r>
    </w:p>
    <w:p w14:paraId="0C48AF6B" w14:textId="77777777" w:rsidR="00FB29D8" w:rsidRDefault="00FB29D8">
      <w:pPr>
        <w:pStyle w:val="pxrrp"/>
      </w:pPr>
      <w:r>
        <w:t xml:space="preserve">Designation of agent for service of process; Secretary of State, see </w:t>
      </w:r>
      <w:r>
        <w:rPr>
          <w:rStyle w:val="pxrc"/>
          <w:color w:val="FF0000"/>
          <w:sz w:val="20"/>
          <w:szCs w:val="20"/>
          <w:vertAlign w:val="superscript"/>
        </w:rPr>
        <w:t>►</w:t>
      </w:r>
      <w:r>
        <w:rPr>
          <w:rStyle w:val="pxrc"/>
        </w:rPr>
        <w:fldChar w:fldCharType="begin"/>
      </w:r>
      <w:r>
        <w:rPr>
          <w:rStyle w:val="pxrc"/>
        </w:rPr>
        <w:instrText>rc.ref.id="I05SRNM"</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75" w:author="Cara Cardinale" w:date="2025-01-19T13:20:00Z">
        <w:r w:rsidDel="00F86204">
          <w:rPr>
            <w:rStyle w:val="pxrc"/>
          </w:rPr>
          <w:delText>1065, 1066</w:delText>
        </w:r>
      </w:del>
      <w:ins w:id="1476" w:author="Cara Cardinale" w:date="2025-01-19T13:20:00Z">
        <w:r w:rsidR="00F86204">
          <w:rPr>
            <w:rStyle w:val="pxrc"/>
          </w:rPr>
          <w:t>1062, 1063</w:t>
        </w:r>
      </w:ins>
      <w:r>
        <w:t>.</w:t>
      </w:r>
    </w:p>
    <w:p w14:paraId="5B7E6107" w14:textId="77777777" w:rsidR="00000000" w:rsidRDefault="00000000">
      <w:pPr>
        <w:pStyle w:val="pxrrp"/>
      </w:pPr>
    </w:p>
  </w:footnote>
  <w:footnote w:id="292">
    <w:p w14:paraId="1A5D3C7C"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5E62CF4"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st.ref.id="I00AU4E"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305(a)</w:t>
      </w:r>
      <w:r>
        <w:t>.</w:t>
      </w:r>
    </w:p>
    <w:p w14:paraId="6A574030" w14:textId="77777777" w:rsidR="00FB29D8" w:rsidRDefault="00FB29D8">
      <w:pPr>
        <w:pStyle w:val="pxrr"/>
        <w:spacing w:before="180"/>
        <w:rPr>
          <w:sz w:val="24"/>
          <w:szCs w:val="24"/>
        </w:rPr>
      </w:pPr>
      <w:r>
        <w:rPr>
          <w:rStyle w:val="pxvis"/>
          <w:rFonts w:cs="Arial"/>
          <w:bCs/>
          <w:szCs w:val="28"/>
        </w:rPr>
        <w:t>Research References</w:t>
      </w:r>
    </w:p>
    <w:p w14:paraId="30467071" w14:textId="77777777" w:rsidR="00FB29D8" w:rsidRDefault="00FB29D8">
      <w:pPr>
        <w:pStyle w:val="pxrrp"/>
      </w:pPr>
      <w:r>
        <w:t xml:space="preserve">Designation of agent for service of process, see </w:t>
      </w:r>
      <w:r>
        <w:rPr>
          <w:rStyle w:val="pxrc"/>
          <w:color w:val="FF0000"/>
          <w:sz w:val="20"/>
          <w:szCs w:val="20"/>
          <w:vertAlign w:val="superscript"/>
        </w:rPr>
        <w:t>►</w:t>
      </w:r>
      <w:r>
        <w:rPr>
          <w:rStyle w:val="pxrc"/>
        </w:rPr>
        <w:fldChar w:fldCharType="begin"/>
      </w:r>
      <w:r>
        <w:rPr>
          <w:rStyle w:val="pxrc"/>
        </w:rPr>
        <w:instrText>rc.ref.id="I00DN9A"</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77" w:author="Cara Cardinale" w:date="2025-01-19T13:20:00Z">
        <w:r w:rsidDel="00F86204">
          <w:rPr>
            <w:rStyle w:val="pxrc"/>
          </w:rPr>
          <w:delText>1065, 1066</w:delText>
        </w:r>
      </w:del>
      <w:ins w:id="1478" w:author="Cara Cardinale" w:date="2025-01-19T13:20:00Z">
        <w:r w:rsidR="00F86204">
          <w:rPr>
            <w:rStyle w:val="pxrc"/>
          </w:rPr>
          <w:t>1062, 1063</w:t>
        </w:r>
      </w:ins>
      <w:r>
        <w:t>.</w:t>
      </w:r>
    </w:p>
    <w:p w14:paraId="19547452" w14:textId="77777777" w:rsidR="00000000" w:rsidRDefault="00000000">
      <w:pPr>
        <w:pStyle w:val="pxrrp"/>
      </w:pPr>
    </w:p>
  </w:footnote>
  <w:footnote w:id="293">
    <w:p w14:paraId="57FF3C63"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5BC908E"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st.ref.id="I00GGE6"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305(a)</w:t>
      </w:r>
      <w:r>
        <w:t>.</w:t>
      </w:r>
    </w:p>
    <w:p w14:paraId="5E029BAF"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As to statutory provisions concerning service of process on a registered agent, see </w:t>
      </w:r>
      <w:r>
        <w:rPr>
          <w:rStyle w:val="pxst"/>
          <w:color w:val="FF0000"/>
          <w:sz w:val="20"/>
          <w:szCs w:val="20"/>
          <w:vertAlign w:val="superscript"/>
        </w:rPr>
        <w:t>►</w:t>
      </w:r>
      <w:r>
        <w:rPr>
          <w:rStyle w:val="pxst"/>
        </w:rPr>
        <w:fldChar w:fldCharType="begin"/>
      </w:r>
      <w:r>
        <w:rPr>
          <w:rStyle w:val="pxst"/>
        </w:rPr>
        <w:instrText>st.ref.id="I002EPT"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306</w:t>
      </w:r>
      <w:r>
        <w:t>.</w:t>
      </w:r>
    </w:p>
    <w:p w14:paraId="251B6B68" w14:textId="77777777" w:rsidR="00FB29D8" w:rsidRDefault="00FB29D8">
      <w:pPr>
        <w:pStyle w:val="pxrr"/>
        <w:spacing w:before="180"/>
        <w:rPr>
          <w:sz w:val="24"/>
          <w:szCs w:val="24"/>
        </w:rPr>
      </w:pPr>
      <w:r>
        <w:rPr>
          <w:rStyle w:val="pxvis"/>
          <w:rFonts w:cs="Arial"/>
          <w:bCs/>
          <w:szCs w:val="28"/>
        </w:rPr>
        <w:t>Research References</w:t>
      </w:r>
    </w:p>
    <w:p w14:paraId="27F43EAA" w14:textId="77777777" w:rsidR="00FB29D8" w:rsidRDefault="00FB29D8">
      <w:pPr>
        <w:pStyle w:val="pxrrp"/>
      </w:pPr>
      <w:r>
        <w:t xml:space="preserve">Designation of agent for service of process, see </w:t>
      </w:r>
      <w:r>
        <w:rPr>
          <w:rStyle w:val="pxrc"/>
          <w:color w:val="FF0000"/>
          <w:sz w:val="20"/>
          <w:szCs w:val="20"/>
          <w:vertAlign w:val="superscript"/>
        </w:rPr>
        <w:t>►</w:t>
      </w:r>
      <w:r>
        <w:rPr>
          <w:rStyle w:val="pxrc"/>
        </w:rPr>
        <w:fldChar w:fldCharType="begin"/>
      </w:r>
      <w:r>
        <w:rPr>
          <w:rStyle w:val="pxrc"/>
        </w:rPr>
        <w:instrText>rc.ref.id="I0057UP"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79" w:author="Cara Cardinale" w:date="2025-01-19T13:20:00Z">
        <w:r w:rsidDel="00F86204">
          <w:rPr>
            <w:rStyle w:val="pxrc"/>
          </w:rPr>
          <w:delText>1065, 1066</w:delText>
        </w:r>
      </w:del>
      <w:ins w:id="1480" w:author="Cara Cardinale" w:date="2025-01-19T13:20:00Z">
        <w:r w:rsidR="00F86204">
          <w:rPr>
            <w:rStyle w:val="pxrc"/>
          </w:rPr>
          <w:t>1062, 1063</w:t>
        </w:r>
      </w:ins>
      <w:r>
        <w:t>.</w:t>
      </w:r>
    </w:p>
    <w:p w14:paraId="6014B6FA" w14:textId="77777777" w:rsidR="00000000" w:rsidRDefault="00000000">
      <w:pPr>
        <w:pStyle w:val="pxrrp"/>
      </w:pPr>
    </w:p>
  </w:footnote>
  <w:footnote w:id="294">
    <w:p w14:paraId="15BC9001"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DED4183"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st.ref.id="I0080ZL"</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305(b), 402(a)(7)</w:t>
      </w:r>
      <w:r>
        <w:t>.</w:t>
      </w:r>
    </w:p>
    <w:p w14:paraId="11F745EA" w14:textId="77777777" w:rsidR="00FB29D8" w:rsidRDefault="00FB29D8">
      <w:pPr>
        <w:pStyle w:val="pxrr"/>
        <w:spacing w:before="180"/>
        <w:rPr>
          <w:sz w:val="24"/>
          <w:szCs w:val="24"/>
        </w:rPr>
      </w:pPr>
      <w:r>
        <w:rPr>
          <w:rStyle w:val="pxvis"/>
          <w:rFonts w:cs="Arial"/>
          <w:bCs/>
          <w:szCs w:val="28"/>
        </w:rPr>
        <w:t>Research References</w:t>
      </w:r>
    </w:p>
    <w:p w14:paraId="5641D748" w14:textId="77777777" w:rsidR="00FB29D8" w:rsidRDefault="00FB29D8">
      <w:pPr>
        <w:pStyle w:val="pxrrp"/>
      </w:pPr>
      <w:r>
        <w:t xml:space="preserve">Specific requirements of the N.Y. Not-for-Profit Corporation Law, see </w:t>
      </w:r>
      <w:r>
        <w:rPr>
          <w:rStyle w:val="pxrc"/>
          <w:color w:val="FF0000"/>
          <w:sz w:val="20"/>
          <w:szCs w:val="20"/>
          <w:vertAlign w:val="superscript"/>
        </w:rPr>
        <w:t>►</w:t>
      </w:r>
      <w:r>
        <w:rPr>
          <w:rStyle w:val="pxrc"/>
        </w:rPr>
        <w:fldChar w:fldCharType="begin"/>
      </w:r>
      <w:r>
        <w:rPr>
          <w:rStyle w:val="pxrc"/>
        </w:rPr>
        <w:instrText>rc.ref.id="I00DN9D"</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481" w:author="Cara Cardinale" w:date="2025-01-19T12:37:00Z">
        <w:r w:rsidR="00890239">
          <w:rPr>
            <w:rStyle w:val="pxrc"/>
          </w:rPr>
          <w:t>1</w:t>
        </w:r>
      </w:ins>
      <w:del w:id="1482" w:author="Cara Cardinale" w:date="2025-01-19T12:37:00Z">
        <w:r w:rsidDel="00890239">
          <w:rPr>
            <w:rStyle w:val="pxrc"/>
          </w:rPr>
          <w:delText>2</w:delText>
        </w:r>
      </w:del>
      <w:r>
        <w:t>.</w:t>
      </w:r>
    </w:p>
    <w:p w14:paraId="36ECC49E" w14:textId="77777777" w:rsidR="00FB29D8" w:rsidRDefault="00FB29D8">
      <w:pPr>
        <w:pStyle w:val="pxrrp"/>
      </w:pPr>
      <w:r>
        <w:t xml:space="preserve">Designation of agent for service of process; Secretary of State, see </w:t>
      </w:r>
      <w:r>
        <w:rPr>
          <w:rStyle w:val="pxrc"/>
          <w:color w:val="FF0000"/>
          <w:sz w:val="20"/>
          <w:szCs w:val="20"/>
          <w:vertAlign w:val="superscript"/>
        </w:rPr>
        <w:t>►</w:t>
      </w:r>
      <w:r>
        <w:rPr>
          <w:rStyle w:val="pxrc"/>
        </w:rPr>
        <w:fldChar w:fldCharType="begin"/>
      </w:r>
      <w:r>
        <w:rPr>
          <w:rStyle w:val="pxrc"/>
        </w:rPr>
        <w:instrText>rc.ref.id="I00GGE9"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83" w:author="Cara Cardinale" w:date="2025-01-19T13:20:00Z">
        <w:r w:rsidDel="00F86204">
          <w:rPr>
            <w:rStyle w:val="pxrc"/>
          </w:rPr>
          <w:delText>1065, 1066</w:delText>
        </w:r>
      </w:del>
      <w:ins w:id="1484" w:author="Cara Cardinale" w:date="2025-01-19T13:20:00Z">
        <w:r w:rsidR="00F86204">
          <w:rPr>
            <w:rStyle w:val="pxrc"/>
          </w:rPr>
          <w:t>1062, 1063</w:t>
        </w:r>
      </w:ins>
      <w:r>
        <w:t>.</w:t>
      </w:r>
    </w:p>
    <w:p w14:paraId="343FA49C" w14:textId="77777777" w:rsidR="00000000" w:rsidRDefault="00000000">
      <w:pPr>
        <w:pStyle w:val="pxrrp"/>
      </w:pPr>
    </w:p>
  </w:footnote>
  <w:footnote w:id="295">
    <w:p w14:paraId="089ACBE4"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58CADCA"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st.ref.id="I061720"</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305(b), 801(b)(8)</w:t>
      </w:r>
      <w:r>
        <w:t>.</w:t>
      </w:r>
    </w:p>
    <w:p w14:paraId="70F3EE8E" w14:textId="77777777" w:rsidR="00FB29D8" w:rsidRDefault="00FB29D8">
      <w:pPr>
        <w:pStyle w:val="pxrr"/>
        <w:spacing w:before="180"/>
        <w:rPr>
          <w:sz w:val="24"/>
          <w:szCs w:val="24"/>
        </w:rPr>
      </w:pPr>
      <w:r>
        <w:rPr>
          <w:rStyle w:val="pxvis"/>
          <w:rFonts w:cs="Arial"/>
          <w:bCs/>
          <w:szCs w:val="28"/>
        </w:rPr>
        <w:t>Research References</w:t>
      </w:r>
    </w:p>
    <w:p w14:paraId="5913A510" w14:textId="77777777" w:rsidR="00FB29D8" w:rsidRDefault="00FB29D8">
      <w:pPr>
        <w:pStyle w:val="pxrrp"/>
      </w:pPr>
      <w:r>
        <w:t xml:space="preserve">Amendment of certificate of incorporation, </w:t>
      </w:r>
      <w:r>
        <w:rPr>
          <w:rStyle w:val="pxrc"/>
          <w:color w:val="FF0000"/>
          <w:sz w:val="20"/>
          <w:szCs w:val="20"/>
          <w:vertAlign w:val="superscript"/>
        </w:rPr>
        <w:t>►</w:t>
      </w:r>
      <w:r>
        <w:rPr>
          <w:rStyle w:val="pxrc"/>
        </w:rPr>
        <w:fldChar w:fldCharType="begin"/>
      </w:r>
      <w:r>
        <w:rPr>
          <w:rStyle w:val="pxrc"/>
        </w:rPr>
        <w:instrText>rc.ref.id="I0080ZN"</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85" w:author="Cara Cardinale" w:date="2025-01-19T18:24:00Z">
        <w:r w:rsidDel="00CA42F9">
          <w:rPr>
            <w:rStyle w:val="pxrc"/>
          </w:rPr>
          <w:delText>145 to 161</w:delText>
        </w:r>
      </w:del>
      <w:ins w:id="1486" w:author="Cara Cardinale" w:date="2025-01-19T18:24:00Z">
        <w:r w:rsidR="00CA42F9">
          <w:rPr>
            <w:rStyle w:val="pxrc"/>
          </w:rPr>
          <w:t>143 to 157</w:t>
        </w:r>
      </w:ins>
      <w:r>
        <w:t>.</w:t>
      </w:r>
    </w:p>
    <w:p w14:paraId="61B02ACE" w14:textId="77777777" w:rsidR="00000000" w:rsidRDefault="00000000">
      <w:pPr>
        <w:pStyle w:val="pxrrp"/>
      </w:pPr>
    </w:p>
  </w:footnote>
  <w:footnote w:id="296">
    <w:p w14:paraId="3E67126D"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33AC787"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st.ref.id="I00AU4J"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802(c)(3)</w:t>
      </w:r>
      <w:r>
        <w:t>.</w:t>
      </w:r>
    </w:p>
    <w:p w14:paraId="5105370C" w14:textId="77777777" w:rsidR="00FB29D8" w:rsidRDefault="00FB29D8">
      <w:pPr>
        <w:pStyle w:val="pxrr"/>
        <w:spacing w:before="180"/>
        <w:rPr>
          <w:sz w:val="24"/>
          <w:szCs w:val="24"/>
        </w:rPr>
      </w:pPr>
      <w:r>
        <w:rPr>
          <w:rStyle w:val="pxvis"/>
          <w:rFonts w:cs="Arial"/>
          <w:bCs/>
          <w:szCs w:val="28"/>
        </w:rPr>
        <w:t>Research References</w:t>
      </w:r>
    </w:p>
    <w:p w14:paraId="501D9941" w14:textId="77777777" w:rsidR="00FB29D8" w:rsidRDefault="00FB29D8">
      <w:pPr>
        <w:pStyle w:val="pxrrp"/>
      </w:pPr>
      <w:r>
        <w:t xml:space="preserve">Authorization of amendment or change of certificate of incorporation by board of directors, </w:t>
      </w:r>
      <w:r>
        <w:rPr>
          <w:rStyle w:val="pxrc"/>
          <w:color w:val="FF0000"/>
          <w:sz w:val="20"/>
          <w:szCs w:val="20"/>
          <w:vertAlign w:val="superscript"/>
        </w:rPr>
        <w:t>►</w:t>
      </w:r>
      <w:r>
        <w:rPr>
          <w:rStyle w:val="pxrc"/>
        </w:rPr>
        <w:fldChar w:fldCharType="begin"/>
      </w:r>
      <w:r>
        <w:rPr>
          <w:rStyle w:val="pxrc"/>
        </w:rPr>
        <w:instrText>rc.ref.id="I002EVJ"</w:instrText>
      </w:r>
      <w:r>
        <w:rPr>
          <w:rStyle w:val="pxrc"/>
        </w:rPr>
        <w:fldChar w:fldCharType="end"/>
      </w:r>
      <w:r>
        <w:rPr>
          <w:rStyle w:val="pxrc"/>
        </w:rPr>
        <w:t xml:space="preserve">N.Y. Jur. 2d, Business Relationships </w:t>
      </w:r>
      <w:r>
        <w:rPr>
          <w:rStyle w:val="pxrc"/>
          <w:vanish/>
        </w:rPr>
        <w:t>&amp;s;</w:t>
      </w:r>
      <w:del w:id="1487" w:author="Cara Cardinale" w:date="2025-01-19T18:28:00Z">
        <w:r w:rsidDel="003A1E6B">
          <w:rPr>
            <w:rStyle w:val="pxvis"/>
            <w:rFonts w:ascii="Times NewRoman" w:hAnsi="Times NewRoman"/>
            <w:b w:val="0"/>
            <w:sz w:val="24"/>
          </w:rPr>
          <w:delText>§</w:delText>
        </w:r>
        <w:r w:rsidDel="003A1E6B">
          <w:rPr>
            <w:rStyle w:val="pxrc"/>
          </w:rPr>
          <w:delText>152</w:delText>
        </w:r>
      </w:del>
      <w:ins w:id="1488" w:author="Cara Cardinale" w:date="2025-01-19T18:28:00Z">
        <w:r w:rsidR="003A1E6B">
          <w:rPr>
            <w:rStyle w:val="pxvis"/>
            <w:rFonts w:ascii="Times NewRoman" w:hAnsi="Times NewRoman"/>
            <w:b w:val="0"/>
            <w:sz w:val="24"/>
          </w:rPr>
          <w:t>§150</w:t>
        </w:r>
      </w:ins>
      <w:r>
        <w:t>.</w:t>
      </w:r>
    </w:p>
    <w:p w14:paraId="1A8D40E9" w14:textId="77777777" w:rsidR="00000000" w:rsidRDefault="00000000">
      <w:pPr>
        <w:pStyle w:val="pxrrp"/>
      </w:pPr>
    </w:p>
  </w:footnote>
  <w:footnote w:id="297">
    <w:p w14:paraId="37FFEC82"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021041A"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st.ref.id="I00815B"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3DA74139"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The fee for filing a certificate of change, which is subject to change, is $20. </w:t>
      </w:r>
      <w:r>
        <w:rPr>
          <w:rStyle w:val="pxst"/>
          <w:color w:val="FF0000"/>
          <w:sz w:val="20"/>
          <w:szCs w:val="20"/>
          <w:vertAlign w:val="superscript"/>
        </w:rPr>
        <w:t>►</w:t>
      </w:r>
      <w:r>
        <w:rPr>
          <w:rStyle w:val="pxst"/>
        </w:rPr>
        <w:fldChar w:fldCharType="begin"/>
      </w:r>
      <w:r>
        <w:rPr>
          <w:rStyle w:val="pxst"/>
        </w:rPr>
        <w:instrText>st.ref.id="I00AUA7"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104-A(g)</w:t>
      </w:r>
      <w:r>
        <w:t>.</w:t>
      </w:r>
    </w:p>
    <w:p w14:paraId="547DF136" w14:textId="77777777" w:rsidR="00FB29D8" w:rsidRDefault="00FB29D8">
      <w:pPr>
        <w:pStyle w:val="pxrr"/>
        <w:spacing w:before="180"/>
        <w:rPr>
          <w:sz w:val="24"/>
          <w:szCs w:val="24"/>
        </w:rPr>
      </w:pPr>
      <w:r>
        <w:rPr>
          <w:rStyle w:val="pxvis"/>
          <w:rFonts w:cs="Arial"/>
          <w:bCs/>
          <w:szCs w:val="28"/>
        </w:rPr>
        <w:t>Research References</w:t>
      </w:r>
    </w:p>
    <w:p w14:paraId="7E9B85B9" w14:textId="77777777" w:rsidR="00FB29D8" w:rsidRDefault="00FB29D8">
      <w:pPr>
        <w:pStyle w:val="pxrrp"/>
      </w:pPr>
      <w:r>
        <w:t xml:space="preserve">Certificate of amendment or change; requisites and filing, </w:t>
      </w:r>
      <w:r>
        <w:rPr>
          <w:rStyle w:val="pxrc"/>
          <w:color w:val="FF0000"/>
          <w:sz w:val="20"/>
          <w:szCs w:val="20"/>
          <w:vertAlign w:val="superscript"/>
        </w:rPr>
        <w:t>►</w:t>
      </w:r>
      <w:r>
        <w:rPr>
          <w:rStyle w:val="pxrc"/>
        </w:rPr>
        <w:fldChar w:fldCharType="begin"/>
      </w:r>
      <w:r>
        <w:rPr>
          <w:rStyle w:val="pxrc"/>
        </w:rPr>
        <w:instrText>rc.ref.id="I0616QK"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489" w:author="Cara Cardinale" w:date="2025-01-21T11:06:00Z">
        <w:r w:rsidDel="00032FD5">
          <w:rPr>
            <w:rStyle w:val="pxrc"/>
          </w:rPr>
          <w:delText>156 to 159</w:delText>
        </w:r>
      </w:del>
      <w:ins w:id="1490" w:author="Cara Cardinale" w:date="2025-01-21T11:07:00Z">
        <w:r w:rsidR="00032FD5">
          <w:rPr>
            <w:rStyle w:val="pxrc"/>
          </w:rPr>
          <w:t>154, 155</w:t>
        </w:r>
      </w:ins>
      <w:r>
        <w:t>.</w:t>
      </w:r>
    </w:p>
    <w:p w14:paraId="2F65F3A2" w14:textId="77777777" w:rsidR="00000000" w:rsidRDefault="00000000">
      <w:pPr>
        <w:pStyle w:val="pxrrp"/>
      </w:pPr>
    </w:p>
  </w:footnote>
  <w:footnote w:id="298">
    <w:p w14:paraId="75405734"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05E5F6D"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st.ref.id="I05WZ18"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803-A(a)</w:t>
      </w:r>
      <w:r>
        <w:t>.</w:t>
      </w:r>
    </w:p>
    <w:p w14:paraId="7F7FA40C" w14:textId="77777777" w:rsidR="00FB29D8" w:rsidRDefault="00FB29D8">
      <w:pPr>
        <w:pStyle w:val="pxrr"/>
        <w:spacing w:before="180"/>
        <w:rPr>
          <w:sz w:val="24"/>
          <w:szCs w:val="24"/>
        </w:rPr>
      </w:pPr>
      <w:r>
        <w:rPr>
          <w:rStyle w:val="pxvis"/>
          <w:rFonts w:cs="Arial"/>
          <w:bCs/>
          <w:szCs w:val="28"/>
        </w:rPr>
        <w:t>Research References</w:t>
      </w:r>
    </w:p>
    <w:p w14:paraId="5EC55D30" w14:textId="77777777"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rc.ref.id="I05SRBW"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ins w:id="1491" w:author="Cara Cardinale" w:date="2025-01-21T11:11:00Z">
        <w:r w:rsidR="00032FD5">
          <w:rPr>
            <w:rStyle w:val="pxrc"/>
          </w:rPr>
          <w:t>4</w:t>
        </w:r>
      </w:ins>
      <w:del w:id="1492" w:author="Cara Cardinale" w:date="2025-01-21T11:11:00Z">
        <w:r w:rsidDel="00032FD5">
          <w:rPr>
            <w:rStyle w:val="pxrc"/>
          </w:rPr>
          <w:delText>9</w:delText>
        </w:r>
      </w:del>
      <w:r>
        <w:t>.</w:t>
      </w:r>
    </w:p>
    <w:p w14:paraId="5494EBF4" w14:textId="77777777" w:rsidR="00000000" w:rsidRDefault="00000000">
      <w:pPr>
        <w:pStyle w:val="pxrrp"/>
      </w:pPr>
    </w:p>
  </w:footnote>
  <w:footnote w:id="299">
    <w:p w14:paraId="702CD098"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024B5913"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st.ref.id="I05OJMK"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803-A(b)</w:t>
      </w:r>
      <w:r>
        <w:t>.</w:t>
      </w:r>
    </w:p>
    <w:p w14:paraId="1FA4D923" w14:textId="77777777" w:rsidR="00FB29D8" w:rsidRDefault="00FB29D8">
      <w:pPr>
        <w:pStyle w:val="pxrr"/>
        <w:spacing w:before="180"/>
        <w:rPr>
          <w:sz w:val="24"/>
          <w:szCs w:val="24"/>
        </w:rPr>
      </w:pPr>
      <w:r>
        <w:rPr>
          <w:rStyle w:val="pxvis"/>
          <w:rFonts w:cs="Arial"/>
          <w:bCs/>
          <w:szCs w:val="28"/>
        </w:rPr>
        <w:t>Research References</w:t>
      </w:r>
    </w:p>
    <w:p w14:paraId="122AE624" w14:textId="77777777"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rc.ref.id="I00DNF5"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ins w:id="1493" w:author="Cara Cardinale" w:date="2025-01-21T11:11:00Z">
        <w:r w:rsidR="00032FD5">
          <w:rPr>
            <w:rStyle w:val="pxrc"/>
          </w:rPr>
          <w:t>4</w:t>
        </w:r>
      </w:ins>
      <w:del w:id="1494" w:author="Cara Cardinale" w:date="2025-01-21T11:11:00Z">
        <w:r w:rsidDel="00032FD5">
          <w:rPr>
            <w:rStyle w:val="pxrc"/>
          </w:rPr>
          <w:delText>9</w:delText>
        </w:r>
      </w:del>
      <w:r>
        <w:t>.</w:t>
      </w:r>
    </w:p>
    <w:p w14:paraId="12CBB611" w14:textId="77777777" w:rsidR="00000000" w:rsidRDefault="00000000">
      <w:pPr>
        <w:pStyle w:val="pxrrp"/>
      </w:pPr>
    </w:p>
  </w:footnote>
  <w:footnote w:id="300">
    <w:p w14:paraId="2C146C7D"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692C7BC"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st.ref.id="I00GGK1"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803-A(b)</w:t>
      </w:r>
      <w:r>
        <w:t>.</w:t>
      </w:r>
    </w:p>
    <w:p w14:paraId="68054658" w14:textId="77777777" w:rsidR="00FB29D8" w:rsidRDefault="00FB29D8">
      <w:pPr>
        <w:pStyle w:val="pxrr"/>
        <w:spacing w:before="180"/>
        <w:rPr>
          <w:sz w:val="24"/>
          <w:szCs w:val="24"/>
        </w:rPr>
      </w:pPr>
      <w:r>
        <w:rPr>
          <w:rStyle w:val="pxvis"/>
          <w:rFonts w:cs="Arial"/>
          <w:bCs/>
          <w:szCs w:val="28"/>
        </w:rPr>
        <w:t>Research References</w:t>
      </w:r>
    </w:p>
    <w:p w14:paraId="2D689003" w14:textId="77777777"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rc.ref.id="I002EVO"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ins w:id="1495" w:author="Cara Cardinale" w:date="2025-01-21T11:11:00Z">
        <w:r w:rsidR="00032FD5">
          <w:rPr>
            <w:rStyle w:val="pxrc"/>
          </w:rPr>
          <w:t>4</w:t>
        </w:r>
      </w:ins>
      <w:del w:id="1496" w:author="Cara Cardinale" w:date="2025-01-21T11:11:00Z">
        <w:r w:rsidDel="00032FD5">
          <w:rPr>
            <w:rStyle w:val="pxrc"/>
          </w:rPr>
          <w:delText>9</w:delText>
        </w:r>
      </w:del>
      <w:r>
        <w:t>.</w:t>
      </w:r>
    </w:p>
    <w:p w14:paraId="1F69881A" w14:textId="77777777" w:rsidR="00000000" w:rsidRDefault="00000000">
      <w:pPr>
        <w:pStyle w:val="pxrrp"/>
      </w:pPr>
    </w:p>
  </w:footnote>
  <w:footnote w:id="301">
    <w:p w14:paraId="2E970C16"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73B77C22"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st.ref.id="I00580K"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803-A(b)</w:t>
      </w:r>
      <w:r>
        <w:t>.</w:t>
      </w:r>
    </w:p>
    <w:p w14:paraId="612223E1" w14:textId="77777777" w:rsidR="00FB29D8" w:rsidRDefault="00FB29D8">
      <w:pPr>
        <w:pStyle w:val="pxrr"/>
        <w:spacing w:before="180"/>
        <w:rPr>
          <w:sz w:val="24"/>
          <w:szCs w:val="24"/>
        </w:rPr>
      </w:pPr>
      <w:r>
        <w:rPr>
          <w:rStyle w:val="pxvis"/>
          <w:rFonts w:cs="Arial"/>
          <w:bCs/>
          <w:szCs w:val="28"/>
        </w:rPr>
        <w:t>Research References</w:t>
      </w:r>
    </w:p>
    <w:p w14:paraId="75C74E92" w14:textId="77777777"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rc.ref.id="I00815G"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ins w:id="1497" w:author="Cara Cardinale" w:date="2025-01-21T11:11:00Z">
        <w:r w:rsidR="00032FD5">
          <w:rPr>
            <w:rStyle w:val="pxrc"/>
          </w:rPr>
          <w:t>4</w:t>
        </w:r>
      </w:ins>
      <w:del w:id="1498" w:author="Cara Cardinale" w:date="2025-01-21T11:11:00Z">
        <w:r w:rsidDel="00032FD5">
          <w:rPr>
            <w:rStyle w:val="pxrc"/>
          </w:rPr>
          <w:delText>9</w:delText>
        </w:r>
      </w:del>
      <w:r>
        <w:t>.</w:t>
      </w:r>
    </w:p>
    <w:p w14:paraId="7A1E1D17" w14:textId="77777777" w:rsidR="00000000" w:rsidRDefault="00000000">
      <w:pPr>
        <w:pStyle w:val="pxrrp"/>
      </w:pPr>
    </w:p>
  </w:footnote>
  <w:footnote w:id="302">
    <w:p w14:paraId="704EE47A"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1DA01688"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st.ref.id="I002EVQ"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305(c)</w:t>
      </w:r>
      <w:r>
        <w:t>.</w:t>
      </w:r>
    </w:p>
    <w:p w14:paraId="218D1CC6" w14:textId="77777777" w:rsidR="00000000" w:rsidRDefault="00000000">
      <w:pPr>
        <w:pStyle w:val="pxp"/>
      </w:pPr>
    </w:p>
  </w:footnote>
  <w:footnote w:id="303">
    <w:p w14:paraId="3D95A8B4"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3175D3E3"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st.ref.id="I00580M"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305(c)</w:t>
      </w:r>
      <w:r>
        <w:t>.</w:t>
      </w:r>
    </w:p>
    <w:p w14:paraId="104E84C8"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The fee for filing a certificate of resignation, which is subject to change, is $30. </w:t>
      </w:r>
      <w:r>
        <w:rPr>
          <w:rStyle w:val="pxst"/>
          <w:color w:val="FF0000"/>
          <w:sz w:val="20"/>
          <w:szCs w:val="20"/>
          <w:vertAlign w:val="superscript"/>
        </w:rPr>
        <w:t>►</w:t>
      </w:r>
      <w:r>
        <w:rPr>
          <w:rStyle w:val="pxst"/>
        </w:rPr>
        <w:fldChar w:fldCharType="begin"/>
      </w:r>
      <w:r>
        <w:rPr>
          <w:rStyle w:val="pxst"/>
        </w:rPr>
        <w:instrText>st.ref.id="I00815I"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104-A(c)</w:t>
      </w:r>
      <w:r>
        <w:t>.</w:t>
      </w:r>
    </w:p>
    <w:p w14:paraId="2F48B3EA" w14:textId="77777777" w:rsidR="00000000" w:rsidRDefault="00000000">
      <w:pPr>
        <w:pStyle w:val="pxp"/>
      </w:pPr>
    </w:p>
  </w:footnote>
  <w:footnote w:id="304">
    <w:p w14:paraId="132AE7E2"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700E94B4"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st.ref.id="I002EWW"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305(d)</w:t>
      </w:r>
      <w:r>
        <w:t>.</w:t>
      </w:r>
    </w:p>
    <w:p w14:paraId="7A6BA1CB" w14:textId="77777777" w:rsidR="00000000" w:rsidRDefault="00000000">
      <w:pPr>
        <w:pStyle w:val="pxp"/>
      </w:pPr>
    </w:p>
  </w:footnote>
  <w:footnote w:id="305">
    <w:p w14:paraId="0E2AD1E0"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1BC22BDC"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st.ref.id="I00581S"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305(d)</w:t>
      </w:r>
      <w:r>
        <w:t>.</w:t>
      </w:r>
    </w:p>
    <w:p w14:paraId="03195438" w14:textId="77777777" w:rsidR="00000000" w:rsidRDefault="00000000">
      <w:pPr>
        <w:pStyle w:val="pxp"/>
      </w:pPr>
    </w:p>
  </w:footnote>
  <w:footnote w:id="306">
    <w:p w14:paraId="7DC08BC8"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EBF74A3"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st.ref.id="I00AUBK"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w:t>
      </w:r>
      <w:r>
        <w:t>.</w:t>
      </w:r>
    </w:p>
    <w:p w14:paraId="71EA813B" w14:textId="77777777" w:rsidR="00000000" w:rsidRDefault="00000000">
      <w:pPr>
        <w:pStyle w:val="pxp"/>
      </w:pPr>
    </w:p>
  </w:footnote>
  <w:footnote w:id="307">
    <w:p w14:paraId="4C6CA37A"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EC860A6"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st.ref.id="I00DNGG"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w:t>
      </w:r>
      <w:r>
        <w:t>.</w:t>
      </w:r>
    </w:p>
    <w:p w14:paraId="6830BEA2"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t xml:space="preserve">Unless otherwise provided in the certificate of incorporation or bylaws, the board of directors has the authority to establish reasonable compensation of the corporation's members, directors, and officers for services rendered. See </w:t>
      </w:r>
      <w:r>
        <w:rPr>
          <w:rStyle w:val="pxst"/>
          <w:color w:val="FF0000"/>
          <w:sz w:val="20"/>
          <w:szCs w:val="20"/>
          <w:vertAlign w:val="superscript"/>
        </w:rPr>
        <w:t>►</w:t>
      </w:r>
      <w:r>
        <w:rPr>
          <w:rStyle w:val="pxst"/>
        </w:rPr>
        <w:fldChar w:fldCharType="begin"/>
      </w:r>
      <w:r>
        <w:rPr>
          <w:rStyle w:val="pxst"/>
        </w:rPr>
        <w:instrText>st.ref.id="I002EWY"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515(b)</w:t>
      </w:r>
      <w:r>
        <w:t>.</w:t>
      </w:r>
    </w:p>
    <w:p w14:paraId="310E3048" w14:textId="77777777" w:rsidR="00FB29D8" w:rsidRDefault="00FB29D8">
      <w:pPr>
        <w:pStyle w:val="pxrr"/>
        <w:spacing w:before="180"/>
        <w:rPr>
          <w:sz w:val="24"/>
          <w:szCs w:val="24"/>
        </w:rPr>
      </w:pPr>
      <w:r>
        <w:rPr>
          <w:rStyle w:val="pxvis"/>
          <w:rFonts w:cs="Arial"/>
          <w:bCs/>
          <w:szCs w:val="28"/>
        </w:rPr>
        <w:t>Research References</w:t>
      </w:r>
    </w:p>
    <w:p w14:paraId="085F156C" w14:textId="77777777"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rc.ref.id="I00581U"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502" w:author="Cara Cardinale" w:date="2025-01-19T12:37:00Z">
        <w:r w:rsidR="00890239">
          <w:rPr>
            <w:rStyle w:val="pxrc"/>
          </w:rPr>
          <w:t>1</w:t>
        </w:r>
      </w:ins>
      <w:del w:id="1503" w:author="Cara Cardinale" w:date="2025-01-19T12:37:00Z">
        <w:r w:rsidDel="00890239">
          <w:rPr>
            <w:rStyle w:val="pxrc"/>
          </w:rPr>
          <w:delText>2</w:delText>
        </w:r>
      </w:del>
      <w:r>
        <w:t>.</w:t>
      </w:r>
    </w:p>
    <w:p w14:paraId="42C58CDA" w14:textId="77777777" w:rsidR="00FB29D8" w:rsidRDefault="00FB29D8">
      <w:pPr>
        <w:pStyle w:val="pxrrp"/>
      </w:pPr>
      <w:r>
        <w:t xml:space="preserve">Rights, duties, and liabilities of directors, officers, and agents, </w:t>
      </w:r>
      <w:r>
        <w:rPr>
          <w:rStyle w:val="pxrc"/>
          <w:color w:val="FF0000"/>
          <w:sz w:val="20"/>
          <w:szCs w:val="20"/>
          <w:vertAlign w:val="superscript"/>
        </w:rPr>
        <w:t>►</w:t>
      </w:r>
      <w:r>
        <w:rPr>
          <w:rStyle w:val="pxrc"/>
        </w:rPr>
        <w:fldChar w:fldCharType="begin"/>
      </w:r>
      <w:r>
        <w:rPr>
          <w:rStyle w:val="pxrc"/>
        </w:rPr>
        <w:instrText>rc.ref.id="I00816Q"</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04" w:author="Cara Cardinale" w:date="2025-01-19T11:47:00Z">
        <w:r w:rsidDel="00C607CB">
          <w:rPr>
            <w:rStyle w:val="pxvis"/>
            <w:rFonts w:ascii="Times NewRoman" w:hAnsi="Times NewRoman"/>
            <w:b w:val="0"/>
            <w:sz w:val="24"/>
          </w:rPr>
          <w:delText>§</w:delText>
        </w:r>
        <w:r w:rsidDel="00C607CB">
          <w:rPr>
            <w:rStyle w:val="pxrc"/>
          </w:rPr>
          <w:delText>688</w:delText>
        </w:r>
      </w:del>
      <w:ins w:id="1505" w:author="Cara Cardinale" w:date="2025-01-19T11:47:00Z">
        <w:r w:rsidR="00C607CB">
          <w:rPr>
            <w:rStyle w:val="pxvis"/>
            <w:rFonts w:ascii="Times NewRoman" w:hAnsi="Times NewRoman"/>
            <w:b w:val="0"/>
            <w:sz w:val="24"/>
          </w:rPr>
          <w:t>§683</w:t>
        </w:r>
      </w:ins>
      <w:r>
        <w:rPr>
          <w:rStyle w:val="pxrc"/>
        </w:rPr>
        <w:t xml:space="preserve"> et seq.</w:t>
      </w:r>
    </w:p>
    <w:p w14:paraId="2FB95F03" w14:textId="77777777" w:rsidR="00000000" w:rsidRDefault="00000000">
      <w:pPr>
        <w:pStyle w:val="pxrrp"/>
      </w:pPr>
    </w:p>
  </w:footnote>
  <w:footnote w:id="308">
    <w:p w14:paraId="757ECB6E"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C4F36E5"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st.ref.id="I00AUBM"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w:t>
      </w:r>
    </w:p>
    <w:p w14:paraId="25F9B374" w14:textId="77777777" w:rsidR="00FB29D8" w:rsidRDefault="00FB29D8">
      <w:pPr>
        <w:pStyle w:val="pxrr"/>
        <w:spacing w:before="180"/>
        <w:rPr>
          <w:sz w:val="24"/>
          <w:szCs w:val="24"/>
        </w:rPr>
      </w:pPr>
      <w:r>
        <w:rPr>
          <w:rStyle w:val="pxvis"/>
          <w:rFonts w:cs="Arial"/>
          <w:bCs/>
          <w:szCs w:val="28"/>
        </w:rPr>
        <w:t>Research References</w:t>
      </w:r>
    </w:p>
    <w:p w14:paraId="77662ED2" w14:textId="77777777" w:rsidR="00FB29D8" w:rsidRDefault="00FB29D8">
      <w:pPr>
        <w:pStyle w:val="pxrrp"/>
      </w:pPr>
      <w:r>
        <w:t xml:space="preserve">Qualifications of directors of not-for-profit corporations, </w:t>
      </w:r>
      <w:r>
        <w:rPr>
          <w:rStyle w:val="pxrc"/>
          <w:color w:val="FF0000"/>
          <w:sz w:val="20"/>
          <w:szCs w:val="20"/>
          <w:vertAlign w:val="superscript"/>
        </w:rPr>
        <w:t>►</w:t>
      </w:r>
      <w:r>
        <w:rPr>
          <w:rStyle w:val="pxrc"/>
        </w:rPr>
        <w:fldChar w:fldCharType="begin"/>
      </w:r>
      <w:r>
        <w:rPr>
          <w:rStyle w:val="pxrc"/>
        </w:rPr>
        <w:instrText>rc.ref.id="I0616CK"</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506" w:author="Cara Cardinale" w:date="2025-01-21T11:34:00Z">
        <w:r w:rsidDel="00D0029E">
          <w:rPr>
            <w:rStyle w:val="pxrc"/>
          </w:rPr>
          <w:delText>540</w:delText>
        </w:r>
      </w:del>
      <w:ins w:id="1507" w:author="Cara Cardinale" w:date="2025-01-21T11:34:00Z">
        <w:r w:rsidR="00D0029E">
          <w:rPr>
            <w:rStyle w:val="pxrc"/>
          </w:rPr>
          <w:t>535</w:t>
        </w:r>
      </w:ins>
      <w:r>
        <w:t>.</w:t>
      </w:r>
    </w:p>
    <w:p w14:paraId="261F2BA5" w14:textId="77777777" w:rsidR="00000000" w:rsidRDefault="00000000">
      <w:pPr>
        <w:pStyle w:val="pxrrp"/>
      </w:pPr>
    </w:p>
  </w:footnote>
  <w:footnote w:id="309">
    <w:p w14:paraId="14DA2E70"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1343BD5"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st.ref.id="I05WYN8"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702(a)</w:t>
      </w:r>
      <w:r>
        <w:t>.</w:t>
      </w:r>
    </w:p>
    <w:p w14:paraId="1BE81640" w14:textId="77777777" w:rsidR="00FB29D8" w:rsidRDefault="00FB29D8">
      <w:pPr>
        <w:pStyle w:val="pxrr"/>
        <w:spacing w:before="180"/>
        <w:rPr>
          <w:sz w:val="24"/>
          <w:szCs w:val="24"/>
        </w:rPr>
      </w:pPr>
      <w:r>
        <w:rPr>
          <w:rStyle w:val="pxvis"/>
          <w:rFonts w:cs="Arial"/>
          <w:bCs/>
          <w:szCs w:val="28"/>
        </w:rPr>
        <w:t>Research References</w:t>
      </w:r>
    </w:p>
    <w:p w14:paraId="31AA4DBF" w14:textId="77777777" w:rsidR="00FB29D8" w:rsidRDefault="00FB29D8">
      <w:pPr>
        <w:pStyle w:val="pxrrp"/>
      </w:pPr>
      <w:r>
        <w:t xml:space="preserve">Number of directors for not-for-profit corporations, </w:t>
      </w:r>
      <w:r>
        <w:rPr>
          <w:rStyle w:val="pxrc"/>
          <w:color w:val="FF0000"/>
          <w:sz w:val="20"/>
          <w:szCs w:val="20"/>
          <w:vertAlign w:val="superscript"/>
        </w:rPr>
        <w:t>►</w:t>
      </w:r>
      <w:r>
        <w:rPr>
          <w:rStyle w:val="pxrc"/>
        </w:rPr>
        <w:fldChar w:fldCharType="begin"/>
      </w:r>
      <w:r>
        <w:rPr>
          <w:rStyle w:val="pxrc"/>
        </w:rPr>
        <w:instrText>rc.ref.id="I05SQXW"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508" w:author="Cara Cardinale" w:date="2025-01-21T11:39:00Z">
        <w:r w:rsidDel="00D0029E">
          <w:rPr>
            <w:rStyle w:val="pxrc"/>
          </w:rPr>
          <w:delText>542</w:delText>
        </w:r>
      </w:del>
      <w:ins w:id="1509" w:author="Cara Cardinale" w:date="2025-01-21T11:39:00Z">
        <w:r w:rsidR="00D0029E">
          <w:rPr>
            <w:rStyle w:val="pxrc"/>
          </w:rPr>
          <w:t>537</w:t>
        </w:r>
      </w:ins>
      <w:r>
        <w:t>.</w:t>
      </w:r>
    </w:p>
    <w:p w14:paraId="6D757093" w14:textId="77777777" w:rsidR="00000000" w:rsidRDefault="00000000">
      <w:pPr>
        <w:pStyle w:val="pxrrp"/>
      </w:pPr>
    </w:p>
  </w:footnote>
  <w:footnote w:id="310">
    <w:p w14:paraId="4D6CAF96"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D98F4D1"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st.ref.id="I002F2O"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712(a)</w:t>
      </w:r>
      <w:r>
        <w:t>.</w:t>
      </w:r>
    </w:p>
    <w:p w14:paraId="4FF4E245" w14:textId="77777777" w:rsidR="00FB29D8" w:rsidRDefault="00FB29D8">
      <w:pPr>
        <w:pStyle w:val="pxrr"/>
        <w:spacing w:before="180"/>
        <w:rPr>
          <w:sz w:val="24"/>
          <w:szCs w:val="24"/>
        </w:rPr>
      </w:pPr>
      <w:r>
        <w:rPr>
          <w:rStyle w:val="pxvis"/>
          <w:rFonts w:cs="Arial"/>
          <w:bCs/>
          <w:szCs w:val="28"/>
        </w:rPr>
        <w:t>Research References</w:t>
      </w:r>
    </w:p>
    <w:p w14:paraId="009963F0" w14:textId="77777777" w:rsidR="00FB29D8" w:rsidRDefault="00FB29D8">
      <w:pPr>
        <w:pStyle w:val="pxrrp"/>
      </w:pPr>
      <w:r>
        <w:t xml:space="preserve">Delegation of authority to executive and other committees, </w:t>
      </w:r>
      <w:r>
        <w:rPr>
          <w:rStyle w:val="pxrc"/>
          <w:color w:val="FF0000"/>
          <w:sz w:val="20"/>
          <w:szCs w:val="20"/>
          <w:vertAlign w:val="superscript"/>
        </w:rPr>
        <w:t>►</w:t>
      </w:r>
      <w:r>
        <w:rPr>
          <w:rStyle w:val="pxrc"/>
        </w:rPr>
        <w:fldChar w:fldCharType="begin"/>
      </w:r>
      <w:r>
        <w:rPr>
          <w:rStyle w:val="pxrc"/>
        </w:rPr>
        <w:instrText>rc.ref.id="I00587K"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10" w:author="Cara Cardinale" w:date="2025-01-21T11:42:00Z">
        <w:r w:rsidDel="00D0029E">
          <w:rPr>
            <w:rStyle w:val="pxrc"/>
          </w:rPr>
          <w:delText>596 to 599</w:delText>
        </w:r>
      </w:del>
      <w:ins w:id="1511" w:author="Cara Cardinale" w:date="2025-01-21T11:42:00Z">
        <w:r w:rsidR="00D0029E">
          <w:rPr>
            <w:rStyle w:val="pxrc"/>
          </w:rPr>
          <w:t>592 to 594</w:t>
        </w:r>
      </w:ins>
      <w:r>
        <w:t>.</w:t>
      </w:r>
    </w:p>
    <w:p w14:paraId="179B8CC3" w14:textId="77777777" w:rsidR="00000000" w:rsidRDefault="00000000">
      <w:pPr>
        <w:pStyle w:val="pxrrp"/>
      </w:pPr>
    </w:p>
  </w:footnote>
  <w:footnote w:id="311">
    <w:p w14:paraId="4573CC83"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0679A15C"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st.ref.id="I0081CG"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705(a)</w:t>
      </w:r>
      <w:r>
        <w:t>.</w:t>
      </w:r>
    </w:p>
    <w:p w14:paraId="03300777" w14:textId="77777777" w:rsidR="00FB29D8" w:rsidRDefault="00FB29D8">
      <w:pPr>
        <w:pStyle w:val="pxrr"/>
        <w:spacing w:before="180"/>
        <w:rPr>
          <w:sz w:val="24"/>
          <w:szCs w:val="24"/>
        </w:rPr>
      </w:pPr>
      <w:r>
        <w:rPr>
          <w:rStyle w:val="pxvis"/>
          <w:rFonts w:cs="Arial"/>
          <w:bCs/>
          <w:szCs w:val="28"/>
        </w:rPr>
        <w:t>Research References</w:t>
      </w:r>
    </w:p>
    <w:p w14:paraId="649B06D1"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rc.ref.id="I00AUHC"</w:instrText>
      </w:r>
      <w:r>
        <w:rPr>
          <w:rStyle w:val="pxrc"/>
        </w:rPr>
        <w:fldChar w:fldCharType="end"/>
      </w:r>
      <w:r>
        <w:rPr>
          <w:rStyle w:val="pxrc"/>
        </w:rPr>
        <w:t>Construction and effect of corporate bylaws or articles relating to change in number of directors, 3 A.L.R.3d 623</w:t>
      </w:r>
      <w:r>
        <w:t>.</w:t>
      </w:r>
    </w:p>
    <w:p w14:paraId="2A616EAC" w14:textId="77777777" w:rsidR="00FB29D8" w:rsidRDefault="00FB29D8">
      <w:pPr>
        <w:pStyle w:val="pxrrp"/>
      </w:pPr>
      <w:r>
        <w:t xml:space="preserve">Filling board of director vacancies, </w:t>
      </w:r>
      <w:r>
        <w:rPr>
          <w:rStyle w:val="pxrc"/>
          <w:color w:val="FF0000"/>
          <w:sz w:val="20"/>
          <w:szCs w:val="20"/>
          <w:vertAlign w:val="superscript"/>
        </w:rPr>
        <w:t>►</w:t>
      </w:r>
      <w:r>
        <w:rPr>
          <w:rStyle w:val="pxrc"/>
        </w:rPr>
        <w:fldChar w:fldCharType="begin"/>
      </w:r>
      <w:r>
        <w:rPr>
          <w:rStyle w:val="pxrc"/>
        </w:rPr>
        <w:instrText>rc.ref.id="I00DNM8"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55</w:t>
      </w:r>
      <w:ins w:id="1512" w:author="Cara Cardinale" w:date="2025-01-21T11:50:00Z">
        <w:r w:rsidR="004D49BB">
          <w:rPr>
            <w:rStyle w:val="pxrc"/>
          </w:rPr>
          <w:t>0</w:t>
        </w:r>
      </w:ins>
      <w:del w:id="1513" w:author="Cara Cardinale" w:date="2025-01-21T11:50:00Z">
        <w:r w:rsidDel="004D49BB">
          <w:rPr>
            <w:rStyle w:val="pxrc"/>
          </w:rPr>
          <w:delText>5</w:delText>
        </w:r>
      </w:del>
      <w:r>
        <w:t>.</w:t>
      </w:r>
    </w:p>
    <w:p w14:paraId="76DF98CB" w14:textId="77777777" w:rsidR="00000000" w:rsidRDefault="00000000">
      <w:pPr>
        <w:pStyle w:val="pxrrp"/>
      </w:pPr>
    </w:p>
  </w:footnote>
  <w:footnote w:id="312">
    <w:p w14:paraId="7AF59B8E"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3B5D8182"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st.ref.id="I00GGR4"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705(c)</w:t>
      </w:r>
      <w:r>
        <w:t>.</w:t>
      </w:r>
    </w:p>
    <w:p w14:paraId="0D3E39DD" w14:textId="77777777" w:rsidR="00FB29D8" w:rsidRDefault="00FB29D8">
      <w:pPr>
        <w:pStyle w:val="pxrr"/>
        <w:spacing w:before="180"/>
        <w:rPr>
          <w:sz w:val="24"/>
          <w:szCs w:val="24"/>
        </w:rPr>
      </w:pPr>
      <w:r>
        <w:rPr>
          <w:rStyle w:val="pxvis"/>
          <w:rFonts w:cs="Arial"/>
          <w:bCs/>
          <w:szCs w:val="28"/>
        </w:rPr>
        <w:t>Research References</w:t>
      </w:r>
    </w:p>
    <w:p w14:paraId="273E7A66" w14:textId="77777777" w:rsidR="00FB29D8" w:rsidRDefault="00FB29D8">
      <w:pPr>
        <w:pStyle w:val="pxrrp"/>
      </w:pPr>
      <w:r>
        <w:t xml:space="preserve">Term of directors, </w:t>
      </w:r>
      <w:r>
        <w:rPr>
          <w:rStyle w:val="pxrc"/>
          <w:color w:val="FF0000"/>
          <w:sz w:val="20"/>
          <w:szCs w:val="20"/>
          <w:vertAlign w:val="superscript"/>
        </w:rPr>
        <w:t>►</w:t>
      </w:r>
      <w:r>
        <w:rPr>
          <w:rStyle w:val="pxrc"/>
        </w:rPr>
        <w:fldChar w:fldCharType="begin"/>
      </w:r>
      <w:r>
        <w:rPr>
          <w:rStyle w:val="pxrc"/>
        </w:rPr>
        <w:instrText>rc.ref.id="I0616CA"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ins w:id="1514" w:author="Cara Cardinale" w:date="2025-01-21T11:51:00Z">
        <w:r w:rsidR="004D49BB">
          <w:rPr>
            <w:rStyle w:val="pxrc"/>
          </w:rPr>
          <w:t>46</w:t>
        </w:r>
      </w:ins>
      <w:del w:id="1515" w:author="Cara Cardinale" w:date="2025-01-21T11:50:00Z">
        <w:r w:rsidDel="004D49BB">
          <w:rPr>
            <w:rStyle w:val="pxrc"/>
          </w:rPr>
          <w:delText>51</w:delText>
        </w:r>
      </w:del>
      <w:r>
        <w:t>.</w:t>
      </w:r>
    </w:p>
    <w:p w14:paraId="22EA6DDA" w14:textId="77777777" w:rsidR="00000000" w:rsidRDefault="00000000">
      <w:pPr>
        <w:pStyle w:val="pxrrp"/>
      </w:pPr>
    </w:p>
  </w:footnote>
  <w:footnote w:id="313">
    <w:p w14:paraId="16851306"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A3783F5"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st"/>
          <w:color w:val="FF0000"/>
          <w:sz w:val="20"/>
          <w:szCs w:val="20"/>
          <w:vertAlign w:val="superscript"/>
        </w:rPr>
        <w:t>►</w:t>
      </w:r>
      <w:r>
        <w:rPr>
          <w:rStyle w:val="pxst"/>
        </w:rPr>
        <w:fldChar w:fldCharType="begin"/>
      </w:r>
      <w:r>
        <w:rPr>
          <w:rStyle w:val="pxst"/>
        </w:rPr>
        <w:instrText>st.ref.id="I05SQXM"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715-b(a)</w:t>
      </w:r>
      <w:r>
        <w:t>.</w:t>
      </w:r>
    </w:p>
    <w:p w14:paraId="0ECDF904"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cc"/>
          <w:color w:val="FF0000"/>
          <w:sz w:val="20"/>
          <w:szCs w:val="20"/>
          <w:vertAlign w:val="superscript"/>
        </w:rPr>
        <w:t>►</w:t>
      </w:r>
      <w:r>
        <w:rPr>
          <w:rStyle w:val="pxcc"/>
        </w:rPr>
        <w:fldChar w:fldCharType="begin"/>
      </w:r>
      <w:r>
        <w:rPr>
          <w:rStyle w:val="pxcc"/>
        </w:rPr>
        <w:instrText>cc.ref.id="I02N4VP"</w:instrText>
      </w:r>
      <w:r>
        <w:rPr>
          <w:rStyle w:val="pxcc"/>
        </w:rPr>
        <w:fldChar w:fldCharType="end"/>
      </w:r>
      <w:r>
        <w:rPr>
          <w:rStyle w:val="pxcc"/>
        </w:rPr>
        <w:t>Rosen v. Zionist Organization of America, 225 A.D.3d 575, 206 N.Y.S.3d 595 (1st Dep't 2024)</w:t>
      </w:r>
      <w:r>
        <w:t xml:space="preserve"> finding that a former employee, who had been terminated, sufficiently alleged a cause of action against the employer, president, and chair of the board under the statute that required certain nonprofit organizations to adopt and implement whistleblower policies to protect individuals who reported suspected improper conduct from retaliatory conduct; the former employee alleged he was an employee, rather than an officer, of the employer, and the employer did not refute such allegation. </w:t>
      </w:r>
      <w:r>
        <w:rPr>
          <w:rStyle w:val="pxcc"/>
          <w:color w:val="FF0000"/>
          <w:sz w:val="20"/>
          <w:szCs w:val="20"/>
          <w:vertAlign w:val="superscript"/>
        </w:rPr>
        <w:t>►</w:t>
      </w:r>
      <w:r>
        <w:rPr>
          <w:rStyle w:val="pxcc"/>
        </w:rPr>
        <w:fldChar w:fldCharType="begin"/>
      </w:r>
      <w:r>
        <w:rPr>
          <w:rStyle w:val="pxcc"/>
        </w:rPr>
        <w:instrText>cc.ref.id="I02N4WU"</w:instrText>
      </w:r>
      <w:r>
        <w:rPr>
          <w:rStyle w:val="pxcc"/>
        </w:rPr>
        <w:fldChar w:fldCharType="end"/>
      </w:r>
      <w:r>
        <w:rPr>
          <w:rStyle w:val="pxcc"/>
        </w:rPr>
        <w:t>Rosen v. Zionist Organization of America, 225 A.D.3d 575, 206 N.Y.S.3d 595 (1st Dep't 2024)</w:t>
      </w:r>
      <w:r>
        <w:t>.</w:t>
      </w:r>
    </w:p>
    <w:p w14:paraId="0ED6CBF9" w14:textId="77777777" w:rsidR="00FB29D8" w:rsidDel="00ED0C03" w:rsidRDefault="00FB29D8">
      <w:pPr>
        <w:pStyle w:val="pxp"/>
        <w:rPr>
          <w:del w:id="1525" w:author="Cara Cardinale" w:date="2025-01-21T17:35:00Z"/>
        </w:rPr>
      </w:pPr>
      <w:del w:id="1526" w:author="Cara Cardinale" w:date="2025-01-21T17:35:00Z">
        <w:r w:rsidDel="00ED0C03">
          <w:rPr>
            <w:color w:val="FF0000"/>
            <w:sz w:val="20"/>
            <w:szCs w:val="20"/>
            <w:vertAlign w:val="superscript"/>
          </w:rPr>
          <w:delText>►</w:delText>
        </w:r>
        <w:r w:rsidDel="00ED0C03">
          <w:fldChar w:fldCharType="begin"/>
        </w:r>
        <w:r w:rsidDel="00ED0C03">
          <w:delInstrText>p.ct.id="f2fd26a0b92511efa75bc0a5c2da1858|53|30:49"</w:delInstrText>
        </w:r>
        <w:r w:rsidDel="00ED0C03">
          <w:fldChar w:fldCharType="end"/>
        </w:r>
        <w:r w:rsidDel="00ED0C03">
          <w:rPr>
            <w:rStyle w:val="pxcc"/>
            <w:color w:val="FF0000"/>
            <w:sz w:val="20"/>
            <w:szCs w:val="20"/>
            <w:vertAlign w:val="superscript"/>
          </w:rPr>
          <w:delText>►</w:delText>
        </w:r>
        <w:r w:rsidDel="00ED0C03">
          <w:rPr>
            <w:rStyle w:val="pxcc"/>
          </w:rPr>
          <w:fldChar w:fldCharType="begin"/>
        </w:r>
        <w:r w:rsidDel="00ED0C03">
          <w:rPr>
            <w:rStyle w:val="pxcc"/>
          </w:rPr>
          <w:delInstrText>cc.ref.id="I002F2T"</w:delInstrText>
        </w:r>
        <w:r w:rsidDel="00ED0C03">
          <w:rPr>
            <w:rStyle w:val="pxcc"/>
          </w:rPr>
          <w:fldChar w:fldCharType="end"/>
        </w:r>
        <w:r w:rsidDel="00ED0C03">
          <w:rPr>
            <w:rStyle w:val="pxcc"/>
          </w:rPr>
          <w:delText>Hyung Jin Moon v. Hak Ja Han Moon, 431 F. Supp. 3d 394 (S.D. N.Y. 2019), judgment aff'd as modified, 833 Fed. Appx. 876 (2d Cir. 2020)</w:delText>
        </w:r>
        <w:r w:rsidDel="00ED0C03">
          <w:rPr>
            <w:rStyle w:val="pxb"/>
            <w:b/>
            <w:bCs/>
          </w:rPr>
          <w:delText>*?*README*?*AE: Please suggest if the hist term ???Judgment affirmed as modified??? and the following cite can be retained or should be removed? *?*README*?*</w:delText>
        </w:r>
        <w:r w:rsidDel="00ED0C03">
          <w:delText xml:space="preserve"> stating that even if private right of action for non-profit employees existed under New York whistleblower statute, claims by former president of church organization were entangled with the religious dispute over who was proper leader of a church, and thus First Amendment barred adjudication of the claims, where the former president alleged that he had been suspended from his presidential role in retaliation for exposing the improper conduct of church officials in not recognizing him as the proper leader.</w:delText>
        </w:r>
      </w:del>
    </w:p>
    <w:p w14:paraId="615BC7CD"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cc"/>
          <w:color w:val="FF0000"/>
          <w:sz w:val="20"/>
          <w:szCs w:val="20"/>
          <w:vertAlign w:val="superscript"/>
        </w:rPr>
        <w:t>►</w:t>
      </w:r>
      <w:r>
        <w:rPr>
          <w:rStyle w:val="pxcc"/>
        </w:rPr>
        <w:fldChar w:fldCharType="begin"/>
      </w:r>
      <w:r>
        <w:rPr>
          <w:rStyle w:val="pxcc"/>
        </w:rPr>
        <w:instrText>cc.ref.id="I00587P"</w:instrText>
      </w:r>
      <w:r>
        <w:rPr>
          <w:rStyle w:val="pxcc"/>
        </w:rPr>
        <w:fldChar w:fldCharType="end"/>
      </w:r>
      <w:r>
        <w:rPr>
          <w:rStyle w:val="pxcc"/>
        </w:rPr>
        <w:t>Ferris v. Lustgarten Foundation, 189 A.D.3d 1002, 138 N.Y.S.3d 517 (2d Dep't 2020)</w:t>
      </w:r>
      <w:r>
        <w: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t>
      </w:r>
    </w:p>
    <w:p w14:paraId="190CF418" w14:textId="77777777" w:rsidR="00FB29D8" w:rsidDel="00ED0C03" w:rsidRDefault="00FB29D8">
      <w:pPr>
        <w:pStyle w:val="pxp"/>
        <w:rPr>
          <w:del w:id="1527" w:author="Cara Cardinale" w:date="2025-01-21T17:35:00Z"/>
        </w:rPr>
      </w:pPr>
      <w:del w:id="1528" w:author="Cara Cardinale" w:date="2025-01-21T17:35:00Z">
        <w:r w:rsidDel="00ED0C03">
          <w:rPr>
            <w:color w:val="FF0000"/>
            <w:sz w:val="20"/>
            <w:szCs w:val="20"/>
            <w:vertAlign w:val="superscript"/>
          </w:rPr>
          <w:delText>►</w:delText>
        </w:r>
        <w:r w:rsidDel="00ED0C03">
          <w:fldChar w:fldCharType="begin"/>
        </w:r>
        <w:r w:rsidDel="00ED0C03">
          <w:delInstrText>p.ct.id="f2fd26a0b92511efa75bc0a5c2da1858|53|30:49"</w:delInstrText>
        </w:r>
        <w:r w:rsidDel="00ED0C03">
          <w:fldChar w:fldCharType="end"/>
        </w:r>
        <w:r w:rsidDel="00ED0C03">
          <w:rPr>
            <w:rStyle w:val="pxcc"/>
            <w:color w:val="FF0000"/>
            <w:sz w:val="20"/>
            <w:szCs w:val="20"/>
            <w:vertAlign w:val="superscript"/>
          </w:rPr>
          <w:delText>►</w:delText>
        </w:r>
        <w:r w:rsidDel="00ED0C03">
          <w:rPr>
            <w:rStyle w:val="pxcc"/>
          </w:rPr>
          <w:fldChar w:fldCharType="begin"/>
        </w:r>
        <w:r w:rsidDel="00ED0C03">
          <w:rPr>
            <w:rStyle w:val="pxcc"/>
          </w:rPr>
          <w:delInstrText>cc.ref.id="I002F3Y"</w:delInstrText>
        </w:r>
        <w:r w:rsidDel="00ED0C03">
          <w:rPr>
            <w:rStyle w:val="pxcc"/>
          </w:rPr>
          <w:fldChar w:fldCharType="end"/>
        </w:r>
        <w:r w:rsidDel="00ED0C03">
          <w:rPr>
            <w:rStyle w:val="pxcc"/>
          </w:rPr>
          <w:delText>Joshi v. Trustees of Columbia University in City of New York, 515 F. Supp. 3d 200, 392 Ed. Law Rep. 723 (S.D. N.Y. 2021), aff'd, 2022 WL 3205883 (2d Cir. 2022)</w:delText>
        </w:r>
        <w:r w:rsidDel="00ED0C03">
          <w:delText xml:space="preserve"> stating that under New York law, university officials did not violate Non-Profit Revitalization Act's whistleblower protection requirement by allegedly failing to protect professor from retaliation for asserting research misconduct allegation against colleague; university adopted required whistleblower protection policy, university officials implemented appropriate whistleblower protections, diligently complied with those policies at all steps of the relevant investigations, and did not retaliate against professor, and professor pointed to no evidence that university's board failed to oversee its whistleblower policy.</w:delText>
        </w:r>
      </w:del>
    </w:p>
    <w:p w14:paraId="20FCF06C" w14:textId="77777777" w:rsidR="00000000" w:rsidRDefault="00000000">
      <w:pPr>
        <w:pStyle w:val="pxp"/>
      </w:pPr>
    </w:p>
  </w:footnote>
  <w:footnote w:id="314">
    <w:p w14:paraId="22A01F73"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3E34BCD"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st"/>
          <w:color w:val="FF0000"/>
          <w:sz w:val="20"/>
          <w:szCs w:val="20"/>
          <w:vertAlign w:val="superscript"/>
        </w:rPr>
        <w:t>►</w:t>
      </w:r>
      <w:r>
        <w:rPr>
          <w:rStyle w:val="pxst"/>
        </w:rPr>
        <w:fldChar w:fldCharType="begin"/>
      </w:r>
      <w:r>
        <w:rPr>
          <w:rStyle w:val="pxst"/>
        </w:rPr>
        <w:instrText>st.ref.id="I00588U"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715-b(b)</w:t>
      </w:r>
      <w:r>
        <w:t>.</w:t>
      </w:r>
    </w:p>
    <w:p w14:paraId="71DFED2F" w14:textId="77777777" w:rsidR="00000000" w:rsidRDefault="00000000">
      <w:pPr>
        <w:pStyle w:val="pxp"/>
      </w:pPr>
    </w:p>
  </w:footnote>
  <w:footnote w:id="315">
    <w:p w14:paraId="369B0BB3"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51CB3F5" w14:textId="77777777" w:rsidR="00FB29D8" w:rsidRDefault="00FB29D8">
      <w:pPr>
        <w:pStyle w:val="pxp"/>
      </w:pPr>
      <w:r>
        <w:rPr>
          <w:color w:val="FF0000"/>
          <w:sz w:val="20"/>
          <w:szCs w:val="20"/>
          <w:vertAlign w:val="superscript"/>
        </w:rPr>
        <w:t>►</w:t>
      </w:r>
      <w:r>
        <w:fldChar w:fldCharType="begin"/>
      </w:r>
      <w:r>
        <w:instrText>p.ct.id="f2fd26a0b92511efa75bc0a5c2da1858|54|30:50"</w:instrText>
      </w:r>
      <w:r>
        <w:fldChar w:fldCharType="end"/>
      </w:r>
      <w:r>
        <w:rPr>
          <w:rStyle w:val="pxst"/>
          <w:color w:val="FF0000"/>
          <w:sz w:val="20"/>
          <w:szCs w:val="20"/>
          <w:vertAlign w:val="superscript"/>
        </w:rPr>
        <w:t>►</w:t>
      </w:r>
      <w:r>
        <w:rPr>
          <w:rStyle w:val="pxst"/>
        </w:rPr>
        <w:fldChar w:fldCharType="begin"/>
      </w:r>
      <w:r>
        <w:rPr>
          <w:rStyle w:val="pxst"/>
        </w:rPr>
        <w:instrText>st.ref.id="I00AUIM"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715-a(a)</w:t>
      </w:r>
      <w:r>
        <w:t>.</w:t>
      </w:r>
    </w:p>
    <w:p w14:paraId="6930A75A" w14:textId="77777777" w:rsidR="00000000" w:rsidRDefault="00000000">
      <w:pPr>
        <w:pStyle w:val="pxp"/>
      </w:pPr>
    </w:p>
  </w:footnote>
  <w:footnote w:id="316">
    <w:p w14:paraId="0A911086"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A339C93" w14:textId="77777777" w:rsidR="00FB29D8" w:rsidRDefault="00FB29D8">
      <w:pPr>
        <w:pStyle w:val="pxp"/>
      </w:pPr>
      <w:r>
        <w:rPr>
          <w:color w:val="FF0000"/>
          <w:sz w:val="20"/>
          <w:szCs w:val="20"/>
          <w:vertAlign w:val="superscript"/>
        </w:rPr>
        <w:t>►</w:t>
      </w:r>
      <w:r>
        <w:fldChar w:fldCharType="begin"/>
      </w:r>
      <w:r>
        <w:instrText>p.ct.id="f2fd26a0b92511efa75bc0a5c2da1858|54|30:50"</w:instrText>
      </w:r>
      <w:r>
        <w:fldChar w:fldCharType="end"/>
      </w:r>
      <w:r>
        <w:rPr>
          <w:rStyle w:val="pxst"/>
          <w:color w:val="FF0000"/>
          <w:sz w:val="20"/>
          <w:szCs w:val="20"/>
          <w:vertAlign w:val="superscript"/>
        </w:rPr>
        <w:t>►</w:t>
      </w:r>
      <w:r>
        <w:rPr>
          <w:rStyle w:val="pxst"/>
        </w:rPr>
        <w:fldChar w:fldCharType="begin"/>
      </w:r>
      <w:r>
        <w:rPr>
          <w:rStyle w:val="pxst"/>
        </w:rPr>
        <w:instrText>st.ref.id="I002F43"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715-a(b)</w:t>
      </w:r>
      <w:r>
        <w:t>.</w:t>
      </w:r>
    </w:p>
    <w:p w14:paraId="290AA093" w14:textId="77777777" w:rsidR="00FB29D8" w:rsidDel="00A9075C" w:rsidRDefault="00FB29D8">
      <w:pPr>
        <w:pStyle w:val="pxp"/>
        <w:rPr>
          <w:del w:id="1542" w:author="Cara Cardinale" w:date="2025-01-21T18:30:00Z"/>
        </w:rPr>
      </w:pPr>
      <w:del w:id="1543" w:author="Cara Cardinale" w:date="2025-01-21T18:30:00Z">
        <w:r w:rsidDel="00A9075C">
          <w:rPr>
            <w:color w:val="FF0000"/>
            <w:sz w:val="20"/>
            <w:szCs w:val="20"/>
            <w:vertAlign w:val="superscript"/>
          </w:rPr>
          <w:delText>►</w:delText>
        </w:r>
        <w:r w:rsidDel="00A9075C">
          <w:fldChar w:fldCharType="begin"/>
        </w:r>
        <w:r w:rsidDel="00A9075C">
          <w:delInstrText>p.ct.id="f2fd26a0b92511efa75bc0a5c2da1858|54|30:50"</w:delInstrText>
        </w:r>
        <w:r w:rsidDel="00A9075C">
          <w:fldChar w:fldCharType="end"/>
        </w:r>
        <w:r w:rsidDel="00A9075C">
          <w:rPr>
            <w:rStyle w:val="pxcc"/>
            <w:color w:val="FF0000"/>
            <w:sz w:val="20"/>
            <w:szCs w:val="20"/>
            <w:vertAlign w:val="superscript"/>
          </w:rPr>
          <w:delText>►</w:delText>
        </w:r>
        <w:r w:rsidDel="00A9075C">
          <w:rPr>
            <w:rStyle w:val="pxcc"/>
          </w:rPr>
          <w:fldChar w:fldCharType="begin"/>
        </w:r>
        <w:r w:rsidDel="00A9075C">
          <w:rPr>
            <w:rStyle w:val="pxcc"/>
          </w:rPr>
          <w:delInstrText>cc.ref.id="I00588Z"</w:delInstrText>
        </w:r>
        <w:r w:rsidDel="00A9075C">
          <w:rPr>
            <w:rStyle w:val="pxcc"/>
          </w:rPr>
          <w:fldChar w:fldCharType="end"/>
        </w:r>
        <w:r w:rsidDel="00A9075C">
          <w:rPr>
            <w:rStyle w:val="pxcc"/>
          </w:rPr>
          <w:delText>Ferris v. Lustgarten Foundation, 189 A.D.3d 1002, 138 N.Y.S.3d 517 (2d Dep't 2020)</w:delText>
        </w:r>
        <w:r w:rsidDel="00A9075C">
          <w:delTex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delText>
        </w:r>
      </w:del>
    </w:p>
    <w:p w14:paraId="17BEF3E8" w14:textId="77777777" w:rsidR="00FB29D8" w:rsidDel="00A9075C" w:rsidRDefault="00FB29D8">
      <w:pPr>
        <w:pStyle w:val="pxp"/>
        <w:rPr>
          <w:del w:id="1544" w:author="Cara Cardinale" w:date="2025-01-21T18:30:00Z"/>
        </w:rPr>
      </w:pPr>
      <w:del w:id="1545" w:author="Cara Cardinale" w:date="2025-01-21T18:30:00Z">
        <w:r w:rsidDel="00A9075C">
          <w:rPr>
            <w:color w:val="FF0000"/>
            <w:sz w:val="20"/>
            <w:szCs w:val="20"/>
            <w:vertAlign w:val="superscript"/>
          </w:rPr>
          <w:delText>►</w:delText>
        </w:r>
        <w:r w:rsidDel="00A9075C">
          <w:fldChar w:fldCharType="begin"/>
        </w:r>
        <w:r w:rsidDel="00A9075C">
          <w:delInstrText>p.ct.id="f2fd26a0b92511efa75bc0a5c2da1858|54|30:50"</w:delInstrText>
        </w:r>
        <w:r w:rsidDel="00A9075C">
          <w:fldChar w:fldCharType="end"/>
        </w:r>
        <w:r w:rsidDel="00A9075C">
          <w:rPr>
            <w:rStyle w:val="pxcc"/>
            <w:color w:val="FF0000"/>
            <w:sz w:val="20"/>
            <w:szCs w:val="20"/>
            <w:vertAlign w:val="superscript"/>
          </w:rPr>
          <w:delText>►</w:delText>
        </w:r>
        <w:r w:rsidDel="00A9075C">
          <w:rPr>
            <w:rStyle w:val="pxcc"/>
          </w:rPr>
          <w:fldChar w:fldCharType="begin"/>
        </w:r>
        <w:r w:rsidDel="00A9075C">
          <w:rPr>
            <w:rStyle w:val="pxcc"/>
          </w:rPr>
          <w:delInstrText>cc.ref.id="I0081DV"</w:delInstrText>
        </w:r>
        <w:r w:rsidDel="00A9075C">
          <w:rPr>
            <w:rStyle w:val="pxcc"/>
          </w:rPr>
          <w:fldChar w:fldCharType="end"/>
        </w:r>
        <w:r w:rsidDel="00A9075C">
          <w:rPr>
            <w:rStyle w:val="pxcc"/>
          </w:rPr>
          <w:delText>Joshi v. Trustees of Columbia University in City of New York, 515 F. Supp. 3d 200, 392 Ed. Law Rep. 723 (S.D. N.Y. 2021), aff'd, 2022 WL 3205883 (2d Cir. 2022)</w:delText>
        </w:r>
        <w:r w:rsidDel="00A9075C">
          <w:delText xml:space="preserve"> stating that under New York law, university officials did not violate Non-Profit Revitalization Act's whistleblower protection requirement by allegedly failing to protect professor from retaliation for asserting research misconduct allegation against colleague; university adopted required whistleblower protection policy, university officials implemented appropriate whistleblower protections, diligently complied with those policies at all steps of the relevant investigations, and did not retaliate against professor, and professor pointed to no evidence that university's board failed to oversee its whistleblower policy.</w:delText>
        </w:r>
      </w:del>
    </w:p>
    <w:p w14:paraId="139FD038" w14:textId="77777777" w:rsidR="00000000" w:rsidRDefault="00000000">
      <w:pPr>
        <w:pStyle w:val="pxp"/>
      </w:pPr>
    </w:p>
  </w:footnote>
  <w:footnote w:id="317">
    <w:p w14:paraId="7503AC03"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8EAEDB8" w14:textId="77777777" w:rsidR="00FB29D8" w:rsidRDefault="00FB29D8">
      <w:pPr>
        <w:pStyle w:val="pxp"/>
      </w:pPr>
      <w:r>
        <w:rPr>
          <w:color w:val="FF0000"/>
          <w:sz w:val="20"/>
          <w:szCs w:val="20"/>
          <w:vertAlign w:val="superscript"/>
        </w:rPr>
        <w:t>►</w:t>
      </w:r>
      <w:r>
        <w:fldChar w:fldCharType="begin"/>
      </w:r>
      <w:r>
        <w:instrText>p.ct.id="f2fd26a0b92511efa75bc0a5c2da1858|54|30:50"</w:instrText>
      </w:r>
      <w:r>
        <w:fldChar w:fldCharType="end"/>
      </w:r>
      <w:r>
        <w:rPr>
          <w:rStyle w:val="pxst"/>
          <w:color w:val="FF0000"/>
          <w:sz w:val="20"/>
          <w:szCs w:val="20"/>
          <w:vertAlign w:val="superscript"/>
        </w:rPr>
        <w:t>►</w:t>
      </w:r>
      <w:r>
        <w:rPr>
          <w:rStyle w:val="pxst"/>
        </w:rPr>
        <w:fldChar w:fldCharType="begin"/>
      </w:r>
      <w:r>
        <w:rPr>
          <w:rStyle w:val="pxst"/>
        </w:rPr>
        <w:instrText>st.ref.id="I00AUIR"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715-a(c)</w:t>
      </w:r>
      <w:r>
        <w:t>.</w:t>
      </w:r>
    </w:p>
    <w:p w14:paraId="57AE84C8" w14:textId="77777777" w:rsidR="00000000" w:rsidRDefault="00000000">
      <w:pPr>
        <w:pStyle w:val="pxp"/>
      </w:pPr>
    </w:p>
  </w:footnote>
  <w:footnote w:id="318">
    <w:p w14:paraId="5D28DDCC"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3D1BF98"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st.ref.id="I002MZ3"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601(a)</w:t>
      </w:r>
      <w:r>
        <w:t>.</w:t>
      </w:r>
    </w:p>
    <w:p w14:paraId="20AFCD96" w14:textId="77777777" w:rsidR="00000000" w:rsidRDefault="00000000">
      <w:pPr>
        <w:pStyle w:val="pxp"/>
      </w:pPr>
    </w:p>
  </w:footnote>
  <w:footnote w:id="319">
    <w:p w14:paraId="136EC325"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B41192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x.ref.id="I002MZ5"</w:instrText>
      </w:r>
      <w:r>
        <w:rPr>
          <w:rStyle w:val="pxx"/>
        </w:rPr>
        <w:fldChar w:fldCharType="end"/>
      </w:r>
      <w:r>
        <w:rPr>
          <w:rStyle w:val="pxx"/>
          <w:vanish/>
        </w:rPr>
        <w:t>&amp;ss;</w:t>
      </w:r>
      <w:r>
        <w:rPr>
          <w:rStyle w:val="pxvis"/>
          <w:rFonts w:ascii="Times NewRoman" w:hAnsi="Times NewRoman"/>
          <w:b w:val="0"/>
          <w:sz w:val="24"/>
        </w:rPr>
        <w:t>§§</w:t>
      </w:r>
      <w:r>
        <w:rPr>
          <w:rStyle w:val="pxx"/>
        </w:rPr>
        <w:t>30:97 et seq.</w:t>
      </w:r>
    </w:p>
    <w:p w14:paraId="2B6E447C" w14:textId="77777777" w:rsidR="00FB29D8" w:rsidRDefault="00FB29D8">
      <w:pPr>
        <w:pStyle w:val="pxrr"/>
        <w:spacing w:before="180"/>
        <w:rPr>
          <w:sz w:val="24"/>
          <w:szCs w:val="24"/>
        </w:rPr>
      </w:pPr>
      <w:r>
        <w:rPr>
          <w:rStyle w:val="pxvis"/>
          <w:rFonts w:cs="Arial"/>
          <w:bCs/>
          <w:szCs w:val="28"/>
        </w:rPr>
        <w:t>Research References</w:t>
      </w:r>
    </w:p>
    <w:p w14:paraId="40460AAF" w14:textId="77777777" w:rsidR="00FB29D8" w:rsidRDefault="00FB29D8">
      <w:pPr>
        <w:pStyle w:val="pxrrp"/>
      </w:pPr>
      <w:r>
        <w:t xml:space="preserve">Who may be members of not-for-profit corporation, </w:t>
      </w:r>
      <w:r>
        <w:rPr>
          <w:rStyle w:val="pxrc"/>
          <w:color w:val="FF0000"/>
          <w:sz w:val="20"/>
          <w:szCs w:val="20"/>
          <w:vertAlign w:val="superscript"/>
        </w:rPr>
        <w:t>►</w:t>
      </w:r>
      <w:r>
        <w:rPr>
          <w:rStyle w:val="pxrc"/>
        </w:rPr>
        <w:fldChar w:fldCharType="begin"/>
      </w:r>
      <w:r>
        <w:rPr>
          <w:rStyle w:val="pxrc"/>
        </w:rPr>
        <w:instrText>rc.ref.id="I005G41"</w:instrText>
      </w:r>
      <w:r>
        <w:rPr>
          <w:rStyle w:val="pxrc"/>
        </w:rPr>
        <w:fldChar w:fldCharType="end"/>
      </w:r>
      <w:r>
        <w:rPr>
          <w:rStyle w:val="pxrc"/>
        </w:rPr>
        <w:t xml:space="preserve">N.Y. Jur. 2d, Business Relationships </w:t>
      </w:r>
      <w:r>
        <w:rPr>
          <w:rStyle w:val="pxrc"/>
          <w:vanish/>
        </w:rPr>
        <w:t>&amp;s;</w:t>
      </w:r>
      <w:del w:id="1549" w:author="Cara Cardinale" w:date="2025-01-21T18:33:00Z">
        <w:r w:rsidDel="00A9075C">
          <w:rPr>
            <w:rStyle w:val="pxvis"/>
            <w:rFonts w:ascii="Times NewRoman" w:hAnsi="Times NewRoman"/>
            <w:b w:val="0"/>
            <w:sz w:val="24"/>
          </w:rPr>
          <w:delText>§</w:delText>
        </w:r>
        <w:r w:rsidDel="00A9075C">
          <w:rPr>
            <w:rStyle w:val="pxrc"/>
          </w:rPr>
          <w:delText>826</w:delText>
        </w:r>
      </w:del>
      <w:ins w:id="1550" w:author="Cara Cardinale" w:date="2025-01-21T18:33:00Z">
        <w:r w:rsidR="00A9075C">
          <w:rPr>
            <w:rStyle w:val="pxvis"/>
            <w:rFonts w:ascii="Times NewRoman" w:hAnsi="Times NewRoman"/>
            <w:b w:val="0"/>
            <w:sz w:val="24"/>
          </w:rPr>
          <w:t>§823</w:t>
        </w:r>
      </w:ins>
      <w:r>
        <w:t>.</w:t>
      </w:r>
    </w:p>
    <w:p w14:paraId="5A14B9E8" w14:textId="77777777" w:rsidR="00000000" w:rsidRDefault="00000000">
      <w:pPr>
        <w:pStyle w:val="pxrrp"/>
      </w:pPr>
    </w:p>
  </w:footnote>
  <w:footnote w:id="320">
    <w:p w14:paraId="682CED6B"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E9D108B"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st.ref.id="I00898X"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603</w:t>
      </w:r>
      <w:r>
        <w:t>.</w:t>
      </w:r>
    </w:p>
    <w:p w14:paraId="0A9062D7" w14:textId="77777777" w:rsidR="00FB29D8" w:rsidRDefault="00FB29D8">
      <w:pPr>
        <w:pStyle w:val="pxrr"/>
        <w:spacing w:before="180"/>
        <w:rPr>
          <w:sz w:val="24"/>
          <w:szCs w:val="24"/>
        </w:rPr>
      </w:pPr>
      <w:r>
        <w:rPr>
          <w:rStyle w:val="pxvis"/>
          <w:rFonts w:cs="Arial"/>
          <w:bCs/>
          <w:szCs w:val="28"/>
        </w:rPr>
        <w:t>Research References</w:t>
      </w:r>
    </w:p>
    <w:p w14:paraId="602C8A60" w14:textId="77777777" w:rsidR="00FB29D8" w:rsidRDefault="00FB29D8">
      <w:pPr>
        <w:pStyle w:val="pxrrp"/>
      </w:pPr>
      <w:r>
        <w:t xml:space="preserve">Calling of meetings of members, </w:t>
      </w:r>
      <w:r>
        <w:rPr>
          <w:rStyle w:val="pxrc"/>
          <w:color w:val="FF0000"/>
          <w:sz w:val="20"/>
          <w:szCs w:val="20"/>
          <w:vertAlign w:val="superscript"/>
        </w:rPr>
        <w:t>►</w:t>
      </w:r>
      <w:r>
        <w:rPr>
          <w:rStyle w:val="pxrc"/>
        </w:rPr>
        <w:fldChar w:fldCharType="begin"/>
      </w:r>
      <w:r>
        <w:rPr>
          <w:rStyle w:val="pxrc"/>
        </w:rPr>
        <w:instrText>rc.ref.id="I00B2DT"</w:instrText>
      </w:r>
      <w:r>
        <w:rPr>
          <w:rStyle w:val="pxrc"/>
        </w:rPr>
        <w:fldChar w:fldCharType="end"/>
      </w:r>
      <w:r>
        <w:rPr>
          <w:rStyle w:val="pxrc"/>
        </w:rPr>
        <w:t xml:space="preserve">N.Y. Jur. 2d, Business Relationships </w:t>
      </w:r>
      <w:r>
        <w:rPr>
          <w:rStyle w:val="pxrc"/>
          <w:vanish/>
        </w:rPr>
        <w:t>&amp;s;</w:t>
      </w:r>
      <w:del w:id="1551" w:author="Cara Cardinale" w:date="2025-01-21T18:34:00Z">
        <w:r w:rsidDel="00A9075C">
          <w:rPr>
            <w:rStyle w:val="pxvis"/>
            <w:rFonts w:ascii="Times NewRoman" w:hAnsi="Times NewRoman"/>
            <w:b w:val="0"/>
            <w:sz w:val="24"/>
          </w:rPr>
          <w:delText>§</w:delText>
        </w:r>
        <w:r w:rsidDel="00A9075C">
          <w:rPr>
            <w:rStyle w:val="pxrc"/>
          </w:rPr>
          <w:delText>899</w:delText>
        </w:r>
      </w:del>
      <w:ins w:id="1552" w:author="Cara Cardinale" w:date="2025-01-21T18:34:00Z">
        <w:r w:rsidR="00A9075C">
          <w:rPr>
            <w:rStyle w:val="pxvis"/>
            <w:rFonts w:ascii="Times NewRoman" w:hAnsi="Times NewRoman"/>
            <w:b w:val="0"/>
            <w:sz w:val="24"/>
          </w:rPr>
          <w:t>§897</w:t>
        </w:r>
      </w:ins>
      <w:r>
        <w:t>.</w:t>
      </w:r>
    </w:p>
    <w:p w14:paraId="27C56E87" w14:textId="77777777" w:rsidR="00FB29D8" w:rsidRDefault="00FB29D8">
      <w:pPr>
        <w:pStyle w:val="pxrrp"/>
      </w:pPr>
      <w:r>
        <w:t xml:space="preserve">Notice of meetings of members, </w:t>
      </w:r>
      <w:r>
        <w:rPr>
          <w:rStyle w:val="pxrc"/>
          <w:color w:val="FF0000"/>
          <w:sz w:val="20"/>
          <w:szCs w:val="20"/>
          <w:vertAlign w:val="superscript"/>
        </w:rPr>
        <w:t>►</w:t>
      </w:r>
      <w:r>
        <w:rPr>
          <w:rStyle w:val="pxrc"/>
        </w:rPr>
        <w:fldChar w:fldCharType="begin"/>
      </w:r>
      <w:r>
        <w:rPr>
          <w:rStyle w:val="pxrc"/>
        </w:rPr>
        <w:instrText>rc.ref.id="I00DVIP"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53" w:author="Cara Cardinale" w:date="2025-01-21T18:36:00Z">
        <w:r w:rsidDel="002B506A">
          <w:rPr>
            <w:rStyle w:val="pxrc"/>
          </w:rPr>
          <w:delText>903 to 909</w:delText>
        </w:r>
      </w:del>
      <w:ins w:id="1554" w:author="Cara Cardinale" w:date="2025-01-21T18:36:00Z">
        <w:r w:rsidR="002B506A">
          <w:rPr>
            <w:rStyle w:val="pxrc"/>
          </w:rPr>
          <w:t>901 to 907</w:t>
        </w:r>
      </w:ins>
      <w:r>
        <w:t>.</w:t>
      </w:r>
    </w:p>
    <w:p w14:paraId="5C2DE8DD" w14:textId="77777777" w:rsidR="00FB29D8" w:rsidRDefault="00FB29D8">
      <w:pPr>
        <w:pStyle w:val="pxrrp"/>
      </w:pPr>
      <w:r>
        <w:t xml:space="preserve">Time and place of meetings of members, </w:t>
      </w:r>
      <w:r>
        <w:rPr>
          <w:rStyle w:val="pxrc"/>
          <w:color w:val="FF0000"/>
          <w:sz w:val="20"/>
          <w:szCs w:val="20"/>
          <w:vertAlign w:val="superscript"/>
        </w:rPr>
        <w:t>►</w:t>
      </w:r>
      <w:r>
        <w:rPr>
          <w:rStyle w:val="pxrc"/>
        </w:rPr>
        <w:fldChar w:fldCharType="begin"/>
      </w:r>
      <w:r>
        <w:rPr>
          <w:rStyle w:val="pxrc"/>
        </w:rPr>
        <w:instrText>rc.ref.id="I00GONL"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w:t>
      </w:r>
      <w:del w:id="1555" w:author="Cara Cardinale" w:date="2025-01-21T18:38:00Z">
        <w:r w:rsidDel="005E4634">
          <w:rPr>
            <w:rStyle w:val="pxrc"/>
          </w:rPr>
          <w:delText>1</w:delText>
        </w:r>
      </w:del>
      <w:r>
        <w:rPr>
          <w:rStyle w:val="pxrc"/>
        </w:rPr>
        <w:t>0</w:t>
      </w:r>
      <w:ins w:id="1556" w:author="Cara Cardinale" w:date="2025-01-21T18:38:00Z">
        <w:r w:rsidR="005E4634">
          <w:rPr>
            <w:rStyle w:val="pxrc"/>
          </w:rPr>
          <w:t>8</w:t>
        </w:r>
      </w:ins>
      <w:r>
        <w:rPr>
          <w:rStyle w:val="pxrc"/>
        </w:rPr>
        <w:t xml:space="preserve"> to 91</w:t>
      </w:r>
      <w:del w:id="1557" w:author="Cara Cardinale" w:date="2025-01-21T18:38:00Z">
        <w:r w:rsidDel="005E4634">
          <w:rPr>
            <w:rStyle w:val="pxrc"/>
          </w:rPr>
          <w:delText>2</w:delText>
        </w:r>
      </w:del>
      <w:ins w:id="1558" w:author="Cara Cardinale" w:date="2025-01-21T18:38:00Z">
        <w:r w:rsidR="005E4634">
          <w:rPr>
            <w:rStyle w:val="pxrc"/>
          </w:rPr>
          <w:t>0</w:t>
        </w:r>
      </w:ins>
      <w:r>
        <w:t>.</w:t>
      </w:r>
    </w:p>
    <w:p w14:paraId="684B4C7C" w14:textId="77777777" w:rsidR="00000000" w:rsidRDefault="00000000">
      <w:pPr>
        <w:pStyle w:val="pxrrp"/>
      </w:pPr>
    </w:p>
  </w:footnote>
  <w:footnote w:id="321">
    <w:p w14:paraId="2BC227F6"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283C5F5"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st.ref.id="I060QJC"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608</w:t>
      </w:r>
      <w:r>
        <w:t>.</w:t>
      </w:r>
    </w:p>
    <w:p w14:paraId="244E2DAF" w14:textId="77777777" w:rsidR="00FB29D8" w:rsidRDefault="00FB29D8">
      <w:pPr>
        <w:pStyle w:val="pxrr"/>
        <w:spacing w:before="180"/>
        <w:rPr>
          <w:sz w:val="24"/>
          <w:szCs w:val="24"/>
        </w:rPr>
      </w:pPr>
      <w:r>
        <w:rPr>
          <w:rStyle w:val="pxvis"/>
          <w:rFonts w:cs="Arial"/>
          <w:bCs/>
          <w:szCs w:val="28"/>
        </w:rPr>
        <w:t>Research References</w:t>
      </w:r>
    </w:p>
    <w:p w14:paraId="663B58B5" w14:textId="77777777" w:rsidR="00FB29D8" w:rsidRDefault="00FB29D8">
      <w:pPr>
        <w:pStyle w:val="pxrrp"/>
      </w:pPr>
      <w:r>
        <w:t xml:space="preserve">Quorum requirements for not-for-profit corporations, </w:t>
      </w:r>
      <w:r>
        <w:rPr>
          <w:rStyle w:val="pxrc"/>
          <w:color w:val="FF0000"/>
          <w:sz w:val="20"/>
          <w:szCs w:val="20"/>
          <w:vertAlign w:val="superscript"/>
        </w:rPr>
        <w:t>►</w:t>
      </w:r>
      <w:r>
        <w:rPr>
          <w:rStyle w:val="pxrc"/>
        </w:rPr>
        <w:fldChar w:fldCharType="begin"/>
      </w:r>
      <w:r>
        <w:rPr>
          <w:rStyle w:val="pxrc"/>
        </w:rPr>
        <w:instrText>rc.ref.id="I05WIU0"</w:instrText>
      </w:r>
      <w:r>
        <w:rPr>
          <w:rStyle w:val="pxrc"/>
        </w:rPr>
        <w:fldChar w:fldCharType="end"/>
      </w:r>
      <w:r>
        <w:rPr>
          <w:rStyle w:val="pxrc"/>
        </w:rPr>
        <w:t xml:space="preserve">N.Y. Jur. 2d, Business Relationships </w:t>
      </w:r>
      <w:r>
        <w:rPr>
          <w:rStyle w:val="pxrc"/>
          <w:vanish/>
        </w:rPr>
        <w:t>&amp;s;</w:t>
      </w:r>
      <w:del w:id="1559" w:author="Cara Cardinale" w:date="2025-01-21T18:44:00Z">
        <w:r w:rsidDel="00865539">
          <w:rPr>
            <w:rStyle w:val="pxvis"/>
            <w:rFonts w:ascii="Times NewRoman" w:hAnsi="Times NewRoman"/>
            <w:b w:val="0"/>
            <w:sz w:val="24"/>
          </w:rPr>
          <w:delText>§</w:delText>
        </w:r>
        <w:r w:rsidDel="00865539">
          <w:rPr>
            <w:rStyle w:val="pxrc"/>
          </w:rPr>
          <w:delText>914</w:delText>
        </w:r>
      </w:del>
      <w:ins w:id="1560" w:author="Cara Cardinale" w:date="2025-01-21T18:44:00Z">
        <w:r w:rsidR="00865539">
          <w:rPr>
            <w:rStyle w:val="pxvis"/>
            <w:rFonts w:ascii="Times NewRoman" w:hAnsi="Times NewRoman"/>
            <w:b w:val="0"/>
            <w:sz w:val="24"/>
          </w:rPr>
          <w:t>§912</w:t>
        </w:r>
      </w:ins>
      <w:r>
        <w:t>.</w:t>
      </w:r>
    </w:p>
    <w:p w14:paraId="0DC6F232" w14:textId="77777777" w:rsidR="00000000" w:rsidRDefault="00000000">
      <w:pPr>
        <w:pStyle w:val="pxrrp"/>
      </w:pPr>
    </w:p>
  </w:footnote>
  <w:footnote w:id="322">
    <w:p w14:paraId="244624DC"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200C458"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st.ref.id="I05SB4O"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603(c)</w:t>
      </w:r>
      <w:r>
        <w:t>.</w:t>
      </w:r>
    </w:p>
    <w:p w14:paraId="62793530" w14:textId="77777777" w:rsidR="00FB29D8" w:rsidRDefault="00FB29D8">
      <w:pPr>
        <w:pStyle w:val="pxrr"/>
        <w:spacing w:before="180"/>
        <w:rPr>
          <w:sz w:val="24"/>
          <w:szCs w:val="24"/>
        </w:rPr>
      </w:pPr>
      <w:r>
        <w:rPr>
          <w:rStyle w:val="pxvis"/>
          <w:rFonts w:cs="Arial"/>
          <w:bCs/>
          <w:szCs w:val="28"/>
        </w:rPr>
        <w:t>Research References</w:t>
      </w:r>
    </w:p>
    <w:p w14:paraId="5EFA6EBE" w14:textId="77777777" w:rsidR="00FB29D8" w:rsidRDefault="00FB29D8">
      <w:pPr>
        <w:pStyle w:val="pxrrp"/>
      </w:pPr>
      <w:r>
        <w:t xml:space="preserve">Calling of meetings of members, </w:t>
      </w:r>
      <w:r>
        <w:rPr>
          <w:rStyle w:val="pxrc"/>
          <w:color w:val="FF0000"/>
          <w:sz w:val="20"/>
          <w:szCs w:val="20"/>
          <w:vertAlign w:val="superscript"/>
        </w:rPr>
        <w:t>►</w:t>
      </w:r>
      <w:r>
        <w:rPr>
          <w:rStyle w:val="pxrc"/>
        </w:rPr>
        <w:fldChar w:fldCharType="begin"/>
      </w:r>
      <w:r>
        <w:rPr>
          <w:rStyle w:val="pxrc"/>
        </w:rPr>
        <w:instrText>rc.ref.id="I00B2DV"</w:instrText>
      </w:r>
      <w:r>
        <w:rPr>
          <w:rStyle w:val="pxrc"/>
        </w:rPr>
        <w:fldChar w:fldCharType="end"/>
      </w:r>
      <w:r>
        <w:rPr>
          <w:rStyle w:val="pxrc"/>
        </w:rPr>
        <w:t xml:space="preserve">N.Y. Jur. 2d, Business Relationships </w:t>
      </w:r>
      <w:r>
        <w:rPr>
          <w:rStyle w:val="pxrc"/>
          <w:vanish/>
        </w:rPr>
        <w:t>&amp;s;</w:t>
      </w:r>
      <w:del w:id="1561" w:author="Cara Cardinale" w:date="2025-01-21T18:34:00Z">
        <w:r w:rsidDel="00A9075C">
          <w:rPr>
            <w:rStyle w:val="pxvis"/>
            <w:rFonts w:ascii="Times NewRoman" w:hAnsi="Times NewRoman"/>
            <w:b w:val="0"/>
            <w:sz w:val="24"/>
          </w:rPr>
          <w:delText>§</w:delText>
        </w:r>
        <w:r w:rsidDel="00A9075C">
          <w:rPr>
            <w:rStyle w:val="pxrc"/>
          </w:rPr>
          <w:delText>899</w:delText>
        </w:r>
      </w:del>
      <w:ins w:id="1562" w:author="Cara Cardinale" w:date="2025-01-21T18:34:00Z">
        <w:r w:rsidR="00A9075C">
          <w:rPr>
            <w:rStyle w:val="pxvis"/>
            <w:rFonts w:ascii="Times NewRoman" w:hAnsi="Times NewRoman"/>
            <w:b w:val="0"/>
            <w:sz w:val="24"/>
          </w:rPr>
          <w:t>§897</w:t>
        </w:r>
      </w:ins>
      <w:r>
        <w:t>.</w:t>
      </w:r>
    </w:p>
    <w:p w14:paraId="487755FA" w14:textId="77777777" w:rsidR="00000000" w:rsidRDefault="00000000">
      <w:pPr>
        <w:pStyle w:val="pxrrp"/>
      </w:pPr>
    </w:p>
  </w:footnote>
  <w:footnote w:id="323">
    <w:p w14:paraId="252A2154"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C4D4E42"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st.ref.id="I00DVIR"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507(a)</w:t>
      </w:r>
      <w:r>
        <w:t>.</w:t>
      </w:r>
    </w:p>
    <w:p w14:paraId="1CC02367" w14:textId="77777777" w:rsidR="00FB29D8" w:rsidRDefault="00FB29D8">
      <w:pPr>
        <w:pStyle w:val="pxrr"/>
        <w:spacing w:before="180"/>
        <w:rPr>
          <w:sz w:val="24"/>
          <w:szCs w:val="24"/>
        </w:rPr>
      </w:pPr>
      <w:r>
        <w:rPr>
          <w:rStyle w:val="pxvis"/>
          <w:rFonts w:cs="Arial"/>
          <w:bCs/>
          <w:szCs w:val="28"/>
        </w:rPr>
        <w:t>Research References</w:t>
      </w:r>
    </w:p>
    <w:p w14:paraId="121AEFB3" w14:textId="77777777" w:rsidR="00FB29D8" w:rsidRDefault="00FB29D8">
      <w:pPr>
        <w:pStyle w:val="pxrrp"/>
      </w:pPr>
      <w:r>
        <w:t xml:space="preserve">Fees, dues, and assessments, </w:t>
      </w:r>
      <w:r>
        <w:rPr>
          <w:rStyle w:val="pxrc"/>
          <w:color w:val="FF0000"/>
          <w:sz w:val="20"/>
          <w:szCs w:val="20"/>
          <w:vertAlign w:val="superscript"/>
        </w:rPr>
        <w:t>►</w:t>
      </w:r>
      <w:r>
        <w:rPr>
          <w:rStyle w:val="pxrc"/>
        </w:rPr>
        <w:fldChar w:fldCharType="begin"/>
      </w:r>
      <w:r>
        <w:rPr>
          <w:rStyle w:val="pxrc"/>
        </w:rPr>
        <w:instrText>rc.ref.id="I00GONN"</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63" w:author="Cara Cardinale" w:date="2025-01-12T16:17:00Z">
        <w:r w:rsidDel="004D68FF">
          <w:rPr>
            <w:rStyle w:val="pxrc"/>
          </w:rPr>
          <w:delText>830, 831</w:delText>
        </w:r>
      </w:del>
      <w:ins w:id="1564" w:author="Cara Cardinale" w:date="2025-01-12T16:17:00Z">
        <w:r w:rsidR="004D68FF">
          <w:rPr>
            <w:rStyle w:val="pxrc"/>
          </w:rPr>
          <w:t>828, 829</w:t>
        </w:r>
      </w:ins>
      <w:r>
        <w:t>.</w:t>
      </w:r>
    </w:p>
    <w:p w14:paraId="2E6A723B" w14:textId="77777777" w:rsidR="00000000" w:rsidRDefault="00000000">
      <w:pPr>
        <w:pStyle w:val="pxrrp"/>
      </w:pPr>
    </w:p>
  </w:footnote>
  <w:footnote w:id="324">
    <w:p w14:paraId="44AD10DC"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3E6C901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st.ref.id="I002MZA"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507(b)</w:t>
      </w:r>
      <w:r>
        <w:t>.</w:t>
      </w:r>
    </w:p>
    <w:p w14:paraId="65E02608" w14:textId="77777777" w:rsidR="00FB29D8" w:rsidRDefault="00FB29D8">
      <w:pPr>
        <w:pStyle w:val="pxrr"/>
        <w:spacing w:before="180"/>
        <w:rPr>
          <w:sz w:val="24"/>
          <w:szCs w:val="24"/>
        </w:rPr>
      </w:pPr>
      <w:r>
        <w:rPr>
          <w:rStyle w:val="pxvis"/>
          <w:rFonts w:cs="Arial"/>
          <w:bCs/>
          <w:szCs w:val="28"/>
        </w:rPr>
        <w:t>Research References</w:t>
      </w:r>
    </w:p>
    <w:p w14:paraId="631FE7C8" w14:textId="77777777" w:rsidR="00FB29D8" w:rsidRDefault="00FB29D8">
      <w:pPr>
        <w:pStyle w:val="pxrrp"/>
      </w:pPr>
      <w:r>
        <w:t xml:space="preserve">Fees, dues, and assessments, </w:t>
      </w:r>
      <w:r>
        <w:rPr>
          <w:rStyle w:val="pxrc"/>
          <w:color w:val="FF0000"/>
          <w:sz w:val="20"/>
          <w:szCs w:val="20"/>
          <w:vertAlign w:val="superscript"/>
        </w:rPr>
        <w:t>►</w:t>
      </w:r>
      <w:r>
        <w:rPr>
          <w:rStyle w:val="pxrc"/>
        </w:rPr>
        <w:fldChar w:fldCharType="begin"/>
      </w:r>
      <w:r>
        <w:rPr>
          <w:rStyle w:val="pxrc"/>
        </w:rPr>
        <w:instrText>rc.ref.id="I005G46"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65" w:author="Cara Cardinale" w:date="2025-01-12T16:17:00Z">
        <w:r w:rsidDel="004D68FF">
          <w:rPr>
            <w:rStyle w:val="pxrc"/>
          </w:rPr>
          <w:delText>830, 831</w:delText>
        </w:r>
      </w:del>
      <w:ins w:id="1566" w:author="Cara Cardinale" w:date="2025-01-12T16:17:00Z">
        <w:r w:rsidR="004D68FF">
          <w:rPr>
            <w:rStyle w:val="pxrc"/>
          </w:rPr>
          <w:t>828, 829</w:t>
        </w:r>
      </w:ins>
      <w:r>
        <w:t>.</w:t>
      </w:r>
    </w:p>
    <w:p w14:paraId="5A0BCC8E" w14:textId="77777777" w:rsidR="00000000" w:rsidRDefault="00000000">
      <w:pPr>
        <w:pStyle w:val="pxrrp"/>
      </w:pPr>
    </w:p>
  </w:footnote>
  <w:footnote w:id="325">
    <w:p w14:paraId="11B348D1"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25FD3C9D"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st.ref.id="I008992"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507(c)</w:t>
      </w:r>
      <w:r>
        <w:t>.</w:t>
      </w:r>
    </w:p>
    <w:p w14:paraId="7F0B1FD5" w14:textId="77777777" w:rsidR="00FB29D8" w:rsidRDefault="00FB29D8">
      <w:pPr>
        <w:pStyle w:val="pxrr"/>
        <w:spacing w:before="180"/>
        <w:rPr>
          <w:sz w:val="24"/>
          <w:szCs w:val="24"/>
        </w:rPr>
      </w:pPr>
      <w:r>
        <w:rPr>
          <w:rStyle w:val="pxvis"/>
          <w:rFonts w:cs="Arial"/>
          <w:bCs/>
          <w:szCs w:val="28"/>
        </w:rPr>
        <w:t>Research References</w:t>
      </w:r>
    </w:p>
    <w:p w14:paraId="68D1358C" w14:textId="77777777" w:rsidR="00FB29D8" w:rsidRDefault="00FB29D8">
      <w:pPr>
        <w:pStyle w:val="pxrrp"/>
      </w:pPr>
      <w:r>
        <w:t xml:space="preserve">Delinquencies and collection of fees, dues, and assessments, </w:t>
      </w:r>
      <w:r>
        <w:rPr>
          <w:rStyle w:val="pxrc"/>
          <w:color w:val="FF0000"/>
          <w:sz w:val="20"/>
          <w:szCs w:val="20"/>
          <w:vertAlign w:val="superscript"/>
        </w:rPr>
        <w:t>►</w:t>
      </w:r>
      <w:r>
        <w:rPr>
          <w:rStyle w:val="pxrc"/>
        </w:rPr>
        <w:fldChar w:fldCharType="begin"/>
      </w:r>
      <w:r>
        <w:rPr>
          <w:rStyle w:val="pxrc"/>
        </w:rPr>
        <w:instrText>rc.ref.id="I060QGW"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567" w:author="Cara Cardinale" w:date="2025-01-21T18:52:00Z">
        <w:r w:rsidDel="001D54A5">
          <w:rPr>
            <w:rStyle w:val="pxrc"/>
          </w:rPr>
          <w:delText>831</w:delText>
        </w:r>
      </w:del>
      <w:ins w:id="1568" w:author="Cara Cardinale" w:date="2025-01-21T18:52:00Z">
        <w:r w:rsidR="001D54A5">
          <w:rPr>
            <w:rStyle w:val="pxrc"/>
          </w:rPr>
          <w:t>829</w:t>
        </w:r>
      </w:ins>
      <w:r>
        <w:t>.</w:t>
      </w:r>
    </w:p>
    <w:p w14:paraId="3D002FC6" w14:textId="77777777" w:rsidR="00000000" w:rsidRDefault="00000000">
      <w:pPr>
        <w:pStyle w:val="pxrrp"/>
      </w:pPr>
    </w:p>
  </w:footnote>
  <w:footnote w:id="326">
    <w:p w14:paraId="4B3598B2"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622FAF5E"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st.ref.id="I005G5B"</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603 et seq.</w:t>
      </w:r>
    </w:p>
    <w:p w14:paraId="5A6786A8" w14:textId="77777777" w:rsidR="00000000" w:rsidRDefault="00000000">
      <w:pPr>
        <w:pStyle w:val="pxp"/>
      </w:pPr>
    </w:p>
  </w:footnote>
  <w:footnote w:id="327">
    <w:p w14:paraId="50A5CF3F"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040C732A"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st.ref.id="I0089A7"</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611 et seq.</w:t>
      </w:r>
    </w:p>
    <w:p w14:paraId="6CAACC7A" w14:textId="77777777" w:rsidR="00FB29D8" w:rsidRDefault="00FB29D8">
      <w:pPr>
        <w:pStyle w:val="pxrr"/>
        <w:spacing w:before="180"/>
        <w:rPr>
          <w:sz w:val="24"/>
          <w:szCs w:val="24"/>
        </w:rPr>
      </w:pPr>
      <w:r>
        <w:rPr>
          <w:rStyle w:val="pxvis"/>
          <w:rFonts w:cs="Arial"/>
          <w:bCs/>
          <w:szCs w:val="28"/>
        </w:rPr>
        <w:t>Research References</w:t>
      </w:r>
    </w:p>
    <w:p w14:paraId="6F734354" w14:textId="77777777" w:rsidR="00FB29D8" w:rsidRDefault="00FB29D8">
      <w:pPr>
        <w:pStyle w:val="pxrrp"/>
      </w:pPr>
      <w:r>
        <w:t xml:space="preserve">Right of members to vote, </w:t>
      </w:r>
      <w:r>
        <w:rPr>
          <w:rStyle w:val="pxrc"/>
          <w:color w:val="FF0000"/>
          <w:sz w:val="20"/>
          <w:szCs w:val="20"/>
          <w:vertAlign w:val="superscript"/>
        </w:rPr>
        <w:t>►</w:t>
      </w:r>
      <w:r>
        <w:rPr>
          <w:rStyle w:val="pxrc"/>
        </w:rPr>
        <w:fldChar w:fldCharType="begin"/>
      </w:r>
      <w:r>
        <w:rPr>
          <w:rStyle w:val="pxrc"/>
        </w:rPr>
        <w:instrText>rc.ref.id="I00B2F3"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ins w:id="1569" w:author="Cara Cardinale" w:date="2025-01-21T18:53:00Z">
        <w:r w:rsidR="001D54A5">
          <w:rPr>
            <w:rStyle w:val="pxrc"/>
          </w:rPr>
          <w:t>6</w:t>
        </w:r>
      </w:ins>
      <w:del w:id="1570" w:author="Cara Cardinale" w:date="2025-01-21T18:53:00Z">
        <w:r w:rsidDel="001D54A5">
          <w:rPr>
            <w:rStyle w:val="pxrc"/>
          </w:rPr>
          <w:delText>8</w:delText>
        </w:r>
      </w:del>
      <w:r>
        <w:t>.</w:t>
      </w:r>
    </w:p>
    <w:p w14:paraId="33EAD3A5" w14:textId="77777777" w:rsidR="00000000" w:rsidRDefault="00000000">
      <w:pPr>
        <w:pStyle w:val="pxrrp"/>
      </w:pPr>
    </w:p>
  </w:footnote>
  <w:footnote w:id="328">
    <w:p w14:paraId="52C62A98"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175CF84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st.ref.id="I002N0I"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614</w:t>
      </w:r>
      <w:r>
        <w:t>.</w:t>
      </w:r>
    </w:p>
    <w:p w14:paraId="64AD0385" w14:textId="77777777" w:rsidR="00FB29D8" w:rsidRDefault="00FB29D8">
      <w:pPr>
        <w:pStyle w:val="pxrr"/>
        <w:spacing w:before="180"/>
        <w:rPr>
          <w:sz w:val="24"/>
          <w:szCs w:val="24"/>
        </w:rPr>
      </w:pPr>
      <w:r>
        <w:rPr>
          <w:rStyle w:val="pxvis"/>
          <w:rFonts w:cs="Arial"/>
          <w:bCs/>
          <w:szCs w:val="28"/>
        </w:rPr>
        <w:t>Research References</w:t>
      </w:r>
    </w:p>
    <w:p w14:paraId="5C6CF5B5" w14:textId="77777777" w:rsidR="00FB29D8" w:rsidRDefault="00FB29D8">
      <w:pPr>
        <w:pStyle w:val="pxrrp"/>
      </w:pPr>
      <w:r>
        <w:t xml:space="preserve">Action by members without meeting, </w:t>
      </w:r>
      <w:r>
        <w:rPr>
          <w:rStyle w:val="pxrc"/>
          <w:color w:val="FF0000"/>
          <w:sz w:val="20"/>
          <w:szCs w:val="20"/>
          <w:vertAlign w:val="superscript"/>
        </w:rPr>
        <w:t>►</w:t>
      </w:r>
      <w:r>
        <w:rPr>
          <w:rStyle w:val="pxrc"/>
        </w:rPr>
        <w:fldChar w:fldCharType="begin"/>
      </w:r>
      <w:r>
        <w:rPr>
          <w:rStyle w:val="pxrc"/>
        </w:rPr>
        <w:instrText>rc.ref.id="I005G5E"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89</w:t>
      </w:r>
      <w:del w:id="1571" w:author="Cara Cardinale" w:date="2025-01-21T18:53:00Z">
        <w:r w:rsidDel="001D54A5">
          <w:rPr>
            <w:rStyle w:val="pxrc"/>
          </w:rPr>
          <w:delText>6</w:delText>
        </w:r>
      </w:del>
      <w:ins w:id="1572" w:author="Cara Cardinale" w:date="2025-01-21T18:53:00Z">
        <w:r w:rsidR="001D54A5">
          <w:rPr>
            <w:rStyle w:val="pxrc"/>
          </w:rPr>
          <w:t>4</w:t>
        </w:r>
      </w:ins>
      <w:r>
        <w:t>.</w:t>
      </w:r>
    </w:p>
    <w:p w14:paraId="5B1B0C46" w14:textId="77777777" w:rsidR="00000000" w:rsidRDefault="00000000">
      <w:pPr>
        <w:pStyle w:val="pxrrp"/>
      </w:pPr>
    </w:p>
  </w:footnote>
  <w:footnote w:id="329">
    <w:p w14:paraId="37B2CC5F"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6157246A"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st.ref.id="I0089AA"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619</w:t>
      </w:r>
      <w:r>
        <w:t>.</w:t>
      </w:r>
    </w:p>
    <w:p w14:paraId="671CD06B" w14:textId="77777777" w:rsidR="00FB29D8" w:rsidRDefault="00FB29D8">
      <w:pPr>
        <w:pStyle w:val="pxrr"/>
        <w:spacing w:before="180"/>
        <w:rPr>
          <w:sz w:val="24"/>
          <w:szCs w:val="24"/>
        </w:rPr>
      </w:pPr>
      <w:r>
        <w:rPr>
          <w:rStyle w:val="pxvis"/>
          <w:rFonts w:cs="Arial"/>
          <w:bCs/>
          <w:szCs w:val="28"/>
        </w:rPr>
        <w:t>Research References</w:t>
      </w:r>
    </w:p>
    <w:p w14:paraId="577497E0" w14:textId="77777777" w:rsidR="00FB29D8" w:rsidRDefault="00FB29D8">
      <w:pPr>
        <w:pStyle w:val="pxrrp"/>
      </w:pPr>
      <w:r>
        <w:t xml:space="preserve">Validity of voting agreements, </w:t>
      </w:r>
      <w:r>
        <w:rPr>
          <w:rStyle w:val="pxrc"/>
          <w:color w:val="FF0000"/>
          <w:sz w:val="20"/>
          <w:szCs w:val="20"/>
          <w:vertAlign w:val="superscript"/>
        </w:rPr>
        <w:t>►</w:t>
      </w:r>
      <w:r>
        <w:rPr>
          <w:rStyle w:val="pxrc"/>
        </w:rPr>
        <w:fldChar w:fldCharType="begin"/>
      </w:r>
      <w:r>
        <w:rPr>
          <w:rStyle w:val="pxrc"/>
        </w:rPr>
        <w:instrText>rc.ref.id="I00B2F6"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95</w:t>
      </w:r>
      <w:ins w:id="1573" w:author="Cara Cardinale" w:date="2025-01-21T18:57:00Z">
        <w:r w:rsidR="001D54A5">
          <w:rPr>
            <w:rStyle w:val="pxrc"/>
          </w:rPr>
          <w:t>4</w:t>
        </w:r>
      </w:ins>
      <w:del w:id="1574" w:author="Cara Cardinale" w:date="2025-01-21T18:57:00Z">
        <w:r w:rsidDel="001D54A5">
          <w:rPr>
            <w:rStyle w:val="pxrc"/>
          </w:rPr>
          <w:delText>5</w:delText>
        </w:r>
      </w:del>
      <w:r>
        <w:t>.</w:t>
      </w:r>
    </w:p>
    <w:p w14:paraId="2EF341A5" w14:textId="77777777" w:rsidR="00000000" w:rsidRDefault="00000000">
      <w:pPr>
        <w:pStyle w:val="pxrrp"/>
      </w:pPr>
    </w:p>
  </w:footnote>
  <w:footnote w:id="330">
    <w:p w14:paraId="452A258B"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7CEF0DB9"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st.ref.id="I00DVK2"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517(a)</w:t>
      </w:r>
      <w:r>
        <w:t>.</w:t>
      </w:r>
    </w:p>
    <w:p w14:paraId="79EE764D" w14:textId="77777777" w:rsidR="00FB29D8" w:rsidRDefault="00FB29D8">
      <w:pPr>
        <w:pStyle w:val="pxrr"/>
        <w:spacing w:before="180"/>
        <w:rPr>
          <w:sz w:val="24"/>
          <w:szCs w:val="24"/>
        </w:rPr>
      </w:pPr>
      <w:r>
        <w:rPr>
          <w:rStyle w:val="pxvis"/>
          <w:rFonts w:cs="Arial"/>
          <w:bCs/>
          <w:szCs w:val="28"/>
        </w:rPr>
        <w:t>Research References</w:t>
      </w:r>
    </w:p>
    <w:p w14:paraId="4C3D712A" w14:textId="77777777" w:rsidR="00FB29D8" w:rsidRDefault="00FB29D8">
      <w:pPr>
        <w:pStyle w:val="pxrrp"/>
      </w:pPr>
      <w:r>
        <w:t xml:space="preserve">Nonliability of members of not-for-profit corporations, </w:t>
      </w:r>
      <w:r>
        <w:rPr>
          <w:rStyle w:val="pxrc"/>
          <w:color w:val="FF0000"/>
          <w:sz w:val="20"/>
          <w:szCs w:val="20"/>
          <w:vertAlign w:val="superscript"/>
        </w:rPr>
        <w:t>►</w:t>
      </w:r>
      <w:r>
        <w:rPr>
          <w:rStyle w:val="pxrc"/>
        </w:rPr>
        <w:fldChar w:fldCharType="begin"/>
      </w:r>
      <w:r>
        <w:rPr>
          <w:rStyle w:val="pxrc"/>
        </w:rPr>
        <w:instrText>rc.ref.id="I00GOOY"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97</w:t>
      </w:r>
      <w:del w:id="1575" w:author="Cara Cardinale" w:date="2025-01-19T11:49:00Z">
        <w:r w:rsidDel="00C607CB">
          <w:rPr>
            <w:rStyle w:val="pxrc"/>
          </w:rPr>
          <w:delText>4</w:delText>
        </w:r>
      </w:del>
      <w:ins w:id="1576" w:author="Cara Cardinale" w:date="2025-01-19T11:49:00Z">
        <w:r w:rsidR="00C607CB">
          <w:rPr>
            <w:rStyle w:val="pxrc"/>
          </w:rPr>
          <w:t>3</w:t>
        </w:r>
      </w:ins>
      <w:r>
        <w:t>.</w:t>
      </w:r>
    </w:p>
    <w:p w14:paraId="6C2B4893" w14:textId="77777777" w:rsidR="00000000" w:rsidRDefault="00000000">
      <w:pPr>
        <w:pStyle w:val="pxrrp"/>
      </w:pPr>
    </w:p>
  </w:footnote>
  <w:footnote w:id="331">
    <w:p w14:paraId="538C13F5"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3FE66EDA"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st.ref.id="I00JHTU"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507(c)</w:t>
      </w:r>
      <w:r>
        <w:t>.</w:t>
      </w:r>
    </w:p>
    <w:p w14:paraId="06377AAA" w14:textId="77777777" w:rsidR="00000000" w:rsidRDefault="00000000">
      <w:pPr>
        <w:pStyle w:val="pxp"/>
      </w:pPr>
    </w:p>
  </w:footnote>
  <w:footnote w:id="332">
    <w:p w14:paraId="19697A97"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7E90BA7C" w14:textId="77777777" w:rsidR="00FB29D8" w:rsidRDefault="00FB29D8">
      <w:pPr>
        <w:pStyle w:val="pxrr"/>
        <w:spacing w:before="180"/>
        <w:rPr>
          <w:sz w:val="24"/>
          <w:szCs w:val="24"/>
        </w:rPr>
      </w:pPr>
      <w:r>
        <w:rPr>
          <w:rStyle w:val="pxvis"/>
          <w:rFonts w:cs="Arial"/>
          <w:bCs/>
          <w:szCs w:val="28"/>
        </w:rPr>
        <w:t>Research References</w:t>
      </w:r>
    </w:p>
    <w:p w14:paraId="114F19C4" w14:textId="77777777" w:rsidR="00FB29D8" w:rsidRDefault="00FB29D8">
      <w:pPr>
        <w:pStyle w:val="pxrrp"/>
      </w:pPr>
      <w:r>
        <w:t xml:space="preserve">Delinquencies and collection of dues, </w:t>
      </w:r>
      <w:r>
        <w:rPr>
          <w:rStyle w:val="pxrc"/>
          <w:color w:val="FF0000"/>
          <w:sz w:val="20"/>
          <w:szCs w:val="20"/>
          <w:vertAlign w:val="superscript"/>
        </w:rPr>
        <w:t>►</w:t>
      </w:r>
      <w:r>
        <w:rPr>
          <w:rStyle w:val="pxrc"/>
        </w:rPr>
        <w:fldChar w:fldCharType="begin"/>
      </w:r>
      <w:r>
        <w:rPr>
          <w:rStyle w:val="pxrc"/>
        </w:rPr>
        <w:instrText>rc.ref.id="I002N65"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1577" w:author="Cara Cardinale" w:date="2025-01-21T18:52:00Z">
        <w:r w:rsidDel="001D54A5">
          <w:rPr>
            <w:rStyle w:val="pxrc"/>
          </w:rPr>
          <w:delText>831</w:delText>
        </w:r>
      </w:del>
      <w:ins w:id="1578" w:author="Cara Cardinale" w:date="2025-01-21T18:52:00Z">
        <w:r w:rsidR="001D54A5">
          <w:rPr>
            <w:rStyle w:val="pxrc"/>
          </w:rPr>
          <w:t>829</w:t>
        </w:r>
      </w:ins>
      <w:r>
        <w:t>.</w:t>
      </w:r>
    </w:p>
    <w:p w14:paraId="229C2B47" w14:textId="77777777" w:rsidR="00000000" w:rsidRDefault="00000000">
      <w:pPr>
        <w:pStyle w:val="pxrrp"/>
      </w:pPr>
    </w:p>
  </w:footnote>
  <w:footnote w:id="333">
    <w:p w14:paraId="5C3509AC"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79C1053D"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st.ref.id="I005GB1"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601(e)</w:t>
      </w:r>
      <w:r>
        <w:t>.</w:t>
      </w:r>
    </w:p>
    <w:p w14:paraId="7CF2FBBA" w14:textId="77777777" w:rsidR="00000000" w:rsidRDefault="00000000">
      <w:pPr>
        <w:pStyle w:val="pxp"/>
      </w:pPr>
    </w:p>
  </w:footnote>
  <w:footnote w:id="334">
    <w:p w14:paraId="10B01778"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4E8104AD" w14:textId="77777777" w:rsidR="00FB29D8" w:rsidRDefault="00FB29D8">
      <w:pPr>
        <w:pStyle w:val="pxrr"/>
        <w:spacing w:before="180"/>
        <w:rPr>
          <w:sz w:val="24"/>
          <w:szCs w:val="24"/>
        </w:rPr>
      </w:pPr>
      <w:r>
        <w:rPr>
          <w:rStyle w:val="pxvis"/>
          <w:rFonts w:cs="Arial"/>
          <w:bCs/>
          <w:szCs w:val="28"/>
        </w:rPr>
        <w:t>Research References</w:t>
      </w:r>
    </w:p>
    <w:p w14:paraId="469D2F86" w14:textId="77777777" w:rsidR="00FB29D8" w:rsidRDefault="00FB29D8">
      <w:pPr>
        <w:pStyle w:val="pxrrp"/>
      </w:pPr>
      <w:r>
        <w:t xml:space="preserve">Discipline of members; suspension and expulsion, </w:t>
      </w:r>
      <w:r>
        <w:rPr>
          <w:rStyle w:val="pxrc"/>
          <w:color w:val="FF0000"/>
          <w:sz w:val="20"/>
          <w:szCs w:val="20"/>
          <w:vertAlign w:val="superscript"/>
        </w:rPr>
        <w:t>►</w:t>
      </w:r>
      <w:r>
        <w:rPr>
          <w:rStyle w:val="pxrc"/>
        </w:rPr>
        <w:fldChar w:fldCharType="begin"/>
      </w:r>
      <w:r>
        <w:rPr>
          <w:rStyle w:val="pxrc"/>
        </w:rPr>
        <w:instrText>rc.ref.id="I002N68"</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79" w:author="Cara Cardinale" w:date="2025-01-21T19:12:00Z">
        <w:r w:rsidDel="005B3222">
          <w:rPr>
            <w:rStyle w:val="pxrc"/>
          </w:rPr>
          <w:delText>833 to 836</w:delText>
        </w:r>
      </w:del>
      <w:ins w:id="1580" w:author="Cara Cardinale" w:date="2025-01-21T19:12:00Z">
        <w:r w:rsidR="005B3222">
          <w:rPr>
            <w:rStyle w:val="pxrc"/>
          </w:rPr>
          <w:t>831 to 834</w:t>
        </w:r>
      </w:ins>
      <w:r>
        <w:t>.</w:t>
      </w:r>
    </w:p>
    <w:p w14:paraId="1734F6E2" w14:textId="77777777" w:rsidR="00000000" w:rsidRDefault="00000000">
      <w:pPr>
        <w:pStyle w:val="pxrrp"/>
      </w:pPr>
    </w:p>
  </w:footnote>
  <w:footnote w:id="335">
    <w:p w14:paraId="65EFEF5A"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40BE32D3" w14:textId="77777777" w:rsidR="00FB29D8" w:rsidRDefault="00FB29D8">
      <w:pPr>
        <w:pStyle w:val="pxrr"/>
        <w:spacing w:before="180"/>
        <w:rPr>
          <w:sz w:val="24"/>
          <w:szCs w:val="24"/>
        </w:rPr>
      </w:pPr>
      <w:r>
        <w:rPr>
          <w:rStyle w:val="pxvis"/>
          <w:rFonts w:cs="Arial"/>
          <w:bCs/>
          <w:szCs w:val="28"/>
        </w:rPr>
        <w:t>Research References</w:t>
      </w:r>
    </w:p>
    <w:p w14:paraId="5BB0AE67" w14:textId="77777777" w:rsidR="00FB29D8" w:rsidRDefault="00FB29D8">
      <w:pPr>
        <w:pStyle w:val="pxrrp"/>
      </w:pPr>
      <w:r>
        <w:t xml:space="preserve">Termination or forfeiture of membership; resignation, </w:t>
      </w:r>
      <w:r>
        <w:rPr>
          <w:rStyle w:val="pxrc"/>
          <w:color w:val="FF0000"/>
          <w:sz w:val="20"/>
          <w:szCs w:val="20"/>
          <w:vertAlign w:val="superscript"/>
        </w:rPr>
        <w:t>►</w:t>
      </w:r>
      <w:r>
        <w:rPr>
          <w:rStyle w:val="pxrc"/>
        </w:rPr>
        <w:fldChar w:fldCharType="begin"/>
      </w:r>
      <w:r>
        <w:rPr>
          <w:rStyle w:val="pxrc"/>
        </w:rPr>
        <w:instrText>rc.ref.id="I005GB4"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83</w:t>
      </w:r>
      <w:ins w:id="1581" w:author="Cara Cardinale" w:date="2025-01-21T19:13:00Z">
        <w:r w:rsidR="003651A1">
          <w:rPr>
            <w:rStyle w:val="pxrc"/>
          </w:rPr>
          <w:t>5</w:t>
        </w:r>
      </w:ins>
      <w:del w:id="1582" w:author="Cara Cardinale" w:date="2025-01-21T19:13:00Z">
        <w:r w:rsidDel="003651A1">
          <w:rPr>
            <w:rStyle w:val="pxrc"/>
          </w:rPr>
          <w:delText>7</w:delText>
        </w:r>
      </w:del>
      <w:r>
        <w:rPr>
          <w:rStyle w:val="pxrc"/>
        </w:rPr>
        <w:t>, 8</w:t>
      </w:r>
      <w:del w:id="1583" w:author="Cara Cardinale" w:date="2025-01-21T19:13:00Z">
        <w:r w:rsidDel="003651A1">
          <w:rPr>
            <w:rStyle w:val="pxrc"/>
          </w:rPr>
          <w:delText>40</w:delText>
        </w:r>
      </w:del>
      <w:ins w:id="1584" w:author="Cara Cardinale" w:date="2025-01-21T19:13:00Z">
        <w:r w:rsidR="003651A1">
          <w:rPr>
            <w:rStyle w:val="pxrc"/>
          </w:rPr>
          <w:t>38</w:t>
        </w:r>
      </w:ins>
      <w:r>
        <w:t>.</w:t>
      </w:r>
    </w:p>
    <w:p w14:paraId="241F98E2" w14:textId="77777777" w:rsidR="00000000" w:rsidRDefault="00000000">
      <w:pPr>
        <w:pStyle w:val="pxrrp"/>
      </w:pPr>
    </w:p>
  </w:footnote>
  <w:footnote w:id="336">
    <w:p w14:paraId="6B38EC6B"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1D2A84E"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st.ref.id="I00B2KW"</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1001 et seq.</w:t>
      </w:r>
    </w:p>
    <w:p w14:paraId="098F6D50" w14:textId="77777777" w:rsidR="00000000" w:rsidRDefault="00000000">
      <w:pPr>
        <w:pStyle w:val="pxp"/>
      </w:pPr>
    </w:p>
  </w:footnote>
  <w:footnote w:id="337">
    <w:p w14:paraId="5E6159A6"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7B91FFE"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st.ref.id="I002N6A"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515(b)</w:t>
      </w:r>
      <w:r>
        <w:t>.</w:t>
      </w:r>
    </w:p>
    <w:p w14:paraId="740D3700" w14:textId="77777777" w:rsidR="00FB29D8" w:rsidRDefault="00FB29D8">
      <w:pPr>
        <w:pStyle w:val="pxrr"/>
        <w:spacing w:before="180"/>
        <w:rPr>
          <w:sz w:val="24"/>
          <w:szCs w:val="24"/>
        </w:rPr>
      </w:pPr>
      <w:r>
        <w:rPr>
          <w:rStyle w:val="pxvis"/>
          <w:rFonts w:cs="Arial"/>
          <w:bCs/>
          <w:szCs w:val="28"/>
        </w:rPr>
        <w:t>Research References</w:t>
      </w:r>
    </w:p>
    <w:p w14:paraId="3A03F223"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rc.ref.id="I005GB6"</w:instrText>
      </w:r>
      <w:r>
        <w:rPr>
          <w:rStyle w:val="pxrc"/>
        </w:rPr>
        <w:fldChar w:fldCharType="end"/>
      </w:r>
      <w:r>
        <w:rPr>
          <w:rStyle w:val="pxrc"/>
        </w:rPr>
        <w:t>Right to assets of voluntarily dissolved lodge or club, 70 A.L.R.4th 897</w:t>
      </w:r>
      <w:r>
        <w:t>.</w:t>
      </w:r>
    </w:p>
    <w:p w14:paraId="446CFB5C"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rc.ref.id="I0089G2"</w:instrText>
      </w:r>
      <w:r>
        <w:rPr>
          <w:rStyle w:val="pxrc"/>
        </w:rPr>
        <w:fldChar w:fldCharType="end"/>
      </w:r>
      <w:r>
        <w:rPr>
          <w:rStyle w:val="pxrc"/>
        </w:rPr>
        <w:t>Distribution of funds by nonprofit corporation absent dissolution, 51 A.L.R.3d 1318</w:t>
      </w:r>
      <w:r>
        <w:t>.</w:t>
      </w:r>
    </w:p>
    <w:p w14:paraId="23F3DFAD" w14:textId="77777777" w:rsidR="00FB29D8" w:rsidRDefault="00FB29D8">
      <w:pPr>
        <w:pStyle w:val="pxrrp"/>
      </w:pPr>
      <w:r>
        <w:t xml:space="preserve">Nonjudicial dissolution of not-for-profit corporations, </w:t>
      </w:r>
      <w:r>
        <w:rPr>
          <w:rStyle w:val="pxrc"/>
          <w:color w:val="FF0000"/>
          <w:sz w:val="20"/>
          <w:szCs w:val="20"/>
          <w:vertAlign w:val="superscript"/>
        </w:rPr>
        <w:t>►</w:t>
      </w:r>
      <w:r>
        <w:rPr>
          <w:rStyle w:val="pxrc"/>
        </w:rPr>
        <w:fldChar w:fldCharType="begin"/>
      </w:r>
      <w:r>
        <w:rPr>
          <w:rStyle w:val="pxrc"/>
        </w:rPr>
        <w:instrText>rc.ref.id="I00B2KY"</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88" w:author="Cara Cardinale" w:date="2025-01-22T12:35:00Z">
        <w:r w:rsidDel="00B747E7">
          <w:rPr>
            <w:rStyle w:val="pxrc"/>
          </w:rPr>
          <w:delText>1361 to 1369</w:delText>
        </w:r>
      </w:del>
      <w:ins w:id="1589" w:author="Cara Cardinale" w:date="2025-01-22T12:35:00Z">
        <w:r w:rsidR="00B747E7">
          <w:rPr>
            <w:rStyle w:val="pxrc"/>
          </w:rPr>
          <w:t>1328 to 1336</w:t>
        </w:r>
      </w:ins>
      <w:r>
        <w:t>.</w:t>
      </w:r>
    </w:p>
    <w:p w14:paraId="5DD8AEDC" w14:textId="77777777" w:rsidR="00000000" w:rsidRDefault="00000000">
      <w:pPr>
        <w:pStyle w:val="pxrrp"/>
      </w:pPr>
    </w:p>
  </w:footnote>
  <w:footnote w:id="338">
    <w:p w14:paraId="5CB924E8"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5C9C33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st.ref.id="I00DVPU"</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1101 et seq.</w:t>
      </w:r>
    </w:p>
    <w:p w14:paraId="68528372" w14:textId="77777777" w:rsidR="00FB29D8" w:rsidDel="00237324" w:rsidRDefault="00FB29D8">
      <w:pPr>
        <w:pStyle w:val="pxp"/>
        <w:rPr>
          <w:del w:id="1590" w:author="Cara Cardinale" w:date="2025-01-22T12:44:00Z"/>
        </w:rPr>
      </w:pPr>
      <w:del w:id="1591" w:author="Cara Cardinale" w:date="2025-01-22T12:44:00Z">
        <w:r w:rsidDel="00237324">
          <w:rPr>
            <w:color w:val="FF0000"/>
            <w:sz w:val="20"/>
            <w:szCs w:val="20"/>
            <w:vertAlign w:val="superscript"/>
          </w:rPr>
          <w:delText>►</w:delText>
        </w:r>
        <w:r w:rsidDel="00237324">
          <w:fldChar w:fldCharType="begin"/>
        </w:r>
        <w:r w:rsidDel="00237324">
          <w:delInstrText>p.ct.id="f2fd26a0b92511efa75bc0a5c2da1858|56|30:52"</w:delInstrText>
        </w:r>
        <w:r w:rsidDel="00237324">
          <w:fldChar w:fldCharType="end"/>
        </w:r>
        <w:r w:rsidDel="00237324">
          <w:delText xml:space="preserve">A lot owner was current in capital contributions and assessments, as required for membership in an incorporated sewage disposal association pursuant to its original by-laws, and thus the lot owner, as owner of two of six parcels referenced in the association's original by-laws, represented 33% of all members, thereby exceeding the 10%-of-membership statutory requirement for standing to bring a petition for dissolution of the association and appointment of a receiver; the lot owner placed monies allegedly owed to the association in escrow, and the association charged the member by invoice as a customer and not as an assessment or contribution. </w:delText>
        </w:r>
        <w:r w:rsidDel="00237324">
          <w:rPr>
            <w:rStyle w:val="pxcc"/>
            <w:color w:val="FF0000"/>
            <w:sz w:val="20"/>
            <w:szCs w:val="20"/>
            <w:vertAlign w:val="superscript"/>
          </w:rPr>
          <w:delText>►</w:delText>
        </w:r>
        <w:r w:rsidDel="00237324">
          <w:rPr>
            <w:rStyle w:val="pxcc"/>
          </w:rPr>
          <w:fldChar w:fldCharType="begin"/>
        </w:r>
        <w:r w:rsidDel="00237324">
          <w:rPr>
            <w:rStyle w:val="pxcc"/>
          </w:rPr>
          <w:delInstrText>cc.ref.id="I02N52P"</w:delInstrText>
        </w:r>
        <w:r w:rsidDel="00237324">
          <w:rPr>
            <w:rStyle w:val="pxcc"/>
          </w:rPr>
          <w:fldChar w:fldCharType="end"/>
        </w:r>
        <w:r w:rsidDel="00237324">
          <w:rPr>
            <w:rStyle w:val="pxcc"/>
          </w:rPr>
          <w:delText>Owlkill Real Estate, LLC v. West Main Street Cambridge Sewage Disposal Association, Inc., 82 Misc. 3d 977, 209 N.Y.S.3d 867 (Sup 2024)</w:delText>
        </w:r>
      </w:del>
    </w:p>
    <w:p w14:paraId="40899949" w14:textId="77777777" w:rsidR="00000000" w:rsidRDefault="00000000">
      <w:pPr>
        <w:pStyle w:val="pxp"/>
      </w:pPr>
    </w:p>
  </w:footnote>
  <w:footnote w:id="339">
    <w:p w14:paraId="79CA5C6F"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3490323"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The fee for filing a certificate of surrender of authority, which is subject to change, is $30. </w:t>
      </w:r>
      <w:r>
        <w:rPr>
          <w:rStyle w:val="pxst"/>
          <w:color w:val="FF0000"/>
          <w:sz w:val="20"/>
          <w:szCs w:val="20"/>
          <w:vertAlign w:val="superscript"/>
        </w:rPr>
        <w:t>►</w:t>
      </w:r>
      <w:r>
        <w:rPr>
          <w:rStyle w:val="pxst"/>
        </w:rPr>
        <w:fldChar w:fldCharType="begin"/>
      </w:r>
      <w:r>
        <w:rPr>
          <w:rStyle w:val="pxst"/>
        </w:rPr>
        <w:instrText>st.ref.id="I00GOUQ"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104-A(q)</w:t>
      </w:r>
      <w:r>
        <w:t>.</w:t>
      </w:r>
    </w:p>
    <w:p w14:paraId="030A367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st.ref.id="I060Q52"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1311</w:t>
      </w:r>
      <w:r>
        <w:t>.</w:t>
      </w:r>
    </w:p>
    <w:p w14:paraId="39D7A05C" w14:textId="77777777" w:rsidR="00000000" w:rsidRDefault="00000000">
      <w:pPr>
        <w:pStyle w:val="pxp"/>
      </w:pPr>
    </w:p>
  </w:footnote>
  <w:footnote w:id="340">
    <w:p w14:paraId="202FC750"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3FE0307"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st.ref.id="I0089G4"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1311(a)(1)</w:t>
      </w:r>
      <w:r>
        <w:t>.</w:t>
      </w:r>
    </w:p>
    <w:p w14:paraId="22C721E0" w14:textId="77777777" w:rsidR="00000000" w:rsidRDefault="00000000">
      <w:pPr>
        <w:pStyle w:val="pxp"/>
      </w:pPr>
    </w:p>
  </w:footnote>
  <w:footnote w:id="341">
    <w:p w14:paraId="4C6B4B4B"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B344992"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st.ref.id="I002N7I"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1311(c)</w:t>
      </w:r>
      <w:r>
        <w:t>.</w:t>
      </w:r>
    </w:p>
    <w:p w14:paraId="2FF75143" w14:textId="77777777" w:rsidR="00000000" w:rsidRDefault="00000000">
      <w:pPr>
        <w:pStyle w:val="pxp"/>
      </w:pPr>
    </w:p>
  </w:footnote>
  <w:footnote w:id="342">
    <w:p w14:paraId="3DF54E68"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6CDC82C"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st.ref.id="I005GCE"</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1001 et seq.</w:t>
      </w:r>
    </w:p>
    <w:p w14:paraId="1F84F20A" w14:textId="77777777" w:rsidR="00FB29D8" w:rsidRDefault="00FB29D8">
      <w:pPr>
        <w:pStyle w:val="pxrr"/>
        <w:spacing w:before="180"/>
        <w:rPr>
          <w:sz w:val="24"/>
          <w:szCs w:val="24"/>
        </w:rPr>
      </w:pPr>
      <w:r>
        <w:rPr>
          <w:rStyle w:val="pxvis"/>
          <w:rFonts w:cs="Arial"/>
          <w:bCs/>
          <w:szCs w:val="28"/>
        </w:rPr>
        <w:t>Research References</w:t>
      </w:r>
    </w:p>
    <w:p w14:paraId="4A4629FF"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rc.ref.id="I0089HA"</w:instrText>
      </w:r>
      <w:r>
        <w:rPr>
          <w:rStyle w:val="pxrc"/>
        </w:rPr>
        <w:fldChar w:fldCharType="end"/>
      </w:r>
      <w:r>
        <w:rPr>
          <w:rStyle w:val="pxrc"/>
        </w:rPr>
        <w:t>Right to assets of voluntarily dissolved lodge or club, 70 A.L.R.4th 897</w:t>
      </w:r>
      <w:r>
        <w:t>.</w:t>
      </w:r>
    </w:p>
    <w:p w14:paraId="00C5F69B"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rc.ref.id="I00B2M6"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92" w:author="Cara Cardinale" w:date="2025-01-22T12:35:00Z">
        <w:r w:rsidDel="00B747E7">
          <w:rPr>
            <w:rStyle w:val="pxrc"/>
          </w:rPr>
          <w:delText>1361 to 1369</w:delText>
        </w:r>
      </w:del>
      <w:ins w:id="1593" w:author="Cara Cardinale" w:date="2025-01-22T12:35:00Z">
        <w:r w:rsidR="00B747E7">
          <w:rPr>
            <w:rStyle w:val="pxrc"/>
          </w:rPr>
          <w:t>1328 to 1336</w:t>
        </w:r>
      </w:ins>
      <w:r>
        <w:t>.</w:t>
      </w:r>
    </w:p>
    <w:p w14:paraId="4592390D" w14:textId="77777777" w:rsidR="00000000" w:rsidRDefault="00000000">
      <w:pPr>
        <w:pStyle w:val="pxrrp"/>
      </w:pPr>
    </w:p>
  </w:footnote>
  <w:footnote w:id="343">
    <w:p w14:paraId="15A39007"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ED9157D"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st.ref.id="I060Q2M"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w:t>
      </w:r>
      <w:r>
        <w:t>.</w:t>
      </w:r>
    </w:p>
    <w:p w14:paraId="291A380D" w14:textId="77777777" w:rsidR="00FB29D8" w:rsidRDefault="00FB29D8">
      <w:pPr>
        <w:pStyle w:val="pxrr"/>
        <w:spacing w:before="180"/>
        <w:rPr>
          <w:sz w:val="24"/>
          <w:szCs w:val="24"/>
        </w:rPr>
      </w:pPr>
      <w:r>
        <w:rPr>
          <w:rStyle w:val="pxvis"/>
          <w:rFonts w:cs="Arial"/>
          <w:bCs/>
          <w:szCs w:val="28"/>
        </w:rPr>
        <w:t>Research References</w:t>
      </w:r>
    </w:p>
    <w:p w14:paraId="6DE503D1" w14:textId="77777777" w:rsidR="00FB29D8" w:rsidRDefault="00FB29D8">
      <w:pPr>
        <w:pStyle w:val="pxrrp"/>
      </w:pPr>
      <w:r>
        <w:t xml:space="preserve">Certificate of dissolution of not-for-profit corporation, </w:t>
      </w:r>
      <w:r>
        <w:rPr>
          <w:rStyle w:val="pxrc"/>
          <w:color w:val="FF0000"/>
          <w:sz w:val="20"/>
          <w:szCs w:val="20"/>
          <w:vertAlign w:val="superscript"/>
        </w:rPr>
        <w:t>►</w:t>
      </w:r>
      <w:r>
        <w:rPr>
          <w:rStyle w:val="pxrc"/>
        </w:rPr>
        <w:fldChar w:fldCharType="begin"/>
      </w:r>
      <w:r>
        <w:rPr>
          <w:rStyle w:val="pxrc"/>
        </w:rPr>
        <w:instrText>rc.ref.id="I05WIDA"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13</w:t>
      </w:r>
      <w:del w:id="1594" w:author="Cara Cardinale" w:date="2025-01-22T13:21:00Z">
        <w:r w:rsidDel="006D1F1E">
          <w:rPr>
            <w:rStyle w:val="pxrc"/>
          </w:rPr>
          <w:delText>65</w:delText>
        </w:r>
      </w:del>
      <w:ins w:id="1595" w:author="Cara Cardinale" w:date="2025-01-22T13:21:00Z">
        <w:r w:rsidR="006D1F1E">
          <w:rPr>
            <w:rStyle w:val="pxrc"/>
          </w:rPr>
          <w:t>32</w:t>
        </w:r>
      </w:ins>
      <w:r>
        <w:t>.</w:t>
      </w:r>
    </w:p>
    <w:p w14:paraId="05D05281" w14:textId="77777777" w:rsidR="00000000" w:rsidRDefault="00000000">
      <w:pPr>
        <w:pStyle w:val="pxrrp"/>
      </w:pPr>
    </w:p>
  </w:footnote>
  <w:footnote w:id="344">
    <w:p w14:paraId="23F9CFCB"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1A569AD"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st.ref.id="I05SANY"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w:t>
      </w:r>
      <w:r>
        <w:t>.</w:t>
      </w:r>
    </w:p>
    <w:p w14:paraId="01D3DDE7" w14:textId="77777777" w:rsidR="00FB29D8" w:rsidRDefault="00FB29D8">
      <w:pPr>
        <w:pStyle w:val="pxrr"/>
        <w:spacing w:before="180"/>
        <w:rPr>
          <w:sz w:val="24"/>
          <w:szCs w:val="24"/>
        </w:rPr>
      </w:pPr>
      <w:r>
        <w:rPr>
          <w:rStyle w:val="pxvis"/>
          <w:rFonts w:cs="Arial"/>
          <w:bCs/>
          <w:szCs w:val="28"/>
        </w:rPr>
        <w:t>Research References</w:t>
      </w:r>
    </w:p>
    <w:p w14:paraId="37F4A868"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rc.ref.id="I05O2YM"</w:instrText>
      </w:r>
      <w:r>
        <w:rPr>
          <w:rStyle w:val="pxrc"/>
        </w:rPr>
        <w:fldChar w:fldCharType="end"/>
      </w:r>
      <w:r>
        <w:rPr>
          <w:rStyle w:val="pxrc"/>
        </w:rPr>
        <w:t>Right to assets of voluntarily dissolved lodge or club, 70 A.L.R.4th 897</w:t>
      </w:r>
      <w:r>
        <w:t>.</w:t>
      </w:r>
    </w:p>
    <w:p w14:paraId="3FED6E2F"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rc.ref.id="I00DVR4"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96" w:author="Cara Cardinale" w:date="2025-01-22T12:35:00Z">
        <w:r w:rsidDel="00B747E7">
          <w:rPr>
            <w:rStyle w:val="pxrc"/>
          </w:rPr>
          <w:delText>1361 to 1369</w:delText>
        </w:r>
      </w:del>
      <w:ins w:id="1597" w:author="Cara Cardinale" w:date="2025-01-22T12:35:00Z">
        <w:r w:rsidR="00B747E7">
          <w:rPr>
            <w:rStyle w:val="pxrc"/>
          </w:rPr>
          <w:t>1328 to 1336</w:t>
        </w:r>
      </w:ins>
      <w:r>
        <w:t>.</w:t>
      </w:r>
    </w:p>
    <w:p w14:paraId="12A8C7BC" w14:textId="77777777" w:rsidR="00000000" w:rsidRDefault="00000000">
      <w:pPr>
        <w:pStyle w:val="pxrrp"/>
      </w:pPr>
    </w:p>
  </w:footnote>
  <w:footnote w:id="345">
    <w:p w14:paraId="700335C9"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6334C97"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st.ref.id="I00GOW0"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1001(a)</w:t>
      </w:r>
      <w:r>
        <w:t>.</w:t>
      </w:r>
    </w:p>
    <w:p w14:paraId="390E1E57" w14:textId="77777777" w:rsidR="00000000" w:rsidRDefault="00000000">
      <w:pPr>
        <w:pStyle w:val="pxp"/>
      </w:pPr>
    </w:p>
  </w:footnote>
  <w:footnote w:id="346">
    <w:p w14:paraId="6DAEAF24"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181F97A"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st.ref.id="I002N7N"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1001(b)</w:t>
      </w:r>
      <w:r>
        <w:t>.</w:t>
      </w:r>
    </w:p>
    <w:p w14:paraId="524CB1D5" w14:textId="77777777" w:rsidR="00000000" w:rsidRDefault="00000000">
      <w:pPr>
        <w:pStyle w:val="pxp"/>
      </w:pPr>
    </w:p>
  </w:footnote>
  <w:footnote w:id="347">
    <w:p w14:paraId="634F2386"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6E12C22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st.ref.id="I005GCJ"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1001(c)</w:t>
      </w:r>
      <w:r>
        <w:t>.</w:t>
      </w:r>
    </w:p>
    <w:p w14:paraId="60AEBF96" w14:textId="77777777" w:rsidR="00FB29D8" w:rsidRDefault="00FB29D8">
      <w:pPr>
        <w:pStyle w:val="pxrr"/>
        <w:spacing w:before="180"/>
        <w:rPr>
          <w:sz w:val="24"/>
          <w:szCs w:val="24"/>
        </w:rPr>
      </w:pPr>
      <w:r>
        <w:rPr>
          <w:rStyle w:val="pxvis"/>
          <w:rFonts w:cs="Arial"/>
          <w:bCs/>
          <w:szCs w:val="28"/>
        </w:rPr>
        <w:t>Research References</w:t>
      </w:r>
    </w:p>
    <w:p w14:paraId="2AF8B58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rc.ref.id="I0089HF"</w:instrText>
      </w:r>
      <w:r>
        <w:rPr>
          <w:rStyle w:val="pxrc"/>
        </w:rPr>
        <w:fldChar w:fldCharType="end"/>
      </w:r>
      <w:r>
        <w:rPr>
          <w:rStyle w:val="pxrc"/>
        </w:rPr>
        <w:t>Right to assets of voluntarily dissolved lodge or club, 70 A.L.R.4th 897</w:t>
      </w:r>
      <w:r>
        <w:t>.</w:t>
      </w:r>
    </w:p>
    <w:p w14:paraId="22590CA8"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rc.ref.id="I00B2MB"</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598" w:author="Cara Cardinale" w:date="2025-01-22T12:35:00Z">
        <w:r w:rsidDel="00B747E7">
          <w:rPr>
            <w:rStyle w:val="pxrc"/>
          </w:rPr>
          <w:delText>1361 to 1369</w:delText>
        </w:r>
      </w:del>
      <w:ins w:id="1599" w:author="Cara Cardinale" w:date="2025-01-22T12:35:00Z">
        <w:r w:rsidR="00B747E7">
          <w:rPr>
            <w:rStyle w:val="pxrc"/>
          </w:rPr>
          <w:t>1328 to 1336</w:t>
        </w:r>
      </w:ins>
      <w:r>
        <w:t>.</w:t>
      </w:r>
    </w:p>
    <w:p w14:paraId="4D47523C" w14:textId="77777777" w:rsidR="00000000" w:rsidRDefault="00000000">
      <w:pPr>
        <w:pStyle w:val="pxrrp"/>
      </w:pPr>
    </w:p>
  </w:footnote>
  <w:footnote w:id="348">
    <w:p w14:paraId="442AB365"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530FD3D"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st.ref.id="I060PR6"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1002(a)</w:t>
      </w:r>
      <w:r>
        <w:t>.</w:t>
      </w:r>
    </w:p>
    <w:p w14:paraId="336FD4F1" w14:textId="77777777" w:rsidR="00FB29D8" w:rsidRDefault="00FB29D8">
      <w:pPr>
        <w:pStyle w:val="pxrr"/>
        <w:spacing w:before="180"/>
        <w:rPr>
          <w:sz w:val="24"/>
          <w:szCs w:val="24"/>
        </w:rPr>
      </w:pPr>
      <w:r>
        <w:rPr>
          <w:rStyle w:val="pxvis"/>
          <w:rFonts w:cs="Arial"/>
          <w:bCs/>
          <w:szCs w:val="28"/>
        </w:rPr>
        <w:t>Research References</w:t>
      </w:r>
    </w:p>
    <w:p w14:paraId="6448FBD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rc.ref.id="I005GI6"</w:instrText>
      </w:r>
      <w:r>
        <w:rPr>
          <w:rStyle w:val="pxrc"/>
        </w:rPr>
        <w:fldChar w:fldCharType="end"/>
      </w:r>
      <w:r>
        <w:rPr>
          <w:rStyle w:val="pxrc"/>
        </w:rPr>
        <w:t>Right to assets of voluntarily dissolved lodge or club, 70 A.L.R.4th 897</w:t>
      </w:r>
      <w:r>
        <w:t>.</w:t>
      </w:r>
    </w:p>
    <w:p w14:paraId="5EF23C39"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rc.ref.id="I0089N2"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00" w:author="Cara Cardinale" w:date="2025-01-22T12:35:00Z">
        <w:r w:rsidDel="00B747E7">
          <w:rPr>
            <w:rStyle w:val="pxrc"/>
          </w:rPr>
          <w:delText>1361 to 1369</w:delText>
        </w:r>
      </w:del>
      <w:ins w:id="1601" w:author="Cara Cardinale" w:date="2025-01-22T12:35:00Z">
        <w:r w:rsidR="00B747E7">
          <w:rPr>
            <w:rStyle w:val="pxrc"/>
          </w:rPr>
          <w:t>1328 to 1336</w:t>
        </w:r>
      </w:ins>
      <w:r>
        <w:t>.</w:t>
      </w:r>
    </w:p>
    <w:p w14:paraId="0DFD3DBD" w14:textId="77777777" w:rsidR="00000000" w:rsidRDefault="00000000">
      <w:pPr>
        <w:pStyle w:val="pxrrp"/>
      </w:pPr>
    </w:p>
  </w:footnote>
  <w:footnote w:id="349">
    <w:p w14:paraId="473625C5"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0353D38E"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st.ref.id="I005GI9"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1002(a)</w:t>
      </w:r>
      <w:r>
        <w:t>.</w:t>
      </w:r>
    </w:p>
    <w:p w14:paraId="41E7B206"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Notice of a special or regular meeting of the board of directors or of the members entitled to vote on adoption and authorization or approval of the plan of dissolution must be sent to all the directors and members of record entitled to vote. Unless otherwise directed by order of the Supreme Court pursuant to </w:t>
      </w:r>
      <w:r>
        <w:rPr>
          <w:rStyle w:val="pxst"/>
          <w:color w:val="FF0000"/>
          <w:sz w:val="20"/>
          <w:szCs w:val="20"/>
          <w:vertAlign w:val="superscript"/>
        </w:rPr>
        <w:t>►</w:t>
      </w:r>
      <w:r>
        <w:rPr>
          <w:rStyle w:val="pxst"/>
        </w:rPr>
        <w:fldChar w:fldCharType="begin"/>
      </w:r>
      <w:r>
        <w:rPr>
          <w:rStyle w:val="pxst"/>
        </w:rPr>
        <w:instrText>st.ref.id="I0089N5"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608</w:t>
      </w:r>
      <w:r>
        <w:t>, the notice must be sent by certified mail, return receipt requested, to the last-known address of record of each director and member not fewer than 30, and not more than 60 days before the date of each meeting provided, however, that if the last-known address of record of any director or member is not within the United States, the notice to such director will be sent by any other reasonable means.</w:t>
      </w:r>
    </w:p>
    <w:p w14:paraId="70A555F0" w14:textId="77777777" w:rsidR="00FB29D8" w:rsidRDefault="00FB29D8">
      <w:pPr>
        <w:pStyle w:val="pxrr"/>
        <w:spacing w:before="180"/>
        <w:rPr>
          <w:sz w:val="24"/>
          <w:szCs w:val="24"/>
        </w:rPr>
      </w:pPr>
      <w:r>
        <w:rPr>
          <w:rStyle w:val="pxvis"/>
          <w:rFonts w:cs="Arial"/>
          <w:bCs/>
          <w:szCs w:val="28"/>
        </w:rPr>
        <w:t>Research References</w:t>
      </w:r>
    </w:p>
    <w:p w14:paraId="11DECD27"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rc.ref.id="I00B2S1"</w:instrText>
      </w:r>
      <w:r>
        <w:rPr>
          <w:rStyle w:val="pxrc"/>
        </w:rPr>
        <w:fldChar w:fldCharType="end"/>
      </w:r>
      <w:r>
        <w:rPr>
          <w:rStyle w:val="pxrc"/>
        </w:rPr>
        <w:t>Right to assets of voluntarily dissolved lodge or club, 70 A.L.R.4th 897</w:t>
      </w:r>
      <w:r>
        <w:t>.</w:t>
      </w:r>
    </w:p>
    <w:p w14:paraId="2B71197A"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rc.ref.id="I00DVWX"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06" w:author="Cara Cardinale" w:date="2025-01-22T12:35:00Z">
        <w:r w:rsidDel="00B747E7">
          <w:rPr>
            <w:rStyle w:val="pxrc"/>
          </w:rPr>
          <w:delText>1361 to 1369</w:delText>
        </w:r>
      </w:del>
      <w:ins w:id="1607" w:author="Cara Cardinale" w:date="2025-01-22T12:35:00Z">
        <w:r w:rsidR="00B747E7">
          <w:rPr>
            <w:rStyle w:val="pxrc"/>
          </w:rPr>
          <w:t>1328 to 1336</w:t>
        </w:r>
      </w:ins>
      <w:r>
        <w:t>.</w:t>
      </w:r>
    </w:p>
    <w:p w14:paraId="2CEB1BAA" w14:textId="77777777" w:rsidR="00000000" w:rsidRDefault="00000000">
      <w:pPr>
        <w:pStyle w:val="pxrrp"/>
      </w:pPr>
    </w:p>
  </w:footnote>
  <w:footnote w:id="350">
    <w:p w14:paraId="52910107"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1FE15332"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st.ref.id="I00GP1T"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1002(b)</w:t>
      </w:r>
      <w:r>
        <w:t>.</w:t>
      </w:r>
    </w:p>
    <w:p w14:paraId="22415CFD" w14:textId="77777777" w:rsidR="00000000" w:rsidRDefault="00000000">
      <w:pPr>
        <w:pStyle w:val="pxp"/>
      </w:pPr>
    </w:p>
  </w:footnote>
  <w:footnote w:id="351">
    <w:p w14:paraId="409915C0"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4BE4374C"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st.ref.id="I002NDF"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1002(c)</w:t>
      </w:r>
      <w:r>
        <w:t>.</w:t>
      </w:r>
    </w:p>
    <w:p w14:paraId="0D2A4291" w14:textId="77777777" w:rsidR="00FB29D8" w:rsidRDefault="00FB29D8">
      <w:pPr>
        <w:pStyle w:val="pxrr"/>
        <w:spacing w:before="180"/>
        <w:rPr>
          <w:sz w:val="24"/>
          <w:szCs w:val="24"/>
        </w:rPr>
      </w:pPr>
      <w:r>
        <w:rPr>
          <w:rStyle w:val="pxvis"/>
          <w:rFonts w:cs="Arial"/>
          <w:bCs/>
          <w:szCs w:val="28"/>
        </w:rPr>
        <w:t>Research References</w:t>
      </w:r>
    </w:p>
    <w:p w14:paraId="294873F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rc.ref.id="I005GIB"</w:instrText>
      </w:r>
      <w:r>
        <w:rPr>
          <w:rStyle w:val="pxrc"/>
        </w:rPr>
        <w:fldChar w:fldCharType="end"/>
      </w:r>
      <w:r>
        <w:rPr>
          <w:rStyle w:val="pxrc"/>
        </w:rPr>
        <w:t>Right to assets of voluntarily dissolved lodge or club, 70 A.L.R.4th 897</w:t>
      </w:r>
      <w:r>
        <w:t>.</w:t>
      </w:r>
    </w:p>
    <w:p w14:paraId="5B969D68"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rc.ref.id="I0089N7"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08" w:author="Cara Cardinale" w:date="2025-01-22T12:35:00Z">
        <w:r w:rsidDel="00B747E7">
          <w:rPr>
            <w:rStyle w:val="pxrc"/>
          </w:rPr>
          <w:delText>1361 to 1369</w:delText>
        </w:r>
      </w:del>
      <w:ins w:id="1609" w:author="Cara Cardinale" w:date="2025-01-22T12:35:00Z">
        <w:r w:rsidR="00B747E7">
          <w:rPr>
            <w:rStyle w:val="pxrc"/>
          </w:rPr>
          <w:t>1328 to 1336</w:t>
        </w:r>
      </w:ins>
      <w:r>
        <w:t>.</w:t>
      </w:r>
    </w:p>
    <w:p w14:paraId="3C217938" w14:textId="77777777" w:rsidR="00000000" w:rsidRDefault="00000000">
      <w:pPr>
        <w:pStyle w:val="pxrrp"/>
      </w:pPr>
    </w:p>
  </w:footnote>
  <w:footnote w:id="352">
    <w:p w14:paraId="6B343C66"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4DFDF3D7"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st.ref.id="I002NDI"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1002(d)(1)</w:t>
      </w:r>
      <w:r>
        <w:t>.</w:t>
      </w:r>
    </w:p>
    <w:p w14:paraId="22805068" w14:textId="77777777" w:rsidR="00000000" w:rsidRDefault="00000000">
      <w:pPr>
        <w:pStyle w:val="pxp"/>
      </w:pPr>
    </w:p>
  </w:footnote>
  <w:footnote w:id="353">
    <w:p w14:paraId="2F995C55"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2977E559"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st.ref.id="I005GIE"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1002(d)(2)</w:t>
      </w:r>
      <w:r>
        <w:t>.</w:t>
      </w:r>
    </w:p>
    <w:p w14:paraId="77A65135" w14:textId="77777777" w:rsidR="00FB29D8" w:rsidRDefault="00FB29D8">
      <w:pPr>
        <w:pStyle w:val="pxrr"/>
        <w:spacing w:before="180"/>
        <w:rPr>
          <w:sz w:val="24"/>
          <w:szCs w:val="24"/>
        </w:rPr>
      </w:pPr>
      <w:r>
        <w:rPr>
          <w:rStyle w:val="pxvis"/>
          <w:rFonts w:cs="Arial"/>
          <w:bCs/>
          <w:szCs w:val="28"/>
        </w:rPr>
        <w:t>Research References</w:t>
      </w:r>
    </w:p>
    <w:p w14:paraId="42866234"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rc.ref.id="I0089NA"</w:instrText>
      </w:r>
      <w:r>
        <w:rPr>
          <w:rStyle w:val="pxrc"/>
        </w:rPr>
        <w:fldChar w:fldCharType="end"/>
      </w:r>
      <w:r>
        <w:rPr>
          <w:rStyle w:val="pxrc"/>
        </w:rPr>
        <w:t>Right to assets of voluntarily dissolved lodge or club, 70 A.L.R.4th 897</w:t>
      </w:r>
      <w:r>
        <w:t>.</w:t>
      </w:r>
    </w:p>
    <w:p w14:paraId="387239C9"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rc.ref.id="I00B2S6"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10" w:author="Cara Cardinale" w:date="2025-01-22T12:35:00Z">
        <w:r w:rsidDel="00B747E7">
          <w:rPr>
            <w:rStyle w:val="pxrc"/>
          </w:rPr>
          <w:delText>1361 to 1369</w:delText>
        </w:r>
      </w:del>
      <w:ins w:id="1611" w:author="Cara Cardinale" w:date="2025-01-22T12:35:00Z">
        <w:r w:rsidR="00B747E7">
          <w:rPr>
            <w:rStyle w:val="pxrc"/>
          </w:rPr>
          <w:t>1328 to 1336</w:t>
        </w:r>
      </w:ins>
      <w:r>
        <w:t>.</w:t>
      </w:r>
    </w:p>
    <w:p w14:paraId="111FA625" w14:textId="77777777" w:rsidR="00000000" w:rsidRDefault="00000000">
      <w:pPr>
        <w:pStyle w:val="pxrrp"/>
      </w:pPr>
    </w:p>
  </w:footnote>
  <w:footnote w:id="354">
    <w:p w14:paraId="06358FEB"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4FDEDFDF"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st.ref.id="I002NEN"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1003(a)</w:t>
      </w:r>
      <w:r>
        <w:t>.</w:t>
      </w:r>
    </w:p>
    <w:p w14:paraId="343F3C03" w14:textId="77777777" w:rsidR="00FB29D8" w:rsidRDefault="00FB29D8">
      <w:pPr>
        <w:pStyle w:val="pxrr"/>
        <w:spacing w:before="180"/>
        <w:rPr>
          <w:sz w:val="24"/>
          <w:szCs w:val="24"/>
        </w:rPr>
      </w:pPr>
      <w:r>
        <w:rPr>
          <w:rStyle w:val="pxvis"/>
          <w:rFonts w:cs="Arial"/>
          <w:bCs/>
          <w:szCs w:val="28"/>
        </w:rPr>
        <w:t>Research References</w:t>
      </w:r>
    </w:p>
    <w:p w14:paraId="78EE1C4C"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rc.ref.id="I005GJJ"</w:instrText>
      </w:r>
      <w:r>
        <w:rPr>
          <w:rStyle w:val="pxrc"/>
        </w:rPr>
        <w:fldChar w:fldCharType="end"/>
      </w:r>
      <w:r>
        <w:rPr>
          <w:rStyle w:val="pxrc"/>
        </w:rPr>
        <w:t>Right to assets of voluntarily dissolved lodge or club, 70 A.L.R.4th 897</w:t>
      </w:r>
      <w:r>
        <w:t>.</w:t>
      </w:r>
    </w:p>
    <w:p w14:paraId="61C08E50"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rc.ref.id="I0089OF"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12" w:author="Cara Cardinale" w:date="2025-01-22T12:35:00Z">
        <w:r w:rsidDel="00B747E7">
          <w:rPr>
            <w:rStyle w:val="pxrc"/>
          </w:rPr>
          <w:delText>1361 to 1369</w:delText>
        </w:r>
      </w:del>
      <w:ins w:id="1613" w:author="Cara Cardinale" w:date="2025-01-22T12:35:00Z">
        <w:r w:rsidR="00B747E7">
          <w:rPr>
            <w:rStyle w:val="pxrc"/>
          </w:rPr>
          <w:t>1328 to 1336</w:t>
        </w:r>
      </w:ins>
      <w:r>
        <w:t>.</w:t>
      </w:r>
    </w:p>
    <w:p w14:paraId="332072E6" w14:textId="77777777" w:rsidR="00000000" w:rsidRDefault="00000000">
      <w:pPr>
        <w:pStyle w:val="pxrrp"/>
      </w:pPr>
    </w:p>
  </w:footnote>
  <w:footnote w:id="355">
    <w:p w14:paraId="7EE4A13D"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240AB080"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st.ref.id="I002NEP"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1003(a)</w:t>
      </w:r>
      <w:r>
        <w:t>.</w:t>
      </w:r>
    </w:p>
    <w:p w14:paraId="4921E468" w14:textId="77777777" w:rsidR="00000000" w:rsidRDefault="00000000">
      <w:pPr>
        <w:pStyle w:val="pxp"/>
      </w:pPr>
    </w:p>
  </w:footnote>
  <w:footnote w:id="356">
    <w:p w14:paraId="344455AE"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3C97BD4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st.ref.id="I005GJL"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1003(b)</w:t>
      </w:r>
      <w:r>
        <w:t>.</w:t>
      </w:r>
    </w:p>
    <w:p w14:paraId="2444B75E" w14:textId="77777777" w:rsidR="00FB29D8" w:rsidRDefault="00FB29D8">
      <w:pPr>
        <w:pStyle w:val="pxrr"/>
        <w:spacing w:before="180"/>
        <w:rPr>
          <w:sz w:val="24"/>
          <w:szCs w:val="24"/>
        </w:rPr>
      </w:pPr>
      <w:r>
        <w:rPr>
          <w:rStyle w:val="pxvis"/>
          <w:rFonts w:cs="Arial"/>
          <w:bCs/>
          <w:szCs w:val="28"/>
        </w:rPr>
        <w:t>Research References</w:t>
      </w:r>
    </w:p>
    <w:p w14:paraId="7B3B4692"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rc.ref.id="I0089OH"</w:instrText>
      </w:r>
      <w:r>
        <w:rPr>
          <w:rStyle w:val="pxrc"/>
        </w:rPr>
        <w:fldChar w:fldCharType="end"/>
      </w:r>
      <w:r>
        <w:rPr>
          <w:rStyle w:val="pxrc"/>
        </w:rPr>
        <w:t>Right to assets of voluntarily dissolved lodge or club, 70 A.L.R.4th 897</w:t>
      </w:r>
      <w:r>
        <w:t>.</w:t>
      </w:r>
    </w:p>
    <w:p w14:paraId="2C0F3C70" w14:textId="77777777"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rc.ref.id="I002NKD"</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22" w:author="Cara Cardinale" w:date="2025-01-22T12:35:00Z">
        <w:r w:rsidDel="00B747E7">
          <w:rPr>
            <w:rStyle w:val="pxrc"/>
          </w:rPr>
          <w:delText>1361 to 1369</w:delText>
        </w:r>
      </w:del>
      <w:ins w:id="1623" w:author="Cara Cardinale" w:date="2025-01-22T12:35:00Z">
        <w:r w:rsidR="00B747E7">
          <w:rPr>
            <w:rStyle w:val="pxrc"/>
          </w:rPr>
          <w:t>1328 to 1336</w:t>
        </w:r>
      </w:ins>
      <w:r>
        <w:t>.</w:t>
      </w:r>
    </w:p>
    <w:p w14:paraId="5F8E4FA8" w14:textId="77777777" w:rsidR="00000000" w:rsidRDefault="00000000">
      <w:pPr>
        <w:pStyle w:val="pxrrp"/>
      </w:pPr>
    </w:p>
  </w:footnote>
  <w:footnote w:id="357">
    <w:p w14:paraId="7192B7FF" w14:textId="77777777" w:rsidR="00FB29D8" w:rsidRDefault="00FB29D8">
      <w:pPr>
        <w:rPr>
          <w:rStyle w:val="FootnoteReference"/>
        </w:rPr>
      </w:pPr>
      <w:r w:rsidRPr="005A13DD">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24A994EB"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st.ref.id="I005GP9"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1004</w:t>
      </w:r>
      <w:r>
        <w:t>.</w:t>
      </w:r>
    </w:p>
    <w:p w14:paraId="18C2C8C6" w14:textId="77777777" w:rsidR="00FB29D8" w:rsidRDefault="00FB29D8">
      <w:pPr>
        <w:pStyle w:val="pxrr"/>
        <w:spacing w:before="180"/>
        <w:rPr>
          <w:sz w:val="24"/>
          <w:szCs w:val="24"/>
        </w:rPr>
      </w:pPr>
      <w:r>
        <w:rPr>
          <w:rStyle w:val="pxvis"/>
          <w:rFonts w:cs="Arial"/>
          <w:bCs/>
          <w:szCs w:val="28"/>
        </w:rPr>
        <w:t>Research References</w:t>
      </w:r>
    </w:p>
    <w:p w14:paraId="039D1FC3"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rc.ref.id="I0089U5"</w:instrText>
      </w:r>
      <w:r>
        <w:rPr>
          <w:rStyle w:val="pxrc"/>
        </w:rPr>
        <w:fldChar w:fldCharType="end"/>
      </w:r>
      <w:r>
        <w:rPr>
          <w:rStyle w:val="pxrc"/>
        </w:rPr>
        <w:t>Right to assets of voluntarily dissolved lodge or club, 70 A.L.R.4th 897</w:t>
      </w:r>
      <w:r>
        <w:t>.</w:t>
      </w:r>
    </w:p>
    <w:p w14:paraId="3DD8286C" w14:textId="77777777" w:rsidR="00FB29D8" w:rsidRDefault="00FB29D8">
      <w:pPr>
        <w:pStyle w:val="pxrrp"/>
      </w:pPr>
      <w:r>
        <w:t xml:space="preserve">Certificate of dissolution, </w:t>
      </w:r>
      <w:r>
        <w:rPr>
          <w:rStyle w:val="pxrc"/>
          <w:color w:val="FF0000"/>
          <w:sz w:val="20"/>
          <w:szCs w:val="20"/>
          <w:vertAlign w:val="superscript"/>
        </w:rPr>
        <w:t>►</w:t>
      </w:r>
      <w:r>
        <w:rPr>
          <w:rStyle w:val="pxrc"/>
        </w:rPr>
        <w:fldChar w:fldCharType="begin"/>
      </w:r>
      <w:r>
        <w:rPr>
          <w:rStyle w:val="pxrc"/>
        </w:rPr>
        <w:instrText>rc.ref.id="I00B2Z1"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24" w:author="Cara Cardinale" w:date="2025-01-22T12:36:00Z">
        <w:r w:rsidDel="00B747E7">
          <w:rPr>
            <w:rStyle w:val="pxrc"/>
          </w:rPr>
          <w:delText>1361 to 1369</w:delText>
        </w:r>
      </w:del>
      <w:ins w:id="1625" w:author="Cara Cardinale" w:date="2025-01-22T12:36:00Z">
        <w:r w:rsidR="00B747E7">
          <w:rPr>
            <w:rStyle w:val="pxrc"/>
          </w:rPr>
          <w:t>1328 to 1336</w:t>
        </w:r>
      </w:ins>
      <w:r>
        <w:t>.</w:t>
      </w:r>
    </w:p>
    <w:p w14:paraId="289393FF" w14:textId="77777777" w:rsidR="00000000" w:rsidRDefault="00000000">
      <w:pPr>
        <w:pStyle w:val="pxrrp"/>
      </w:pPr>
    </w:p>
  </w:footnote>
  <w:footnote w:id="358">
    <w:p w14:paraId="40A17288" w14:textId="77777777" w:rsidR="00FB29D8" w:rsidRDefault="00FB29D8">
      <w:pPr>
        <w:rPr>
          <w:rStyle w:val="FootnoteReference"/>
        </w:rPr>
      </w:pPr>
      <w:r w:rsidRPr="005A13DD">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0CB39D88"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st.ref.id="I00DW3X"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1004</w:t>
      </w:r>
      <w:r>
        <w:t>.</w:t>
      </w:r>
    </w:p>
    <w:p w14:paraId="61AF20E1" w14:textId="77777777" w:rsidR="00FB29D8" w:rsidRDefault="00FB29D8">
      <w:pPr>
        <w:pStyle w:val="pxrr"/>
        <w:spacing w:before="180"/>
        <w:rPr>
          <w:sz w:val="24"/>
          <w:szCs w:val="24"/>
        </w:rPr>
      </w:pPr>
      <w:r>
        <w:rPr>
          <w:rStyle w:val="pxvis"/>
          <w:rFonts w:cs="Arial"/>
          <w:bCs/>
          <w:szCs w:val="28"/>
        </w:rPr>
        <w:t>Research References</w:t>
      </w:r>
    </w:p>
    <w:p w14:paraId="168D339A"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rc.ref.id="I00GP8T"</w:instrText>
      </w:r>
      <w:r>
        <w:rPr>
          <w:rStyle w:val="pxrc"/>
        </w:rPr>
        <w:fldChar w:fldCharType="end"/>
      </w:r>
      <w:r>
        <w:rPr>
          <w:rStyle w:val="pxrc"/>
        </w:rPr>
        <w:t>Right to assets of voluntarily dissolved lodge or club, 70 A.L.R.4th 897</w:t>
      </w:r>
      <w:r>
        <w:t>.</w:t>
      </w:r>
    </w:p>
    <w:p w14:paraId="420168F2" w14:textId="77777777" w:rsidR="00FB29D8" w:rsidRDefault="00FB29D8">
      <w:pPr>
        <w:pStyle w:val="pxrrp"/>
      </w:pPr>
      <w:r>
        <w:t xml:space="preserve">Certificate of dissolution, </w:t>
      </w:r>
      <w:r>
        <w:rPr>
          <w:rStyle w:val="pxrc"/>
          <w:color w:val="FF0000"/>
          <w:sz w:val="20"/>
          <w:szCs w:val="20"/>
          <w:vertAlign w:val="superscript"/>
        </w:rPr>
        <w:t>►</w:t>
      </w:r>
      <w:r>
        <w:rPr>
          <w:rStyle w:val="pxrc"/>
        </w:rPr>
        <w:fldChar w:fldCharType="begin"/>
      </w:r>
      <w:r>
        <w:rPr>
          <w:rStyle w:val="pxrc"/>
        </w:rPr>
        <w:instrText>rc.ref.id="I00JIDP"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626" w:author="Cara Cardinale" w:date="2025-01-22T12:36:00Z">
        <w:r w:rsidDel="00B747E7">
          <w:rPr>
            <w:rStyle w:val="pxrc"/>
          </w:rPr>
          <w:delText>1361 to 1369</w:delText>
        </w:r>
      </w:del>
      <w:ins w:id="1627" w:author="Cara Cardinale" w:date="2025-01-22T12:36:00Z">
        <w:r w:rsidR="00B747E7">
          <w:rPr>
            <w:rStyle w:val="pxrc"/>
          </w:rPr>
          <w:t>1328 to 1336</w:t>
        </w:r>
      </w:ins>
      <w:r>
        <w:t>.</w:t>
      </w:r>
    </w:p>
    <w:p w14:paraId="4B23E920" w14:textId="77777777" w:rsidR="00000000" w:rsidRDefault="00000000">
      <w:pPr>
        <w:pStyle w:val="pxrrp"/>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536"/>
    <w:multiLevelType w:val="hybridMultilevel"/>
    <w:tmpl w:val="FFFFFFFF"/>
    <w:lvl w:ilvl="0" w:tplc="567E8260">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 w15:restartNumberingAfterBreak="0">
    <w:nsid w:val="0B68533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B971CBC"/>
    <w:multiLevelType w:val="hybridMultilevel"/>
    <w:tmpl w:val="FFFFFFFF"/>
    <w:lvl w:ilvl="0" w:tplc="70C6C320">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3" w15:restartNumberingAfterBreak="0">
    <w:nsid w:val="1D2F5939"/>
    <w:multiLevelType w:val="hybridMultilevel"/>
    <w:tmpl w:val="FFFFFFFF"/>
    <w:lvl w:ilvl="0" w:tplc="17662990">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 w15:restartNumberingAfterBreak="0">
    <w:nsid w:val="238E4670"/>
    <w:multiLevelType w:val="hybridMultilevel"/>
    <w:tmpl w:val="FFFFFFFF"/>
    <w:lvl w:ilvl="0" w:tplc="7810615C">
      <w:start w:val="1"/>
      <w:numFmt w:val="lowerLetter"/>
      <w:lvlText w:val="(%1)"/>
      <w:lvlJc w:val="left"/>
      <w:pPr>
        <w:ind w:left="2160" w:hanging="72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5" w15:restartNumberingAfterBreak="0">
    <w:nsid w:val="27D71FAE"/>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18209D9"/>
    <w:multiLevelType w:val="hybridMultilevel"/>
    <w:tmpl w:val="FFFFFFFF"/>
    <w:lvl w:ilvl="0" w:tplc="E64C80AE">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7" w15:restartNumberingAfterBreak="0">
    <w:nsid w:val="31873A51"/>
    <w:multiLevelType w:val="hybridMultilevel"/>
    <w:tmpl w:val="FFFFFFFF"/>
    <w:lvl w:ilvl="0" w:tplc="582A9DA2">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8" w15:restartNumberingAfterBreak="0">
    <w:nsid w:val="33DF3F01"/>
    <w:multiLevelType w:val="hybridMultilevel"/>
    <w:tmpl w:val="FFFFFFFF"/>
    <w:lvl w:ilvl="0" w:tplc="20D613E2">
      <w:start w:val="2"/>
      <w:numFmt w:val="lowerLetter"/>
      <w:lvlText w:val="(%1)"/>
      <w:lvlJc w:val="left"/>
      <w:pPr>
        <w:tabs>
          <w:tab w:val="num" w:pos="1830"/>
        </w:tabs>
        <w:ind w:left="1830" w:hanging="390"/>
      </w:pPr>
      <w:rPr>
        <w:rFonts w:cs="Times New Roman" w:hint="default"/>
      </w:rPr>
    </w:lvl>
    <w:lvl w:ilvl="1" w:tplc="496E4D80">
      <w:start w:val="1"/>
      <w:numFmt w:val="lowerLetter"/>
      <w:lvlText w:val="%2."/>
      <w:lvlJc w:val="left"/>
      <w:pPr>
        <w:tabs>
          <w:tab w:val="num" w:pos="2520"/>
        </w:tabs>
        <w:ind w:left="2520" w:hanging="360"/>
      </w:pPr>
      <w:rPr>
        <w:rFonts w:cs="Times New Roman"/>
      </w:rPr>
    </w:lvl>
    <w:lvl w:ilvl="2" w:tplc="949A5650" w:tentative="1">
      <w:start w:val="1"/>
      <w:numFmt w:val="lowerRoman"/>
      <w:lvlText w:val="%3."/>
      <w:lvlJc w:val="right"/>
      <w:pPr>
        <w:tabs>
          <w:tab w:val="num" w:pos="3240"/>
        </w:tabs>
        <w:ind w:left="3240" w:hanging="180"/>
      </w:pPr>
      <w:rPr>
        <w:rFonts w:cs="Times New Roman"/>
      </w:rPr>
    </w:lvl>
    <w:lvl w:ilvl="3" w:tplc="A92C949A" w:tentative="1">
      <w:start w:val="1"/>
      <w:numFmt w:val="decimal"/>
      <w:lvlText w:val="%4."/>
      <w:lvlJc w:val="left"/>
      <w:pPr>
        <w:tabs>
          <w:tab w:val="num" w:pos="3960"/>
        </w:tabs>
        <w:ind w:left="3960" w:hanging="360"/>
      </w:pPr>
      <w:rPr>
        <w:rFonts w:cs="Times New Roman"/>
      </w:rPr>
    </w:lvl>
    <w:lvl w:ilvl="4" w:tplc="6E9CC1DC" w:tentative="1">
      <w:start w:val="1"/>
      <w:numFmt w:val="lowerLetter"/>
      <w:lvlText w:val="%5."/>
      <w:lvlJc w:val="left"/>
      <w:pPr>
        <w:tabs>
          <w:tab w:val="num" w:pos="4680"/>
        </w:tabs>
        <w:ind w:left="4680" w:hanging="360"/>
      </w:pPr>
      <w:rPr>
        <w:rFonts w:cs="Times New Roman"/>
      </w:rPr>
    </w:lvl>
    <w:lvl w:ilvl="5" w:tplc="B3DA345C" w:tentative="1">
      <w:start w:val="1"/>
      <w:numFmt w:val="lowerRoman"/>
      <w:lvlText w:val="%6."/>
      <w:lvlJc w:val="right"/>
      <w:pPr>
        <w:tabs>
          <w:tab w:val="num" w:pos="5400"/>
        </w:tabs>
        <w:ind w:left="5400" w:hanging="180"/>
      </w:pPr>
      <w:rPr>
        <w:rFonts w:cs="Times New Roman"/>
      </w:rPr>
    </w:lvl>
    <w:lvl w:ilvl="6" w:tplc="09A07C28" w:tentative="1">
      <w:start w:val="1"/>
      <w:numFmt w:val="decimal"/>
      <w:lvlText w:val="%7."/>
      <w:lvlJc w:val="left"/>
      <w:pPr>
        <w:tabs>
          <w:tab w:val="num" w:pos="6120"/>
        </w:tabs>
        <w:ind w:left="6120" w:hanging="360"/>
      </w:pPr>
      <w:rPr>
        <w:rFonts w:cs="Times New Roman"/>
      </w:rPr>
    </w:lvl>
    <w:lvl w:ilvl="7" w:tplc="691E2FDC" w:tentative="1">
      <w:start w:val="1"/>
      <w:numFmt w:val="lowerLetter"/>
      <w:lvlText w:val="%8."/>
      <w:lvlJc w:val="left"/>
      <w:pPr>
        <w:tabs>
          <w:tab w:val="num" w:pos="6840"/>
        </w:tabs>
        <w:ind w:left="6840" w:hanging="360"/>
      </w:pPr>
      <w:rPr>
        <w:rFonts w:cs="Times New Roman"/>
      </w:rPr>
    </w:lvl>
    <w:lvl w:ilvl="8" w:tplc="9362A87E" w:tentative="1">
      <w:start w:val="1"/>
      <w:numFmt w:val="lowerRoman"/>
      <w:lvlText w:val="%9."/>
      <w:lvlJc w:val="right"/>
      <w:pPr>
        <w:tabs>
          <w:tab w:val="num" w:pos="7560"/>
        </w:tabs>
        <w:ind w:left="7560" w:hanging="180"/>
      </w:pPr>
      <w:rPr>
        <w:rFonts w:cs="Times New Roman"/>
      </w:rPr>
    </w:lvl>
  </w:abstractNum>
  <w:abstractNum w:abstractNumId="9" w15:restartNumberingAfterBreak="0">
    <w:nsid w:val="43BC463C"/>
    <w:multiLevelType w:val="hybridMultilevel"/>
    <w:tmpl w:val="FFFFFFFF"/>
    <w:lvl w:ilvl="0" w:tplc="CCA215FC">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0" w15:restartNumberingAfterBreak="0">
    <w:nsid w:val="48261343"/>
    <w:multiLevelType w:val="hybridMultilevel"/>
    <w:tmpl w:val="FFFFFFFF"/>
    <w:lvl w:ilvl="0" w:tplc="101EA45A">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1" w15:restartNumberingAfterBreak="0">
    <w:nsid w:val="4AE048E7"/>
    <w:multiLevelType w:val="hybridMultilevel"/>
    <w:tmpl w:val="FFFFFFFF"/>
    <w:lvl w:ilvl="0" w:tplc="882226A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 w15:restartNumberingAfterBreak="0">
    <w:nsid w:val="5C57502A"/>
    <w:multiLevelType w:val="hybridMultilevel"/>
    <w:tmpl w:val="FFFFFFFF"/>
    <w:lvl w:ilvl="0" w:tplc="3FE0F252">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3" w15:restartNumberingAfterBreak="0">
    <w:nsid w:val="6AA500EC"/>
    <w:multiLevelType w:val="hybridMultilevel"/>
    <w:tmpl w:val="FFFFFFFF"/>
    <w:lvl w:ilvl="0" w:tplc="BD18D4DE">
      <w:start w:val="1"/>
      <w:numFmt w:val="lowerLetter"/>
      <w:lvlText w:val="(%1)"/>
      <w:lvlJc w:val="left"/>
      <w:pPr>
        <w:tabs>
          <w:tab w:val="num" w:pos="1845"/>
        </w:tabs>
        <w:ind w:left="1845" w:hanging="405"/>
      </w:pPr>
      <w:rPr>
        <w:rFonts w:cs="Times New Roman" w:hint="default"/>
      </w:rPr>
    </w:lvl>
    <w:lvl w:ilvl="1" w:tplc="C510A3F6" w:tentative="1">
      <w:start w:val="1"/>
      <w:numFmt w:val="lowerLetter"/>
      <w:lvlText w:val="%2."/>
      <w:lvlJc w:val="left"/>
      <w:pPr>
        <w:tabs>
          <w:tab w:val="num" w:pos="2520"/>
        </w:tabs>
        <w:ind w:left="2520" w:hanging="360"/>
      </w:pPr>
      <w:rPr>
        <w:rFonts w:cs="Times New Roman"/>
      </w:rPr>
    </w:lvl>
    <w:lvl w:ilvl="2" w:tplc="A896377A" w:tentative="1">
      <w:start w:val="1"/>
      <w:numFmt w:val="lowerRoman"/>
      <w:lvlText w:val="%3."/>
      <w:lvlJc w:val="right"/>
      <w:pPr>
        <w:tabs>
          <w:tab w:val="num" w:pos="3240"/>
        </w:tabs>
        <w:ind w:left="3240" w:hanging="180"/>
      </w:pPr>
      <w:rPr>
        <w:rFonts w:cs="Times New Roman"/>
      </w:rPr>
    </w:lvl>
    <w:lvl w:ilvl="3" w:tplc="AE94F23E" w:tentative="1">
      <w:start w:val="1"/>
      <w:numFmt w:val="decimal"/>
      <w:lvlText w:val="%4."/>
      <w:lvlJc w:val="left"/>
      <w:pPr>
        <w:tabs>
          <w:tab w:val="num" w:pos="3960"/>
        </w:tabs>
        <w:ind w:left="3960" w:hanging="360"/>
      </w:pPr>
      <w:rPr>
        <w:rFonts w:cs="Times New Roman"/>
      </w:rPr>
    </w:lvl>
    <w:lvl w:ilvl="4" w:tplc="ED3CC6EC" w:tentative="1">
      <w:start w:val="1"/>
      <w:numFmt w:val="lowerLetter"/>
      <w:lvlText w:val="%5."/>
      <w:lvlJc w:val="left"/>
      <w:pPr>
        <w:tabs>
          <w:tab w:val="num" w:pos="4680"/>
        </w:tabs>
        <w:ind w:left="4680" w:hanging="360"/>
      </w:pPr>
      <w:rPr>
        <w:rFonts w:cs="Times New Roman"/>
      </w:rPr>
    </w:lvl>
    <w:lvl w:ilvl="5" w:tplc="DC3C8074" w:tentative="1">
      <w:start w:val="1"/>
      <w:numFmt w:val="lowerRoman"/>
      <w:lvlText w:val="%6."/>
      <w:lvlJc w:val="right"/>
      <w:pPr>
        <w:tabs>
          <w:tab w:val="num" w:pos="5400"/>
        </w:tabs>
        <w:ind w:left="5400" w:hanging="180"/>
      </w:pPr>
      <w:rPr>
        <w:rFonts w:cs="Times New Roman"/>
      </w:rPr>
    </w:lvl>
    <w:lvl w:ilvl="6" w:tplc="8766BCEC" w:tentative="1">
      <w:start w:val="1"/>
      <w:numFmt w:val="decimal"/>
      <w:lvlText w:val="%7."/>
      <w:lvlJc w:val="left"/>
      <w:pPr>
        <w:tabs>
          <w:tab w:val="num" w:pos="6120"/>
        </w:tabs>
        <w:ind w:left="6120" w:hanging="360"/>
      </w:pPr>
      <w:rPr>
        <w:rFonts w:cs="Times New Roman"/>
      </w:rPr>
    </w:lvl>
    <w:lvl w:ilvl="7" w:tplc="2D465794" w:tentative="1">
      <w:start w:val="1"/>
      <w:numFmt w:val="lowerLetter"/>
      <w:lvlText w:val="%8."/>
      <w:lvlJc w:val="left"/>
      <w:pPr>
        <w:tabs>
          <w:tab w:val="num" w:pos="6840"/>
        </w:tabs>
        <w:ind w:left="6840" w:hanging="360"/>
      </w:pPr>
      <w:rPr>
        <w:rFonts w:cs="Times New Roman"/>
      </w:rPr>
    </w:lvl>
    <w:lvl w:ilvl="8" w:tplc="2D96584A" w:tentative="1">
      <w:start w:val="1"/>
      <w:numFmt w:val="lowerRoman"/>
      <w:lvlText w:val="%9."/>
      <w:lvlJc w:val="right"/>
      <w:pPr>
        <w:tabs>
          <w:tab w:val="num" w:pos="7560"/>
        </w:tabs>
        <w:ind w:left="7560" w:hanging="180"/>
      </w:pPr>
      <w:rPr>
        <w:rFonts w:cs="Times New Roman"/>
      </w:rPr>
    </w:lvl>
  </w:abstractNum>
  <w:abstractNum w:abstractNumId="14" w15:restartNumberingAfterBreak="0">
    <w:nsid w:val="781331AB"/>
    <w:multiLevelType w:val="hybridMultilevel"/>
    <w:tmpl w:val="FFFFFFFF"/>
    <w:lvl w:ilvl="0" w:tplc="977623C6">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16cid:durableId="282659638">
    <w:abstractNumId w:val="13"/>
  </w:num>
  <w:num w:numId="2" w16cid:durableId="1005135884">
    <w:abstractNumId w:val="8"/>
  </w:num>
  <w:num w:numId="3" w16cid:durableId="119228760">
    <w:abstractNumId w:val="4"/>
  </w:num>
  <w:num w:numId="4" w16cid:durableId="27532481">
    <w:abstractNumId w:val="5"/>
  </w:num>
  <w:num w:numId="5" w16cid:durableId="1436823103">
    <w:abstractNumId w:val="1"/>
  </w:num>
  <w:num w:numId="6" w16cid:durableId="1602107686">
    <w:abstractNumId w:val="12"/>
  </w:num>
  <w:num w:numId="7" w16cid:durableId="371073123">
    <w:abstractNumId w:val="14"/>
  </w:num>
  <w:num w:numId="8" w16cid:durableId="684789147">
    <w:abstractNumId w:val="11"/>
  </w:num>
  <w:num w:numId="9" w16cid:durableId="813834293">
    <w:abstractNumId w:val="6"/>
  </w:num>
  <w:num w:numId="10" w16cid:durableId="1013721274">
    <w:abstractNumId w:val="2"/>
  </w:num>
  <w:num w:numId="11" w16cid:durableId="495415665">
    <w:abstractNumId w:val="7"/>
  </w:num>
  <w:num w:numId="12" w16cid:durableId="1196231336">
    <w:abstractNumId w:val="0"/>
  </w:num>
  <w:num w:numId="13" w16cid:durableId="1929922986">
    <w:abstractNumId w:val="3"/>
  </w:num>
  <w:num w:numId="14" w16cid:durableId="826357519">
    <w:abstractNumId w:val="9"/>
  </w:num>
  <w:num w:numId="15" w16cid:durableId="1856770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embedSystemFonts/>
  <w:bordersDoNotSurroundHeader/>
  <w:bordersDoNotSurroundFooter/>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89"/>
    <w:rsid w:val="000123A1"/>
    <w:rsid w:val="0001576E"/>
    <w:rsid w:val="00017BB1"/>
    <w:rsid w:val="00022353"/>
    <w:rsid w:val="0002352F"/>
    <w:rsid w:val="00032FD5"/>
    <w:rsid w:val="00072E44"/>
    <w:rsid w:val="00073160"/>
    <w:rsid w:val="00091198"/>
    <w:rsid w:val="00095A06"/>
    <w:rsid w:val="000C4CF2"/>
    <w:rsid w:val="000D1E09"/>
    <w:rsid w:val="000F13E1"/>
    <w:rsid w:val="00113882"/>
    <w:rsid w:val="00132F8F"/>
    <w:rsid w:val="00133CA4"/>
    <w:rsid w:val="00142C5E"/>
    <w:rsid w:val="001472F2"/>
    <w:rsid w:val="001670A9"/>
    <w:rsid w:val="0018001F"/>
    <w:rsid w:val="00192689"/>
    <w:rsid w:val="00192F5A"/>
    <w:rsid w:val="001A1DA0"/>
    <w:rsid w:val="001A31C2"/>
    <w:rsid w:val="001A69D9"/>
    <w:rsid w:val="001A738C"/>
    <w:rsid w:val="001B37A3"/>
    <w:rsid w:val="001C5234"/>
    <w:rsid w:val="001D410B"/>
    <w:rsid w:val="001D54A5"/>
    <w:rsid w:val="001F02C6"/>
    <w:rsid w:val="001F22AF"/>
    <w:rsid w:val="001F3DDD"/>
    <w:rsid w:val="001F5CE1"/>
    <w:rsid w:val="002010EC"/>
    <w:rsid w:val="00205284"/>
    <w:rsid w:val="00221E40"/>
    <w:rsid w:val="00237324"/>
    <w:rsid w:val="0024651B"/>
    <w:rsid w:val="00257AEC"/>
    <w:rsid w:val="00265CCA"/>
    <w:rsid w:val="002668AA"/>
    <w:rsid w:val="002936D6"/>
    <w:rsid w:val="00297747"/>
    <w:rsid w:val="002A224C"/>
    <w:rsid w:val="002A2CA5"/>
    <w:rsid w:val="002A4BF4"/>
    <w:rsid w:val="002B2911"/>
    <w:rsid w:val="002B470D"/>
    <w:rsid w:val="002B506A"/>
    <w:rsid w:val="002B62D9"/>
    <w:rsid w:val="002C4033"/>
    <w:rsid w:val="003016A9"/>
    <w:rsid w:val="00304EF9"/>
    <w:rsid w:val="00327CE0"/>
    <w:rsid w:val="00330E35"/>
    <w:rsid w:val="00344C7F"/>
    <w:rsid w:val="00352040"/>
    <w:rsid w:val="003570BE"/>
    <w:rsid w:val="00364FFE"/>
    <w:rsid w:val="003651A1"/>
    <w:rsid w:val="003733C3"/>
    <w:rsid w:val="00380938"/>
    <w:rsid w:val="00383038"/>
    <w:rsid w:val="0038329D"/>
    <w:rsid w:val="00385815"/>
    <w:rsid w:val="00394E21"/>
    <w:rsid w:val="0039748F"/>
    <w:rsid w:val="003A1E6B"/>
    <w:rsid w:val="003A74D0"/>
    <w:rsid w:val="003A7B56"/>
    <w:rsid w:val="003B6817"/>
    <w:rsid w:val="003C0444"/>
    <w:rsid w:val="003E1B0B"/>
    <w:rsid w:val="003F5598"/>
    <w:rsid w:val="00404C94"/>
    <w:rsid w:val="004063D2"/>
    <w:rsid w:val="00420ABA"/>
    <w:rsid w:val="00420D13"/>
    <w:rsid w:val="00427BF9"/>
    <w:rsid w:val="00433D27"/>
    <w:rsid w:val="004347F0"/>
    <w:rsid w:val="00444F50"/>
    <w:rsid w:val="0045128D"/>
    <w:rsid w:val="004655AE"/>
    <w:rsid w:val="0047017E"/>
    <w:rsid w:val="00473EFE"/>
    <w:rsid w:val="004D0650"/>
    <w:rsid w:val="004D49BB"/>
    <w:rsid w:val="004D68FF"/>
    <w:rsid w:val="004F2F0B"/>
    <w:rsid w:val="004F71C1"/>
    <w:rsid w:val="00515979"/>
    <w:rsid w:val="0052591F"/>
    <w:rsid w:val="00550FDB"/>
    <w:rsid w:val="00554D72"/>
    <w:rsid w:val="00555D71"/>
    <w:rsid w:val="00556E45"/>
    <w:rsid w:val="00560F9A"/>
    <w:rsid w:val="0056425B"/>
    <w:rsid w:val="00564D50"/>
    <w:rsid w:val="00573212"/>
    <w:rsid w:val="00573D6F"/>
    <w:rsid w:val="00583DC4"/>
    <w:rsid w:val="00590A65"/>
    <w:rsid w:val="005A13DD"/>
    <w:rsid w:val="005B3222"/>
    <w:rsid w:val="005B3878"/>
    <w:rsid w:val="005E0DDD"/>
    <w:rsid w:val="005E2C44"/>
    <w:rsid w:val="005E4634"/>
    <w:rsid w:val="005F2AC2"/>
    <w:rsid w:val="005F3414"/>
    <w:rsid w:val="00604CED"/>
    <w:rsid w:val="00605950"/>
    <w:rsid w:val="0060791D"/>
    <w:rsid w:val="0062414C"/>
    <w:rsid w:val="0062786F"/>
    <w:rsid w:val="00646F44"/>
    <w:rsid w:val="00656E0B"/>
    <w:rsid w:val="00663E65"/>
    <w:rsid w:val="00681879"/>
    <w:rsid w:val="00684C14"/>
    <w:rsid w:val="006B5827"/>
    <w:rsid w:val="006C2CCA"/>
    <w:rsid w:val="006D1F1E"/>
    <w:rsid w:val="006D32FD"/>
    <w:rsid w:val="006E5614"/>
    <w:rsid w:val="006F28AE"/>
    <w:rsid w:val="006F29E8"/>
    <w:rsid w:val="0071365F"/>
    <w:rsid w:val="00715F6C"/>
    <w:rsid w:val="007347E4"/>
    <w:rsid w:val="0074121D"/>
    <w:rsid w:val="00761926"/>
    <w:rsid w:val="00795574"/>
    <w:rsid w:val="007B090E"/>
    <w:rsid w:val="007B2419"/>
    <w:rsid w:val="007B51D9"/>
    <w:rsid w:val="007F610F"/>
    <w:rsid w:val="00802616"/>
    <w:rsid w:val="00810A9C"/>
    <w:rsid w:val="00810EB7"/>
    <w:rsid w:val="00813449"/>
    <w:rsid w:val="0082681D"/>
    <w:rsid w:val="008313D2"/>
    <w:rsid w:val="00857DB8"/>
    <w:rsid w:val="00865539"/>
    <w:rsid w:val="008712D7"/>
    <w:rsid w:val="00873425"/>
    <w:rsid w:val="00890239"/>
    <w:rsid w:val="008B0CF0"/>
    <w:rsid w:val="008B225B"/>
    <w:rsid w:val="008B45A5"/>
    <w:rsid w:val="008C654B"/>
    <w:rsid w:val="008E28DB"/>
    <w:rsid w:val="008F0AD9"/>
    <w:rsid w:val="00920123"/>
    <w:rsid w:val="00934E95"/>
    <w:rsid w:val="00945597"/>
    <w:rsid w:val="0095505B"/>
    <w:rsid w:val="00957CAF"/>
    <w:rsid w:val="009702E9"/>
    <w:rsid w:val="009743C2"/>
    <w:rsid w:val="00985696"/>
    <w:rsid w:val="009A2BF9"/>
    <w:rsid w:val="009C6681"/>
    <w:rsid w:val="009D6732"/>
    <w:rsid w:val="009E3C3C"/>
    <w:rsid w:val="009F44E1"/>
    <w:rsid w:val="00A05275"/>
    <w:rsid w:val="00A21BA0"/>
    <w:rsid w:val="00A25529"/>
    <w:rsid w:val="00A527F3"/>
    <w:rsid w:val="00A6564A"/>
    <w:rsid w:val="00A9075C"/>
    <w:rsid w:val="00AA46E4"/>
    <w:rsid w:val="00AB03BC"/>
    <w:rsid w:val="00AE026D"/>
    <w:rsid w:val="00AE6209"/>
    <w:rsid w:val="00AE76AB"/>
    <w:rsid w:val="00B06665"/>
    <w:rsid w:val="00B069BE"/>
    <w:rsid w:val="00B078F6"/>
    <w:rsid w:val="00B16172"/>
    <w:rsid w:val="00B161B2"/>
    <w:rsid w:val="00B1644D"/>
    <w:rsid w:val="00B173DA"/>
    <w:rsid w:val="00B17D4D"/>
    <w:rsid w:val="00B2331F"/>
    <w:rsid w:val="00B237AB"/>
    <w:rsid w:val="00B2540C"/>
    <w:rsid w:val="00B502E6"/>
    <w:rsid w:val="00B5624C"/>
    <w:rsid w:val="00B5648A"/>
    <w:rsid w:val="00B747E7"/>
    <w:rsid w:val="00B83F05"/>
    <w:rsid w:val="00BA0492"/>
    <w:rsid w:val="00BB1783"/>
    <w:rsid w:val="00BC5C96"/>
    <w:rsid w:val="00BC6346"/>
    <w:rsid w:val="00BD0DFB"/>
    <w:rsid w:val="00BE0AE6"/>
    <w:rsid w:val="00C11684"/>
    <w:rsid w:val="00C23ACC"/>
    <w:rsid w:val="00C27B7D"/>
    <w:rsid w:val="00C35131"/>
    <w:rsid w:val="00C45DD1"/>
    <w:rsid w:val="00C537BB"/>
    <w:rsid w:val="00C607CB"/>
    <w:rsid w:val="00C81AAF"/>
    <w:rsid w:val="00C95D36"/>
    <w:rsid w:val="00C97F38"/>
    <w:rsid w:val="00CA3449"/>
    <w:rsid w:val="00CA42F9"/>
    <w:rsid w:val="00CB15C5"/>
    <w:rsid w:val="00CB4C40"/>
    <w:rsid w:val="00CB7370"/>
    <w:rsid w:val="00CD45FA"/>
    <w:rsid w:val="00CF1278"/>
    <w:rsid w:val="00CF1386"/>
    <w:rsid w:val="00CF6A36"/>
    <w:rsid w:val="00D0029E"/>
    <w:rsid w:val="00D061F3"/>
    <w:rsid w:val="00D06D60"/>
    <w:rsid w:val="00D13CCE"/>
    <w:rsid w:val="00D316DB"/>
    <w:rsid w:val="00D4291A"/>
    <w:rsid w:val="00D4329A"/>
    <w:rsid w:val="00D50786"/>
    <w:rsid w:val="00D5668B"/>
    <w:rsid w:val="00D82A5C"/>
    <w:rsid w:val="00D93798"/>
    <w:rsid w:val="00D9691D"/>
    <w:rsid w:val="00DA4079"/>
    <w:rsid w:val="00DA7622"/>
    <w:rsid w:val="00DB75E8"/>
    <w:rsid w:val="00DC23CA"/>
    <w:rsid w:val="00DC3C06"/>
    <w:rsid w:val="00DD1436"/>
    <w:rsid w:val="00DD1C90"/>
    <w:rsid w:val="00DD2FEB"/>
    <w:rsid w:val="00DE0588"/>
    <w:rsid w:val="00DE6982"/>
    <w:rsid w:val="00DF11AE"/>
    <w:rsid w:val="00DF365D"/>
    <w:rsid w:val="00DF4FDB"/>
    <w:rsid w:val="00E175B2"/>
    <w:rsid w:val="00E2152B"/>
    <w:rsid w:val="00E43412"/>
    <w:rsid w:val="00E8706D"/>
    <w:rsid w:val="00E94B89"/>
    <w:rsid w:val="00E94EF5"/>
    <w:rsid w:val="00EB1C22"/>
    <w:rsid w:val="00ED0C03"/>
    <w:rsid w:val="00ED7BE1"/>
    <w:rsid w:val="00EE0480"/>
    <w:rsid w:val="00EE1CEA"/>
    <w:rsid w:val="00EF4084"/>
    <w:rsid w:val="00F075D8"/>
    <w:rsid w:val="00F46CE5"/>
    <w:rsid w:val="00F62A00"/>
    <w:rsid w:val="00F63B21"/>
    <w:rsid w:val="00F6571C"/>
    <w:rsid w:val="00F72A62"/>
    <w:rsid w:val="00F754EE"/>
    <w:rsid w:val="00F75650"/>
    <w:rsid w:val="00F80B01"/>
    <w:rsid w:val="00F80F14"/>
    <w:rsid w:val="00F86204"/>
    <w:rsid w:val="00F93CF8"/>
    <w:rsid w:val="00F97A90"/>
    <w:rsid w:val="00F97F28"/>
    <w:rsid w:val="00FB29D8"/>
    <w:rsid w:val="00FB4DB1"/>
    <w:rsid w:val="00FE0D6F"/>
    <w:rsid w:val="00FE1A1F"/>
    <w:rsid w:val="00FE3A7F"/>
    <w:rsid w:val="00FE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792779"/>
  <w14:defaultImageDpi w14:val="0"/>
  <w15:docId w15:val="{6AADF8D7-36B1-4D96-9BDE-F8345923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lang w:val="en-US" w:eastAsia="en-US"/>
    </w:rPr>
  </w:style>
  <w:style w:type="paragraph" w:styleId="Heading2">
    <w:name w:val="heading 2"/>
    <w:basedOn w:val="Normal"/>
    <w:next w:val="Normal"/>
    <w:link w:val="Heading2Char"/>
    <w:uiPriority w:val="9"/>
    <w:semiHidden/>
    <w:unhideWhenUsed/>
    <w:qFormat/>
    <w:rsid w:val="00F46CE5"/>
    <w:pPr>
      <w:keepNext/>
      <w:spacing w:before="240" w:after="60"/>
      <w:outlineLvl w:val="1"/>
    </w:pPr>
    <w:rPr>
      <w:rFonts w:asciiTheme="majorHAnsi" w:eastAsiaTheme="majorEastAsia" w:hAnsiTheme="majorHAnsi"/>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46CE5"/>
    <w:rPr>
      <w:rFonts w:asciiTheme="majorHAnsi" w:eastAsiaTheme="majorEastAsia" w:hAnsiTheme="majorHAnsi" w:cs="Times New Roman"/>
      <w:b/>
      <w:bCs/>
      <w:i/>
      <w:iCs/>
      <w:kern w:val="0"/>
      <w:sz w:val="28"/>
      <w:szCs w:val="28"/>
    </w:rPr>
  </w:style>
  <w:style w:type="character" w:customStyle="1" w:styleId="pxx">
    <w:name w:val="px.x"/>
    <w:rPr>
      <w:sz w:val="24"/>
    </w:rPr>
  </w:style>
  <w:style w:type="character" w:customStyle="1" w:styleId="pxtk">
    <w:name w:val="px.tk"/>
    <w:uiPriority w:val="99"/>
    <w:rPr>
      <w:sz w:val="24"/>
    </w:rPr>
  </w:style>
  <w:style w:type="character" w:customStyle="1" w:styleId="pxwd">
    <w:name w:val="px.wd"/>
    <w:uiPriority w:val="99"/>
    <w:rPr>
      <w:sz w:val="24"/>
    </w:rPr>
  </w:style>
  <w:style w:type="character" w:customStyle="1" w:styleId="pxrc">
    <w:name w:val="px.rc"/>
    <w:uiPriority w:val="99"/>
    <w:rPr>
      <w:sz w:val="24"/>
    </w:rPr>
  </w:style>
  <w:style w:type="character" w:customStyle="1" w:styleId="pxpl">
    <w:name w:val="px.pl"/>
    <w:uiPriority w:val="99"/>
    <w:rPr>
      <w:sz w:val="24"/>
    </w:rPr>
  </w:style>
  <w:style w:type="character" w:customStyle="1" w:styleId="pxst">
    <w:name w:val="px.st"/>
    <w:uiPriority w:val="99"/>
    <w:rPr>
      <w:sz w:val="24"/>
    </w:rPr>
  </w:style>
  <w:style w:type="character" w:customStyle="1" w:styleId="pxcc">
    <w:name w:val="px.cc"/>
    <w:uiPriority w:val="99"/>
    <w:rPr>
      <w:sz w:val="24"/>
    </w:rPr>
  </w:style>
  <w:style w:type="character" w:customStyle="1" w:styleId="pxsst">
    <w:name w:val="px.sst"/>
    <w:uiPriority w:val="99"/>
    <w:rPr>
      <w:sz w:val="24"/>
    </w:rPr>
  </w:style>
  <w:style w:type="character" w:customStyle="1" w:styleId="pxsep">
    <w:name w:val="px.sep"/>
    <w:uiPriority w:val="99"/>
    <w:rPr>
      <w:sz w:val="24"/>
    </w:rPr>
  </w:style>
  <w:style w:type="character" w:customStyle="1" w:styleId="pxvis">
    <w:name w:val="px.vis"/>
    <w:uiPriority w:val="99"/>
    <w:rPr>
      <w:rFonts w:ascii="Arial" w:hAnsi="Arial"/>
      <w:b/>
      <w:sz w:val="28"/>
    </w:rPr>
  </w:style>
  <w:style w:type="character" w:customStyle="1" w:styleId="pxi">
    <w:name w:val="px.i"/>
    <w:uiPriority w:val="99"/>
    <w:rPr>
      <w:sz w:val="24"/>
    </w:rPr>
  </w:style>
  <w:style w:type="character" w:customStyle="1" w:styleId="pxurl">
    <w:name w:val="px.url"/>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eol">
    <w:name w:val="px.eol"/>
    <w:uiPriority w:val="99"/>
    <w:rPr>
      <w:sz w:val="24"/>
    </w:rPr>
  </w:style>
  <w:style w:type="character" w:customStyle="1" w:styleId="pxfinstr">
    <w:name w:val="px.finstr"/>
    <w:uiPriority w:val="99"/>
    <w:rPr>
      <w:sz w:val="24"/>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b">
    <w:name w:val="px.b"/>
    <w:uiPriority w:val="99"/>
    <w:rPr>
      <w:sz w:val="24"/>
    </w:rPr>
  </w:style>
  <w:style w:type="character" w:customStyle="1" w:styleId="pxmsg">
    <w:name w:val="px.msg"/>
    <w:uiPriority w:val="99"/>
  </w:style>
  <w:style w:type="paragraph" w:customStyle="1" w:styleId="pxformselfin">
    <w:name w:val="px.form.sel.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ac">
    <w:name w:val="px.form.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n">
    <w:name w:val="px.form.attach.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l">
    <w:name w:val="px.form.attach.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i">
    <w:name w:val="px.form.attach.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ihac">
    <w:name w:val="px.form.attach.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in">
    <w:name w:val="px.form.attach.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qbqp">
    <w:name w:val="px.form.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formfihal">
    <w:name w:val="px.form.fi.ha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s">
    <w:name w:val="px.s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ssp">
    <w:name w:val="px.ss.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e">
    <w:name w:val="px.te"/>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tep">
    <w:name w:val="px.te.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r">
    <w:name w:val="px.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rrp">
    <w:name w:val="px.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d">
    <w:name w:val="px.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
    <w:name w:val="px.ti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n">
    <w:name w:val="px.tip.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p">
    <w:name w:val="px.tip.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lp">
    <w:name w:val="px.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lp">
    <w:name w:val="px.ck.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notes">
    <w:name w:val="px.ck.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r">
    <w:name w:val="px.ck.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rp">
    <w:name w:val="px.ck.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formibim">
    <w:name w:val="px.form.ib.im"/>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ibimagelink">
    <w:name w:val="px.form.ib.image.link"/>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notes">
    <w:name w:val="px.form.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note">
    <w:name w:val="px.form.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ltip">
    <w:name w:val="px.l.ti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ltipn">
    <w:name w:val="px.l.tip.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ltipp">
    <w:name w:val="px.l.tip.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n">
    <w:name w:val="px.ck.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note">
    <w:name w:val="px.ck.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p">
    <w:name w:val="px.ck.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rr">
    <w:name w:val="px.ck.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efrrp">
    <w:name w:val="px.ck.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hac">
    <w:name w:val="px.form.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hac">
    <w:name w:val="px.form.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
    <w:name w:val="px.form.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ote">
    <w:name w:val="px.form.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p">
    <w:name w:val="px.form.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rr">
    <w:name w:val="px.form.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efrrp">
    <w:name w:val="px.form.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r">
    <w:name w:val="px.form.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rp">
    <w:name w:val="px.form.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al">
    <w:name w:val="px.form.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attachfac">
    <w:name w:val="px.form.attach.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attachp">
    <w:name w:val="px.form.attach.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vs">
    <w:name w:val="px.form.attach.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al">
    <w:name w:val="px.form.attach.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attachfsig">
    <w:name w:val="px.form.attach.fsig"/>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sigfal">
    <w:name w:val="px.form.attach.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attachfsigfvs">
    <w:name w:val="px.form.attach.fsig.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tbl">
    <w:name w:val="px.form.fcap.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tbl">
    <w:name w:val="px.form.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head">
    <w:name w:val="px.thea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fal">
    <w:name w:val="px.form.fcap.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qbqp">
    <w:name w:val="px.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cknote">
    <w:name w:val="px.ck.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p">
    <w:name w:val="px.ck.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
    <w:name w:val="px.form.se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selis">
    <w:name w:val="px.form.sel.i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p">
    <w:name w:val="px.form.se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s">
    <w:name w:val="px.form.sel.f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l">
    <w:name w:val="px.form.sel.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i">
    <w:name w:val="px.form.sel.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ihac">
    <w:name w:val="px.form.sel.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character" w:styleId="EndnoteReference">
    <w:name w:val="endnote reference"/>
    <w:basedOn w:val="DefaultParagraphFont"/>
    <w:uiPriority w:val="99"/>
    <w:semiHidden/>
    <w:unhideWhenUsed/>
    <w:rsid w:val="005A13DD"/>
    <w:rPr>
      <w:rFonts w:cs="Times New Roman"/>
      <w:vertAlign w:val="superscript"/>
    </w:rPr>
  </w:style>
  <w:style w:type="paragraph" w:styleId="Revision">
    <w:name w:val="Revision"/>
    <w:hidden/>
    <w:uiPriority w:val="99"/>
    <w:semiHidden/>
    <w:rsid w:val="005A13DD"/>
    <w:pPr>
      <w:spacing w:after="0" w:line="240" w:lineRule="auto"/>
    </w:pPr>
    <w:rPr>
      <w:rFonts w:ascii="Times NewRoman" w:hAnsi="Times NewRoman"/>
      <w:kern w:val="0"/>
      <w:lang w:val="en-US" w:eastAsia="en-US"/>
    </w:rPr>
  </w:style>
  <w:style w:type="character" w:styleId="Hyperlink">
    <w:name w:val="Hyperlink"/>
    <w:basedOn w:val="DefaultParagraphFont"/>
    <w:uiPriority w:val="99"/>
    <w:unhideWhenUsed/>
    <w:rsid w:val="009F44E1"/>
    <w:rPr>
      <w:rFonts w:cs="Times New Roman"/>
      <w:color w:val="467886" w:themeColor="hyperlink"/>
      <w:u w:val="single"/>
    </w:rPr>
  </w:style>
  <w:style w:type="character" w:styleId="UnresolvedMention">
    <w:name w:val="Unresolved Mention"/>
    <w:basedOn w:val="DefaultParagraphFont"/>
    <w:uiPriority w:val="99"/>
    <w:semiHidden/>
    <w:unhideWhenUsed/>
    <w:rsid w:val="009F44E1"/>
    <w:rPr>
      <w:rFonts w:cs="Times New Roman"/>
      <w:color w:val="605E5C"/>
      <w:shd w:val="clear" w:color="auto" w:fill="E1DFDD"/>
    </w:rPr>
  </w:style>
  <w:style w:type="paragraph" w:styleId="BodyText">
    <w:name w:val="Body Text"/>
    <w:basedOn w:val="Normal"/>
    <w:link w:val="BodyTextChar"/>
    <w:uiPriority w:val="1"/>
    <w:qFormat/>
    <w:rsid w:val="00A6564A"/>
    <w:pPr>
      <w:autoSpaceDE/>
      <w:autoSpaceDN/>
      <w:adjustRightInd/>
    </w:pPr>
    <w:rPr>
      <w:rFonts w:ascii="Times New Roman" w:hAnsi="Times New Roman"/>
      <w:sz w:val="23"/>
      <w:szCs w:val="23"/>
      <w:u w:val="single"/>
    </w:rPr>
  </w:style>
  <w:style w:type="character" w:customStyle="1" w:styleId="BodyTextChar">
    <w:name w:val="Body Text Char"/>
    <w:basedOn w:val="DefaultParagraphFont"/>
    <w:link w:val="BodyText"/>
    <w:uiPriority w:val="1"/>
    <w:rsid w:val="00A6564A"/>
    <w:rPr>
      <w:rFonts w:ascii="Times New Roman" w:hAnsi="Times New Roman" w:cs="Times New Roman"/>
      <w:kern w:val="0"/>
      <w:sz w:val="23"/>
      <w:szCs w:val="23"/>
      <w:u w:val="single"/>
    </w:rPr>
  </w:style>
  <w:style w:type="paragraph" w:styleId="ListParagraph">
    <w:name w:val="List Paragraph"/>
    <w:basedOn w:val="Normal"/>
    <w:uiPriority w:val="34"/>
    <w:qFormat/>
    <w:rsid w:val="00CF6A36"/>
    <w:pPr>
      <w:widowControl/>
      <w:autoSpaceDE/>
      <w:autoSpaceDN/>
      <w:adjustRightInd/>
      <w:ind w:left="720"/>
      <w:contextualSpacing/>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047742">
      <w:marLeft w:val="0"/>
      <w:marRight w:val="0"/>
      <w:marTop w:val="0"/>
      <w:marBottom w:val="0"/>
      <w:divBdr>
        <w:top w:val="none" w:sz="0" w:space="0" w:color="auto"/>
        <w:left w:val="none" w:sz="0" w:space="0" w:color="auto"/>
        <w:bottom w:val="none" w:sz="0" w:space="0" w:color="auto"/>
        <w:right w:val="none" w:sz="0" w:space="0" w:color="auto"/>
      </w:divBdr>
      <w:divsChild>
        <w:div w:id="1668047735">
          <w:marLeft w:val="0"/>
          <w:marRight w:val="0"/>
          <w:marTop w:val="240"/>
          <w:marBottom w:val="0"/>
          <w:divBdr>
            <w:top w:val="none" w:sz="0" w:space="0" w:color="auto"/>
            <w:left w:val="none" w:sz="0" w:space="0" w:color="auto"/>
            <w:bottom w:val="none" w:sz="0" w:space="0" w:color="auto"/>
            <w:right w:val="none" w:sz="0" w:space="0" w:color="auto"/>
          </w:divBdr>
          <w:divsChild>
            <w:div w:id="1668047810">
              <w:marLeft w:val="0"/>
              <w:marRight w:val="0"/>
              <w:marTop w:val="0"/>
              <w:marBottom w:val="0"/>
              <w:divBdr>
                <w:top w:val="none" w:sz="0" w:space="0" w:color="auto"/>
                <w:left w:val="none" w:sz="0" w:space="0" w:color="auto"/>
                <w:bottom w:val="none" w:sz="0" w:space="0" w:color="auto"/>
                <w:right w:val="none" w:sz="0" w:space="0" w:color="auto"/>
              </w:divBdr>
              <w:divsChild>
                <w:div w:id="16680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05">
          <w:marLeft w:val="0"/>
          <w:marRight w:val="0"/>
          <w:marTop w:val="240"/>
          <w:marBottom w:val="0"/>
          <w:divBdr>
            <w:top w:val="none" w:sz="0" w:space="0" w:color="auto"/>
            <w:left w:val="none" w:sz="0" w:space="0" w:color="auto"/>
            <w:bottom w:val="none" w:sz="0" w:space="0" w:color="auto"/>
            <w:right w:val="none" w:sz="0" w:space="0" w:color="auto"/>
          </w:divBdr>
          <w:divsChild>
            <w:div w:id="1668047751">
              <w:marLeft w:val="0"/>
              <w:marRight w:val="0"/>
              <w:marTop w:val="240"/>
              <w:marBottom w:val="0"/>
              <w:divBdr>
                <w:top w:val="none" w:sz="0" w:space="0" w:color="auto"/>
                <w:left w:val="none" w:sz="0" w:space="0" w:color="auto"/>
                <w:bottom w:val="none" w:sz="0" w:space="0" w:color="auto"/>
                <w:right w:val="none" w:sz="0" w:space="0" w:color="auto"/>
              </w:divBdr>
              <w:divsChild>
                <w:div w:id="1668047785">
                  <w:marLeft w:val="0"/>
                  <w:marRight w:val="0"/>
                  <w:marTop w:val="0"/>
                  <w:marBottom w:val="0"/>
                  <w:divBdr>
                    <w:top w:val="none" w:sz="0" w:space="0" w:color="auto"/>
                    <w:left w:val="none" w:sz="0" w:space="0" w:color="auto"/>
                    <w:bottom w:val="none" w:sz="0" w:space="0" w:color="auto"/>
                    <w:right w:val="none" w:sz="0" w:space="0" w:color="auto"/>
                  </w:divBdr>
                  <w:divsChild>
                    <w:div w:id="16680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69">
              <w:marLeft w:val="0"/>
              <w:marRight w:val="0"/>
              <w:marTop w:val="240"/>
              <w:marBottom w:val="0"/>
              <w:divBdr>
                <w:top w:val="none" w:sz="0" w:space="0" w:color="auto"/>
                <w:left w:val="none" w:sz="0" w:space="0" w:color="auto"/>
                <w:bottom w:val="none" w:sz="0" w:space="0" w:color="auto"/>
                <w:right w:val="none" w:sz="0" w:space="0" w:color="auto"/>
              </w:divBdr>
              <w:divsChild>
                <w:div w:id="1668047790">
                  <w:marLeft w:val="0"/>
                  <w:marRight w:val="0"/>
                  <w:marTop w:val="0"/>
                  <w:marBottom w:val="0"/>
                  <w:divBdr>
                    <w:top w:val="none" w:sz="0" w:space="0" w:color="auto"/>
                    <w:left w:val="none" w:sz="0" w:space="0" w:color="auto"/>
                    <w:bottom w:val="none" w:sz="0" w:space="0" w:color="auto"/>
                    <w:right w:val="none" w:sz="0" w:space="0" w:color="auto"/>
                  </w:divBdr>
                  <w:divsChild>
                    <w:div w:id="166804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75">
              <w:marLeft w:val="0"/>
              <w:marRight w:val="0"/>
              <w:marTop w:val="240"/>
              <w:marBottom w:val="0"/>
              <w:divBdr>
                <w:top w:val="none" w:sz="0" w:space="0" w:color="auto"/>
                <w:left w:val="none" w:sz="0" w:space="0" w:color="auto"/>
                <w:bottom w:val="none" w:sz="0" w:space="0" w:color="auto"/>
                <w:right w:val="none" w:sz="0" w:space="0" w:color="auto"/>
              </w:divBdr>
              <w:divsChild>
                <w:div w:id="1668047774">
                  <w:marLeft w:val="0"/>
                  <w:marRight w:val="0"/>
                  <w:marTop w:val="0"/>
                  <w:marBottom w:val="0"/>
                  <w:divBdr>
                    <w:top w:val="none" w:sz="0" w:space="0" w:color="auto"/>
                    <w:left w:val="none" w:sz="0" w:space="0" w:color="auto"/>
                    <w:bottom w:val="none" w:sz="0" w:space="0" w:color="auto"/>
                    <w:right w:val="none" w:sz="0" w:space="0" w:color="auto"/>
                  </w:divBdr>
                  <w:divsChild>
                    <w:div w:id="16680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89">
              <w:marLeft w:val="0"/>
              <w:marRight w:val="0"/>
              <w:marTop w:val="240"/>
              <w:marBottom w:val="0"/>
              <w:divBdr>
                <w:top w:val="none" w:sz="0" w:space="0" w:color="auto"/>
                <w:left w:val="none" w:sz="0" w:space="0" w:color="auto"/>
                <w:bottom w:val="none" w:sz="0" w:space="0" w:color="auto"/>
                <w:right w:val="none" w:sz="0" w:space="0" w:color="auto"/>
              </w:divBdr>
              <w:divsChild>
                <w:div w:id="1668047764">
                  <w:marLeft w:val="0"/>
                  <w:marRight w:val="0"/>
                  <w:marTop w:val="0"/>
                  <w:marBottom w:val="0"/>
                  <w:divBdr>
                    <w:top w:val="none" w:sz="0" w:space="0" w:color="auto"/>
                    <w:left w:val="none" w:sz="0" w:space="0" w:color="auto"/>
                    <w:bottom w:val="none" w:sz="0" w:space="0" w:color="auto"/>
                    <w:right w:val="none" w:sz="0" w:space="0" w:color="auto"/>
                  </w:divBdr>
                  <w:divsChild>
                    <w:div w:id="16680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16">
              <w:marLeft w:val="0"/>
              <w:marRight w:val="0"/>
              <w:marTop w:val="240"/>
              <w:marBottom w:val="0"/>
              <w:divBdr>
                <w:top w:val="none" w:sz="0" w:space="0" w:color="auto"/>
                <w:left w:val="none" w:sz="0" w:space="0" w:color="auto"/>
                <w:bottom w:val="none" w:sz="0" w:space="0" w:color="auto"/>
                <w:right w:val="none" w:sz="0" w:space="0" w:color="auto"/>
              </w:divBdr>
              <w:divsChild>
                <w:div w:id="1668047744">
                  <w:marLeft w:val="0"/>
                  <w:marRight w:val="0"/>
                  <w:marTop w:val="0"/>
                  <w:marBottom w:val="0"/>
                  <w:divBdr>
                    <w:top w:val="none" w:sz="0" w:space="0" w:color="auto"/>
                    <w:left w:val="none" w:sz="0" w:space="0" w:color="auto"/>
                    <w:bottom w:val="none" w:sz="0" w:space="0" w:color="auto"/>
                    <w:right w:val="none" w:sz="0" w:space="0" w:color="auto"/>
                  </w:divBdr>
                  <w:divsChild>
                    <w:div w:id="166804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17">
              <w:marLeft w:val="0"/>
              <w:marRight w:val="0"/>
              <w:marTop w:val="0"/>
              <w:marBottom w:val="0"/>
              <w:divBdr>
                <w:top w:val="none" w:sz="0" w:space="0" w:color="auto"/>
                <w:left w:val="none" w:sz="0" w:space="0" w:color="auto"/>
                <w:bottom w:val="none" w:sz="0" w:space="0" w:color="auto"/>
                <w:right w:val="none" w:sz="0" w:space="0" w:color="auto"/>
              </w:divBdr>
              <w:divsChild>
                <w:div w:id="16680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47752">
      <w:marLeft w:val="0"/>
      <w:marRight w:val="0"/>
      <w:marTop w:val="0"/>
      <w:marBottom w:val="0"/>
      <w:divBdr>
        <w:top w:val="none" w:sz="0" w:space="0" w:color="auto"/>
        <w:left w:val="none" w:sz="0" w:space="0" w:color="auto"/>
        <w:bottom w:val="none" w:sz="0" w:space="0" w:color="auto"/>
        <w:right w:val="none" w:sz="0" w:space="0" w:color="auto"/>
      </w:divBdr>
      <w:divsChild>
        <w:div w:id="1668047747">
          <w:marLeft w:val="0"/>
          <w:marRight w:val="0"/>
          <w:marTop w:val="240"/>
          <w:marBottom w:val="0"/>
          <w:divBdr>
            <w:top w:val="none" w:sz="0" w:space="0" w:color="auto"/>
            <w:left w:val="none" w:sz="0" w:space="0" w:color="auto"/>
            <w:bottom w:val="none" w:sz="0" w:space="0" w:color="auto"/>
            <w:right w:val="none" w:sz="0" w:space="0" w:color="auto"/>
          </w:divBdr>
          <w:divsChild>
            <w:div w:id="1668047748">
              <w:marLeft w:val="0"/>
              <w:marRight w:val="0"/>
              <w:marTop w:val="0"/>
              <w:marBottom w:val="0"/>
              <w:divBdr>
                <w:top w:val="none" w:sz="0" w:space="0" w:color="auto"/>
                <w:left w:val="none" w:sz="0" w:space="0" w:color="auto"/>
                <w:bottom w:val="none" w:sz="0" w:space="0" w:color="auto"/>
                <w:right w:val="none" w:sz="0" w:space="0" w:color="auto"/>
              </w:divBdr>
              <w:divsChild>
                <w:div w:id="166804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66">
          <w:marLeft w:val="0"/>
          <w:marRight w:val="0"/>
          <w:marTop w:val="240"/>
          <w:marBottom w:val="0"/>
          <w:divBdr>
            <w:top w:val="none" w:sz="0" w:space="0" w:color="auto"/>
            <w:left w:val="none" w:sz="0" w:space="0" w:color="auto"/>
            <w:bottom w:val="none" w:sz="0" w:space="0" w:color="auto"/>
            <w:right w:val="none" w:sz="0" w:space="0" w:color="auto"/>
          </w:divBdr>
          <w:divsChild>
            <w:div w:id="1668047746">
              <w:marLeft w:val="0"/>
              <w:marRight w:val="0"/>
              <w:marTop w:val="240"/>
              <w:marBottom w:val="0"/>
              <w:divBdr>
                <w:top w:val="none" w:sz="0" w:space="0" w:color="auto"/>
                <w:left w:val="none" w:sz="0" w:space="0" w:color="auto"/>
                <w:bottom w:val="none" w:sz="0" w:space="0" w:color="auto"/>
                <w:right w:val="none" w:sz="0" w:space="0" w:color="auto"/>
              </w:divBdr>
              <w:divsChild>
                <w:div w:id="1668047724">
                  <w:marLeft w:val="0"/>
                  <w:marRight w:val="0"/>
                  <w:marTop w:val="0"/>
                  <w:marBottom w:val="0"/>
                  <w:divBdr>
                    <w:top w:val="none" w:sz="0" w:space="0" w:color="auto"/>
                    <w:left w:val="none" w:sz="0" w:space="0" w:color="auto"/>
                    <w:bottom w:val="none" w:sz="0" w:space="0" w:color="auto"/>
                    <w:right w:val="none" w:sz="0" w:space="0" w:color="auto"/>
                  </w:divBdr>
                  <w:divsChild>
                    <w:div w:id="16680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63">
              <w:marLeft w:val="0"/>
              <w:marRight w:val="0"/>
              <w:marTop w:val="240"/>
              <w:marBottom w:val="0"/>
              <w:divBdr>
                <w:top w:val="none" w:sz="0" w:space="0" w:color="auto"/>
                <w:left w:val="none" w:sz="0" w:space="0" w:color="auto"/>
                <w:bottom w:val="none" w:sz="0" w:space="0" w:color="auto"/>
                <w:right w:val="none" w:sz="0" w:space="0" w:color="auto"/>
              </w:divBdr>
              <w:divsChild>
                <w:div w:id="1668047770">
                  <w:marLeft w:val="0"/>
                  <w:marRight w:val="0"/>
                  <w:marTop w:val="0"/>
                  <w:marBottom w:val="0"/>
                  <w:divBdr>
                    <w:top w:val="none" w:sz="0" w:space="0" w:color="auto"/>
                    <w:left w:val="none" w:sz="0" w:space="0" w:color="auto"/>
                    <w:bottom w:val="none" w:sz="0" w:space="0" w:color="auto"/>
                    <w:right w:val="none" w:sz="0" w:space="0" w:color="auto"/>
                  </w:divBdr>
                  <w:divsChild>
                    <w:div w:id="16680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87">
              <w:marLeft w:val="0"/>
              <w:marRight w:val="0"/>
              <w:marTop w:val="240"/>
              <w:marBottom w:val="0"/>
              <w:divBdr>
                <w:top w:val="none" w:sz="0" w:space="0" w:color="auto"/>
                <w:left w:val="none" w:sz="0" w:space="0" w:color="auto"/>
                <w:bottom w:val="none" w:sz="0" w:space="0" w:color="auto"/>
                <w:right w:val="none" w:sz="0" w:space="0" w:color="auto"/>
              </w:divBdr>
              <w:divsChild>
                <w:div w:id="1668047797">
                  <w:marLeft w:val="0"/>
                  <w:marRight w:val="0"/>
                  <w:marTop w:val="0"/>
                  <w:marBottom w:val="0"/>
                  <w:divBdr>
                    <w:top w:val="none" w:sz="0" w:space="0" w:color="auto"/>
                    <w:left w:val="none" w:sz="0" w:space="0" w:color="auto"/>
                    <w:bottom w:val="none" w:sz="0" w:space="0" w:color="auto"/>
                    <w:right w:val="none" w:sz="0" w:space="0" w:color="auto"/>
                  </w:divBdr>
                  <w:divsChild>
                    <w:div w:id="16680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94">
              <w:marLeft w:val="0"/>
              <w:marRight w:val="0"/>
              <w:marTop w:val="0"/>
              <w:marBottom w:val="0"/>
              <w:divBdr>
                <w:top w:val="none" w:sz="0" w:space="0" w:color="auto"/>
                <w:left w:val="none" w:sz="0" w:space="0" w:color="auto"/>
                <w:bottom w:val="none" w:sz="0" w:space="0" w:color="auto"/>
                <w:right w:val="none" w:sz="0" w:space="0" w:color="auto"/>
              </w:divBdr>
              <w:divsChild>
                <w:div w:id="1668047783">
                  <w:marLeft w:val="0"/>
                  <w:marRight w:val="0"/>
                  <w:marTop w:val="0"/>
                  <w:marBottom w:val="0"/>
                  <w:divBdr>
                    <w:top w:val="none" w:sz="0" w:space="0" w:color="auto"/>
                    <w:left w:val="none" w:sz="0" w:space="0" w:color="auto"/>
                    <w:bottom w:val="none" w:sz="0" w:space="0" w:color="auto"/>
                    <w:right w:val="none" w:sz="0" w:space="0" w:color="auto"/>
                  </w:divBdr>
                </w:div>
              </w:divsChild>
            </w:div>
            <w:div w:id="1668047802">
              <w:marLeft w:val="0"/>
              <w:marRight w:val="0"/>
              <w:marTop w:val="240"/>
              <w:marBottom w:val="0"/>
              <w:divBdr>
                <w:top w:val="none" w:sz="0" w:space="0" w:color="auto"/>
                <w:left w:val="none" w:sz="0" w:space="0" w:color="auto"/>
                <w:bottom w:val="none" w:sz="0" w:space="0" w:color="auto"/>
                <w:right w:val="none" w:sz="0" w:space="0" w:color="auto"/>
              </w:divBdr>
              <w:divsChild>
                <w:div w:id="1668047804">
                  <w:marLeft w:val="0"/>
                  <w:marRight w:val="0"/>
                  <w:marTop w:val="0"/>
                  <w:marBottom w:val="0"/>
                  <w:divBdr>
                    <w:top w:val="none" w:sz="0" w:space="0" w:color="auto"/>
                    <w:left w:val="none" w:sz="0" w:space="0" w:color="auto"/>
                    <w:bottom w:val="none" w:sz="0" w:space="0" w:color="auto"/>
                    <w:right w:val="none" w:sz="0" w:space="0" w:color="auto"/>
                  </w:divBdr>
                  <w:divsChild>
                    <w:div w:id="16680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21">
              <w:marLeft w:val="0"/>
              <w:marRight w:val="0"/>
              <w:marTop w:val="240"/>
              <w:marBottom w:val="0"/>
              <w:divBdr>
                <w:top w:val="none" w:sz="0" w:space="0" w:color="auto"/>
                <w:left w:val="none" w:sz="0" w:space="0" w:color="auto"/>
                <w:bottom w:val="none" w:sz="0" w:space="0" w:color="auto"/>
                <w:right w:val="none" w:sz="0" w:space="0" w:color="auto"/>
              </w:divBdr>
              <w:divsChild>
                <w:div w:id="1668047777">
                  <w:marLeft w:val="0"/>
                  <w:marRight w:val="0"/>
                  <w:marTop w:val="0"/>
                  <w:marBottom w:val="0"/>
                  <w:divBdr>
                    <w:top w:val="none" w:sz="0" w:space="0" w:color="auto"/>
                    <w:left w:val="none" w:sz="0" w:space="0" w:color="auto"/>
                    <w:bottom w:val="none" w:sz="0" w:space="0" w:color="auto"/>
                    <w:right w:val="none" w:sz="0" w:space="0" w:color="auto"/>
                  </w:divBdr>
                  <w:divsChild>
                    <w:div w:id="16680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47756">
      <w:marLeft w:val="0"/>
      <w:marRight w:val="0"/>
      <w:marTop w:val="0"/>
      <w:marBottom w:val="0"/>
      <w:divBdr>
        <w:top w:val="none" w:sz="0" w:space="0" w:color="auto"/>
        <w:left w:val="none" w:sz="0" w:space="0" w:color="auto"/>
        <w:bottom w:val="none" w:sz="0" w:space="0" w:color="auto"/>
        <w:right w:val="none" w:sz="0" w:space="0" w:color="auto"/>
      </w:divBdr>
      <w:divsChild>
        <w:div w:id="1668047758">
          <w:marLeft w:val="0"/>
          <w:marRight w:val="0"/>
          <w:marTop w:val="0"/>
          <w:marBottom w:val="0"/>
          <w:divBdr>
            <w:top w:val="none" w:sz="0" w:space="0" w:color="212121"/>
            <w:left w:val="none" w:sz="0" w:space="0" w:color="212121"/>
            <w:bottom w:val="none" w:sz="0" w:space="0" w:color="212121"/>
            <w:right w:val="none" w:sz="0" w:space="0" w:color="212121"/>
          </w:divBdr>
          <w:divsChild>
            <w:div w:id="1668047754">
              <w:marLeft w:val="0"/>
              <w:marRight w:val="0"/>
              <w:marTop w:val="0"/>
              <w:marBottom w:val="0"/>
              <w:divBdr>
                <w:top w:val="none" w:sz="0" w:space="0" w:color="212121"/>
                <w:left w:val="none" w:sz="0" w:space="0" w:color="212121"/>
                <w:bottom w:val="none" w:sz="0" w:space="0" w:color="212121"/>
                <w:right w:val="none" w:sz="0" w:space="0" w:color="212121"/>
              </w:divBdr>
            </w:div>
            <w:div w:id="1668047760">
              <w:marLeft w:val="0"/>
              <w:marRight w:val="0"/>
              <w:marTop w:val="0"/>
              <w:marBottom w:val="0"/>
              <w:divBdr>
                <w:top w:val="none" w:sz="0" w:space="0" w:color="212121"/>
                <w:left w:val="none" w:sz="0" w:space="0" w:color="212121"/>
                <w:bottom w:val="none" w:sz="0" w:space="0" w:color="212121"/>
                <w:right w:val="none" w:sz="0" w:space="0" w:color="212121"/>
              </w:divBdr>
              <w:divsChild>
                <w:div w:id="1668047759">
                  <w:marLeft w:val="0"/>
                  <w:marRight w:val="0"/>
                  <w:marTop w:val="320"/>
                  <w:marBottom w:val="0"/>
                  <w:divBdr>
                    <w:top w:val="none" w:sz="0" w:space="0" w:color="212121"/>
                    <w:left w:val="none" w:sz="0" w:space="0" w:color="212121"/>
                    <w:bottom w:val="none" w:sz="0" w:space="0" w:color="212121"/>
                    <w:right w:val="none" w:sz="0" w:space="0" w:color="212121"/>
                  </w:divBdr>
                </w:div>
              </w:divsChild>
            </w:div>
          </w:divsChild>
        </w:div>
      </w:divsChild>
    </w:div>
    <w:div w:id="1668047762">
      <w:marLeft w:val="0"/>
      <w:marRight w:val="0"/>
      <w:marTop w:val="0"/>
      <w:marBottom w:val="0"/>
      <w:divBdr>
        <w:top w:val="none" w:sz="0" w:space="0" w:color="auto"/>
        <w:left w:val="none" w:sz="0" w:space="0" w:color="auto"/>
        <w:bottom w:val="none" w:sz="0" w:space="0" w:color="auto"/>
        <w:right w:val="none" w:sz="0" w:space="0" w:color="auto"/>
      </w:divBdr>
      <w:divsChild>
        <w:div w:id="1668047757">
          <w:marLeft w:val="0"/>
          <w:marRight w:val="0"/>
          <w:marTop w:val="0"/>
          <w:marBottom w:val="0"/>
          <w:divBdr>
            <w:top w:val="none" w:sz="0" w:space="0" w:color="212121"/>
            <w:left w:val="none" w:sz="0" w:space="0" w:color="212121"/>
            <w:bottom w:val="none" w:sz="0" w:space="0" w:color="212121"/>
            <w:right w:val="none" w:sz="0" w:space="0" w:color="212121"/>
          </w:divBdr>
          <w:divsChild>
            <w:div w:id="1668047755">
              <w:marLeft w:val="0"/>
              <w:marRight w:val="0"/>
              <w:marTop w:val="0"/>
              <w:marBottom w:val="0"/>
              <w:divBdr>
                <w:top w:val="none" w:sz="0" w:space="0" w:color="212121"/>
                <w:left w:val="none" w:sz="0" w:space="0" w:color="212121"/>
                <w:bottom w:val="none" w:sz="0" w:space="0" w:color="212121"/>
                <w:right w:val="none" w:sz="0" w:space="0" w:color="212121"/>
              </w:divBdr>
            </w:div>
            <w:div w:id="1668047761">
              <w:marLeft w:val="0"/>
              <w:marRight w:val="0"/>
              <w:marTop w:val="0"/>
              <w:marBottom w:val="0"/>
              <w:divBdr>
                <w:top w:val="none" w:sz="0" w:space="0" w:color="212121"/>
                <w:left w:val="none" w:sz="0" w:space="0" w:color="212121"/>
                <w:bottom w:val="none" w:sz="0" w:space="0" w:color="212121"/>
                <w:right w:val="none" w:sz="0" w:space="0" w:color="212121"/>
              </w:divBdr>
              <w:divsChild>
                <w:div w:id="1668047753">
                  <w:marLeft w:val="0"/>
                  <w:marRight w:val="0"/>
                  <w:marTop w:val="320"/>
                  <w:marBottom w:val="0"/>
                  <w:divBdr>
                    <w:top w:val="none" w:sz="0" w:space="0" w:color="212121"/>
                    <w:left w:val="none" w:sz="0" w:space="0" w:color="212121"/>
                    <w:bottom w:val="none" w:sz="0" w:space="0" w:color="212121"/>
                    <w:right w:val="none" w:sz="0" w:space="0" w:color="212121"/>
                  </w:divBdr>
                </w:div>
              </w:divsChild>
            </w:div>
          </w:divsChild>
        </w:div>
      </w:divsChild>
    </w:div>
    <w:div w:id="1668047792">
      <w:marLeft w:val="0"/>
      <w:marRight w:val="0"/>
      <w:marTop w:val="0"/>
      <w:marBottom w:val="0"/>
      <w:divBdr>
        <w:top w:val="none" w:sz="0" w:space="0" w:color="auto"/>
        <w:left w:val="none" w:sz="0" w:space="0" w:color="auto"/>
        <w:bottom w:val="none" w:sz="0" w:space="0" w:color="auto"/>
        <w:right w:val="none" w:sz="0" w:space="0" w:color="auto"/>
      </w:divBdr>
      <w:divsChild>
        <w:div w:id="1668047795">
          <w:marLeft w:val="0"/>
          <w:marRight w:val="0"/>
          <w:marTop w:val="240"/>
          <w:marBottom w:val="0"/>
          <w:divBdr>
            <w:top w:val="none" w:sz="0" w:space="0" w:color="auto"/>
            <w:left w:val="none" w:sz="0" w:space="0" w:color="auto"/>
            <w:bottom w:val="none" w:sz="0" w:space="0" w:color="auto"/>
            <w:right w:val="none" w:sz="0" w:space="0" w:color="auto"/>
          </w:divBdr>
          <w:divsChild>
            <w:div w:id="1668047765">
              <w:marLeft w:val="0"/>
              <w:marRight w:val="0"/>
              <w:marTop w:val="0"/>
              <w:marBottom w:val="0"/>
              <w:divBdr>
                <w:top w:val="none" w:sz="0" w:space="0" w:color="auto"/>
                <w:left w:val="none" w:sz="0" w:space="0" w:color="auto"/>
                <w:bottom w:val="none" w:sz="0" w:space="0" w:color="auto"/>
                <w:right w:val="none" w:sz="0" w:space="0" w:color="auto"/>
              </w:divBdr>
              <w:divsChild>
                <w:div w:id="16680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08">
          <w:marLeft w:val="0"/>
          <w:marRight w:val="0"/>
          <w:marTop w:val="240"/>
          <w:marBottom w:val="0"/>
          <w:divBdr>
            <w:top w:val="none" w:sz="0" w:space="0" w:color="auto"/>
            <w:left w:val="none" w:sz="0" w:space="0" w:color="auto"/>
            <w:bottom w:val="none" w:sz="0" w:space="0" w:color="auto"/>
            <w:right w:val="none" w:sz="0" w:space="0" w:color="auto"/>
          </w:divBdr>
          <w:divsChild>
            <w:div w:id="1668047725">
              <w:marLeft w:val="0"/>
              <w:marRight w:val="0"/>
              <w:marTop w:val="240"/>
              <w:marBottom w:val="0"/>
              <w:divBdr>
                <w:top w:val="none" w:sz="0" w:space="0" w:color="auto"/>
                <w:left w:val="none" w:sz="0" w:space="0" w:color="auto"/>
                <w:bottom w:val="none" w:sz="0" w:space="0" w:color="auto"/>
                <w:right w:val="none" w:sz="0" w:space="0" w:color="auto"/>
              </w:divBdr>
              <w:divsChild>
                <w:div w:id="1668047741">
                  <w:marLeft w:val="0"/>
                  <w:marRight w:val="0"/>
                  <w:marTop w:val="0"/>
                  <w:marBottom w:val="0"/>
                  <w:divBdr>
                    <w:top w:val="none" w:sz="0" w:space="0" w:color="auto"/>
                    <w:left w:val="none" w:sz="0" w:space="0" w:color="auto"/>
                    <w:bottom w:val="none" w:sz="0" w:space="0" w:color="auto"/>
                    <w:right w:val="none" w:sz="0" w:space="0" w:color="auto"/>
                  </w:divBdr>
                  <w:divsChild>
                    <w:div w:id="16680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34">
              <w:marLeft w:val="0"/>
              <w:marRight w:val="0"/>
              <w:marTop w:val="240"/>
              <w:marBottom w:val="0"/>
              <w:divBdr>
                <w:top w:val="none" w:sz="0" w:space="0" w:color="auto"/>
                <w:left w:val="none" w:sz="0" w:space="0" w:color="auto"/>
                <w:bottom w:val="none" w:sz="0" w:space="0" w:color="auto"/>
                <w:right w:val="none" w:sz="0" w:space="0" w:color="auto"/>
              </w:divBdr>
              <w:divsChild>
                <w:div w:id="1668047778">
                  <w:marLeft w:val="0"/>
                  <w:marRight w:val="0"/>
                  <w:marTop w:val="0"/>
                  <w:marBottom w:val="0"/>
                  <w:divBdr>
                    <w:top w:val="none" w:sz="0" w:space="0" w:color="auto"/>
                    <w:left w:val="none" w:sz="0" w:space="0" w:color="auto"/>
                    <w:bottom w:val="none" w:sz="0" w:space="0" w:color="auto"/>
                    <w:right w:val="none" w:sz="0" w:space="0" w:color="auto"/>
                  </w:divBdr>
                  <w:divsChild>
                    <w:div w:id="16680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49">
              <w:marLeft w:val="0"/>
              <w:marRight w:val="0"/>
              <w:marTop w:val="240"/>
              <w:marBottom w:val="0"/>
              <w:divBdr>
                <w:top w:val="none" w:sz="0" w:space="0" w:color="auto"/>
                <w:left w:val="none" w:sz="0" w:space="0" w:color="auto"/>
                <w:bottom w:val="none" w:sz="0" w:space="0" w:color="auto"/>
                <w:right w:val="none" w:sz="0" w:space="0" w:color="auto"/>
              </w:divBdr>
              <w:divsChild>
                <w:div w:id="1668047793">
                  <w:marLeft w:val="0"/>
                  <w:marRight w:val="0"/>
                  <w:marTop w:val="0"/>
                  <w:marBottom w:val="0"/>
                  <w:divBdr>
                    <w:top w:val="none" w:sz="0" w:space="0" w:color="auto"/>
                    <w:left w:val="none" w:sz="0" w:space="0" w:color="auto"/>
                    <w:bottom w:val="none" w:sz="0" w:space="0" w:color="auto"/>
                    <w:right w:val="none" w:sz="0" w:space="0" w:color="auto"/>
                  </w:divBdr>
                  <w:divsChild>
                    <w:div w:id="16680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68">
              <w:marLeft w:val="0"/>
              <w:marRight w:val="0"/>
              <w:marTop w:val="0"/>
              <w:marBottom w:val="0"/>
              <w:divBdr>
                <w:top w:val="none" w:sz="0" w:space="0" w:color="auto"/>
                <w:left w:val="none" w:sz="0" w:space="0" w:color="auto"/>
                <w:bottom w:val="none" w:sz="0" w:space="0" w:color="auto"/>
                <w:right w:val="none" w:sz="0" w:space="0" w:color="auto"/>
              </w:divBdr>
              <w:divsChild>
                <w:div w:id="1668047767">
                  <w:marLeft w:val="0"/>
                  <w:marRight w:val="0"/>
                  <w:marTop w:val="0"/>
                  <w:marBottom w:val="0"/>
                  <w:divBdr>
                    <w:top w:val="none" w:sz="0" w:space="0" w:color="auto"/>
                    <w:left w:val="none" w:sz="0" w:space="0" w:color="auto"/>
                    <w:bottom w:val="none" w:sz="0" w:space="0" w:color="auto"/>
                    <w:right w:val="none" w:sz="0" w:space="0" w:color="auto"/>
                  </w:divBdr>
                </w:div>
              </w:divsChild>
            </w:div>
            <w:div w:id="1668047779">
              <w:marLeft w:val="0"/>
              <w:marRight w:val="0"/>
              <w:marTop w:val="240"/>
              <w:marBottom w:val="0"/>
              <w:divBdr>
                <w:top w:val="none" w:sz="0" w:space="0" w:color="auto"/>
                <w:left w:val="none" w:sz="0" w:space="0" w:color="auto"/>
                <w:bottom w:val="none" w:sz="0" w:space="0" w:color="auto"/>
                <w:right w:val="none" w:sz="0" w:space="0" w:color="auto"/>
              </w:divBdr>
              <w:divsChild>
                <w:div w:id="1668047732">
                  <w:marLeft w:val="0"/>
                  <w:marRight w:val="0"/>
                  <w:marTop w:val="0"/>
                  <w:marBottom w:val="0"/>
                  <w:divBdr>
                    <w:top w:val="none" w:sz="0" w:space="0" w:color="auto"/>
                    <w:left w:val="none" w:sz="0" w:space="0" w:color="auto"/>
                    <w:bottom w:val="none" w:sz="0" w:space="0" w:color="auto"/>
                    <w:right w:val="none" w:sz="0" w:space="0" w:color="auto"/>
                  </w:divBdr>
                  <w:divsChild>
                    <w:div w:id="16680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13">
              <w:marLeft w:val="0"/>
              <w:marRight w:val="0"/>
              <w:marTop w:val="240"/>
              <w:marBottom w:val="0"/>
              <w:divBdr>
                <w:top w:val="none" w:sz="0" w:space="0" w:color="auto"/>
                <w:left w:val="none" w:sz="0" w:space="0" w:color="auto"/>
                <w:bottom w:val="none" w:sz="0" w:space="0" w:color="auto"/>
                <w:right w:val="none" w:sz="0" w:space="0" w:color="auto"/>
              </w:divBdr>
              <w:divsChild>
                <w:div w:id="1668047814">
                  <w:marLeft w:val="0"/>
                  <w:marRight w:val="0"/>
                  <w:marTop w:val="0"/>
                  <w:marBottom w:val="0"/>
                  <w:divBdr>
                    <w:top w:val="none" w:sz="0" w:space="0" w:color="auto"/>
                    <w:left w:val="none" w:sz="0" w:space="0" w:color="auto"/>
                    <w:bottom w:val="none" w:sz="0" w:space="0" w:color="auto"/>
                    <w:right w:val="none" w:sz="0" w:space="0" w:color="auto"/>
                  </w:divBdr>
                  <w:divsChild>
                    <w:div w:id="16680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47796">
      <w:marLeft w:val="0"/>
      <w:marRight w:val="0"/>
      <w:marTop w:val="0"/>
      <w:marBottom w:val="0"/>
      <w:divBdr>
        <w:top w:val="none" w:sz="0" w:space="0" w:color="auto"/>
        <w:left w:val="none" w:sz="0" w:space="0" w:color="auto"/>
        <w:bottom w:val="none" w:sz="0" w:space="0" w:color="auto"/>
        <w:right w:val="none" w:sz="0" w:space="0" w:color="auto"/>
      </w:divBdr>
      <w:divsChild>
        <w:div w:id="1668047736">
          <w:marLeft w:val="0"/>
          <w:marRight w:val="0"/>
          <w:marTop w:val="240"/>
          <w:marBottom w:val="0"/>
          <w:divBdr>
            <w:top w:val="none" w:sz="0" w:space="0" w:color="auto"/>
            <w:left w:val="none" w:sz="0" w:space="0" w:color="auto"/>
            <w:bottom w:val="none" w:sz="0" w:space="0" w:color="auto"/>
            <w:right w:val="none" w:sz="0" w:space="0" w:color="auto"/>
          </w:divBdr>
          <w:divsChild>
            <w:div w:id="1668047800">
              <w:marLeft w:val="0"/>
              <w:marRight w:val="0"/>
              <w:marTop w:val="0"/>
              <w:marBottom w:val="0"/>
              <w:divBdr>
                <w:top w:val="none" w:sz="0" w:space="0" w:color="auto"/>
                <w:left w:val="none" w:sz="0" w:space="0" w:color="auto"/>
                <w:bottom w:val="none" w:sz="0" w:space="0" w:color="auto"/>
                <w:right w:val="none" w:sz="0" w:space="0" w:color="auto"/>
              </w:divBdr>
              <w:divsChild>
                <w:div w:id="16680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45">
          <w:marLeft w:val="0"/>
          <w:marRight w:val="0"/>
          <w:marTop w:val="240"/>
          <w:marBottom w:val="0"/>
          <w:divBdr>
            <w:top w:val="none" w:sz="0" w:space="0" w:color="auto"/>
            <w:left w:val="none" w:sz="0" w:space="0" w:color="auto"/>
            <w:bottom w:val="none" w:sz="0" w:space="0" w:color="auto"/>
            <w:right w:val="none" w:sz="0" w:space="0" w:color="auto"/>
          </w:divBdr>
          <w:divsChild>
            <w:div w:id="1668047731">
              <w:marLeft w:val="0"/>
              <w:marRight w:val="0"/>
              <w:marTop w:val="240"/>
              <w:marBottom w:val="0"/>
              <w:divBdr>
                <w:top w:val="none" w:sz="0" w:space="0" w:color="auto"/>
                <w:left w:val="none" w:sz="0" w:space="0" w:color="auto"/>
                <w:bottom w:val="none" w:sz="0" w:space="0" w:color="auto"/>
                <w:right w:val="none" w:sz="0" w:space="0" w:color="auto"/>
              </w:divBdr>
              <w:divsChild>
                <w:div w:id="1668047803">
                  <w:marLeft w:val="0"/>
                  <w:marRight w:val="0"/>
                  <w:marTop w:val="0"/>
                  <w:marBottom w:val="0"/>
                  <w:divBdr>
                    <w:top w:val="none" w:sz="0" w:space="0" w:color="auto"/>
                    <w:left w:val="none" w:sz="0" w:space="0" w:color="auto"/>
                    <w:bottom w:val="none" w:sz="0" w:space="0" w:color="auto"/>
                    <w:right w:val="none" w:sz="0" w:space="0" w:color="auto"/>
                  </w:divBdr>
                  <w:divsChild>
                    <w:div w:id="16680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84">
              <w:marLeft w:val="0"/>
              <w:marRight w:val="0"/>
              <w:marTop w:val="240"/>
              <w:marBottom w:val="0"/>
              <w:divBdr>
                <w:top w:val="none" w:sz="0" w:space="0" w:color="auto"/>
                <w:left w:val="none" w:sz="0" w:space="0" w:color="auto"/>
                <w:bottom w:val="none" w:sz="0" w:space="0" w:color="auto"/>
                <w:right w:val="none" w:sz="0" w:space="0" w:color="auto"/>
              </w:divBdr>
              <w:divsChild>
                <w:div w:id="1668047782">
                  <w:marLeft w:val="0"/>
                  <w:marRight w:val="0"/>
                  <w:marTop w:val="0"/>
                  <w:marBottom w:val="0"/>
                  <w:divBdr>
                    <w:top w:val="none" w:sz="0" w:space="0" w:color="auto"/>
                    <w:left w:val="none" w:sz="0" w:space="0" w:color="auto"/>
                    <w:bottom w:val="none" w:sz="0" w:space="0" w:color="auto"/>
                    <w:right w:val="none" w:sz="0" w:space="0" w:color="auto"/>
                  </w:divBdr>
                  <w:divsChild>
                    <w:div w:id="16680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798">
              <w:marLeft w:val="0"/>
              <w:marRight w:val="0"/>
              <w:marTop w:val="240"/>
              <w:marBottom w:val="0"/>
              <w:divBdr>
                <w:top w:val="none" w:sz="0" w:space="0" w:color="auto"/>
                <w:left w:val="none" w:sz="0" w:space="0" w:color="auto"/>
                <w:bottom w:val="none" w:sz="0" w:space="0" w:color="auto"/>
                <w:right w:val="none" w:sz="0" w:space="0" w:color="auto"/>
              </w:divBdr>
              <w:divsChild>
                <w:div w:id="1668047809">
                  <w:marLeft w:val="0"/>
                  <w:marRight w:val="0"/>
                  <w:marTop w:val="0"/>
                  <w:marBottom w:val="0"/>
                  <w:divBdr>
                    <w:top w:val="none" w:sz="0" w:space="0" w:color="auto"/>
                    <w:left w:val="none" w:sz="0" w:space="0" w:color="auto"/>
                    <w:bottom w:val="none" w:sz="0" w:space="0" w:color="auto"/>
                    <w:right w:val="none" w:sz="0" w:space="0" w:color="auto"/>
                  </w:divBdr>
                  <w:divsChild>
                    <w:div w:id="16680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11">
              <w:marLeft w:val="0"/>
              <w:marRight w:val="0"/>
              <w:marTop w:val="0"/>
              <w:marBottom w:val="0"/>
              <w:divBdr>
                <w:top w:val="none" w:sz="0" w:space="0" w:color="auto"/>
                <w:left w:val="none" w:sz="0" w:space="0" w:color="auto"/>
                <w:bottom w:val="none" w:sz="0" w:space="0" w:color="auto"/>
                <w:right w:val="none" w:sz="0" w:space="0" w:color="auto"/>
              </w:divBdr>
              <w:divsChild>
                <w:div w:id="1668047781">
                  <w:marLeft w:val="0"/>
                  <w:marRight w:val="0"/>
                  <w:marTop w:val="0"/>
                  <w:marBottom w:val="0"/>
                  <w:divBdr>
                    <w:top w:val="none" w:sz="0" w:space="0" w:color="auto"/>
                    <w:left w:val="none" w:sz="0" w:space="0" w:color="auto"/>
                    <w:bottom w:val="none" w:sz="0" w:space="0" w:color="auto"/>
                    <w:right w:val="none" w:sz="0" w:space="0" w:color="auto"/>
                  </w:divBdr>
                </w:div>
              </w:divsChild>
            </w:div>
            <w:div w:id="1668047818">
              <w:marLeft w:val="0"/>
              <w:marRight w:val="0"/>
              <w:marTop w:val="240"/>
              <w:marBottom w:val="0"/>
              <w:divBdr>
                <w:top w:val="none" w:sz="0" w:space="0" w:color="auto"/>
                <w:left w:val="none" w:sz="0" w:space="0" w:color="auto"/>
                <w:bottom w:val="none" w:sz="0" w:space="0" w:color="auto"/>
                <w:right w:val="none" w:sz="0" w:space="0" w:color="auto"/>
              </w:divBdr>
              <w:divsChild>
                <w:div w:id="1668047786">
                  <w:marLeft w:val="0"/>
                  <w:marRight w:val="0"/>
                  <w:marTop w:val="0"/>
                  <w:marBottom w:val="0"/>
                  <w:divBdr>
                    <w:top w:val="none" w:sz="0" w:space="0" w:color="auto"/>
                    <w:left w:val="none" w:sz="0" w:space="0" w:color="auto"/>
                    <w:bottom w:val="none" w:sz="0" w:space="0" w:color="auto"/>
                    <w:right w:val="none" w:sz="0" w:space="0" w:color="auto"/>
                  </w:divBdr>
                  <w:divsChild>
                    <w:div w:id="16680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820">
              <w:marLeft w:val="0"/>
              <w:marRight w:val="0"/>
              <w:marTop w:val="240"/>
              <w:marBottom w:val="0"/>
              <w:divBdr>
                <w:top w:val="none" w:sz="0" w:space="0" w:color="auto"/>
                <w:left w:val="none" w:sz="0" w:space="0" w:color="auto"/>
                <w:bottom w:val="none" w:sz="0" w:space="0" w:color="auto"/>
                <w:right w:val="none" w:sz="0" w:space="0" w:color="auto"/>
              </w:divBdr>
              <w:divsChild>
                <w:div w:id="1668047819">
                  <w:marLeft w:val="0"/>
                  <w:marRight w:val="0"/>
                  <w:marTop w:val="0"/>
                  <w:marBottom w:val="0"/>
                  <w:divBdr>
                    <w:top w:val="none" w:sz="0" w:space="0" w:color="auto"/>
                    <w:left w:val="none" w:sz="0" w:space="0" w:color="auto"/>
                    <w:bottom w:val="none" w:sz="0" w:space="0" w:color="auto"/>
                    <w:right w:val="none" w:sz="0" w:space="0" w:color="auto"/>
                  </w:divBdr>
                  <w:divsChild>
                    <w:div w:id="16680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350A0-FB74-4987-B28D-B652CAF26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177353</Words>
  <Characters>1010916</Characters>
  <Application>Microsoft Office Word</Application>
  <DocSecurity>0</DocSecurity>
  <Lines>8424</Lines>
  <Paragraphs>2371</Paragraphs>
  <ScaleCrop>false</ScaleCrop>
  <Company/>
  <LinksUpToDate>false</LinksUpToDate>
  <CharactersWithSpaces>1185898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Bhupathi, Usha Chandana (Operations &amp; Technology)</dc:creator>
  <cp:keywords/>
  <dc:description/>
  <cp:lastModifiedBy>Bhupathi, Usha Chandana (Operations &amp; Technology)</cp:lastModifiedBy>
  <cp:revision>2</cp:revision>
  <dcterms:created xsi:type="dcterms:W3CDTF">2025-08-05T20:01:00Z</dcterms:created>
  <dcterms:modified xsi:type="dcterms:W3CDTF">2025-08-05T20:01:00Z</dcterms:modified>
</cp:coreProperties>
</file>